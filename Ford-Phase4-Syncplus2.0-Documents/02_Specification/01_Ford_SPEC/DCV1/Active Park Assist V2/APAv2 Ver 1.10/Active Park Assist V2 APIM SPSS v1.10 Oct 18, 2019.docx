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426" w:rsidRDefault="001D2426" w:rsidP="00530C8E"/>
    <w:p w:rsidR="00D10B75" w:rsidRPr="00106C9E" w:rsidRDefault="00D10B75" w:rsidP="00D10B75"/>
    <w:p w:rsidR="00D10B75" w:rsidRDefault="00D10B75" w:rsidP="00D10B75">
      <w:pPr>
        <w:jc w:val="center"/>
      </w:pPr>
      <w:r>
        <w:rPr>
          <w:noProof/>
        </w:rPr>
        <w:drawing>
          <wp:inline distT="0" distB="0" distL="0" distR="0">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7"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rsidR="00D10B75" w:rsidRDefault="00D10B75">
      <w:pPr>
        <w:jc w:val="center"/>
        <w:rPr>
          <w:rFonts w:cs="Arial"/>
          <w:b/>
          <w:color w:val="000080"/>
          <w:sz w:val="44"/>
          <w:szCs w:val="44"/>
        </w:rPr>
      </w:pPr>
      <w:r>
        <w:rPr>
          <w:rFonts w:cs="Arial"/>
          <w:b/>
          <w:color w:val="000080"/>
          <w:sz w:val="44"/>
          <w:szCs w:val="44"/>
        </w:rPr>
        <w:t>Research &amp; Vehicle Technology</w:t>
      </w:r>
    </w:p>
    <w:p w:rsidR="00D10B75" w:rsidRDefault="00D10B75">
      <w:pPr>
        <w:jc w:val="center"/>
        <w:rPr>
          <w:rFonts w:cs="Arial"/>
          <w:b/>
          <w:color w:val="000080"/>
          <w:sz w:val="40"/>
          <w:szCs w:val="40"/>
        </w:rPr>
      </w:pPr>
      <w:r>
        <w:rPr>
          <w:rFonts w:cs="Arial"/>
          <w:b/>
          <w:color w:val="000080"/>
          <w:sz w:val="40"/>
          <w:szCs w:val="40"/>
        </w:rPr>
        <w:t>“Infotainment Systems Product Development”</w:t>
      </w:r>
    </w:p>
    <w:p w:rsidR="00D10B75" w:rsidRDefault="00D10B75">
      <w:pPr>
        <w:jc w:val="center"/>
      </w:pPr>
    </w:p>
    <w:p w:rsidR="00D10B75" w:rsidRDefault="00D10B75">
      <w:pPr>
        <w:jc w:val="center"/>
      </w:pPr>
    </w:p>
    <w:p w:rsidR="00D10B75" w:rsidRDefault="00D10B75">
      <w:pPr>
        <w:jc w:val="center"/>
        <w:rPr>
          <w:rFonts w:cs="Arial"/>
          <w:b/>
          <w:sz w:val="52"/>
          <w:szCs w:val="52"/>
        </w:rPr>
      </w:pPr>
      <w:r>
        <w:rPr>
          <w:rFonts w:cs="Arial"/>
          <w:b/>
          <w:sz w:val="52"/>
          <w:szCs w:val="52"/>
        </w:rPr>
        <w:t>Feature – Active Park Assist V2</w:t>
      </w:r>
    </w:p>
    <w:p w:rsidR="00D10B75" w:rsidRDefault="00D10B75">
      <w:pPr>
        <w:jc w:val="center"/>
        <w:rPr>
          <w:rFonts w:cs="Arial"/>
          <w:b/>
          <w:sz w:val="52"/>
          <w:szCs w:val="52"/>
        </w:rPr>
      </w:pPr>
    </w:p>
    <w:p w:rsidR="00D10B75" w:rsidRDefault="00D10B75">
      <w:pPr>
        <w:jc w:val="center"/>
        <w:rPr>
          <w:rFonts w:cs="Arial"/>
          <w:b/>
          <w:sz w:val="52"/>
          <w:szCs w:val="52"/>
        </w:rPr>
      </w:pPr>
      <w:r>
        <w:rPr>
          <w:rFonts w:cs="Arial"/>
          <w:b/>
          <w:sz w:val="52"/>
          <w:szCs w:val="52"/>
        </w:rPr>
        <w:t>APIM Infotainment Subsystem Part Specific Specification (SPSS)</w:t>
      </w:r>
    </w:p>
    <w:p w:rsidR="00D10B75" w:rsidRDefault="00D10B75">
      <w:pPr>
        <w:jc w:val="center"/>
      </w:pPr>
    </w:p>
    <w:p w:rsidR="00D10B75" w:rsidRDefault="00D10B75">
      <w:pPr>
        <w:jc w:val="center"/>
      </w:pPr>
    </w:p>
    <w:p w:rsidR="00D10B75" w:rsidRDefault="00D10B75">
      <w:pPr>
        <w:jc w:val="center"/>
      </w:pPr>
    </w:p>
    <w:p w:rsidR="00D10B75" w:rsidRDefault="00D10B75">
      <w:pPr>
        <w:jc w:val="center"/>
      </w:pPr>
    </w:p>
    <w:p w:rsidR="00D10B75" w:rsidRDefault="00D10B75">
      <w:pPr>
        <w:jc w:val="center"/>
        <w:rPr>
          <w:rFonts w:cs="Arial"/>
          <w:sz w:val="28"/>
          <w:szCs w:val="28"/>
        </w:rPr>
      </w:pPr>
      <w:r>
        <w:rPr>
          <w:rFonts w:cs="Arial"/>
          <w:sz w:val="28"/>
          <w:szCs w:val="28"/>
        </w:rPr>
        <w:t>Version 1.10</w:t>
      </w:r>
    </w:p>
    <w:p w:rsidR="00D10B75" w:rsidRDefault="00D10B75">
      <w:pPr>
        <w:jc w:val="center"/>
        <w:rPr>
          <w:rFonts w:cs="Arial"/>
          <w:b/>
          <w:sz w:val="28"/>
          <w:szCs w:val="28"/>
        </w:rPr>
      </w:pPr>
      <w:r>
        <w:rPr>
          <w:rFonts w:cs="Arial"/>
          <w:b/>
          <w:sz w:val="28"/>
          <w:szCs w:val="28"/>
        </w:rPr>
        <w:t>UNCONTROLLED COPY IF PRINTED</w:t>
      </w:r>
    </w:p>
    <w:p w:rsidR="00D10B75" w:rsidRDefault="00D10B75">
      <w:pPr>
        <w:jc w:val="center"/>
      </w:pPr>
    </w:p>
    <w:p w:rsidR="00D10B75" w:rsidRDefault="00D10B75">
      <w:pPr>
        <w:jc w:val="center"/>
        <w:rPr>
          <w:rFonts w:cs="Arial"/>
          <w:b/>
          <w:szCs w:val="22"/>
        </w:rPr>
      </w:pPr>
      <w:r>
        <w:rPr>
          <w:rFonts w:cs="Arial"/>
          <w:b/>
          <w:szCs w:val="22"/>
        </w:rPr>
        <w:t>Version Date: October 18, 2019</w:t>
      </w:r>
    </w:p>
    <w:p w:rsidR="00D10B75" w:rsidRDefault="00D10B75">
      <w:pPr>
        <w:jc w:val="center"/>
      </w:pPr>
    </w:p>
    <w:p w:rsidR="00D10B75" w:rsidRDefault="00D10B75">
      <w:pPr>
        <w:jc w:val="center"/>
      </w:pPr>
    </w:p>
    <w:p w:rsidR="00D10B75" w:rsidRDefault="00D10B75">
      <w:pPr>
        <w:jc w:val="center"/>
      </w:pPr>
    </w:p>
    <w:p w:rsidR="00D10B75" w:rsidRDefault="00D10B75">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rsidR="00D10B75" w:rsidRDefault="00D10B75">
      <w:pPr>
        <w:jc w:val="center"/>
        <w:outlineLvl w:val="0"/>
        <w:rPr>
          <w:rFonts w:cs="Arial"/>
          <w:b/>
          <w:bCs/>
          <w:sz w:val="28"/>
          <w:szCs w:val="28"/>
          <w:u w:val="single"/>
        </w:rPr>
      </w:pPr>
      <w:r>
        <w:rPr>
          <w:b/>
          <w:sz w:val="36"/>
          <w:szCs w:val="36"/>
        </w:rPr>
        <w:br w:type="page"/>
      </w:r>
      <w:bookmarkStart w:id="0" w:name="_Toc22284754"/>
      <w:r>
        <w:rPr>
          <w:rFonts w:cs="Arial"/>
          <w:b/>
          <w:bCs/>
          <w:sz w:val="28"/>
          <w:szCs w:val="28"/>
          <w:u w:val="single"/>
        </w:rPr>
        <w:lastRenderedPageBreak/>
        <w:t>Revision History</w:t>
      </w:r>
      <w:bookmarkEnd w:id="0"/>
    </w:p>
    <w:p w:rsidR="00D10B75" w:rsidRDefault="00D10B75">
      <w:pPr>
        <w:rPr>
          <w:rFonts w:cs="Arial"/>
        </w:rPr>
      </w:pPr>
    </w:p>
    <w:p w:rsidR="00D10B75" w:rsidRDefault="00D10B75">
      <w:pPr>
        <w:rPr>
          <w:rFonts w:cs="Arial"/>
        </w:rPr>
      </w:pPr>
    </w:p>
    <w:tbl>
      <w:tblPr>
        <w:tblW w:w="10907" w:type="dxa"/>
        <w:jc w:val="center"/>
        <w:tblLayout w:type="fixed"/>
        <w:tblLook w:val="04A0" w:firstRow="1" w:lastRow="0" w:firstColumn="1" w:lastColumn="0" w:noHBand="0" w:noVBand="1"/>
      </w:tblPr>
      <w:tblGrid>
        <w:gridCol w:w="1764"/>
        <w:gridCol w:w="1018"/>
        <w:gridCol w:w="2970"/>
        <w:gridCol w:w="5148"/>
        <w:gridCol w:w="7"/>
      </w:tblGrid>
      <w:tr w:rsidR="00D10B75" w:rsidTr="00D10B75">
        <w:trPr>
          <w:gridAfter w:val="1"/>
          <w:wAfter w:w="7" w:type="dxa"/>
          <w:trHeight w:val="346"/>
          <w:jc w:val="center"/>
        </w:trPr>
        <w:tc>
          <w:tcPr>
            <w:tcW w:w="1764"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D10B75" w:rsidRDefault="00D10B75">
            <w:pPr>
              <w:jc w:val="center"/>
              <w:rPr>
                <w:rFonts w:cs="Arial"/>
                <w:b/>
                <w:bCs/>
                <w:lang w:val="fr-FR"/>
              </w:rPr>
            </w:pPr>
            <w:r>
              <w:rPr>
                <w:rFonts w:cs="Arial"/>
                <w:b/>
                <w:bCs/>
                <w:lang w:val="fr-FR"/>
              </w:rPr>
              <w:t>Date</w:t>
            </w:r>
          </w:p>
        </w:tc>
        <w:tc>
          <w:tcPr>
            <w:tcW w:w="1018"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D10B75" w:rsidRDefault="00D10B75">
            <w:pPr>
              <w:jc w:val="center"/>
              <w:rPr>
                <w:rFonts w:cs="Arial"/>
                <w:b/>
                <w:bCs/>
                <w:lang w:val="fr-FR"/>
              </w:rPr>
            </w:pPr>
            <w:r>
              <w:rPr>
                <w:rFonts w:cs="Arial"/>
                <w:b/>
                <w:bCs/>
                <w:lang w:val="fr-FR"/>
              </w:rPr>
              <w:t>Version</w:t>
            </w:r>
          </w:p>
        </w:tc>
        <w:tc>
          <w:tcPr>
            <w:tcW w:w="8118"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D10B75" w:rsidRDefault="00D10B75" w:rsidP="00D10B75">
            <w:pPr>
              <w:jc w:val="center"/>
              <w:rPr>
                <w:rFonts w:cs="Arial"/>
                <w:b/>
                <w:bCs/>
                <w:lang w:val="fr-FR"/>
              </w:rPr>
            </w:pPr>
            <w:r>
              <w:rPr>
                <w:rFonts w:cs="Arial"/>
                <w:b/>
                <w:bCs/>
                <w:lang w:val="fr-FR"/>
              </w:rPr>
              <w:t>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single" w:sz="6" w:space="0" w:color="auto"/>
            </w:tcBorders>
            <w:hideMark/>
          </w:tcPr>
          <w:p w:rsidR="00D10B75" w:rsidRDefault="00D10B75" w:rsidP="00D10B75">
            <w:pPr>
              <w:spacing w:line="276" w:lineRule="auto"/>
              <w:rPr>
                <w:rFonts w:cs="Arial"/>
                <w:b/>
                <w:sz w:val="16"/>
                <w:lang w:val="fr-FR"/>
              </w:rPr>
            </w:pPr>
            <w:r>
              <w:rPr>
                <w:rFonts w:cs="Arial"/>
                <w:b/>
                <w:sz w:val="16"/>
              </w:rPr>
              <w:t>October 5, 2015</w:t>
            </w:r>
          </w:p>
        </w:tc>
        <w:tc>
          <w:tcPr>
            <w:tcW w:w="1018" w:type="dxa"/>
            <w:tcBorders>
              <w:top w:val="single" w:sz="6" w:space="0" w:color="auto"/>
              <w:left w:val="single" w:sz="6" w:space="0" w:color="auto"/>
              <w:bottom w:val="single" w:sz="6" w:space="0" w:color="auto"/>
              <w:right w:val="single" w:sz="6" w:space="0" w:color="auto"/>
            </w:tcBorders>
            <w:hideMark/>
          </w:tcPr>
          <w:p w:rsidR="00D10B75" w:rsidRDefault="00D10B75">
            <w:pPr>
              <w:spacing w:line="276" w:lineRule="auto"/>
              <w:jc w:val="center"/>
              <w:rPr>
                <w:rFonts w:cs="Arial"/>
                <w:b/>
                <w:sz w:val="16"/>
                <w:lang w:val="fr-FR"/>
              </w:rPr>
            </w:pPr>
            <w:r>
              <w:rPr>
                <w:rFonts w:cs="Arial"/>
                <w:b/>
                <w:sz w:val="16"/>
                <w:lang w:val="fr-FR"/>
              </w:rPr>
              <w:t>1.0</w:t>
            </w:r>
          </w:p>
        </w:tc>
        <w:tc>
          <w:tcPr>
            <w:tcW w:w="2970" w:type="dxa"/>
            <w:tcBorders>
              <w:top w:val="single" w:sz="6" w:space="0" w:color="auto"/>
              <w:left w:val="single" w:sz="6" w:space="0" w:color="auto"/>
              <w:bottom w:val="single" w:sz="6" w:space="0" w:color="auto"/>
              <w:right w:val="single" w:sz="6" w:space="0" w:color="auto"/>
            </w:tcBorders>
            <w:hideMark/>
          </w:tcPr>
          <w:p w:rsidR="00D10B75" w:rsidRDefault="00D10B75">
            <w:pPr>
              <w:spacing w:line="276" w:lineRule="auto"/>
              <w:jc w:val="center"/>
              <w:rPr>
                <w:rFonts w:cs="Arial"/>
                <w:b/>
                <w:sz w:val="16"/>
              </w:rPr>
            </w:pPr>
            <w:r>
              <w:rPr>
                <w:rFonts w:cs="Arial"/>
                <w:b/>
                <w:sz w:val="16"/>
              </w:rPr>
              <w:t>Initial Release</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spacing w:line="276" w:lineRule="auto"/>
              <w:rPr>
                <w:rFonts w:cs="Arial"/>
                <w:b/>
                <w:sz w:val="16"/>
              </w:rPr>
            </w:pP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D10B75" w:rsidRDefault="00D10B75">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D10B75" w:rsidRDefault="00D10B75">
            <w:pPr>
              <w:spacing w:line="276" w:lineRule="auto"/>
              <w:jc w:val="center"/>
              <w:rPr>
                <w:rFonts w:cs="Arial"/>
                <w:sz w:val="16"/>
                <w:lang w:val="fr-FR"/>
              </w:rPr>
            </w:pPr>
          </w:p>
        </w:tc>
        <w:tc>
          <w:tcPr>
            <w:tcW w:w="2970" w:type="dxa"/>
            <w:tcBorders>
              <w:top w:val="single" w:sz="6" w:space="0" w:color="auto"/>
              <w:left w:val="nil"/>
              <w:bottom w:val="single" w:sz="6" w:space="0" w:color="auto"/>
              <w:right w:val="nil"/>
            </w:tcBorders>
            <w:shd w:val="thinDiagCross" w:color="auto" w:fill="D9D9D9" w:themeFill="background1" w:themeFillShade="D9"/>
          </w:tcPr>
          <w:p w:rsidR="00D10B75" w:rsidRDefault="00D10B75">
            <w:pPr>
              <w:spacing w:line="276" w:lineRule="auto"/>
              <w:jc w:val="center"/>
              <w:rPr>
                <w:rFonts w:cs="Arial"/>
                <w:sz w:val="16"/>
                <w:lang w:val="fr-FR"/>
              </w:rPr>
            </w:pPr>
          </w:p>
        </w:tc>
        <w:tc>
          <w:tcPr>
            <w:tcW w:w="515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D10B75" w:rsidRDefault="00D10B75">
            <w:pPr>
              <w:spacing w:line="276" w:lineRule="auto"/>
              <w:rPr>
                <w:rFonts w:cs="Arial"/>
                <w:sz w:val="16"/>
              </w:rPr>
            </w:pPr>
          </w:p>
        </w:tc>
      </w:tr>
      <w:tr w:rsidR="00D10B75" w:rsidRPr="00F103DC"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D10B75" w:rsidRPr="00F103DC" w:rsidRDefault="00D10B75">
            <w:pPr>
              <w:spacing w:line="276" w:lineRule="auto"/>
              <w:rPr>
                <w:rFonts w:cs="Arial"/>
                <w:b/>
                <w:sz w:val="16"/>
              </w:rPr>
            </w:pPr>
            <w:r>
              <w:rPr>
                <w:rFonts w:cs="Arial"/>
                <w:b/>
                <w:sz w:val="16"/>
              </w:rPr>
              <w:t>January 8, 2016</w:t>
            </w:r>
          </w:p>
        </w:tc>
        <w:tc>
          <w:tcPr>
            <w:tcW w:w="1018" w:type="dxa"/>
            <w:tcBorders>
              <w:top w:val="single" w:sz="6" w:space="0" w:color="auto"/>
              <w:left w:val="single" w:sz="6" w:space="0" w:color="auto"/>
              <w:bottom w:val="single" w:sz="6" w:space="0" w:color="auto"/>
              <w:right w:val="single" w:sz="6" w:space="0" w:color="auto"/>
            </w:tcBorders>
          </w:tcPr>
          <w:p w:rsidR="00D10B75" w:rsidRPr="00F103DC" w:rsidRDefault="00D10B75">
            <w:pPr>
              <w:spacing w:line="276" w:lineRule="auto"/>
              <w:jc w:val="center"/>
              <w:rPr>
                <w:rFonts w:cs="Arial"/>
                <w:b/>
                <w:sz w:val="16"/>
                <w:lang w:val="fr-FR"/>
              </w:rPr>
            </w:pPr>
            <w:r>
              <w:rPr>
                <w:rFonts w:cs="Arial"/>
                <w:b/>
                <w:sz w:val="16"/>
                <w:lang w:val="fr-FR"/>
              </w:rPr>
              <w:t>1.1</w:t>
            </w:r>
          </w:p>
        </w:tc>
        <w:tc>
          <w:tcPr>
            <w:tcW w:w="8125" w:type="dxa"/>
            <w:gridSpan w:val="3"/>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CAMERA-FUR-REQ-196898/B-HMI Screen Logical Arbitration - Determine Dynamic Variables (</w:t>
            </w:r>
            <w:proofErr w:type="spellStart"/>
            <w:r>
              <w:rPr>
                <w:rFonts w:cs="Calibri"/>
                <w:sz w:val="16"/>
                <w:szCs w:val="16"/>
              </w:rPr>
              <w:t>PDC_Stat</w:t>
            </w:r>
            <w:proofErr w:type="spellEnd"/>
            <w:r>
              <w:rPr>
                <w:rFonts w:cs="Calibri"/>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signal states for </w:t>
            </w:r>
            <w:proofErr w:type="spellStart"/>
            <w:r>
              <w:rPr>
                <w:rFonts w:cs="Calibri"/>
                <w:sz w:val="16"/>
                <w:szCs w:val="16"/>
              </w:rPr>
              <w:t>PrkAidMsgTxt_D_Rq</w:t>
            </w:r>
            <w:proofErr w:type="spellEnd"/>
            <w:r>
              <w:rPr>
                <w:rFonts w:cs="Calibri"/>
                <w:sz w:val="16"/>
                <w:szCs w:val="16"/>
              </w:rPr>
              <w:t xml:space="preserve"> to match GMRDB</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202079/E-Active Park Assist (APA) Signal list – Received by Infotainment ECU (from PAM)</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Structure 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CAMERA-FUR-REQ-131159/D-Active Park Assist (APA) Signal - [</w:t>
            </w:r>
            <w:proofErr w:type="spellStart"/>
            <w:r>
              <w:rPr>
                <w:rFonts w:cs="Calibri"/>
                <w:sz w:val="16"/>
                <w:szCs w:val="16"/>
              </w:rPr>
              <w:t>ApaAcsy_D_RqDrv</w:t>
            </w:r>
            <w:proofErr w:type="spellEnd"/>
            <w:r>
              <w:rPr>
                <w:rFonts w:cs="Calibri"/>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populate state $5 for door ajar</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CAMERA-FUR-REQ-197168/B-Active Park Assist (APA) Signal - [</w:t>
            </w:r>
            <w:proofErr w:type="spellStart"/>
            <w:r>
              <w:rPr>
                <w:rFonts w:cs="Calibri"/>
                <w:sz w:val="16"/>
                <w:szCs w:val="16"/>
              </w:rPr>
              <w:t>ApaMsgTxt_D_Rq</w:t>
            </w:r>
            <w:proofErr w:type="spellEnd"/>
            <w:r>
              <w:rPr>
                <w:rFonts w:cs="Calibri"/>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update signal name</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CAMERA-FUR-REQ-203878/A-Active Park Assist (APA) Signal - [</w:t>
            </w:r>
            <w:proofErr w:type="spellStart"/>
            <w:r>
              <w:rPr>
                <w:rFonts w:cs="Calibri"/>
                <w:sz w:val="16"/>
                <w:szCs w:val="16"/>
              </w:rPr>
              <w:t>ApaTrgtDist_D_Stat</w:t>
            </w:r>
            <w:proofErr w:type="spellEnd"/>
            <w:r>
              <w:rPr>
                <w:rFonts w:cs="Calibri"/>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add new signal for target maneuver arrow fill percentage</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CAMERA-FUR-REQ-131160/E-Active Park Assist (APA) Signal - [</w:t>
            </w:r>
            <w:proofErr w:type="spellStart"/>
            <w:r>
              <w:rPr>
                <w:rFonts w:cs="Calibri"/>
                <w:sz w:val="16"/>
                <w:szCs w:val="16"/>
              </w:rPr>
              <w:t>PrkAidMsgTxt_D_Rq</w:t>
            </w:r>
            <w:proofErr w:type="spellEnd"/>
            <w:r>
              <w:rPr>
                <w:rFonts w:cs="Calibri"/>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add state 0x8 to </w:t>
            </w:r>
            <w:proofErr w:type="spellStart"/>
            <w:r>
              <w:rPr>
                <w:rFonts w:cs="Calibri"/>
                <w:sz w:val="16"/>
                <w:szCs w:val="16"/>
              </w:rPr>
              <w:t>PrkAidMsgTxt_D_Rq</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202081/E-Active Park Assist (APA) Signal Processing</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Structure 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CAMERA-FUR-REQ-130494/E-Active Park Assist (APA) Signal Processing - Positional </w:t>
            </w:r>
            <w:proofErr w:type="spellStart"/>
            <w:r>
              <w:rPr>
                <w:rFonts w:cs="Calibri"/>
                <w:sz w:val="16"/>
                <w:szCs w:val="16"/>
              </w:rPr>
              <w:t>ScanLeft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CAMERA-FUR-REQ-130495/E-Active Park Assist (APA) Signal Processing - Positional </w:t>
            </w:r>
            <w:proofErr w:type="spellStart"/>
            <w:r>
              <w:rPr>
                <w:rFonts w:cs="Calibri"/>
                <w:sz w:val="16"/>
                <w:szCs w:val="16"/>
              </w:rPr>
              <w:t>ScanRight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CAMERA-FUR-REQ-130496/E-Active Park Assist (APA) Signal Processing - Positional Symbol1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r>
              <w:rPr>
                <w:rFonts w:cs="Calibri"/>
                <w:sz w:val="16"/>
                <w:szCs w:val="16"/>
              </w:rPr>
              <w:t>, update for new FAPA content.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CAMERA-FUR-REQ-130497/E-Active Park Assist (APA) Signal Processing - Positional Symbol2</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r>
              <w:rPr>
                <w:rFonts w:cs="Calibri"/>
                <w:sz w:val="16"/>
                <w:szCs w:val="16"/>
              </w:rPr>
              <w:t>, update for new FAPA content.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CAMERA-FUR-REQ-130498/E-Active Park Assist (APA) Signal Processing - Positional Text1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r>
              <w:rPr>
                <w:rFonts w:cs="Calibri"/>
                <w:sz w:val="16"/>
                <w:szCs w:val="16"/>
              </w:rPr>
              <w:t>, update for new FAPA content.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CAMERA-FUR-REQ-130500/E-Active Park Assist (APA) Signal Processing - Positional Text2</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r>
              <w:rPr>
                <w:rFonts w:cs="Calibri"/>
                <w:sz w:val="16"/>
                <w:szCs w:val="16"/>
              </w:rPr>
              <w:t>, update for new FAPA content.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CAMERA-FUR-REQ-130502/E-Active Park Assist (APA) Signal Processing - Positional </w:t>
            </w:r>
            <w:proofErr w:type="spellStart"/>
            <w:r>
              <w:rPr>
                <w:rFonts w:cs="Calibri"/>
                <w:sz w:val="16"/>
                <w:szCs w:val="16"/>
              </w:rPr>
              <w:t>CarLeft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CAMERA-FUR-REQ-165423/C-Active Park Assist (APA) Signal Processing - Positional </w:t>
            </w:r>
            <w:proofErr w:type="spellStart"/>
            <w:r>
              <w:rPr>
                <w:rFonts w:cs="Calibri"/>
                <w:sz w:val="16"/>
                <w:szCs w:val="16"/>
              </w:rPr>
              <w:t>CarRight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CAMERA-FUR-REQ-165424/C-Active Park Assist (APA) Signal Processing - Positional </w:t>
            </w:r>
            <w:proofErr w:type="spellStart"/>
            <w:r>
              <w:rPr>
                <w:rFonts w:cs="Calibri"/>
                <w:sz w:val="16"/>
                <w:szCs w:val="16"/>
              </w:rPr>
              <w:t>CarPOA</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CAMERA-FUR-REQ-130503/F-Active Park Assist (APA) Signal Processing - Positional </w:t>
            </w:r>
            <w:proofErr w:type="spellStart"/>
            <w:r>
              <w:rPr>
                <w:rFonts w:cs="Calibri"/>
                <w:sz w:val="16"/>
                <w:szCs w:val="16"/>
              </w:rPr>
              <w:t>ParkPilot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CAMERA-FUR-REQ-130504/E-Active Park Assist (APA) Signal Processing - Positional </w:t>
            </w:r>
            <w:proofErr w:type="spellStart"/>
            <w:r>
              <w:rPr>
                <w:rFonts w:cs="Calibri"/>
                <w:sz w:val="16"/>
                <w:szCs w:val="16"/>
              </w:rPr>
              <w:t>ParkScenarioLeft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CAMERA-FUR-REQ-130505/E-Active Park Assist (APA) Signal Processing - Positional </w:t>
            </w:r>
            <w:proofErr w:type="spellStart"/>
            <w:r>
              <w:rPr>
                <w:rFonts w:cs="Calibri"/>
                <w:sz w:val="16"/>
                <w:szCs w:val="16"/>
              </w:rPr>
              <w:t>ParkScenarioRight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CAMERA-FUR-REQ-161347/D-Active Park Assist (APA) Signal Processing - Positional </w:t>
            </w:r>
            <w:proofErr w:type="spellStart"/>
            <w:r>
              <w:rPr>
                <w:rFonts w:cs="Calibri"/>
                <w:sz w:val="16"/>
                <w:szCs w:val="16"/>
              </w:rPr>
              <w:t>ParkScenarioPOA</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CAMERA-FUR-REQ-165427/C-Active Park Assist (APA) Signal Processing - Positional </w:t>
            </w:r>
            <w:proofErr w:type="spellStart"/>
            <w:r>
              <w:rPr>
                <w:rFonts w:cs="Calibri"/>
                <w:sz w:val="16"/>
                <w:szCs w:val="16"/>
              </w:rPr>
              <w:t>CarNonRVCSac</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CAMERA-FUR-REQ-165428/C-Active Park Assist (APA) Signal Processing - Positional </w:t>
            </w:r>
            <w:proofErr w:type="spellStart"/>
            <w:r>
              <w:rPr>
                <w:rFonts w:cs="Calibri"/>
                <w:sz w:val="16"/>
                <w:szCs w:val="16"/>
              </w:rPr>
              <w:t>ParkInArrow</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CAMERA-FUR-REQ-161348/D-Active Park Assist (APA) Signal Processing - Positional </w:t>
            </w:r>
            <w:proofErr w:type="spellStart"/>
            <w:r>
              <w:rPr>
                <w:rFonts w:cs="Calibri"/>
                <w:sz w:val="16"/>
                <w:szCs w:val="16"/>
              </w:rPr>
              <w:t>POAleft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r>
              <w:rPr>
                <w:rFonts w:cs="Calibri"/>
                <w:sz w:val="16"/>
                <w:szCs w:val="16"/>
              </w:rPr>
              <w:t>, update for new FAPA content.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CAMERA-FUR-REQ-161349/D-Active Park Assist (APA) Signal Processing - Positional </w:t>
            </w:r>
            <w:proofErr w:type="spellStart"/>
            <w:r>
              <w:rPr>
                <w:rFonts w:cs="Calibri"/>
                <w:sz w:val="16"/>
                <w:szCs w:val="16"/>
              </w:rPr>
              <w:t>POAright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CAMERA-FUR-REQ-165437/C-Active Park Assist (APA) Signal Processing - Positional </w:t>
            </w:r>
            <w:proofErr w:type="spellStart"/>
            <w:r>
              <w:rPr>
                <w:rFonts w:cs="Calibri"/>
                <w:sz w:val="16"/>
                <w:szCs w:val="16"/>
              </w:rPr>
              <w:t>POArightSelectd</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CAMERA-FUR-REQ-165441/C-Active Park Assist (APA) Signal Processing - Positional </w:t>
            </w:r>
            <w:proofErr w:type="spellStart"/>
            <w:r>
              <w:rPr>
                <w:rFonts w:cs="Calibri"/>
                <w:sz w:val="16"/>
                <w:szCs w:val="16"/>
              </w:rPr>
              <w:t>POAleftSelectd</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CAMERA-FUR-REQ-165442/C-Active Park Assist (APA) Signal Processing - Positional </w:t>
            </w:r>
            <w:proofErr w:type="spellStart"/>
            <w:r>
              <w:rPr>
                <w:rFonts w:cs="Calibri"/>
                <w:sz w:val="16"/>
                <w:szCs w:val="16"/>
              </w:rPr>
              <w:t>SAPFeatureMenuBarVisibility</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r>
              <w:rPr>
                <w:rFonts w:cs="Calibri"/>
                <w:sz w:val="16"/>
                <w:szCs w:val="16"/>
              </w:rPr>
              <w:t>, update for new FAPA content.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CAMERA-FUR-REQ-165445/C-Active Park Assist (APA) Signal Processing - Positional </w:t>
            </w:r>
            <w:proofErr w:type="spellStart"/>
            <w:r>
              <w:rPr>
                <w:rFonts w:cs="Calibri"/>
                <w:sz w:val="16"/>
                <w:szCs w:val="16"/>
              </w:rPr>
              <w:t>SAPFeatureMenuBarHighlight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CAMERA-FUR-REQ-165446/C-Active Park Assist (APA) Signal Processing - Positional </w:t>
            </w:r>
            <w:proofErr w:type="spellStart"/>
            <w:r>
              <w:rPr>
                <w:rFonts w:cs="Calibri"/>
                <w:sz w:val="16"/>
                <w:szCs w:val="16"/>
              </w:rPr>
              <w:t>SAPFeatureMenuBarGreyout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 xml:space="preserve">CAMERA-FUR-REQ-165449/C-Active Park Assist (APA) Signal Processing - Positional </w:t>
            </w:r>
            <w:proofErr w:type="spellStart"/>
            <w:r>
              <w:rPr>
                <w:rFonts w:cs="Calibri"/>
                <w:sz w:val="16"/>
                <w:szCs w:val="16"/>
              </w:rPr>
              <w:t>SAPFeatureMenuContent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235124/C-Reverse Video Camera (RVC) with Active Park Assist (APA) and Park Distance Control (PDC) Signal Interface</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Structure 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235125/C-Reverse Video Camera with Active Park Assist (APA) and Park Distance Control (PDC) Signal Processing</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Structure 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CAMERA-FUR-REQ-161355/D-Reverse Video Camera with Active Park Assist (APA) and Park Distance Control (PDC) - Positional Symbol3</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r>
              <w:rPr>
                <w:rFonts w:cs="Calibri"/>
                <w:sz w:val="16"/>
                <w:szCs w:val="16"/>
              </w:rPr>
              <w:t>, update for new FAPA content.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CAMERA-FUR-REQ-161356/D-Reverse Video Camera with Active Park Assist (APA) and Park Distance Control (PDC) - Positional Symbol4</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r>
              <w:rPr>
                <w:rFonts w:cs="Calibri"/>
                <w:sz w:val="16"/>
                <w:szCs w:val="16"/>
              </w:rPr>
              <w:t>, update for new FAPA content.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CAMERA-FUR-REQ-161357/D-Reverse Video Camera with Active Park Assist (APA) and Park Distance Control (PDC) - Positional Text3</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r>
              <w:rPr>
                <w:rFonts w:cs="Calibri"/>
                <w:sz w:val="16"/>
                <w:szCs w:val="16"/>
              </w:rPr>
              <w:t>, update for new FAPA content.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CAMERA-FUR-REQ-161358/D-Reverse Video Camera with Active Park Assist (APA) and Park Distance Control (PDC) - Positional Text4</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proofErr w:type="spellStart"/>
            <w:r>
              <w:rPr>
                <w:rFonts w:cs="Calibri"/>
                <w:sz w:val="16"/>
                <w:szCs w:val="16"/>
              </w:rPr>
              <w:t>schapeki</w:t>
            </w:r>
            <w:proofErr w:type="spellEnd"/>
            <w:r>
              <w:rPr>
                <w:rFonts w:cs="Calibri"/>
                <w:sz w:val="16"/>
                <w:szCs w:val="16"/>
              </w:rPr>
              <w:t xml:space="preserve">: Update to add column for </w:t>
            </w:r>
            <w:proofErr w:type="spellStart"/>
            <w:r>
              <w:rPr>
                <w:rFonts w:cs="Calibri"/>
                <w:sz w:val="16"/>
                <w:szCs w:val="16"/>
              </w:rPr>
              <w:t>ApaDistToTrgt_D_Stat</w:t>
            </w:r>
            <w:proofErr w:type="spellEnd"/>
            <w:r>
              <w:rPr>
                <w:rFonts w:cs="Calibri"/>
                <w:sz w:val="16"/>
                <w:szCs w:val="16"/>
              </w:rPr>
              <w:t>, update for new FAPA content.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CAMERA-FUR-REQ-204405/A-Reverse Video Camera with Active Park Assist (APA) and Park Distance Control (PDC) - Positional Text5</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rFonts w:cs="Calibri"/>
                <w:sz w:val="16"/>
                <w:szCs w:val="16"/>
              </w:rPr>
            </w:pPr>
            <w:r>
              <w:rPr>
                <w:rFonts w:cs="Calibri"/>
                <w:sz w:val="16"/>
                <w:szCs w:val="16"/>
              </w:rPr>
              <w:t>Add new table for Text5 positional</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D10B75" w:rsidRDefault="00D10B75" w:rsidP="00D10B75">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D10B75" w:rsidRDefault="00D10B75" w:rsidP="00D10B75">
            <w:pPr>
              <w:spacing w:line="276" w:lineRule="auto"/>
              <w:jc w:val="center"/>
              <w:rPr>
                <w:rFonts w:cs="Arial"/>
                <w:sz w:val="16"/>
                <w:lang w:val="fr-FR"/>
              </w:rPr>
            </w:pPr>
          </w:p>
        </w:tc>
        <w:tc>
          <w:tcPr>
            <w:tcW w:w="2970" w:type="dxa"/>
            <w:tcBorders>
              <w:top w:val="single" w:sz="6" w:space="0" w:color="auto"/>
              <w:left w:val="nil"/>
              <w:bottom w:val="single" w:sz="6" w:space="0" w:color="auto"/>
              <w:right w:val="nil"/>
            </w:tcBorders>
            <w:shd w:val="thinDiagCross" w:color="auto" w:fill="D9D9D9" w:themeFill="background1" w:themeFillShade="D9"/>
          </w:tcPr>
          <w:p w:rsidR="00D10B75" w:rsidRDefault="00D10B75" w:rsidP="00D10B75">
            <w:pPr>
              <w:spacing w:line="276" w:lineRule="auto"/>
              <w:jc w:val="center"/>
              <w:rPr>
                <w:rFonts w:cs="Arial"/>
                <w:sz w:val="16"/>
                <w:lang w:val="fr-FR"/>
              </w:rPr>
            </w:pPr>
          </w:p>
        </w:tc>
        <w:tc>
          <w:tcPr>
            <w:tcW w:w="515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D10B75" w:rsidRDefault="00D10B75" w:rsidP="00D10B75">
            <w:pPr>
              <w:spacing w:line="276" w:lineRule="auto"/>
              <w:rPr>
                <w:rFonts w:cs="Arial"/>
                <w:sz w:val="16"/>
              </w:rPr>
            </w:pPr>
          </w:p>
        </w:tc>
      </w:tr>
      <w:tr w:rsidR="00D10B75" w:rsidRPr="00F103DC"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r>
              <w:rPr>
                <w:rFonts w:cs="Arial"/>
                <w:b/>
                <w:sz w:val="16"/>
              </w:rPr>
              <w:t>March 18, 2016</w:t>
            </w:r>
          </w:p>
        </w:tc>
        <w:tc>
          <w:tcPr>
            <w:tcW w:w="1018"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jc w:val="center"/>
              <w:rPr>
                <w:rFonts w:cs="Arial"/>
                <w:b/>
                <w:sz w:val="16"/>
                <w:lang w:val="fr-FR"/>
              </w:rPr>
            </w:pPr>
            <w:r>
              <w:rPr>
                <w:rFonts w:cs="Arial"/>
                <w:b/>
                <w:sz w:val="16"/>
                <w:lang w:val="fr-FR"/>
              </w:rPr>
              <w:t>1.2</w:t>
            </w:r>
          </w:p>
        </w:tc>
        <w:tc>
          <w:tcPr>
            <w:tcW w:w="8125" w:type="dxa"/>
            <w:gridSpan w:val="3"/>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CAMERA-FUR-REQ-165413/B-Active Park Assist Graphical Requirements - 6</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Update to clarify flicker prevention case</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235042/D-Display HMI Arbitration General Requirements</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Structure update 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CAMERA-FUR-REQ-131013/C-Display HMI Arbitration General Requirements 5</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Clarify fault requirement for screen timeout.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CAMERA-FUR-REQ-211760/A-Display HMI Arbitration General Requirements 8</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Added to specify fault screen design characteristics.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CAMERA-FUR-REQ-161327/D-Display HMI Arbitration Internal Variable Table (Timers and Debounce)</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Remove typical time recommendations and end-user control of exit delay.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CAMERA-FUR-REQ-131020/E-HMI Screen Logical Arbitration - Determine Dynamic Variables (</w:t>
            </w:r>
            <w:proofErr w:type="spellStart"/>
            <w:r>
              <w:rPr>
                <w:sz w:val="16"/>
                <w:szCs w:val="16"/>
              </w:rPr>
              <w:t>GearPosHMI</w:t>
            </w:r>
            <w:proofErr w:type="spellEnd"/>
            <w:r>
              <w:rPr>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Update tables to force reverse gear for RVC entry during SAC.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CAMERA-FUR-REQ-196898/C-HMI Screen Logical Arbitration - Determine Dynamic Variables (</w:t>
            </w:r>
            <w:proofErr w:type="spellStart"/>
            <w:r>
              <w:rPr>
                <w:sz w:val="16"/>
                <w:szCs w:val="16"/>
              </w:rPr>
              <w:t>PDC_Stat</w:t>
            </w:r>
            <w:proofErr w:type="spellEnd"/>
            <w:r>
              <w:rPr>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update states to match latest core direction for faults and blockage.</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CAMERA-FUR-REQ-131023/D-HMI Screen Logical Arbitration - PDC Dedicated Display</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Update to allow fault display timeout while latched in fault state.</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CAMERA-FUR-REQ-130496/F-Active Park Assist (APA) Signal Processing - Positional Symbol1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Update table for stop, fill % and backward arrow.</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CAMERA-FUR-REQ-130497/F-Active Park Assist (APA) Signal Processing - Positional Symbol2</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Update first row symbol, add second to last row (wait for steering).</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CAMERA-FUR-REQ-130498/F-Active Park Assist (APA) Signal Processing - Positional Text1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row for Stop (red text).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CAMERA-FUR-REQ-130500/F-Active Park Assist (APA) Signal Processing - Positional Text2</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Update rows for 27,28,29,30 (trailer, sensors, sensors, remove hands), 33 (T/C), 37,38 (fault, brake), 41 (wheel). Add row 43 (wait for steering).</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 xml:space="preserve">CAMERA-FUR-REQ-165442/D-Active Park Assist (APA) Signal Processing - Positional </w:t>
            </w:r>
            <w:proofErr w:type="spellStart"/>
            <w:r>
              <w:rPr>
                <w:sz w:val="16"/>
                <w:szCs w:val="16"/>
              </w:rPr>
              <w:t>SAPFeatureMenuBarVisibility</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Replace with applicable </w:t>
            </w:r>
            <w:proofErr w:type="spellStart"/>
            <w:r>
              <w:rPr>
                <w:sz w:val="16"/>
                <w:szCs w:val="16"/>
              </w:rPr>
              <w:t>ApaSys_D_Stat</w:t>
            </w:r>
            <w:proofErr w:type="spellEnd"/>
            <w:r>
              <w:rPr>
                <w:sz w:val="16"/>
                <w:szCs w:val="16"/>
              </w:rPr>
              <w:t xml:space="preserve"> signals.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 xml:space="preserve">CAMERA-FUR-REQ-165446/D-Active Park Assist (APA) Signal Processing - Positional </w:t>
            </w:r>
            <w:proofErr w:type="spellStart"/>
            <w:r>
              <w:rPr>
                <w:sz w:val="16"/>
                <w:szCs w:val="16"/>
              </w:rPr>
              <w:t>SAPFeatureMenuBarGreyout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Add row 1 for SAPP </w:t>
            </w:r>
            <w:proofErr w:type="spellStart"/>
            <w:r>
              <w:rPr>
                <w:sz w:val="16"/>
                <w:szCs w:val="16"/>
              </w:rPr>
              <w:t>greyout</w:t>
            </w:r>
            <w:proofErr w:type="spellEnd"/>
            <w:r>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CAMERA-FUR-REQ-161355/E-Reverse Video Camera with Active Park Assist (APA) and Park Distance Control (PDC) - Positional Symbol3</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row 4 for stop, update rows 6-7 for fill arrow, 29 for release wheel.</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CAMERA-FUR-REQ-161356/E-Reverse Video Camera with Active Park Assist (APA) and Park Distance Control (PDC) - Positional Symbol4</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row 4 (wait for steering).</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CAMERA-FUR-REQ-161357/E-Reverse Video Camera with Active Park Assist (APA) and Park Distance Control (PDC) - Positional Text3</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row 5 for stop.</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CAMERA-FUR-REQ-161358/E-Reverse Video Camera with Active Park Assist (APA) and Park Distance Control (PDC) - Positional Text4</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row 9 check surroundings, row 11 wait for steering.</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D10B75" w:rsidRDefault="00D10B75" w:rsidP="00D10B75">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D10B75" w:rsidRDefault="00D10B75" w:rsidP="00D10B75">
            <w:pPr>
              <w:spacing w:line="276" w:lineRule="auto"/>
              <w:jc w:val="center"/>
              <w:rPr>
                <w:rFonts w:cs="Arial"/>
                <w:sz w:val="16"/>
                <w:lang w:val="fr-FR"/>
              </w:rPr>
            </w:pPr>
          </w:p>
        </w:tc>
        <w:tc>
          <w:tcPr>
            <w:tcW w:w="2970" w:type="dxa"/>
            <w:tcBorders>
              <w:top w:val="single" w:sz="6" w:space="0" w:color="auto"/>
              <w:left w:val="nil"/>
              <w:bottom w:val="single" w:sz="6" w:space="0" w:color="auto"/>
              <w:right w:val="nil"/>
            </w:tcBorders>
            <w:shd w:val="thinDiagCross" w:color="auto" w:fill="D9D9D9" w:themeFill="background1" w:themeFillShade="D9"/>
          </w:tcPr>
          <w:p w:rsidR="00D10B75" w:rsidRDefault="00D10B75" w:rsidP="00D10B75">
            <w:pPr>
              <w:spacing w:line="276" w:lineRule="auto"/>
              <w:jc w:val="center"/>
              <w:rPr>
                <w:rFonts w:cs="Arial"/>
                <w:sz w:val="16"/>
                <w:lang w:val="fr-FR"/>
              </w:rPr>
            </w:pPr>
          </w:p>
        </w:tc>
        <w:tc>
          <w:tcPr>
            <w:tcW w:w="515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D10B75" w:rsidRDefault="00D10B75" w:rsidP="00D10B75">
            <w:pPr>
              <w:spacing w:line="276" w:lineRule="auto"/>
              <w:rPr>
                <w:rFonts w:cs="Arial"/>
                <w:sz w:val="16"/>
              </w:rPr>
            </w:pPr>
          </w:p>
        </w:tc>
      </w:tr>
      <w:tr w:rsidR="00D10B75" w:rsidRPr="00F103DC"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r>
              <w:rPr>
                <w:rFonts w:cs="Arial"/>
                <w:b/>
                <w:sz w:val="16"/>
              </w:rPr>
              <w:t>June 29, 2016</w:t>
            </w:r>
          </w:p>
        </w:tc>
        <w:tc>
          <w:tcPr>
            <w:tcW w:w="1018"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jc w:val="center"/>
              <w:rPr>
                <w:rFonts w:cs="Arial"/>
                <w:b/>
                <w:sz w:val="16"/>
                <w:lang w:val="fr-FR"/>
              </w:rPr>
            </w:pPr>
            <w:r>
              <w:rPr>
                <w:rFonts w:cs="Arial"/>
                <w:b/>
                <w:sz w:val="16"/>
                <w:lang w:val="fr-FR"/>
              </w:rPr>
              <w:t>1.3</w:t>
            </w:r>
          </w:p>
        </w:tc>
        <w:tc>
          <w:tcPr>
            <w:tcW w:w="8125" w:type="dxa"/>
            <w:gridSpan w:val="3"/>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CAMERA-FUR-REQ-166820/C-HMI Screen Logical Arbitration - Camera</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update for fault handling bugfixes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CAMERA-FUR-REQ-166823/D-HMI Screen Logical Arbitration - APA Dedicated Display</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update for fault handling bugfixes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CAMERA-FUR-REQ-131023/E-HMI Screen Logical Arbitration - PDC Dedicated Display</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update for fault handling bugfixes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CAMERA-FUR-REQ-130496/G-Active Park Assist (APA) Signal Processing - Positional Symbol1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bug fixes, table updates.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CAMERA-FUR-REQ-130498/G-Active Park Assist (APA) Signal Processing - Positional Text1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bug fixes, table updates.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CAMERA-FUR-REQ-130500/G-Active Park Assist (APA) Signal Processing - Positional Text2</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bug fixes, table updates.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CAMERA-FUR-REQ-130503/G-Active Park Assist (APA) Signal Processing - Positional </w:t>
            </w:r>
            <w:proofErr w:type="spellStart"/>
            <w:r>
              <w:rPr>
                <w:sz w:val="16"/>
                <w:szCs w:val="16"/>
              </w:rPr>
              <w:t>ParkPilot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bug fixes, table updates.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CAMERA-FUR-REQ-130504/F-Active Park Assist (APA) Signal Processing - Positional </w:t>
            </w:r>
            <w:proofErr w:type="spellStart"/>
            <w:r>
              <w:rPr>
                <w:sz w:val="16"/>
                <w:szCs w:val="16"/>
              </w:rPr>
              <w:t>ParkScenarioLeft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bug fixes, table updates.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CAMERA-FUR-REQ-130505/F-Active Park Assist (APA) Signal Processing - Positional </w:t>
            </w:r>
            <w:proofErr w:type="spellStart"/>
            <w:r>
              <w:rPr>
                <w:sz w:val="16"/>
                <w:szCs w:val="16"/>
              </w:rPr>
              <w:t>ParkScenarioRight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bug fixes, table updates.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CAMERA-FUR-REQ-165427/D-Active Park Assist (APA) Signal Processing - Positional </w:t>
            </w:r>
            <w:proofErr w:type="spellStart"/>
            <w:r>
              <w:rPr>
                <w:sz w:val="16"/>
                <w:szCs w:val="16"/>
              </w:rPr>
              <w:t>CarNonRVCSac</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bug fixes, table updates.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CAMERA-FUR-REQ-165442/E-Active Park Assist (APA) Signal Processing - Positional </w:t>
            </w:r>
            <w:proofErr w:type="spellStart"/>
            <w:r>
              <w:rPr>
                <w:sz w:val="16"/>
                <w:szCs w:val="16"/>
              </w:rPr>
              <w:t>SAPFeatureMenuBarVisibility</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bug fixes, table updates.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CAMERA-FUR-REQ-161355/F-Reverse Video Camera with Active Park Assist (APA) and Park Distance Control (PDC) - Positional Symbol3</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bug fixes, table updates.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CAMERA-FUR-REQ-161356/F-Reverse Video Camera with Active Park Assist (APA) and Park Distance Control (PDC) - Positional Symbol4</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bug fixes, table updates.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CAMERA-FUR-REQ-161357/F-Reverse Video Camera with Active Park Assist (APA) and Park Distance Control (PDC) - Positional Text3</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bug fixes, table updates.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CAMERA-FUR-REQ-161358/F-Reverse Video Camera with Active Park Assist (APA) and Park Distance Control (PDC) - Positional Text4</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bug fixes, table updates.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D10B75" w:rsidRDefault="00D10B75" w:rsidP="00D10B75">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tcPr>
          <w:p w:rsidR="00D10B75" w:rsidRDefault="00D10B75" w:rsidP="00D10B75">
            <w:pPr>
              <w:spacing w:line="276" w:lineRule="auto"/>
              <w:rPr>
                <w:rFonts w:cs="Arial"/>
                <w:sz w:val="16"/>
                <w:lang w:val="fr-FR"/>
              </w:rPr>
            </w:pPr>
          </w:p>
        </w:tc>
        <w:tc>
          <w:tcPr>
            <w:tcW w:w="2970" w:type="dxa"/>
            <w:tcBorders>
              <w:top w:val="single" w:sz="6" w:space="0" w:color="auto"/>
              <w:left w:val="nil"/>
              <w:bottom w:val="single" w:sz="6" w:space="0" w:color="auto"/>
              <w:right w:val="nil"/>
            </w:tcBorders>
            <w:shd w:val="thinDiagCross" w:color="auto" w:fill="D9D9D9" w:themeFill="background1" w:themeFillShade="D9"/>
          </w:tcPr>
          <w:p w:rsidR="00D10B75" w:rsidRDefault="00D10B75" w:rsidP="00D10B75">
            <w:pPr>
              <w:spacing w:line="276" w:lineRule="auto"/>
              <w:rPr>
                <w:rFonts w:cs="Arial"/>
                <w:sz w:val="16"/>
                <w:lang w:val="fr-FR"/>
              </w:rPr>
            </w:pPr>
          </w:p>
        </w:tc>
        <w:tc>
          <w:tcPr>
            <w:tcW w:w="515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D10B75" w:rsidRDefault="00D10B75" w:rsidP="00D10B75">
            <w:pPr>
              <w:spacing w:line="276" w:lineRule="auto"/>
              <w:rPr>
                <w:rFonts w:cs="Arial"/>
                <w:sz w:val="16"/>
              </w:rPr>
            </w:pPr>
          </w:p>
        </w:tc>
      </w:tr>
      <w:tr w:rsidR="00D10B75" w:rsidRPr="00F103DC"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r>
              <w:rPr>
                <w:rFonts w:cs="Arial"/>
                <w:b/>
                <w:sz w:val="16"/>
              </w:rPr>
              <w:t>September 27, 2016</w:t>
            </w:r>
          </w:p>
        </w:tc>
        <w:tc>
          <w:tcPr>
            <w:tcW w:w="1018"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jc w:val="center"/>
              <w:rPr>
                <w:rFonts w:cs="Arial"/>
                <w:b/>
                <w:sz w:val="16"/>
                <w:lang w:val="fr-FR"/>
              </w:rPr>
            </w:pPr>
            <w:r>
              <w:rPr>
                <w:rFonts w:cs="Arial"/>
                <w:b/>
                <w:sz w:val="16"/>
                <w:lang w:val="fr-FR"/>
              </w:rPr>
              <w:t>1.4</w:t>
            </w:r>
          </w:p>
        </w:tc>
        <w:tc>
          <w:tcPr>
            <w:tcW w:w="8125" w:type="dxa"/>
            <w:gridSpan w:val="3"/>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405481/A-</w:t>
            </w:r>
            <w:proofErr w:type="spellStart"/>
            <w:r>
              <w:rPr>
                <w:sz w:val="16"/>
                <w:szCs w:val="16"/>
              </w:rPr>
              <w:t>HotKey</w:t>
            </w:r>
            <w:proofErr w:type="spellEnd"/>
            <w:r>
              <w:rPr>
                <w:sz w:val="16"/>
                <w:szCs w:val="16"/>
              </w:rPr>
              <w:t xml:space="preserve"> Shortcut Menu General Requirements</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general requirements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CAMERA-FUR-REQ-236837/A-</w:t>
            </w:r>
            <w:proofErr w:type="spellStart"/>
            <w:r>
              <w:rPr>
                <w:sz w:val="16"/>
                <w:szCs w:val="16"/>
              </w:rPr>
              <w:t>HotKey</w:t>
            </w:r>
            <w:proofErr w:type="spellEnd"/>
            <w:r>
              <w:rPr>
                <w:sz w:val="16"/>
                <w:szCs w:val="16"/>
              </w:rPr>
              <w:t xml:space="preserve"> Shortcut Menu General Requirements 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CAMERA-FUR-REQ-236838/A-</w:t>
            </w:r>
            <w:proofErr w:type="spellStart"/>
            <w:r>
              <w:rPr>
                <w:sz w:val="16"/>
                <w:szCs w:val="16"/>
              </w:rPr>
              <w:t>HotKey</w:t>
            </w:r>
            <w:proofErr w:type="spellEnd"/>
            <w:r>
              <w:rPr>
                <w:sz w:val="16"/>
                <w:szCs w:val="16"/>
              </w:rPr>
              <w:t xml:space="preserve"> Shortcut Menu General Requirements 2</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CAMERA-FUR-REQ-236839/A-</w:t>
            </w:r>
            <w:proofErr w:type="spellStart"/>
            <w:r>
              <w:rPr>
                <w:sz w:val="16"/>
                <w:szCs w:val="16"/>
              </w:rPr>
              <w:t>HotKey</w:t>
            </w:r>
            <w:proofErr w:type="spellEnd"/>
            <w:r>
              <w:rPr>
                <w:sz w:val="16"/>
                <w:szCs w:val="16"/>
              </w:rPr>
              <w:t xml:space="preserve"> Shortcut Menu General Requirements 3</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CAMERA-FUR-REQ-235899/A-</w:t>
            </w:r>
            <w:proofErr w:type="spellStart"/>
            <w:r>
              <w:rPr>
                <w:sz w:val="16"/>
                <w:szCs w:val="16"/>
              </w:rPr>
              <w:t>HotKey</w:t>
            </w:r>
            <w:proofErr w:type="spellEnd"/>
            <w:r>
              <w:rPr>
                <w:sz w:val="16"/>
                <w:szCs w:val="16"/>
              </w:rPr>
              <w:t xml:space="preserve"> Shortcut Menu General Requirements 4</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CAMERA-FUR-REQ-235900/A-</w:t>
            </w:r>
            <w:proofErr w:type="spellStart"/>
            <w:r>
              <w:rPr>
                <w:sz w:val="16"/>
                <w:szCs w:val="16"/>
              </w:rPr>
              <w:t>HotKey</w:t>
            </w:r>
            <w:proofErr w:type="spellEnd"/>
            <w:r>
              <w:rPr>
                <w:sz w:val="16"/>
                <w:szCs w:val="16"/>
              </w:rPr>
              <w:t xml:space="preserve"> Shortcut Menu General Requirements 5</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CAMERA-FUR-REQ-235901/A-</w:t>
            </w:r>
            <w:proofErr w:type="spellStart"/>
            <w:r>
              <w:rPr>
                <w:sz w:val="16"/>
                <w:szCs w:val="16"/>
              </w:rPr>
              <w:t>HotKey</w:t>
            </w:r>
            <w:proofErr w:type="spellEnd"/>
            <w:r>
              <w:rPr>
                <w:sz w:val="16"/>
                <w:szCs w:val="16"/>
              </w:rPr>
              <w:t xml:space="preserve"> Shortcut Menu General Requirements 6</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CAMERA-FUR-REQ-236526/A-</w:t>
            </w:r>
            <w:proofErr w:type="spellStart"/>
            <w:r>
              <w:rPr>
                <w:sz w:val="16"/>
                <w:szCs w:val="16"/>
              </w:rPr>
              <w:t>HotKey</w:t>
            </w:r>
            <w:proofErr w:type="spellEnd"/>
            <w:r>
              <w:rPr>
                <w:sz w:val="16"/>
                <w:szCs w:val="16"/>
              </w:rPr>
              <w:t xml:space="preserve"> Shortcut Menu General Requirements 7</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CAMERA-FUR-REQ-236527/A-</w:t>
            </w:r>
            <w:proofErr w:type="spellStart"/>
            <w:r>
              <w:rPr>
                <w:sz w:val="16"/>
                <w:szCs w:val="16"/>
              </w:rPr>
              <w:t>HotKey</w:t>
            </w:r>
            <w:proofErr w:type="spellEnd"/>
            <w:r>
              <w:rPr>
                <w:sz w:val="16"/>
                <w:szCs w:val="16"/>
              </w:rPr>
              <w:t xml:space="preserve"> Shortcut Menu General Requirements 8</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CAMERA-FUR-REQ-236529/A-</w:t>
            </w:r>
            <w:proofErr w:type="spellStart"/>
            <w:r>
              <w:rPr>
                <w:sz w:val="16"/>
                <w:szCs w:val="16"/>
              </w:rPr>
              <w:t>HotKey</w:t>
            </w:r>
            <w:proofErr w:type="spellEnd"/>
            <w:r>
              <w:rPr>
                <w:sz w:val="16"/>
                <w:szCs w:val="16"/>
              </w:rPr>
              <w:t xml:space="preserve"> Shortcut Menu General Requirements 9</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CAMERA-FUR-REQ-236530/A-</w:t>
            </w:r>
            <w:proofErr w:type="spellStart"/>
            <w:r>
              <w:rPr>
                <w:sz w:val="16"/>
                <w:szCs w:val="16"/>
              </w:rPr>
              <w:t>HotKey</w:t>
            </w:r>
            <w:proofErr w:type="spellEnd"/>
            <w:r>
              <w:rPr>
                <w:sz w:val="16"/>
                <w:szCs w:val="16"/>
              </w:rPr>
              <w:t xml:space="preserve"> Shortcut Menu General Requirements 10</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CAMERA-FUR-REQ-236531/A-</w:t>
            </w:r>
            <w:proofErr w:type="spellStart"/>
            <w:r>
              <w:rPr>
                <w:sz w:val="16"/>
                <w:szCs w:val="16"/>
              </w:rPr>
              <w:t>HotKey</w:t>
            </w:r>
            <w:proofErr w:type="spellEnd"/>
            <w:r>
              <w:rPr>
                <w:sz w:val="16"/>
                <w:szCs w:val="16"/>
              </w:rPr>
              <w:t xml:space="preserve"> Shortcut Menu General Requirements 11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CAMERA-FUR-REQ-236532/A-</w:t>
            </w:r>
            <w:proofErr w:type="spellStart"/>
            <w:r>
              <w:rPr>
                <w:sz w:val="16"/>
                <w:szCs w:val="16"/>
              </w:rPr>
              <w:t>HotKey</w:t>
            </w:r>
            <w:proofErr w:type="spellEnd"/>
            <w:r>
              <w:rPr>
                <w:sz w:val="16"/>
                <w:szCs w:val="16"/>
              </w:rPr>
              <w:t xml:space="preserve"> Shortcut Menu General Requirements 12</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CAMERA-FUR-REQ-236533/A-</w:t>
            </w:r>
            <w:proofErr w:type="spellStart"/>
            <w:r>
              <w:rPr>
                <w:sz w:val="16"/>
                <w:szCs w:val="16"/>
              </w:rPr>
              <w:t>HotKey</w:t>
            </w:r>
            <w:proofErr w:type="spellEnd"/>
            <w:r>
              <w:rPr>
                <w:sz w:val="16"/>
                <w:szCs w:val="16"/>
              </w:rPr>
              <w:t xml:space="preserve"> Shortcut Menu General Requirements 13</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CAMERA-FUR-REQ-236534/A-</w:t>
            </w:r>
            <w:proofErr w:type="spellStart"/>
            <w:r>
              <w:rPr>
                <w:sz w:val="16"/>
                <w:szCs w:val="16"/>
              </w:rPr>
              <w:t>HotKey</w:t>
            </w:r>
            <w:proofErr w:type="spellEnd"/>
            <w:r>
              <w:rPr>
                <w:sz w:val="16"/>
                <w:szCs w:val="16"/>
              </w:rPr>
              <w:t xml:space="preserve"> Shortcut Menu General Requirements 14</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CAMERA-FUR-REQ-236546/A-</w:t>
            </w:r>
            <w:proofErr w:type="spellStart"/>
            <w:r>
              <w:rPr>
                <w:sz w:val="16"/>
                <w:szCs w:val="16"/>
              </w:rPr>
              <w:t>HotKey</w:t>
            </w:r>
            <w:proofErr w:type="spellEnd"/>
            <w:r>
              <w:rPr>
                <w:sz w:val="16"/>
                <w:szCs w:val="16"/>
              </w:rPr>
              <w:t xml:space="preserve"> Shortcut Menu General Requirements 15</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CAMERA-FUR-REQ-236829/A-</w:t>
            </w:r>
            <w:proofErr w:type="spellStart"/>
            <w:r>
              <w:rPr>
                <w:sz w:val="16"/>
                <w:szCs w:val="16"/>
              </w:rPr>
              <w:t>HotKey</w:t>
            </w:r>
            <w:proofErr w:type="spellEnd"/>
            <w:r>
              <w:rPr>
                <w:sz w:val="16"/>
                <w:szCs w:val="16"/>
              </w:rPr>
              <w:t xml:space="preserve"> Shortcut Menu General Requirements 16</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CAMERA-FUR-REQ-236830/A-</w:t>
            </w:r>
            <w:proofErr w:type="spellStart"/>
            <w:r>
              <w:rPr>
                <w:sz w:val="16"/>
                <w:szCs w:val="16"/>
              </w:rPr>
              <w:t>HotKey</w:t>
            </w:r>
            <w:proofErr w:type="spellEnd"/>
            <w:r>
              <w:rPr>
                <w:sz w:val="16"/>
                <w:szCs w:val="16"/>
              </w:rPr>
              <w:t xml:space="preserve"> Shortcut Menu General Requirements 17</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CAMERA-FUR-REQ-236831/A-</w:t>
            </w:r>
            <w:proofErr w:type="spellStart"/>
            <w:r>
              <w:rPr>
                <w:sz w:val="16"/>
                <w:szCs w:val="16"/>
              </w:rPr>
              <w:t>HotKey</w:t>
            </w:r>
            <w:proofErr w:type="spellEnd"/>
            <w:r>
              <w:rPr>
                <w:sz w:val="16"/>
                <w:szCs w:val="16"/>
              </w:rPr>
              <w:t xml:space="preserve"> Shortcut Menu General Requirements 18</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CAMERA-FUR-REQ-236832/A-</w:t>
            </w:r>
            <w:proofErr w:type="spellStart"/>
            <w:r>
              <w:rPr>
                <w:sz w:val="16"/>
                <w:szCs w:val="16"/>
              </w:rPr>
              <w:t>HotKey</w:t>
            </w:r>
            <w:proofErr w:type="spellEnd"/>
            <w:r>
              <w:rPr>
                <w:sz w:val="16"/>
                <w:szCs w:val="16"/>
              </w:rPr>
              <w:t xml:space="preserve"> Shortcut Menu General Requirements 19</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CAMERA-FUR-REQ-236833/A-</w:t>
            </w:r>
            <w:proofErr w:type="spellStart"/>
            <w:r>
              <w:rPr>
                <w:sz w:val="16"/>
                <w:szCs w:val="16"/>
              </w:rPr>
              <w:t>HotKey</w:t>
            </w:r>
            <w:proofErr w:type="spellEnd"/>
            <w:r>
              <w:rPr>
                <w:sz w:val="16"/>
                <w:szCs w:val="16"/>
              </w:rPr>
              <w:t xml:space="preserve"> Shortcut Menu General Requirements 20</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CAMERA-FUR-REQ-236834/A-</w:t>
            </w:r>
            <w:proofErr w:type="spellStart"/>
            <w:r>
              <w:rPr>
                <w:sz w:val="16"/>
                <w:szCs w:val="16"/>
              </w:rPr>
              <w:t>HotKey</w:t>
            </w:r>
            <w:proofErr w:type="spellEnd"/>
            <w:r>
              <w:rPr>
                <w:sz w:val="16"/>
                <w:szCs w:val="16"/>
              </w:rPr>
              <w:t xml:space="preserve"> Shortcut Menu General Requirements 21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functional requirement for Shortcut Menu</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405476/A-</w:t>
            </w:r>
            <w:proofErr w:type="spellStart"/>
            <w:r>
              <w:rPr>
                <w:sz w:val="16"/>
                <w:szCs w:val="16"/>
              </w:rPr>
              <w:t>HotKey</w:t>
            </w:r>
            <w:proofErr w:type="spellEnd"/>
            <w:r>
              <w:rPr>
                <w:sz w:val="16"/>
                <w:szCs w:val="16"/>
              </w:rPr>
              <w:t xml:space="preserve"> Shortcut Menu Signal List</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list requirements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CAMERA-FUR-REQ-235902/A-</w:t>
            </w:r>
            <w:proofErr w:type="spellStart"/>
            <w:r>
              <w:rPr>
                <w:sz w:val="16"/>
                <w:szCs w:val="16"/>
              </w:rPr>
              <w:t>HotKey</w:t>
            </w:r>
            <w:proofErr w:type="spellEnd"/>
            <w:r>
              <w:rPr>
                <w:sz w:val="16"/>
                <w:szCs w:val="16"/>
              </w:rPr>
              <w:t xml:space="preserve"> Shortcut Menu Signal List - </w:t>
            </w:r>
            <w:proofErr w:type="spellStart"/>
            <w:r>
              <w:rPr>
                <w:sz w:val="16"/>
                <w:szCs w:val="16"/>
              </w:rPr>
              <w:t>ApaMdeStat_D_RqDrv</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list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CAMERA-FUR-REQ-235903/A-</w:t>
            </w:r>
            <w:proofErr w:type="spellStart"/>
            <w:r>
              <w:rPr>
                <w:sz w:val="16"/>
                <w:szCs w:val="16"/>
              </w:rPr>
              <w:t>HotKey</w:t>
            </w:r>
            <w:proofErr w:type="spellEnd"/>
            <w:r>
              <w:rPr>
                <w:sz w:val="16"/>
                <w:szCs w:val="16"/>
              </w:rPr>
              <w:t xml:space="preserve"> Shortcut Menu Signal List - </w:t>
            </w:r>
            <w:proofErr w:type="spellStart"/>
            <w:r>
              <w:rPr>
                <w:sz w:val="16"/>
                <w:szCs w:val="16"/>
              </w:rPr>
              <w:t>ApaSwtch_D_RqMnu</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list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CAMERA-FUR-REQ-235904/A-</w:t>
            </w:r>
            <w:proofErr w:type="spellStart"/>
            <w:r>
              <w:rPr>
                <w:sz w:val="16"/>
                <w:szCs w:val="16"/>
              </w:rPr>
              <w:t>HotKey</w:t>
            </w:r>
            <w:proofErr w:type="spellEnd"/>
            <w:r>
              <w:rPr>
                <w:sz w:val="16"/>
                <w:szCs w:val="16"/>
              </w:rPr>
              <w:t xml:space="preserve"> Shortcut Menu Signal List - </w:t>
            </w:r>
            <w:proofErr w:type="spellStart"/>
            <w:r>
              <w:rPr>
                <w:sz w:val="16"/>
                <w:szCs w:val="16"/>
              </w:rPr>
              <w:t>PrkAidSwtch_D_RqMnu</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list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CAMERA-FUR-REQ-236835/A-</w:t>
            </w:r>
            <w:proofErr w:type="spellStart"/>
            <w:r>
              <w:rPr>
                <w:sz w:val="16"/>
                <w:szCs w:val="16"/>
              </w:rPr>
              <w:t>HotKey</w:t>
            </w:r>
            <w:proofErr w:type="spellEnd"/>
            <w:r>
              <w:rPr>
                <w:sz w:val="16"/>
                <w:szCs w:val="16"/>
              </w:rPr>
              <w:t xml:space="preserve"> Shortcut Menu Signal List - </w:t>
            </w:r>
            <w:proofErr w:type="spellStart"/>
            <w:r>
              <w:rPr>
                <w:sz w:val="16"/>
                <w:szCs w:val="16"/>
              </w:rPr>
              <w:t>PrkAidFront_D_Stat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list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CAMERA-FUR-REQ-236836/A-</w:t>
            </w:r>
            <w:proofErr w:type="spellStart"/>
            <w:r>
              <w:rPr>
                <w:sz w:val="16"/>
                <w:szCs w:val="16"/>
              </w:rPr>
              <w:t>HotKey</w:t>
            </w:r>
            <w:proofErr w:type="spellEnd"/>
            <w:r>
              <w:rPr>
                <w:sz w:val="16"/>
                <w:szCs w:val="16"/>
              </w:rPr>
              <w:t xml:space="preserve"> Shortcut Menu Signal List - </w:t>
            </w:r>
            <w:proofErr w:type="spellStart"/>
            <w:r>
              <w:rPr>
                <w:sz w:val="16"/>
                <w:szCs w:val="16"/>
              </w:rPr>
              <w:t>PrkAidRear_D_Stat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list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405489/A-</w:t>
            </w:r>
            <w:proofErr w:type="spellStart"/>
            <w:r>
              <w:rPr>
                <w:sz w:val="16"/>
                <w:szCs w:val="16"/>
              </w:rPr>
              <w:t>HotKey</w:t>
            </w:r>
            <w:proofErr w:type="spellEnd"/>
            <w:r>
              <w:rPr>
                <w:sz w:val="16"/>
                <w:szCs w:val="16"/>
              </w:rPr>
              <w:t xml:space="preserve"> Shortcut Menu Signal Processing</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requirements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CAMERA-FUR-REQ-235906/A-</w:t>
            </w:r>
            <w:proofErr w:type="spellStart"/>
            <w:r>
              <w:rPr>
                <w:sz w:val="16"/>
                <w:szCs w:val="16"/>
              </w:rPr>
              <w:t>HotKey</w:t>
            </w:r>
            <w:proofErr w:type="spellEnd"/>
            <w:r>
              <w:rPr>
                <w:sz w:val="16"/>
                <w:szCs w:val="16"/>
              </w:rPr>
              <w:t xml:space="preserve"> Shortcut Menu Signal Processing Requirements 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CAMERA-FUR-REQ-235908/A-</w:t>
            </w:r>
            <w:proofErr w:type="spellStart"/>
            <w:r>
              <w:rPr>
                <w:sz w:val="16"/>
                <w:szCs w:val="16"/>
              </w:rPr>
              <w:t>HotKey</w:t>
            </w:r>
            <w:proofErr w:type="spellEnd"/>
            <w:r>
              <w:rPr>
                <w:sz w:val="16"/>
                <w:szCs w:val="16"/>
              </w:rPr>
              <w:t xml:space="preserve"> Shortcut Menu Signal Processing Requirements 2</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CAMERA-FUR-REQ-235909/A-</w:t>
            </w:r>
            <w:proofErr w:type="spellStart"/>
            <w:r>
              <w:rPr>
                <w:sz w:val="16"/>
                <w:szCs w:val="16"/>
              </w:rPr>
              <w:t>HotKey</w:t>
            </w:r>
            <w:proofErr w:type="spellEnd"/>
            <w:r>
              <w:rPr>
                <w:sz w:val="16"/>
                <w:szCs w:val="16"/>
              </w:rPr>
              <w:t xml:space="preserve"> Shortcut Menu Signal Processing Requirements 3</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CAMERA-FUR-REQ-235910/A-</w:t>
            </w:r>
            <w:proofErr w:type="spellStart"/>
            <w:r>
              <w:rPr>
                <w:sz w:val="16"/>
                <w:szCs w:val="16"/>
              </w:rPr>
              <w:t>HotKey</w:t>
            </w:r>
            <w:proofErr w:type="spellEnd"/>
            <w:r>
              <w:rPr>
                <w:sz w:val="16"/>
                <w:szCs w:val="16"/>
              </w:rPr>
              <w:t xml:space="preserve"> Shortcut Menu Signal Processing Requirements 4</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CAMERA-FUR-REQ-235911/A-</w:t>
            </w:r>
            <w:proofErr w:type="spellStart"/>
            <w:r>
              <w:rPr>
                <w:sz w:val="16"/>
                <w:szCs w:val="16"/>
              </w:rPr>
              <w:t>HotKey</w:t>
            </w:r>
            <w:proofErr w:type="spellEnd"/>
            <w:r>
              <w:rPr>
                <w:sz w:val="16"/>
                <w:szCs w:val="16"/>
              </w:rPr>
              <w:t xml:space="preserve"> Shortcut Menu Signal Processing Requirements 5</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CAMERA-FUR-REQ-235912/A-</w:t>
            </w:r>
            <w:proofErr w:type="spellStart"/>
            <w:r>
              <w:rPr>
                <w:sz w:val="16"/>
                <w:szCs w:val="16"/>
              </w:rPr>
              <w:t>HotKey</w:t>
            </w:r>
            <w:proofErr w:type="spellEnd"/>
            <w:r>
              <w:rPr>
                <w:sz w:val="16"/>
                <w:szCs w:val="16"/>
              </w:rPr>
              <w:t xml:space="preserve"> Shortcut Menu Signal Processing Requirements 6</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CAMERA-FUR-REQ-235913/A-</w:t>
            </w:r>
            <w:proofErr w:type="spellStart"/>
            <w:r>
              <w:rPr>
                <w:sz w:val="16"/>
                <w:szCs w:val="16"/>
              </w:rPr>
              <w:t>HotKey</w:t>
            </w:r>
            <w:proofErr w:type="spellEnd"/>
            <w:r>
              <w:rPr>
                <w:sz w:val="16"/>
                <w:szCs w:val="16"/>
              </w:rPr>
              <w:t xml:space="preserve"> Shortcut Menu Signal Processing Requirements 7</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CAMERA-FUR-REQ-235914/A-</w:t>
            </w:r>
            <w:proofErr w:type="spellStart"/>
            <w:r>
              <w:rPr>
                <w:sz w:val="16"/>
                <w:szCs w:val="16"/>
              </w:rPr>
              <w:t>HotKey</w:t>
            </w:r>
            <w:proofErr w:type="spellEnd"/>
            <w:r>
              <w:rPr>
                <w:sz w:val="16"/>
                <w:szCs w:val="16"/>
              </w:rPr>
              <w:t xml:space="preserve"> Shortcut Menu Signal Processing Requirements 8</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CAMERA-FUR-REQ-235915/A-</w:t>
            </w:r>
            <w:proofErr w:type="spellStart"/>
            <w:r>
              <w:rPr>
                <w:sz w:val="16"/>
                <w:szCs w:val="16"/>
              </w:rPr>
              <w:t>HotKey</w:t>
            </w:r>
            <w:proofErr w:type="spellEnd"/>
            <w:r>
              <w:rPr>
                <w:sz w:val="16"/>
                <w:szCs w:val="16"/>
              </w:rPr>
              <w:t xml:space="preserve"> Shortcut Menu Signal Processing Requirements 9</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CAMERA-FUR-REQ-236842/A-</w:t>
            </w:r>
            <w:proofErr w:type="spellStart"/>
            <w:r>
              <w:rPr>
                <w:sz w:val="16"/>
                <w:szCs w:val="16"/>
              </w:rPr>
              <w:t>HotKey</w:t>
            </w:r>
            <w:proofErr w:type="spellEnd"/>
            <w:r>
              <w:rPr>
                <w:sz w:val="16"/>
                <w:szCs w:val="16"/>
              </w:rPr>
              <w:t xml:space="preserve"> Shortcut Menu Signal Processing Requirements 10</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CAMERA-FUR-REQ-236843/A-</w:t>
            </w:r>
            <w:proofErr w:type="spellStart"/>
            <w:r>
              <w:rPr>
                <w:sz w:val="16"/>
                <w:szCs w:val="16"/>
              </w:rPr>
              <w:t>HotKey</w:t>
            </w:r>
            <w:proofErr w:type="spellEnd"/>
            <w:r>
              <w:rPr>
                <w:sz w:val="16"/>
                <w:szCs w:val="16"/>
              </w:rPr>
              <w:t xml:space="preserve"> Shortcut Menu Signal Processing Requirements 11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CAMERA-FUR-REQ-235916/A-</w:t>
            </w:r>
            <w:proofErr w:type="spellStart"/>
            <w:r>
              <w:rPr>
                <w:sz w:val="16"/>
                <w:szCs w:val="16"/>
              </w:rPr>
              <w:t>HotKey</w:t>
            </w:r>
            <w:proofErr w:type="spellEnd"/>
            <w:r>
              <w:rPr>
                <w:sz w:val="16"/>
                <w:szCs w:val="16"/>
              </w:rPr>
              <w:t xml:space="preserve"> Shortcut Menu Signal Processing Requirements 12</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CAMERA-FUR-REQ-236840/A-</w:t>
            </w:r>
            <w:proofErr w:type="spellStart"/>
            <w:r>
              <w:rPr>
                <w:sz w:val="16"/>
                <w:szCs w:val="16"/>
              </w:rPr>
              <w:t>HotKey</w:t>
            </w:r>
            <w:proofErr w:type="spellEnd"/>
            <w:r>
              <w:rPr>
                <w:sz w:val="16"/>
                <w:szCs w:val="16"/>
              </w:rPr>
              <w:t xml:space="preserve"> Shortcut Menu Signal Processing Requirements 13</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CAMERA-FUR-REQ-236841/A-</w:t>
            </w:r>
            <w:proofErr w:type="spellStart"/>
            <w:r>
              <w:rPr>
                <w:sz w:val="16"/>
                <w:szCs w:val="16"/>
              </w:rPr>
              <w:t>HotKey</w:t>
            </w:r>
            <w:proofErr w:type="spellEnd"/>
            <w:r>
              <w:rPr>
                <w:sz w:val="16"/>
                <w:szCs w:val="16"/>
              </w:rPr>
              <w:t xml:space="preserve"> Shortcut Menu Signal Processing Requirements 14</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CAMERA-FUR-REQ-237606/A-</w:t>
            </w:r>
            <w:proofErr w:type="spellStart"/>
            <w:r>
              <w:rPr>
                <w:sz w:val="16"/>
                <w:szCs w:val="16"/>
              </w:rPr>
              <w:t>HotKey</w:t>
            </w:r>
            <w:proofErr w:type="spellEnd"/>
            <w:r>
              <w:rPr>
                <w:sz w:val="16"/>
                <w:szCs w:val="16"/>
              </w:rPr>
              <w:t xml:space="preserve"> Shortcut Menu Signal Processing Requirements 15</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CAMERA-FUR-REQ-235917/A-</w:t>
            </w:r>
            <w:proofErr w:type="spellStart"/>
            <w:r>
              <w:rPr>
                <w:sz w:val="16"/>
                <w:szCs w:val="16"/>
              </w:rPr>
              <w:t>HotKey</w:t>
            </w:r>
            <w:proofErr w:type="spellEnd"/>
            <w:r>
              <w:rPr>
                <w:sz w:val="16"/>
                <w:szCs w:val="16"/>
              </w:rPr>
              <w:t xml:space="preserve"> Shortcut Menu Signal Processing Requirements 16</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CAMERA-FUR-REQ-235918/A-</w:t>
            </w:r>
            <w:proofErr w:type="spellStart"/>
            <w:r>
              <w:rPr>
                <w:sz w:val="16"/>
                <w:szCs w:val="16"/>
              </w:rPr>
              <w:t>HotKey</w:t>
            </w:r>
            <w:proofErr w:type="spellEnd"/>
            <w:r>
              <w:rPr>
                <w:sz w:val="16"/>
                <w:szCs w:val="16"/>
              </w:rPr>
              <w:t xml:space="preserve"> Shortcut Menu Signal Processing Requirements 17</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CAMERA-FUR-REQ-235920/A-</w:t>
            </w:r>
            <w:proofErr w:type="spellStart"/>
            <w:r>
              <w:rPr>
                <w:sz w:val="16"/>
                <w:szCs w:val="16"/>
              </w:rPr>
              <w:t>HotKey</w:t>
            </w:r>
            <w:proofErr w:type="spellEnd"/>
            <w:r>
              <w:rPr>
                <w:sz w:val="16"/>
                <w:szCs w:val="16"/>
              </w:rPr>
              <w:t xml:space="preserve"> Shortcut Menu Signal Processing Requirements 18</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New signal processing functional requirement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CAMERA-FUR-REQ-197168/C-Active Park Assist (APA) Signal - [</w:t>
            </w:r>
            <w:proofErr w:type="spellStart"/>
            <w:r>
              <w:rPr>
                <w:sz w:val="16"/>
                <w:szCs w:val="16"/>
              </w:rPr>
              <w:t>ApaMsgTxt_D_Rq</w:t>
            </w:r>
            <w:proofErr w:type="spellEnd"/>
            <w:r>
              <w:rPr>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CAMERA-FUR-REQ-203878/B-Active Park Assist (APA) Signal - [</w:t>
            </w:r>
            <w:proofErr w:type="spellStart"/>
            <w:r>
              <w:rPr>
                <w:sz w:val="16"/>
                <w:szCs w:val="16"/>
              </w:rPr>
              <w:t>ApaTrgtDist_D_Stat</w:t>
            </w:r>
            <w:proofErr w:type="spellEnd"/>
            <w:r>
              <w:rPr>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CAMERA-FUR-REQ-130494/F-Active Park Assist (APA) Signal Processing - Positional </w:t>
            </w:r>
            <w:proofErr w:type="spellStart"/>
            <w:r>
              <w:rPr>
                <w:sz w:val="16"/>
                <w:szCs w:val="16"/>
              </w:rPr>
              <w:t>ScanLeft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CAMERA-FUR-REQ-130495/F-Active Park Assist (APA) Signal Processing - Positional </w:t>
            </w:r>
            <w:proofErr w:type="spellStart"/>
            <w:r>
              <w:rPr>
                <w:sz w:val="16"/>
                <w:szCs w:val="16"/>
              </w:rPr>
              <w:t>ScanRight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CAMERA-FUR-REQ-130496/H-Active Park Assist (APA) Signal Processing - Positional Symbol1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CAMERA-FUR-REQ-130497/G-Active Park Assist (APA) Signal Processing - Positional Symbol2</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add B479/C519 implementation notes, bug fixes per latest </w:t>
            </w:r>
            <w:proofErr w:type="spellStart"/>
            <w:r>
              <w:rPr>
                <w:sz w:val="16"/>
                <w:szCs w:val="16"/>
              </w:rPr>
              <w:t>ApaCsi</w:t>
            </w:r>
            <w:proofErr w:type="spellEnd"/>
            <w:r>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CAMERA-FUR-REQ-130498/H-Active Park Assist (APA) Signal Processing - Positional Text1</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add B479/C519 implementation notes, bug fixes per latest </w:t>
            </w:r>
            <w:proofErr w:type="spellStart"/>
            <w:r>
              <w:rPr>
                <w:sz w:val="16"/>
                <w:szCs w:val="16"/>
              </w:rPr>
              <w:t>ApaCsi</w:t>
            </w:r>
            <w:proofErr w:type="spellEnd"/>
            <w:r>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CAMERA-FUR-REQ-130500/H-Active Park Assist (APA) Signal Processing - Positional Text2</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add B479/C519 implementation notes, bug fixes per latest </w:t>
            </w:r>
            <w:proofErr w:type="spellStart"/>
            <w:r>
              <w:rPr>
                <w:sz w:val="16"/>
                <w:szCs w:val="16"/>
              </w:rPr>
              <w:t>ApaCsi</w:t>
            </w:r>
            <w:proofErr w:type="spellEnd"/>
            <w:r>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CAMERA-FUR-REQ-130502/F-Active Park Assist (APA) Signal Processing - Positional </w:t>
            </w:r>
            <w:proofErr w:type="spellStart"/>
            <w:r>
              <w:rPr>
                <w:sz w:val="16"/>
                <w:szCs w:val="16"/>
              </w:rPr>
              <w:t>CarLeft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CAMERA-FUR-REQ-165423/D-Active Park Assist (APA) Signal Processing - Positional </w:t>
            </w:r>
            <w:proofErr w:type="spellStart"/>
            <w:r>
              <w:rPr>
                <w:sz w:val="16"/>
                <w:szCs w:val="16"/>
              </w:rPr>
              <w:t>CarRight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CAMERA-FUR-REQ-165424/D-Active Park Assist (APA) Signal Processing - Positional </w:t>
            </w:r>
            <w:proofErr w:type="spellStart"/>
            <w:r>
              <w:rPr>
                <w:sz w:val="16"/>
                <w:szCs w:val="16"/>
              </w:rPr>
              <w:t>CarPOA</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CAMERA-FUR-REQ-130503/H-Active Park Assist (APA) Signal Processing - Positional </w:t>
            </w:r>
            <w:proofErr w:type="spellStart"/>
            <w:r>
              <w:rPr>
                <w:sz w:val="16"/>
                <w:szCs w:val="16"/>
              </w:rPr>
              <w:t>ParkPilot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CAMERA-FUR-REQ-130504/G-Active Park Assist (APA) Signal Processing - Positional </w:t>
            </w:r>
            <w:proofErr w:type="spellStart"/>
            <w:r>
              <w:rPr>
                <w:sz w:val="16"/>
                <w:szCs w:val="16"/>
              </w:rPr>
              <w:t>ParkScenarioLeft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add B479/C519 implementation notes, bug fixes per latest </w:t>
            </w:r>
            <w:proofErr w:type="spellStart"/>
            <w:r>
              <w:rPr>
                <w:sz w:val="16"/>
                <w:szCs w:val="16"/>
              </w:rPr>
              <w:t>ApaCsi</w:t>
            </w:r>
            <w:proofErr w:type="spellEnd"/>
            <w:r>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CAMERA-FUR-REQ-130505/G-Active Park Assist (APA) Signal Processing - Positional </w:t>
            </w:r>
            <w:proofErr w:type="spellStart"/>
            <w:r>
              <w:rPr>
                <w:sz w:val="16"/>
                <w:szCs w:val="16"/>
              </w:rPr>
              <w:t>ParkScenarioRight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add B479/C519 implementation notes, bug fixes per latest </w:t>
            </w:r>
            <w:proofErr w:type="spellStart"/>
            <w:r>
              <w:rPr>
                <w:sz w:val="16"/>
                <w:szCs w:val="16"/>
              </w:rPr>
              <w:t>ApaCsi</w:t>
            </w:r>
            <w:proofErr w:type="spellEnd"/>
            <w:r>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CAMERA-FUR-REQ-161347/E-Active Park Assist (APA) Signal Processing - Positional </w:t>
            </w:r>
            <w:proofErr w:type="spellStart"/>
            <w:r>
              <w:rPr>
                <w:sz w:val="16"/>
                <w:szCs w:val="16"/>
              </w:rPr>
              <w:t>ParkScenarioPOA</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CAMERA-FUR-REQ-165427/E-Active Park Assist (APA) Signal Processing - Positional </w:t>
            </w:r>
            <w:proofErr w:type="spellStart"/>
            <w:r>
              <w:rPr>
                <w:sz w:val="16"/>
                <w:szCs w:val="16"/>
              </w:rPr>
              <w:t>CarNonRVCSac</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CAMERA-FUR-REQ-165428/D-Active Park Assist (APA) Signal Processing - Positional </w:t>
            </w:r>
            <w:proofErr w:type="spellStart"/>
            <w:r>
              <w:rPr>
                <w:sz w:val="16"/>
                <w:szCs w:val="16"/>
              </w:rPr>
              <w:t>ParkInArrow</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add B479/C519 implementation notes, bug fixes per latest </w:t>
            </w:r>
            <w:proofErr w:type="spellStart"/>
            <w:r>
              <w:rPr>
                <w:sz w:val="16"/>
                <w:szCs w:val="16"/>
              </w:rPr>
              <w:t>ApaCsi</w:t>
            </w:r>
            <w:proofErr w:type="spellEnd"/>
            <w:r>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CAMERA-FUR-REQ-161348/E-Active Park Assist (APA) Signal Processing - Positional </w:t>
            </w:r>
            <w:proofErr w:type="spellStart"/>
            <w:r>
              <w:rPr>
                <w:sz w:val="16"/>
                <w:szCs w:val="16"/>
              </w:rPr>
              <w:t>POAleft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add B479/C519 implementation notes, bug fixes per latest </w:t>
            </w:r>
            <w:proofErr w:type="spellStart"/>
            <w:r>
              <w:rPr>
                <w:sz w:val="16"/>
                <w:szCs w:val="16"/>
              </w:rPr>
              <w:t>ApaCsi</w:t>
            </w:r>
            <w:proofErr w:type="spellEnd"/>
            <w:r>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CAMERA-FUR-REQ-161349/E-Active Park Assist (APA) Signal Processing - Positional </w:t>
            </w:r>
            <w:proofErr w:type="spellStart"/>
            <w:r>
              <w:rPr>
                <w:sz w:val="16"/>
                <w:szCs w:val="16"/>
              </w:rPr>
              <w:t>POAright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add B479/C519 implementation notes, bug fixes per latest </w:t>
            </w:r>
            <w:proofErr w:type="spellStart"/>
            <w:r>
              <w:rPr>
                <w:sz w:val="16"/>
                <w:szCs w:val="16"/>
              </w:rPr>
              <w:t>ApaCsi</w:t>
            </w:r>
            <w:proofErr w:type="spellEnd"/>
            <w:r>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CAMERA-FUR-REQ-165437/D-Active Park Assist (APA) Signal Processing - Positional </w:t>
            </w:r>
            <w:proofErr w:type="spellStart"/>
            <w:r>
              <w:rPr>
                <w:sz w:val="16"/>
                <w:szCs w:val="16"/>
              </w:rPr>
              <w:t>POArightSelectd</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CAMERA-FUR-REQ-165441/D-Active Park Assist (APA) Signal Processing - Positional </w:t>
            </w:r>
            <w:proofErr w:type="spellStart"/>
            <w:r>
              <w:rPr>
                <w:sz w:val="16"/>
                <w:szCs w:val="16"/>
              </w:rPr>
              <w:t>POAleftSelectd</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CAMERA-FUR-REQ-165442/F-Active Park Assist (APA) Signal Processing - Positional </w:t>
            </w:r>
            <w:proofErr w:type="spellStart"/>
            <w:r>
              <w:rPr>
                <w:sz w:val="16"/>
                <w:szCs w:val="16"/>
              </w:rPr>
              <w:t>SAPFeatureMenuBarVisibility</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CAMERA-FUR-REQ-165445/D-Active Park Assist (APA) Signal Processing - Positional </w:t>
            </w:r>
            <w:proofErr w:type="spellStart"/>
            <w:r>
              <w:rPr>
                <w:sz w:val="16"/>
                <w:szCs w:val="16"/>
              </w:rPr>
              <w:t>SAPFeatureMenuBarHighlight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CAMERA-FUR-REQ-165446/E-Active Park Assist (APA) Signal Processing - Positional </w:t>
            </w:r>
            <w:proofErr w:type="spellStart"/>
            <w:r>
              <w:rPr>
                <w:sz w:val="16"/>
                <w:szCs w:val="16"/>
              </w:rPr>
              <w:t>SAPFeatureMenuBarGreyout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 xml:space="preserve">CAMERA-FUR-REQ-165449/D-Active Park Assist (APA) Signal Processing - Positional </w:t>
            </w:r>
            <w:proofErr w:type="spellStart"/>
            <w:r>
              <w:rPr>
                <w:sz w:val="16"/>
                <w:szCs w:val="16"/>
              </w:rPr>
              <w:t>SAPFeatureMenuContent</w:t>
            </w:r>
            <w:proofErr w:type="spellEnd"/>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235125/D-Reverse Video Camera with Active Park Assist (APA) and Park Distance Control (PDC) Signal Processing</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r>
              <w:rPr>
                <w:sz w:val="16"/>
                <w:szCs w:val="16"/>
              </w:rPr>
              <w:t> </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CAMERA-FUR-REQ-161355/G-Reverse Video Camera with Active Park Assist (APA) and Park Distance Control (PDC) - Positional Symbol3</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CAMERA-FUR-REQ-161356/G-Reverse Video Camera with Active Park Assist (APA) and Park Distance Control (PDC) - Positional Symbol4</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add B479/C519 implementation notes, bug fixes per latest </w:t>
            </w:r>
            <w:proofErr w:type="spellStart"/>
            <w:r>
              <w:rPr>
                <w:sz w:val="16"/>
                <w:szCs w:val="16"/>
              </w:rPr>
              <w:t>ApaCsi</w:t>
            </w:r>
            <w:proofErr w:type="spellEnd"/>
            <w:r>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CAMERA-FUR-REQ-161357/G-Reverse Video Camera with Active Park Assist (APA) and Park Distance Control (PDC) - Positional Text3</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add B479/C519 implementation notes, bug fixes per latest </w:t>
            </w:r>
            <w:proofErr w:type="spellStart"/>
            <w:r>
              <w:rPr>
                <w:sz w:val="16"/>
                <w:szCs w:val="16"/>
              </w:rPr>
              <w:t>ApaCsi</w:t>
            </w:r>
            <w:proofErr w:type="spellEnd"/>
            <w:r>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CAMERA-FUR-REQ-161358/G-Reverse Video Camera with Active Park Assist (APA) and Park Distance Control (PDC) - Positional Text4</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xml:space="preserve">: add B479/C519 implementation notes, bug fixes per latest </w:t>
            </w:r>
            <w:proofErr w:type="spellStart"/>
            <w:r>
              <w:rPr>
                <w:sz w:val="16"/>
                <w:szCs w:val="16"/>
              </w:rPr>
              <w:t>ApaCsi</w:t>
            </w:r>
            <w:proofErr w:type="spellEnd"/>
            <w:r>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4" w:space="0" w:color="auto"/>
              <w:right w:val="single" w:sz="6" w:space="0" w:color="auto"/>
            </w:tcBorders>
          </w:tcPr>
          <w:p w:rsidR="00D10B75" w:rsidRDefault="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tcPr>
          <w:p w:rsidR="00D10B75" w:rsidRDefault="00D10B75" w:rsidP="00D10B75">
            <w:pPr>
              <w:rPr>
                <w:sz w:val="16"/>
                <w:szCs w:val="16"/>
              </w:rPr>
            </w:pPr>
            <w:r>
              <w:rPr>
                <w:sz w:val="16"/>
                <w:szCs w:val="16"/>
              </w:rPr>
              <w:t>CAMERA-FUR-REQ-204405/B-Reverse Video Camera with Active Park Assist (APA) and Park Distance Control (PDC) - Positional Text5</w:t>
            </w:r>
          </w:p>
        </w:tc>
        <w:tc>
          <w:tcPr>
            <w:tcW w:w="5155" w:type="dxa"/>
            <w:gridSpan w:val="2"/>
            <w:tcBorders>
              <w:top w:val="single" w:sz="6" w:space="0" w:color="auto"/>
              <w:left w:val="single" w:sz="6" w:space="0" w:color="auto"/>
              <w:bottom w:val="single" w:sz="6" w:space="0" w:color="auto"/>
              <w:right w:val="single" w:sz="6" w:space="0" w:color="auto"/>
            </w:tcBorders>
          </w:tcPr>
          <w:p w:rsidR="00D10B75" w:rsidRDefault="00D10B75">
            <w:pPr>
              <w:rPr>
                <w:sz w:val="16"/>
                <w:szCs w:val="16"/>
              </w:rPr>
            </w:pPr>
            <w:proofErr w:type="spellStart"/>
            <w:r>
              <w:rPr>
                <w:sz w:val="16"/>
                <w:szCs w:val="16"/>
              </w:rPr>
              <w:t>schapeki</w:t>
            </w:r>
            <w:proofErr w:type="spellEnd"/>
            <w:r>
              <w:rPr>
                <w:sz w:val="16"/>
                <w:szCs w:val="16"/>
              </w:rPr>
              <w:t>: add B479/C519 implementation notes.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D10B75" w:rsidRDefault="00D10B75" w:rsidP="00D10B75">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tcPr>
          <w:p w:rsidR="00D10B75" w:rsidRDefault="00D10B75" w:rsidP="00D10B75">
            <w:pPr>
              <w:spacing w:line="276" w:lineRule="auto"/>
              <w:rPr>
                <w:rFonts w:cs="Arial"/>
                <w:sz w:val="16"/>
                <w:lang w:val="fr-FR"/>
              </w:rPr>
            </w:pPr>
          </w:p>
        </w:tc>
        <w:tc>
          <w:tcPr>
            <w:tcW w:w="2970" w:type="dxa"/>
            <w:tcBorders>
              <w:top w:val="single" w:sz="6" w:space="0" w:color="auto"/>
              <w:left w:val="nil"/>
              <w:bottom w:val="single" w:sz="6" w:space="0" w:color="auto"/>
              <w:right w:val="nil"/>
            </w:tcBorders>
            <w:shd w:val="thinDiagCross" w:color="auto" w:fill="D9D9D9" w:themeFill="background1" w:themeFillShade="D9"/>
          </w:tcPr>
          <w:p w:rsidR="00D10B75" w:rsidRDefault="00D10B75" w:rsidP="00D10B75">
            <w:pPr>
              <w:spacing w:line="276" w:lineRule="auto"/>
              <w:rPr>
                <w:rFonts w:cs="Arial"/>
                <w:sz w:val="16"/>
                <w:lang w:val="fr-FR"/>
              </w:rPr>
            </w:pPr>
          </w:p>
        </w:tc>
        <w:tc>
          <w:tcPr>
            <w:tcW w:w="515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D10B75" w:rsidRDefault="00D10B75" w:rsidP="00D10B75">
            <w:pPr>
              <w:spacing w:line="276" w:lineRule="auto"/>
              <w:rPr>
                <w:rFonts w:cs="Arial"/>
                <w:sz w:val="16"/>
              </w:rPr>
            </w:pPr>
          </w:p>
        </w:tc>
      </w:tr>
      <w:tr w:rsidR="00D10B75" w:rsidRPr="00F103DC"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r>
              <w:rPr>
                <w:rFonts w:cs="Arial"/>
                <w:b/>
                <w:sz w:val="16"/>
              </w:rPr>
              <w:t>October 27, 2016</w:t>
            </w:r>
          </w:p>
        </w:tc>
        <w:tc>
          <w:tcPr>
            <w:tcW w:w="1018"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jc w:val="center"/>
              <w:rPr>
                <w:rFonts w:cs="Arial"/>
                <w:b/>
                <w:sz w:val="16"/>
                <w:lang w:val="fr-FR"/>
              </w:rPr>
            </w:pPr>
            <w:r>
              <w:rPr>
                <w:rFonts w:cs="Arial"/>
                <w:b/>
                <w:sz w:val="16"/>
                <w:lang w:val="fr-FR"/>
              </w:rPr>
              <w:t>1.5</w:t>
            </w:r>
          </w:p>
        </w:tc>
        <w:tc>
          <w:tcPr>
            <w:tcW w:w="8125" w:type="dxa"/>
            <w:gridSpan w:val="3"/>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CAMERA-FUR-REQ-131005/C-Active Park Assist Graphical Requirements - 3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remove references to deleted variables.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CAMERA-FUR-REQ-166820/D-HMI Screen Logical Arbitration - Camera</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update so that APA forces RVC exit delay.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CAMERA-FUR-REQ-131159/E-Active Park Assist (APA) Signal - [</w:t>
            </w:r>
            <w:proofErr w:type="spellStart"/>
            <w:r w:rsidRPr="0066212A">
              <w:rPr>
                <w:rFonts w:cs="Arial"/>
                <w:sz w:val="16"/>
                <w:szCs w:val="16"/>
              </w:rPr>
              <w:t>ApaAcsy_D_RqDrv</w:t>
            </w:r>
            <w:proofErr w:type="spellEnd"/>
            <w:r w:rsidRPr="0066212A">
              <w:rPr>
                <w:rFonts w:cs="Arial"/>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update to match CMDB</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CAMERA-FUR-REQ-130494/G-Active Park Assist (APA) Signal Processing - Positional </w:t>
            </w:r>
            <w:proofErr w:type="spellStart"/>
            <w:r w:rsidRPr="0066212A">
              <w:rPr>
                <w:rFonts w:cs="Arial"/>
                <w:sz w:val="16"/>
                <w:szCs w:val="16"/>
              </w:rPr>
              <w:t>ScanLeft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CAMERA-FUR-REQ-130495/G-Active Park Assist (APA) Signal Processing - Positional </w:t>
            </w:r>
            <w:proofErr w:type="spellStart"/>
            <w:r w:rsidRPr="0066212A">
              <w:rPr>
                <w:rFonts w:cs="Arial"/>
                <w:sz w:val="16"/>
                <w:szCs w:val="16"/>
              </w:rPr>
              <w:t>ScanRight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CAMERA-FUR-REQ-130496/I-Active Park Assist (APA) Signal Processing - Positional Symbol1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065"/>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CAMERA-FUR-REQ-130497/H-Active Park Assist (APA) Signal Processing - Positional Symbol2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25"/>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CAMERA-FUR-REQ-130498/I-Active Park Assist (APA) Signal Processing - Positional Text1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CAMERA-FUR-REQ-130500/I-Active Park Assist (APA) Signal Processing - Positional Text2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CAMERA-FUR-REQ-130502/G-Active Park Assist (APA) Signal Processing - Positional </w:t>
            </w:r>
            <w:proofErr w:type="spellStart"/>
            <w:r w:rsidRPr="0066212A">
              <w:rPr>
                <w:rFonts w:cs="Arial"/>
                <w:sz w:val="16"/>
                <w:szCs w:val="16"/>
              </w:rPr>
              <w:t>CarLeft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CAMERA-FUR-REQ-165423/E-Active Park Assist (APA) Signal Processing - Positional </w:t>
            </w:r>
            <w:proofErr w:type="spellStart"/>
            <w:r w:rsidRPr="0066212A">
              <w:rPr>
                <w:rFonts w:cs="Arial"/>
                <w:sz w:val="16"/>
                <w:szCs w:val="16"/>
              </w:rPr>
              <w:t>CarRight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CAMERA-FUR-REQ-165424/E-Active Park Assist (APA) Signal Processing - Positional </w:t>
            </w:r>
            <w:proofErr w:type="spellStart"/>
            <w:r w:rsidRPr="0066212A">
              <w:rPr>
                <w:rFonts w:cs="Arial"/>
                <w:sz w:val="16"/>
                <w:szCs w:val="16"/>
              </w:rPr>
              <w:t>CarPOA</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CAMERA-FUR-REQ-130503/I-Active Park Assist (APA) Signal Processing - Positional </w:t>
            </w:r>
            <w:proofErr w:type="spellStart"/>
            <w:r w:rsidRPr="0066212A">
              <w:rPr>
                <w:rFonts w:cs="Arial"/>
                <w:sz w:val="16"/>
                <w:szCs w:val="16"/>
              </w:rPr>
              <w:t>ParkPilot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CAMERA-FUR-REQ-130504/H-Active Park Assist (APA) Signal Processing - Positional </w:t>
            </w:r>
            <w:proofErr w:type="spellStart"/>
            <w:r w:rsidRPr="0066212A">
              <w:rPr>
                <w:rFonts w:cs="Arial"/>
                <w:sz w:val="16"/>
                <w:szCs w:val="16"/>
              </w:rPr>
              <w:t>ParkScenarioLeft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CAMERA-FUR-REQ-130505/H-Active Park Assist (APA) Signal Processing - Positional </w:t>
            </w:r>
            <w:proofErr w:type="spellStart"/>
            <w:r w:rsidRPr="0066212A">
              <w:rPr>
                <w:rFonts w:cs="Arial"/>
                <w:sz w:val="16"/>
                <w:szCs w:val="16"/>
              </w:rPr>
              <w:t>ParkScenarioRight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CAMERA-FUR-REQ-161347/F-Active Park Assist (APA) Signal Processing - Positional </w:t>
            </w:r>
            <w:proofErr w:type="spellStart"/>
            <w:r w:rsidRPr="0066212A">
              <w:rPr>
                <w:rFonts w:cs="Arial"/>
                <w:sz w:val="16"/>
                <w:szCs w:val="16"/>
              </w:rPr>
              <w:t>ParkScenarioPOA</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CAMERA-FUR-REQ-165427/F-Active Park Assist (APA) Signal Processing - Positional </w:t>
            </w:r>
            <w:proofErr w:type="spellStart"/>
            <w:r w:rsidRPr="0066212A">
              <w:rPr>
                <w:rFonts w:cs="Arial"/>
                <w:sz w:val="16"/>
                <w:szCs w:val="16"/>
              </w:rPr>
              <w:t>CarNonRVCSac</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CAMERA-FUR-REQ-165428/E-Active Park Assist (APA) Signal Processing - Positional </w:t>
            </w:r>
            <w:proofErr w:type="spellStart"/>
            <w:r w:rsidRPr="0066212A">
              <w:rPr>
                <w:rFonts w:cs="Arial"/>
                <w:sz w:val="16"/>
                <w:szCs w:val="16"/>
              </w:rPr>
              <w:t>ParkInArrow</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CAMERA-FUR-REQ-161348/F-Active Park Assist (APA) Signal Processing - Positional </w:t>
            </w:r>
            <w:proofErr w:type="spellStart"/>
            <w:r w:rsidRPr="0066212A">
              <w:rPr>
                <w:rFonts w:cs="Arial"/>
                <w:sz w:val="16"/>
                <w:szCs w:val="16"/>
              </w:rPr>
              <w:t>POAleft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CAMERA-FUR-REQ-161349/F-Active Park Assist (APA) Signal Processing - Positional </w:t>
            </w:r>
            <w:proofErr w:type="spellStart"/>
            <w:r w:rsidRPr="0066212A">
              <w:rPr>
                <w:rFonts w:cs="Arial"/>
                <w:sz w:val="16"/>
                <w:szCs w:val="16"/>
              </w:rPr>
              <w:t>POAright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CAMERA-FUR-REQ-165437/E-Active Park Assist (APA) Signal Processing - Positional </w:t>
            </w:r>
            <w:proofErr w:type="spellStart"/>
            <w:r w:rsidRPr="0066212A">
              <w:rPr>
                <w:rFonts w:cs="Arial"/>
                <w:sz w:val="16"/>
                <w:szCs w:val="16"/>
              </w:rPr>
              <w:t>POArightSelectd</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CAMERA-FUR-REQ-165441/E-Active Park Assist (APA) Signal Processing - Positional </w:t>
            </w:r>
            <w:proofErr w:type="spellStart"/>
            <w:r w:rsidRPr="0066212A">
              <w:rPr>
                <w:rFonts w:cs="Arial"/>
                <w:sz w:val="16"/>
                <w:szCs w:val="16"/>
              </w:rPr>
              <w:t>POAleftSelectd</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CAMERA-FUR-REQ-165442/G-Active Park Assist (APA) Signal Processing - Positional </w:t>
            </w:r>
            <w:proofErr w:type="spellStart"/>
            <w:r w:rsidRPr="0066212A">
              <w:rPr>
                <w:rFonts w:cs="Arial"/>
                <w:sz w:val="16"/>
                <w:szCs w:val="16"/>
              </w:rPr>
              <w:t>SAPFeatureMenuBarVisibility</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CAMERA-FUR-REQ-165445/E-Active Park Assist (APA) Signal Processing - Positional </w:t>
            </w:r>
            <w:proofErr w:type="spellStart"/>
            <w:r w:rsidRPr="0066212A">
              <w:rPr>
                <w:rFonts w:cs="Arial"/>
                <w:sz w:val="16"/>
                <w:szCs w:val="16"/>
              </w:rPr>
              <w:t>SAPFeatureMenuBarHighlight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CAMERA-FUR-REQ-165446/F-Active Park Assist (APA) Signal Processing - Positional </w:t>
            </w:r>
            <w:proofErr w:type="spellStart"/>
            <w:r w:rsidRPr="0066212A">
              <w:rPr>
                <w:rFonts w:cs="Arial"/>
                <w:sz w:val="16"/>
                <w:szCs w:val="16"/>
              </w:rPr>
              <w:t>SAPFeatureMenuBarGreyout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 xml:space="preserve">CAMERA-FUR-REQ-165449/E-Active Park Assist (APA) Signal Processing - Positional </w:t>
            </w:r>
            <w:proofErr w:type="spellStart"/>
            <w:r w:rsidRPr="0066212A">
              <w:rPr>
                <w:rFonts w:cs="Arial"/>
                <w:sz w:val="16"/>
                <w:szCs w:val="16"/>
              </w:rPr>
              <w:t>SAPFeatureMenuContent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CAMERA-FUR-REQ-161355/H-Reverse Video Camera with Active Park Assist (APA) and Park Distance Control (PDC) - Positional Symbol3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CAMERA-FUR-REQ-161356/H-Reverse Video Camera with Active Park Assist (APA) and Park Distance Control (PDC) - Positional Symbol4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CAMERA-FUR-REQ-161357/H-Reverse Video Camera with Active Park Assist (APA) and Park Distance Control (PDC) - Positional Text3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CAMERA-FUR-REQ-161358/H-Reverse Video Camera with Active Park Assist (APA) and Park Distance Control (PDC) - Positional Text4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6" w:space="0" w:color="auto"/>
              <w:right w:val="single" w:sz="6" w:space="0" w:color="auto"/>
            </w:tcBorders>
          </w:tcPr>
          <w:p w:rsidR="00D10B75" w:rsidRDefault="00D10B75" w:rsidP="00D10B75">
            <w:pPr>
              <w:spacing w:line="276" w:lineRule="auto"/>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rFonts w:cs="Arial"/>
                <w:sz w:val="16"/>
                <w:szCs w:val="16"/>
              </w:rPr>
            </w:pPr>
            <w:r w:rsidRPr="0066212A">
              <w:rPr>
                <w:rFonts w:cs="Arial"/>
                <w:sz w:val="16"/>
                <w:szCs w:val="16"/>
              </w:rPr>
              <w:t>CAMERA-FUR-REQ-204405/C-Reverse Video Camera with Active Park Assist (APA) and Park Distance Control (PDC) - Positional Text5</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66212A" w:rsidRDefault="00D10B75">
            <w:pPr>
              <w:rPr>
                <w:sz w:val="16"/>
                <w:szCs w:val="16"/>
              </w:rPr>
            </w:pPr>
            <w:proofErr w:type="spellStart"/>
            <w:r w:rsidRPr="0066212A">
              <w:rPr>
                <w:sz w:val="16"/>
                <w:szCs w:val="16"/>
              </w:rPr>
              <w:t>schapeki</w:t>
            </w:r>
            <w:proofErr w:type="spellEnd"/>
            <w:r w:rsidRPr="0066212A">
              <w:rPr>
                <w:sz w:val="16"/>
                <w:szCs w:val="16"/>
              </w:rPr>
              <w:t>: show both tables, one for 8" and one for 4"</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D10B75" w:rsidRDefault="00D10B75" w:rsidP="00D10B75">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D10B75" w:rsidRDefault="00D10B75" w:rsidP="00D10B75">
            <w:pPr>
              <w:spacing w:line="276" w:lineRule="auto"/>
              <w:jc w:val="center"/>
              <w:rPr>
                <w:rFonts w:cs="Arial"/>
                <w:sz w:val="16"/>
                <w:lang w:val="fr-FR"/>
              </w:rPr>
            </w:pPr>
          </w:p>
        </w:tc>
        <w:tc>
          <w:tcPr>
            <w:tcW w:w="2970" w:type="dxa"/>
            <w:tcBorders>
              <w:top w:val="single" w:sz="6" w:space="0" w:color="auto"/>
              <w:left w:val="nil"/>
              <w:bottom w:val="single" w:sz="6" w:space="0" w:color="auto"/>
              <w:right w:val="nil"/>
            </w:tcBorders>
            <w:shd w:val="thinDiagCross" w:color="auto" w:fill="D9D9D9" w:themeFill="background1" w:themeFillShade="D9"/>
          </w:tcPr>
          <w:p w:rsidR="00D10B75" w:rsidRDefault="00D10B75" w:rsidP="00D10B75">
            <w:pPr>
              <w:spacing w:line="276" w:lineRule="auto"/>
              <w:jc w:val="center"/>
              <w:rPr>
                <w:rFonts w:cs="Arial"/>
                <w:sz w:val="16"/>
                <w:lang w:val="fr-FR"/>
              </w:rPr>
            </w:pPr>
          </w:p>
        </w:tc>
        <w:tc>
          <w:tcPr>
            <w:tcW w:w="515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D10B75" w:rsidRDefault="00D10B75" w:rsidP="00D10B75">
            <w:pPr>
              <w:spacing w:line="276" w:lineRule="auto"/>
              <w:rPr>
                <w:rFonts w:cs="Arial"/>
                <w:sz w:val="16"/>
              </w:rPr>
            </w:pPr>
          </w:p>
        </w:tc>
      </w:tr>
      <w:tr w:rsidR="00D10B75" w:rsidRPr="00F103DC"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r>
              <w:rPr>
                <w:rFonts w:cs="Arial"/>
                <w:b/>
                <w:sz w:val="16"/>
              </w:rPr>
              <w:t>March 10, 2017</w:t>
            </w:r>
          </w:p>
        </w:tc>
        <w:tc>
          <w:tcPr>
            <w:tcW w:w="1018"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jc w:val="center"/>
              <w:rPr>
                <w:rFonts w:cs="Arial"/>
                <w:b/>
                <w:sz w:val="16"/>
                <w:lang w:val="fr-FR"/>
              </w:rPr>
            </w:pPr>
            <w:r>
              <w:rPr>
                <w:rFonts w:cs="Arial"/>
                <w:b/>
                <w:sz w:val="16"/>
                <w:lang w:val="fr-FR"/>
              </w:rPr>
              <w:t>1.6</w:t>
            </w:r>
          </w:p>
        </w:tc>
        <w:tc>
          <w:tcPr>
            <w:tcW w:w="8125" w:type="dxa"/>
            <w:gridSpan w:val="3"/>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405481/B-</w:t>
            </w:r>
            <w:proofErr w:type="spellStart"/>
            <w:r w:rsidRPr="007451D1">
              <w:rPr>
                <w:rFonts w:cs="Arial"/>
                <w:sz w:val="16"/>
                <w:szCs w:val="16"/>
              </w:rPr>
              <w:t>HotKey</w:t>
            </w:r>
            <w:proofErr w:type="spellEnd"/>
            <w:r w:rsidRPr="007451D1">
              <w:rPr>
                <w:rFonts w:cs="Arial"/>
                <w:sz w:val="16"/>
                <w:szCs w:val="16"/>
              </w:rPr>
              <w:t xml:space="preserve"> Shortcut Menu General Requirements</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r w:rsidRPr="007451D1">
              <w:rPr>
                <w:sz w:val="16"/>
                <w:szCs w:val="16"/>
              </w:rPr>
              <w:t>structure update, latest context diagram.</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CAMERA-FUR-REQ-236837/B-</w:t>
            </w:r>
            <w:proofErr w:type="spellStart"/>
            <w:r w:rsidRPr="007451D1">
              <w:rPr>
                <w:rFonts w:cs="Arial"/>
                <w:sz w:val="16"/>
                <w:szCs w:val="16"/>
              </w:rPr>
              <w:t>HotKey</w:t>
            </w:r>
            <w:proofErr w:type="spellEnd"/>
            <w:r w:rsidRPr="007451D1">
              <w:rPr>
                <w:rFonts w:cs="Arial"/>
                <w:sz w:val="16"/>
                <w:szCs w:val="16"/>
              </w:rPr>
              <w:t xml:space="preserve"> Shortcut Menu General Requirements 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CAMERA-FUR-REQ-236838/B-</w:t>
            </w:r>
            <w:proofErr w:type="spellStart"/>
            <w:r w:rsidRPr="007451D1">
              <w:rPr>
                <w:rFonts w:cs="Arial"/>
                <w:sz w:val="16"/>
                <w:szCs w:val="16"/>
              </w:rPr>
              <w:t>HotKey</w:t>
            </w:r>
            <w:proofErr w:type="spellEnd"/>
            <w:r w:rsidRPr="007451D1">
              <w:rPr>
                <w:rFonts w:cs="Arial"/>
                <w:sz w:val="16"/>
                <w:szCs w:val="16"/>
              </w:rPr>
              <w:t xml:space="preserve"> Shortcut Menu General Requirements 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CAMERA-FUR-REQ-236839/B-</w:t>
            </w:r>
            <w:proofErr w:type="spellStart"/>
            <w:r w:rsidRPr="007451D1">
              <w:rPr>
                <w:rFonts w:cs="Arial"/>
                <w:sz w:val="16"/>
                <w:szCs w:val="16"/>
              </w:rPr>
              <w:t>HotKey</w:t>
            </w:r>
            <w:proofErr w:type="spellEnd"/>
            <w:r w:rsidRPr="007451D1">
              <w:rPr>
                <w:rFonts w:cs="Arial"/>
                <w:sz w:val="16"/>
                <w:szCs w:val="16"/>
              </w:rPr>
              <w:t xml:space="preserve"> Shortcut Menu General Requirements 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CAMERA-FUR-REQ-235899/B-</w:t>
            </w:r>
            <w:proofErr w:type="spellStart"/>
            <w:r w:rsidRPr="007451D1">
              <w:rPr>
                <w:rFonts w:cs="Arial"/>
                <w:sz w:val="16"/>
                <w:szCs w:val="16"/>
              </w:rPr>
              <w:t>HotKey</w:t>
            </w:r>
            <w:proofErr w:type="spellEnd"/>
            <w:r w:rsidRPr="007451D1">
              <w:rPr>
                <w:rFonts w:cs="Arial"/>
                <w:sz w:val="16"/>
                <w:szCs w:val="16"/>
              </w:rPr>
              <w:t xml:space="preserve"> Shortcut Menu General Requirements 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subsystem HMI version -AB,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CAMERA-FUR-REQ-235900/B-</w:t>
            </w:r>
            <w:proofErr w:type="spellStart"/>
            <w:r w:rsidRPr="007451D1">
              <w:rPr>
                <w:rFonts w:cs="Arial"/>
                <w:sz w:val="16"/>
                <w:szCs w:val="16"/>
              </w:rPr>
              <w:t>HotKey</w:t>
            </w:r>
            <w:proofErr w:type="spellEnd"/>
            <w:r w:rsidRPr="007451D1">
              <w:rPr>
                <w:rFonts w:cs="Arial"/>
                <w:sz w:val="16"/>
                <w:szCs w:val="16"/>
              </w:rPr>
              <w:t xml:space="preserve"> Shortcut Menu General Requirements 5</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subsystem HMI version -AB,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CAMERA-FUR-REQ-235901/B-</w:t>
            </w:r>
            <w:proofErr w:type="spellStart"/>
            <w:r w:rsidRPr="007451D1">
              <w:rPr>
                <w:rFonts w:cs="Arial"/>
                <w:sz w:val="16"/>
                <w:szCs w:val="16"/>
              </w:rPr>
              <w:t>HotKey</w:t>
            </w:r>
            <w:proofErr w:type="spellEnd"/>
            <w:r w:rsidRPr="007451D1">
              <w:rPr>
                <w:rFonts w:cs="Arial"/>
                <w:sz w:val="16"/>
                <w:szCs w:val="16"/>
              </w:rPr>
              <w:t xml:space="preserve"> Shortcut Menu General Requirements 6</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subsystem HMI version -AB,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CAMERA-FUR-REQ-236526/B-</w:t>
            </w:r>
            <w:proofErr w:type="spellStart"/>
            <w:r w:rsidRPr="007451D1">
              <w:rPr>
                <w:rFonts w:cs="Arial"/>
                <w:sz w:val="16"/>
                <w:szCs w:val="16"/>
              </w:rPr>
              <w:t>HotKey</w:t>
            </w:r>
            <w:proofErr w:type="spellEnd"/>
            <w:r w:rsidRPr="007451D1">
              <w:rPr>
                <w:rFonts w:cs="Arial"/>
                <w:sz w:val="16"/>
                <w:szCs w:val="16"/>
              </w:rPr>
              <w:t xml:space="preserve"> Shortcut Menu General Requirements 7</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CAMERA-FUR-REQ-236527/B-</w:t>
            </w:r>
            <w:proofErr w:type="spellStart"/>
            <w:r w:rsidRPr="007451D1">
              <w:rPr>
                <w:rFonts w:cs="Arial"/>
                <w:sz w:val="16"/>
                <w:szCs w:val="16"/>
              </w:rPr>
              <w:t>HotKey</w:t>
            </w:r>
            <w:proofErr w:type="spellEnd"/>
            <w:r w:rsidRPr="007451D1">
              <w:rPr>
                <w:rFonts w:cs="Arial"/>
                <w:sz w:val="16"/>
                <w:szCs w:val="16"/>
              </w:rPr>
              <w:t xml:space="preserve"> Shortcut Menu General Requirements 8</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CAMERA-FUR-REQ-236529/B-</w:t>
            </w:r>
            <w:proofErr w:type="spellStart"/>
            <w:r w:rsidRPr="007451D1">
              <w:rPr>
                <w:rFonts w:cs="Arial"/>
                <w:sz w:val="16"/>
                <w:szCs w:val="16"/>
              </w:rPr>
              <w:t>HotKey</w:t>
            </w:r>
            <w:proofErr w:type="spellEnd"/>
            <w:r w:rsidRPr="007451D1">
              <w:rPr>
                <w:rFonts w:cs="Arial"/>
                <w:sz w:val="16"/>
                <w:szCs w:val="16"/>
              </w:rPr>
              <w:t xml:space="preserve"> Shortcut Menu General Requirements 9</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CAMERA-FUR-REQ-236530/B-</w:t>
            </w:r>
            <w:proofErr w:type="spellStart"/>
            <w:r w:rsidRPr="007451D1">
              <w:rPr>
                <w:rFonts w:cs="Arial"/>
                <w:sz w:val="16"/>
                <w:szCs w:val="16"/>
              </w:rPr>
              <w:t>HotKey</w:t>
            </w:r>
            <w:proofErr w:type="spellEnd"/>
            <w:r w:rsidRPr="007451D1">
              <w:rPr>
                <w:rFonts w:cs="Arial"/>
                <w:sz w:val="16"/>
                <w:szCs w:val="16"/>
              </w:rPr>
              <w:t xml:space="preserve"> Shortcut Menu General Requirements 10</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CAMERA-FUR-REQ-236531/B-</w:t>
            </w:r>
            <w:proofErr w:type="spellStart"/>
            <w:r w:rsidRPr="007451D1">
              <w:rPr>
                <w:rFonts w:cs="Arial"/>
                <w:sz w:val="16"/>
                <w:szCs w:val="16"/>
              </w:rPr>
              <w:t>HotKey</w:t>
            </w:r>
            <w:proofErr w:type="spellEnd"/>
            <w:r w:rsidRPr="007451D1">
              <w:rPr>
                <w:rFonts w:cs="Arial"/>
                <w:sz w:val="16"/>
                <w:szCs w:val="16"/>
              </w:rPr>
              <w:t xml:space="preserve"> Shortcut Menu General Requirements 11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CAMERA-FUR-REQ-236532/B-</w:t>
            </w:r>
            <w:proofErr w:type="spellStart"/>
            <w:r w:rsidRPr="007451D1">
              <w:rPr>
                <w:rFonts w:cs="Arial"/>
                <w:sz w:val="16"/>
                <w:szCs w:val="16"/>
              </w:rPr>
              <w:t>HotKey</w:t>
            </w:r>
            <w:proofErr w:type="spellEnd"/>
            <w:r w:rsidRPr="007451D1">
              <w:rPr>
                <w:rFonts w:cs="Arial"/>
                <w:sz w:val="16"/>
                <w:szCs w:val="16"/>
              </w:rPr>
              <w:t xml:space="preserve"> Shortcut Menu General Requirements 12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CAMERA-FUR-REQ-236533/B-</w:t>
            </w:r>
            <w:proofErr w:type="spellStart"/>
            <w:r w:rsidRPr="007451D1">
              <w:rPr>
                <w:rFonts w:cs="Arial"/>
                <w:sz w:val="16"/>
                <w:szCs w:val="16"/>
              </w:rPr>
              <w:t>HotKey</w:t>
            </w:r>
            <w:proofErr w:type="spellEnd"/>
            <w:r w:rsidRPr="007451D1">
              <w:rPr>
                <w:rFonts w:cs="Arial"/>
                <w:sz w:val="16"/>
                <w:szCs w:val="16"/>
              </w:rPr>
              <w:t xml:space="preserve"> Shortcut Menu General Requirements 13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CAMERA-FUR-REQ-236534/B-</w:t>
            </w:r>
            <w:proofErr w:type="spellStart"/>
            <w:r w:rsidRPr="007451D1">
              <w:rPr>
                <w:rFonts w:cs="Arial"/>
                <w:sz w:val="16"/>
                <w:szCs w:val="16"/>
              </w:rPr>
              <w:t>HotKey</w:t>
            </w:r>
            <w:proofErr w:type="spellEnd"/>
            <w:r w:rsidRPr="007451D1">
              <w:rPr>
                <w:rFonts w:cs="Arial"/>
                <w:sz w:val="16"/>
                <w:szCs w:val="16"/>
              </w:rPr>
              <w:t xml:space="preserve"> Shortcut Menu General Requirements 14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CAMERA-FUR-REQ-236546/B-</w:t>
            </w:r>
            <w:proofErr w:type="spellStart"/>
            <w:r w:rsidRPr="007451D1">
              <w:rPr>
                <w:rFonts w:cs="Arial"/>
                <w:sz w:val="16"/>
                <w:szCs w:val="16"/>
              </w:rPr>
              <w:t>HotKey</w:t>
            </w:r>
            <w:proofErr w:type="spellEnd"/>
            <w:r w:rsidRPr="007451D1">
              <w:rPr>
                <w:rFonts w:cs="Arial"/>
                <w:sz w:val="16"/>
                <w:szCs w:val="16"/>
              </w:rPr>
              <w:t xml:space="preserve"> Shortcut Menu General Requirements 15</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CAMERA-FUR-REQ-236829/B-</w:t>
            </w:r>
            <w:proofErr w:type="spellStart"/>
            <w:r w:rsidRPr="007451D1">
              <w:rPr>
                <w:rFonts w:cs="Arial"/>
                <w:sz w:val="16"/>
                <w:szCs w:val="16"/>
              </w:rPr>
              <w:t>HotKey</w:t>
            </w:r>
            <w:proofErr w:type="spellEnd"/>
            <w:r w:rsidRPr="007451D1">
              <w:rPr>
                <w:rFonts w:cs="Arial"/>
                <w:sz w:val="16"/>
                <w:szCs w:val="16"/>
              </w:rPr>
              <w:t xml:space="preserve"> Shortcut Menu General Requirements 16</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CAMERA-FUR-REQ-236830/B-</w:t>
            </w:r>
            <w:proofErr w:type="spellStart"/>
            <w:r w:rsidRPr="007451D1">
              <w:rPr>
                <w:rFonts w:cs="Arial"/>
                <w:sz w:val="16"/>
                <w:szCs w:val="16"/>
              </w:rPr>
              <w:t>HotKey</w:t>
            </w:r>
            <w:proofErr w:type="spellEnd"/>
            <w:r w:rsidRPr="007451D1">
              <w:rPr>
                <w:rFonts w:cs="Arial"/>
                <w:sz w:val="16"/>
                <w:szCs w:val="16"/>
              </w:rPr>
              <w:t xml:space="preserve"> Shortcut Menu General Requirements 17</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CAMERA-FUR-REQ-236833/B-</w:t>
            </w:r>
            <w:proofErr w:type="spellStart"/>
            <w:r w:rsidRPr="007451D1">
              <w:rPr>
                <w:rFonts w:cs="Arial"/>
                <w:sz w:val="16"/>
                <w:szCs w:val="16"/>
              </w:rPr>
              <w:t>HotKey</w:t>
            </w:r>
            <w:proofErr w:type="spellEnd"/>
            <w:r w:rsidRPr="007451D1">
              <w:rPr>
                <w:rFonts w:cs="Arial"/>
                <w:sz w:val="16"/>
                <w:szCs w:val="16"/>
              </w:rPr>
              <w:t xml:space="preserve"> Shortcut Menu General Requirements 20</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CAMERA-FUR-REQ-236834/B-</w:t>
            </w:r>
            <w:proofErr w:type="spellStart"/>
            <w:r w:rsidRPr="007451D1">
              <w:rPr>
                <w:rFonts w:cs="Arial"/>
                <w:sz w:val="16"/>
                <w:szCs w:val="16"/>
              </w:rPr>
              <w:t>HotKey</w:t>
            </w:r>
            <w:proofErr w:type="spellEnd"/>
            <w:r w:rsidRPr="007451D1">
              <w:rPr>
                <w:rFonts w:cs="Arial"/>
                <w:sz w:val="16"/>
                <w:szCs w:val="16"/>
              </w:rPr>
              <w:t xml:space="preserve"> Shortcut Menu General Requirements 21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CAMERA-FUR-REQ-250044/A-</w:t>
            </w:r>
            <w:proofErr w:type="spellStart"/>
            <w:r w:rsidRPr="007451D1">
              <w:rPr>
                <w:rFonts w:cs="Arial"/>
                <w:sz w:val="16"/>
                <w:szCs w:val="16"/>
              </w:rPr>
              <w:t>HotKey</w:t>
            </w:r>
            <w:proofErr w:type="spellEnd"/>
            <w:r w:rsidRPr="007451D1">
              <w:rPr>
                <w:rFonts w:cs="Arial"/>
                <w:sz w:val="16"/>
                <w:szCs w:val="16"/>
              </w:rPr>
              <w:t xml:space="preserve"> Shortcut Menu General Requirements 22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New </w:t>
            </w:r>
            <w:proofErr w:type="spellStart"/>
            <w:r w:rsidRPr="007451D1">
              <w:rPr>
                <w:sz w:val="16"/>
                <w:szCs w:val="16"/>
              </w:rPr>
              <w:t>HotKey</w:t>
            </w:r>
            <w:proofErr w:type="spellEnd"/>
            <w:r w:rsidRPr="007451D1">
              <w:rPr>
                <w:sz w:val="16"/>
                <w:szCs w:val="16"/>
              </w:rPr>
              <w:t xml:space="preserve"> requirement per version Release 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CAMERA-FUR-REQ-250046/A-</w:t>
            </w:r>
            <w:proofErr w:type="spellStart"/>
            <w:r w:rsidRPr="007451D1">
              <w:rPr>
                <w:rFonts w:cs="Arial"/>
                <w:sz w:val="16"/>
                <w:szCs w:val="16"/>
              </w:rPr>
              <w:t>HotKey</w:t>
            </w:r>
            <w:proofErr w:type="spellEnd"/>
            <w:r w:rsidRPr="007451D1">
              <w:rPr>
                <w:rFonts w:cs="Arial"/>
                <w:sz w:val="16"/>
                <w:szCs w:val="16"/>
              </w:rPr>
              <w:t xml:space="preserve"> Shortcut Menu General Requirements 23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New </w:t>
            </w:r>
            <w:proofErr w:type="spellStart"/>
            <w:r w:rsidRPr="007451D1">
              <w:rPr>
                <w:sz w:val="16"/>
                <w:szCs w:val="16"/>
              </w:rPr>
              <w:t>HotKey</w:t>
            </w:r>
            <w:proofErr w:type="spellEnd"/>
            <w:r w:rsidRPr="007451D1">
              <w:rPr>
                <w:sz w:val="16"/>
                <w:szCs w:val="16"/>
              </w:rPr>
              <w:t xml:space="preserve"> requirement per version Release 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CAMERA-FUR-REQ-250047/A-</w:t>
            </w:r>
            <w:proofErr w:type="spellStart"/>
            <w:r w:rsidRPr="007451D1">
              <w:rPr>
                <w:rFonts w:cs="Arial"/>
                <w:sz w:val="16"/>
                <w:szCs w:val="16"/>
              </w:rPr>
              <w:t>HotKey</w:t>
            </w:r>
            <w:proofErr w:type="spellEnd"/>
            <w:r w:rsidRPr="007451D1">
              <w:rPr>
                <w:rFonts w:cs="Arial"/>
                <w:sz w:val="16"/>
                <w:szCs w:val="16"/>
              </w:rPr>
              <w:t xml:space="preserve"> Shortcut Menu General Requirements 24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New </w:t>
            </w:r>
            <w:proofErr w:type="spellStart"/>
            <w:r w:rsidRPr="007451D1">
              <w:rPr>
                <w:sz w:val="16"/>
                <w:szCs w:val="16"/>
              </w:rPr>
              <w:t>HotKey</w:t>
            </w:r>
            <w:proofErr w:type="spellEnd"/>
            <w:r w:rsidRPr="007451D1">
              <w:rPr>
                <w:sz w:val="16"/>
                <w:szCs w:val="16"/>
              </w:rPr>
              <w:t xml:space="preserve"> requirement per version Release 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CAMERA-FUR-REQ-250491/A-</w:t>
            </w:r>
            <w:proofErr w:type="spellStart"/>
            <w:r w:rsidRPr="007451D1">
              <w:rPr>
                <w:rFonts w:cs="Arial"/>
                <w:sz w:val="16"/>
                <w:szCs w:val="16"/>
              </w:rPr>
              <w:t>HotKey</w:t>
            </w:r>
            <w:proofErr w:type="spellEnd"/>
            <w:r w:rsidRPr="007451D1">
              <w:rPr>
                <w:rFonts w:cs="Arial"/>
                <w:sz w:val="16"/>
                <w:szCs w:val="16"/>
              </w:rPr>
              <w:t xml:space="preserve"> Shortcut Menu General Requirements 25</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New </w:t>
            </w:r>
            <w:proofErr w:type="spellStart"/>
            <w:r w:rsidRPr="007451D1">
              <w:rPr>
                <w:sz w:val="16"/>
                <w:szCs w:val="16"/>
              </w:rPr>
              <w:t>HotKey</w:t>
            </w:r>
            <w:proofErr w:type="spellEnd"/>
            <w:r w:rsidRPr="007451D1">
              <w:rPr>
                <w:sz w:val="16"/>
                <w:szCs w:val="16"/>
              </w:rPr>
              <w:t xml:space="preserve"> requirement per version Release 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CAMERA-FUR-REQ-235902/B-</w:t>
            </w:r>
            <w:proofErr w:type="spellStart"/>
            <w:r w:rsidRPr="007451D1">
              <w:rPr>
                <w:rFonts w:cs="Arial"/>
                <w:sz w:val="16"/>
                <w:szCs w:val="16"/>
              </w:rPr>
              <w:t>HotKey</w:t>
            </w:r>
            <w:proofErr w:type="spellEnd"/>
            <w:r w:rsidRPr="007451D1">
              <w:rPr>
                <w:rFonts w:cs="Arial"/>
                <w:sz w:val="16"/>
                <w:szCs w:val="16"/>
              </w:rPr>
              <w:t xml:space="preserve"> Shortcut Menu Signal List - </w:t>
            </w:r>
            <w:proofErr w:type="spellStart"/>
            <w:r w:rsidRPr="007451D1">
              <w:rPr>
                <w:rFonts w:cs="Arial"/>
                <w:sz w:val="16"/>
                <w:szCs w:val="16"/>
              </w:rPr>
              <w:t>ApaMdeStat_D_RqDrv</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CAMERA-FUR-REQ-235903/B-</w:t>
            </w:r>
            <w:proofErr w:type="spellStart"/>
            <w:r w:rsidRPr="007451D1">
              <w:rPr>
                <w:rFonts w:cs="Arial"/>
                <w:sz w:val="16"/>
                <w:szCs w:val="16"/>
              </w:rPr>
              <w:t>HotKey</w:t>
            </w:r>
            <w:proofErr w:type="spellEnd"/>
            <w:r w:rsidRPr="007451D1">
              <w:rPr>
                <w:rFonts w:cs="Arial"/>
                <w:sz w:val="16"/>
                <w:szCs w:val="16"/>
              </w:rPr>
              <w:t xml:space="preserve"> Shortcut Menu Signal List - </w:t>
            </w:r>
            <w:proofErr w:type="spellStart"/>
            <w:r w:rsidRPr="007451D1">
              <w:rPr>
                <w:rFonts w:cs="Arial"/>
                <w:sz w:val="16"/>
                <w:szCs w:val="16"/>
              </w:rPr>
              <w:t>ApaSwtch_D_RqMnu</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subsystem HMI version -AB.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CAMERA-FUR-REQ-235904/B-</w:t>
            </w:r>
            <w:proofErr w:type="spellStart"/>
            <w:r w:rsidRPr="007451D1">
              <w:rPr>
                <w:rFonts w:cs="Arial"/>
                <w:sz w:val="16"/>
                <w:szCs w:val="16"/>
              </w:rPr>
              <w:t>HotKey</w:t>
            </w:r>
            <w:proofErr w:type="spellEnd"/>
            <w:r w:rsidRPr="007451D1">
              <w:rPr>
                <w:rFonts w:cs="Arial"/>
                <w:sz w:val="16"/>
                <w:szCs w:val="16"/>
              </w:rPr>
              <w:t xml:space="preserve"> Shortcut Menu Signal List - </w:t>
            </w:r>
            <w:proofErr w:type="spellStart"/>
            <w:r w:rsidRPr="007451D1">
              <w:rPr>
                <w:rFonts w:cs="Arial"/>
                <w:sz w:val="16"/>
                <w:szCs w:val="16"/>
              </w:rPr>
              <w:t>PrkAidSwtch_D_RqMnu</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subsystem HMI version -AB.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CAMERA-FUR-REQ-236835/B-</w:t>
            </w:r>
            <w:proofErr w:type="spellStart"/>
            <w:r w:rsidRPr="007451D1">
              <w:rPr>
                <w:rFonts w:cs="Arial"/>
                <w:sz w:val="16"/>
                <w:szCs w:val="16"/>
              </w:rPr>
              <w:t>HotKey</w:t>
            </w:r>
            <w:proofErr w:type="spellEnd"/>
            <w:r w:rsidRPr="007451D1">
              <w:rPr>
                <w:rFonts w:cs="Arial"/>
                <w:sz w:val="16"/>
                <w:szCs w:val="16"/>
              </w:rPr>
              <w:t xml:space="preserve"> Shortcut Menu Signal List - </w:t>
            </w:r>
            <w:proofErr w:type="spellStart"/>
            <w:r w:rsidRPr="007451D1">
              <w:rPr>
                <w:rFonts w:cs="Arial"/>
                <w:sz w:val="16"/>
                <w:szCs w:val="16"/>
              </w:rPr>
              <w:t>PrkAidFront_D_Stat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CAMERA-FUR-REQ-236836/B-</w:t>
            </w:r>
            <w:proofErr w:type="spellStart"/>
            <w:r w:rsidRPr="007451D1">
              <w:rPr>
                <w:rFonts w:cs="Arial"/>
                <w:sz w:val="16"/>
                <w:szCs w:val="16"/>
              </w:rPr>
              <w:t>HotKey</w:t>
            </w:r>
            <w:proofErr w:type="spellEnd"/>
            <w:r w:rsidRPr="007451D1">
              <w:rPr>
                <w:rFonts w:cs="Arial"/>
                <w:sz w:val="16"/>
                <w:szCs w:val="16"/>
              </w:rPr>
              <w:t xml:space="preserve"> Shortcut Menu Signal List - </w:t>
            </w:r>
            <w:proofErr w:type="spellStart"/>
            <w:r w:rsidRPr="007451D1">
              <w:rPr>
                <w:rFonts w:cs="Arial"/>
                <w:sz w:val="16"/>
                <w:szCs w:val="16"/>
              </w:rPr>
              <w:t>PrkAidRear_D_Stat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CAMERA-FUR-REQ-235906/B-</w:t>
            </w:r>
            <w:proofErr w:type="spellStart"/>
            <w:r w:rsidRPr="007451D1">
              <w:rPr>
                <w:rFonts w:cs="Arial"/>
                <w:sz w:val="16"/>
                <w:szCs w:val="16"/>
              </w:rPr>
              <w:t>HotKey</w:t>
            </w:r>
            <w:proofErr w:type="spellEnd"/>
            <w:r w:rsidRPr="007451D1">
              <w:rPr>
                <w:rFonts w:cs="Arial"/>
                <w:sz w:val="16"/>
                <w:szCs w:val="16"/>
              </w:rPr>
              <w:t xml:space="preserve"> Shortcut Menu Signal Processing Requirements 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CAMERA-FUR-REQ-235908/B-</w:t>
            </w:r>
            <w:proofErr w:type="spellStart"/>
            <w:r w:rsidRPr="007451D1">
              <w:rPr>
                <w:rFonts w:cs="Arial"/>
                <w:sz w:val="16"/>
                <w:szCs w:val="16"/>
              </w:rPr>
              <w:t>HotKey</w:t>
            </w:r>
            <w:proofErr w:type="spellEnd"/>
            <w:r w:rsidRPr="007451D1">
              <w:rPr>
                <w:rFonts w:cs="Arial"/>
                <w:sz w:val="16"/>
                <w:szCs w:val="16"/>
              </w:rPr>
              <w:t xml:space="preserve"> Shortcut Menu Signal Processing Requirements 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CAMERA-FUR-REQ-235909/B-</w:t>
            </w:r>
            <w:proofErr w:type="spellStart"/>
            <w:r w:rsidRPr="007451D1">
              <w:rPr>
                <w:rFonts w:cs="Arial"/>
                <w:sz w:val="16"/>
                <w:szCs w:val="16"/>
              </w:rPr>
              <w:t>HotKey</w:t>
            </w:r>
            <w:proofErr w:type="spellEnd"/>
            <w:r w:rsidRPr="007451D1">
              <w:rPr>
                <w:rFonts w:cs="Arial"/>
                <w:sz w:val="16"/>
                <w:szCs w:val="16"/>
              </w:rPr>
              <w:t xml:space="preserve"> Shortcut Menu Signal Processing Requirements 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CAMERA-FUR-REQ-235910/B-</w:t>
            </w:r>
            <w:proofErr w:type="spellStart"/>
            <w:r w:rsidRPr="007451D1">
              <w:rPr>
                <w:rFonts w:cs="Arial"/>
                <w:sz w:val="16"/>
                <w:szCs w:val="16"/>
              </w:rPr>
              <w:t>HotKey</w:t>
            </w:r>
            <w:proofErr w:type="spellEnd"/>
            <w:r w:rsidRPr="007451D1">
              <w:rPr>
                <w:rFonts w:cs="Arial"/>
                <w:sz w:val="16"/>
                <w:szCs w:val="16"/>
              </w:rPr>
              <w:t xml:space="preserve"> Shortcut Menu Signal Processing Requirements 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subsystem HMI version -AB.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CAMERA-FUR-REQ-235911/B-</w:t>
            </w:r>
            <w:proofErr w:type="spellStart"/>
            <w:r w:rsidRPr="007451D1">
              <w:rPr>
                <w:rFonts w:cs="Arial"/>
                <w:sz w:val="16"/>
                <w:szCs w:val="16"/>
              </w:rPr>
              <w:t>HotKey</w:t>
            </w:r>
            <w:proofErr w:type="spellEnd"/>
            <w:r w:rsidRPr="007451D1">
              <w:rPr>
                <w:rFonts w:cs="Arial"/>
                <w:sz w:val="16"/>
                <w:szCs w:val="16"/>
              </w:rPr>
              <w:t xml:space="preserve"> Shortcut Menu Signal Processing Requirements 5</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subsystem HMI version -AB.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CAMERA-FUR-REQ-235912/B-</w:t>
            </w:r>
            <w:proofErr w:type="spellStart"/>
            <w:r w:rsidRPr="007451D1">
              <w:rPr>
                <w:rFonts w:cs="Arial"/>
                <w:sz w:val="16"/>
                <w:szCs w:val="16"/>
              </w:rPr>
              <w:t>HotKey</w:t>
            </w:r>
            <w:proofErr w:type="spellEnd"/>
            <w:r w:rsidRPr="007451D1">
              <w:rPr>
                <w:rFonts w:cs="Arial"/>
                <w:sz w:val="16"/>
                <w:szCs w:val="16"/>
              </w:rPr>
              <w:t xml:space="preserve"> Shortcut Menu Signal Processing Requirements 6</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subsystem HMI version -AB.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CAMERA-FUR-REQ-235913/B-</w:t>
            </w:r>
            <w:proofErr w:type="spellStart"/>
            <w:r w:rsidRPr="007451D1">
              <w:rPr>
                <w:rFonts w:cs="Arial"/>
                <w:sz w:val="16"/>
                <w:szCs w:val="16"/>
              </w:rPr>
              <w:t>HotKey</w:t>
            </w:r>
            <w:proofErr w:type="spellEnd"/>
            <w:r w:rsidRPr="007451D1">
              <w:rPr>
                <w:rFonts w:cs="Arial"/>
                <w:sz w:val="16"/>
                <w:szCs w:val="16"/>
              </w:rPr>
              <w:t xml:space="preserve"> Shortcut Menu Signal Processing Requirements 7</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subsystem HMI version -AB.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CAMERA-FUR-REQ-235914/B-</w:t>
            </w:r>
            <w:proofErr w:type="spellStart"/>
            <w:r w:rsidRPr="007451D1">
              <w:rPr>
                <w:rFonts w:cs="Arial"/>
                <w:sz w:val="16"/>
                <w:szCs w:val="16"/>
              </w:rPr>
              <w:t>HotKey</w:t>
            </w:r>
            <w:proofErr w:type="spellEnd"/>
            <w:r w:rsidRPr="007451D1">
              <w:rPr>
                <w:rFonts w:cs="Arial"/>
                <w:sz w:val="16"/>
                <w:szCs w:val="16"/>
              </w:rPr>
              <w:t xml:space="preserve"> Shortcut Menu Signal Processing Requirements 8</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subsystem HMI version -AB.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CAMERA-FUR-REQ-235915/B-</w:t>
            </w:r>
            <w:proofErr w:type="spellStart"/>
            <w:r w:rsidRPr="007451D1">
              <w:rPr>
                <w:rFonts w:cs="Arial"/>
                <w:sz w:val="16"/>
                <w:szCs w:val="16"/>
              </w:rPr>
              <w:t>HotKey</w:t>
            </w:r>
            <w:proofErr w:type="spellEnd"/>
            <w:r w:rsidRPr="007451D1">
              <w:rPr>
                <w:rFonts w:cs="Arial"/>
                <w:sz w:val="16"/>
                <w:szCs w:val="16"/>
              </w:rPr>
              <w:t xml:space="preserve"> Shortcut Menu Signal Processing Requirements 9</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subsystem HMI version -AB.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CAMERA-FUR-REQ-236842/B-</w:t>
            </w:r>
            <w:proofErr w:type="spellStart"/>
            <w:r w:rsidRPr="007451D1">
              <w:rPr>
                <w:rFonts w:cs="Arial"/>
                <w:sz w:val="16"/>
                <w:szCs w:val="16"/>
              </w:rPr>
              <w:t>HotKey</w:t>
            </w:r>
            <w:proofErr w:type="spellEnd"/>
            <w:r w:rsidRPr="007451D1">
              <w:rPr>
                <w:rFonts w:cs="Arial"/>
                <w:sz w:val="16"/>
                <w:szCs w:val="16"/>
              </w:rPr>
              <w:t xml:space="preserve"> Shortcut Menu Signal Processing Requirements 10</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CAMERA-FUR-REQ-236843/B-</w:t>
            </w:r>
            <w:proofErr w:type="spellStart"/>
            <w:r w:rsidRPr="007451D1">
              <w:rPr>
                <w:rFonts w:cs="Arial"/>
                <w:sz w:val="16"/>
                <w:szCs w:val="16"/>
              </w:rPr>
              <w:t>HotKey</w:t>
            </w:r>
            <w:proofErr w:type="spellEnd"/>
            <w:r w:rsidRPr="007451D1">
              <w:rPr>
                <w:rFonts w:cs="Arial"/>
                <w:sz w:val="16"/>
                <w:szCs w:val="16"/>
              </w:rPr>
              <w:t xml:space="preserve"> Shortcut Menu Signal Processing Requirements 11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subsystem HMI version -AB.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CAMERA-FUR-REQ-235916/B-</w:t>
            </w:r>
            <w:proofErr w:type="spellStart"/>
            <w:r w:rsidRPr="007451D1">
              <w:rPr>
                <w:rFonts w:cs="Arial"/>
                <w:sz w:val="16"/>
                <w:szCs w:val="16"/>
              </w:rPr>
              <w:t>HotKey</w:t>
            </w:r>
            <w:proofErr w:type="spellEnd"/>
            <w:r w:rsidRPr="007451D1">
              <w:rPr>
                <w:rFonts w:cs="Arial"/>
                <w:sz w:val="16"/>
                <w:szCs w:val="16"/>
              </w:rPr>
              <w:t xml:space="preserve"> Shortcut Menu Signal Processing Requirements 12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CAMERA-FUR-REQ-236840/B-</w:t>
            </w:r>
            <w:proofErr w:type="spellStart"/>
            <w:r w:rsidRPr="007451D1">
              <w:rPr>
                <w:rFonts w:cs="Arial"/>
                <w:sz w:val="16"/>
                <w:szCs w:val="16"/>
              </w:rPr>
              <w:t>HotKey</w:t>
            </w:r>
            <w:proofErr w:type="spellEnd"/>
            <w:r w:rsidRPr="007451D1">
              <w:rPr>
                <w:rFonts w:cs="Arial"/>
                <w:sz w:val="16"/>
                <w:szCs w:val="16"/>
              </w:rPr>
              <w:t xml:space="preserve"> Shortcut Menu Signal Processing Requirements 13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CAMERA-FUR-REQ-236841/B-</w:t>
            </w:r>
            <w:proofErr w:type="spellStart"/>
            <w:r w:rsidRPr="007451D1">
              <w:rPr>
                <w:rFonts w:cs="Arial"/>
                <w:sz w:val="16"/>
                <w:szCs w:val="16"/>
              </w:rPr>
              <w:t>HotKey</w:t>
            </w:r>
            <w:proofErr w:type="spellEnd"/>
            <w:r w:rsidRPr="007451D1">
              <w:rPr>
                <w:rFonts w:cs="Arial"/>
                <w:sz w:val="16"/>
                <w:szCs w:val="16"/>
              </w:rPr>
              <w:t xml:space="preserve"> Shortcut Menu Signal Processing Requirements 14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CAMERA-FUR-REQ-237606/B-</w:t>
            </w:r>
            <w:proofErr w:type="spellStart"/>
            <w:r w:rsidRPr="007451D1">
              <w:rPr>
                <w:rFonts w:cs="Arial"/>
                <w:sz w:val="16"/>
                <w:szCs w:val="16"/>
              </w:rPr>
              <w:t>HotKey</w:t>
            </w:r>
            <w:proofErr w:type="spellEnd"/>
            <w:r w:rsidRPr="007451D1">
              <w:rPr>
                <w:rFonts w:cs="Arial"/>
                <w:sz w:val="16"/>
                <w:szCs w:val="16"/>
              </w:rPr>
              <w:t xml:space="preserve"> Shortcut Menu Signal Processing Requirements 15</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CAMERA-FUR-REQ-235917/B-</w:t>
            </w:r>
            <w:proofErr w:type="spellStart"/>
            <w:r w:rsidRPr="007451D1">
              <w:rPr>
                <w:rFonts w:cs="Arial"/>
                <w:sz w:val="16"/>
                <w:szCs w:val="16"/>
              </w:rPr>
              <w:t>HotKey</w:t>
            </w:r>
            <w:proofErr w:type="spellEnd"/>
            <w:r w:rsidRPr="007451D1">
              <w:rPr>
                <w:rFonts w:cs="Arial"/>
                <w:sz w:val="16"/>
                <w:szCs w:val="16"/>
              </w:rPr>
              <w:t xml:space="preserve"> Shortcut Menu Signal Processing Requirements 16</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CAMERA-FUR-REQ-235918/B-</w:t>
            </w:r>
            <w:proofErr w:type="spellStart"/>
            <w:r w:rsidRPr="007451D1">
              <w:rPr>
                <w:rFonts w:cs="Arial"/>
                <w:sz w:val="16"/>
                <w:szCs w:val="16"/>
              </w:rPr>
              <w:t>HotKey</w:t>
            </w:r>
            <w:proofErr w:type="spellEnd"/>
            <w:r w:rsidRPr="007451D1">
              <w:rPr>
                <w:rFonts w:cs="Arial"/>
                <w:sz w:val="16"/>
                <w:szCs w:val="16"/>
              </w:rPr>
              <w:t xml:space="preserve"> Shortcut Menu Signal Processing Requirements 17</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CAMERA-FUR-REQ-235920/B-</w:t>
            </w:r>
            <w:proofErr w:type="spellStart"/>
            <w:r w:rsidRPr="007451D1">
              <w:rPr>
                <w:rFonts w:cs="Arial"/>
                <w:sz w:val="16"/>
                <w:szCs w:val="16"/>
              </w:rPr>
              <w:t>HotKey</w:t>
            </w:r>
            <w:proofErr w:type="spellEnd"/>
            <w:r w:rsidRPr="007451D1">
              <w:rPr>
                <w:rFonts w:cs="Arial"/>
                <w:sz w:val="16"/>
                <w:szCs w:val="16"/>
              </w:rPr>
              <w:t xml:space="preserve"> Shortcut Menu Signal Processing Requirements 18</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to latest </w:t>
            </w:r>
            <w:proofErr w:type="spellStart"/>
            <w:r w:rsidRPr="007451D1">
              <w:rPr>
                <w:sz w:val="16"/>
                <w:szCs w:val="16"/>
              </w:rPr>
              <w:t>HotKey</w:t>
            </w:r>
            <w:proofErr w:type="spellEnd"/>
            <w:r w:rsidRPr="007451D1">
              <w:rPr>
                <w:sz w:val="16"/>
                <w:szCs w:val="16"/>
              </w:rPr>
              <w:t xml:space="preserve"> version </w:t>
            </w:r>
            <w:proofErr w:type="spellStart"/>
            <w:r w:rsidRPr="007451D1">
              <w:rPr>
                <w:sz w:val="16"/>
                <w:szCs w:val="16"/>
              </w:rPr>
              <w:t>Release_C</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CAMERA-FUR-REQ-250026/A-</w:t>
            </w:r>
            <w:proofErr w:type="spellStart"/>
            <w:r w:rsidRPr="007451D1">
              <w:rPr>
                <w:rFonts w:cs="Arial"/>
                <w:sz w:val="16"/>
                <w:szCs w:val="16"/>
              </w:rPr>
              <w:t>HotKey</w:t>
            </w:r>
            <w:proofErr w:type="spellEnd"/>
            <w:r w:rsidRPr="007451D1">
              <w:rPr>
                <w:rFonts w:cs="Arial"/>
                <w:sz w:val="16"/>
                <w:szCs w:val="16"/>
              </w:rPr>
              <w:t xml:space="preserve"> Shortcut Menu Signal Processing Requirements 19</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New </w:t>
            </w:r>
            <w:proofErr w:type="spellStart"/>
            <w:r w:rsidRPr="007451D1">
              <w:rPr>
                <w:sz w:val="16"/>
                <w:szCs w:val="16"/>
              </w:rPr>
              <w:t>HotKey</w:t>
            </w:r>
            <w:proofErr w:type="spellEnd"/>
            <w:r w:rsidRPr="007451D1">
              <w:rPr>
                <w:sz w:val="16"/>
                <w:szCs w:val="16"/>
              </w:rPr>
              <w:t xml:space="preserve"> requirement per version Release 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CAMERA-FUR-REQ-250027/A-</w:t>
            </w:r>
            <w:proofErr w:type="spellStart"/>
            <w:r w:rsidRPr="007451D1">
              <w:rPr>
                <w:rFonts w:cs="Arial"/>
                <w:sz w:val="16"/>
                <w:szCs w:val="16"/>
              </w:rPr>
              <w:t>HotKey</w:t>
            </w:r>
            <w:proofErr w:type="spellEnd"/>
            <w:r w:rsidRPr="007451D1">
              <w:rPr>
                <w:rFonts w:cs="Arial"/>
                <w:sz w:val="16"/>
                <w:szCs w:val="16"/>
              </w:rPr>
              <w:t xml:space="preserve"> Shortcut Menu Signal Processing Requirements 20</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New </w:t>
            </w:r>
            <w:proofErr w:type="spellStart"/>
            <w:r w:rsidRPr="007451D1">
              <w:rPr>
                <w:sz w:val="16"/>
                <w:szCs w:val="16"/>
              </w:rPr>
              <w:t>HotKey</w:t>
            </w:r>
            <w:proofErr w:type="spellEnd"/>
            <w:r w:rsidRPr="007451D1">
              <w:rPr>
                <w:sz w:val="16"/>
                <w:szCs w:val="16"/>
              </w:rPr>
              <w:t xml:space="preserve"> requirement per version Release 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CAMERA-FUR-REQ-250028/A-</w:t>
            </w:r>
            <w:proofErr w:type="spellStart"/>
            <w:r w:rsidRPr="007451D1">
              <w:rPr>
                <w:rFonts w:cs="Arial"/>
                <w:sz w:val="16"/>
                <w:szCs w:val="16"/>
              </w:rPr>
              <w:t>HotKey</w:t>
            </w:r>
            <w:proofErr w:type="spellEnd"/>
            <w:r w:rsidRPr="007451D1">
              <w:rPr>
                <w:rFonts w:cs="Arial"/>
                <w:sz w:val="16"/>
                <w:szCs w:val="16"/>
              </w:rPr>
              <w:t xml:space="preserve"> Shortcut Menu Signal Processing Requirements 21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New </w:t>
            </w:r>
            <w:proofErr w:type="spellStart"/>
            <w:r w:rsidRPr="007451D1">
              <w:rPr>
                <w:sz w:val="16"/>
                <w:szCs w:val="16"/>
              </w:rPr>
              <w:t>HotKey</w:t>
            </w:r>
            <w:proofErr w:type="spellEnd"/>
            <w:r w:rsidRPr="007451D1">
              <w:rPr>
                <w:sz w:val="16"/>
                <w:szCs w:val="16"/>
              </w:rPr>
              <w:t xml:space="preserve"> requirement per version Release 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CAMERA-FUR-REQ-250029/A-</w:t>
            </w:r>
            <w:proofErr w:type="spellStart"/>
            <w:r w:rsidRPr="007451D1">
              <w:rPr>
                <w:rFonts w:cs="Arial"/>
                <w:sz w:val="16"/>
                <w:szCs w:val="16"/>
              </w:rPr>
              <w:t>HotKey</w:t>
            </w:r>
            <w:proofErr w:type="spellEnd"/>
            <w:r w:rsidRPr="007451D1">
              <w:rPr>
                <w:rFonts w:cs="Arial"/>
                <w:sz w:val="16"/>
                <w:szCs w:val="16"/>
              </w:rPr>
              <w:t xml:space="preserve"> Shortcut Menu Signal Processing Requirements 22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New </w:t>
            </w:r>
            <w:proofErr w:type="spellStart"/>
            <w:r w:rsidRPr="007451D1">
              <w:rPr>
                <w:sz w:val="16"/>
                <w:szCs w:val="16"/>
              </w:rPr>
              <w:t>HotKey</w:t>
            </w:r>
            <w:proofErr w:type="spellEnd"/>
            <w:r w:rsidRPr="007451D1">
              <w:rPr>
                <w:sz w:val="16"/>
                <w:szCs w:val="16"/>
              </w:rPr>
              <w:t xml:space="preserve"> requirement per version Release 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CAMERA-FUR-REQ-250030/A-</w:t>
            </w:r>
            <w:proofErr w:type="spellStart"/>
            <w:r w:rsidRPr="007451D1">
              <w:rPr>
                <w:rFonts w:cs="Arial"/>
                <w:sz w:val="16"/>
                <w:szCs w:val="16"/>
              </w:rPr>
              <w:t>HotKey</w:t>
            </w:r>
            <w:proofErr w:type="spellEnd"/>
            <w:r w:rsidRPr="007451D1">
              <w:rPr>
                <w:rFonts w:cs="Arial"/>
                <w:sz w:val="16"/>
                <w:szCs w:val="16"/>
              </w:rPr>
              <w:t xml:space="preserve"> Shortcut Menu Signal Processing Requirements 23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New </w:t>
            </w:r>
            <w:proofErr w:type="spellStart"/>
            <w:r w:rsidRPr="007451D1">
              <w:rPr>
                <w:sz w:val="16"/>
                <w:szCs w:val="16"/>
              </w:rPr>
              <w:t>HotKey</w:t>
            </w:r>
            <w:proofErr w:type="spellEnd"/>
            <w:r w:rsidRPr="007451D1">
              <w:rPr>
                <w:sz w:val="16"/>
                <w:szCs w:val="16"/>
              </w:rPr>
              <w:t xml:space="preserve"> requirement per version Release 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CAMERA-FUR-REQ-250031/A-</w:t>
            </w:r>
            <w:proofErr w:type="spellStart"/>
            <w:r w:rsidRPr="007451D1">
              <w:rPr>
                <w:rFonts w:cs="Arial"/>
                <w:sz w:val="16"/>
                <w:szCs w:val="16"/>
              </w:rPr>
              <w:t>HotKey</w:t>
            </w:r>
            <w:proofErr w:type="spellEnd"/>
            <w:r w:rsidRPr="007451D1">
              <w:rPr>
                <w:rFonts w:cs="Arial"/>
                <w:sz w:val="16"/>
                <w:szCs w:val="16"/>
              </w:rPr>
              <w:t xml:space="preserve"> Shortcut Menu Signal Processing Requirements 25</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New </w:t>
            </w:r>
            <w:proofErr w:type="spellStart"/>
            <w:r w:rsidRPr="007451D1">
              <w:rPr>
                <w:sz w:val="16"/>
                <w:szCs w:val="16"/>
              </w:rPr>
              <w:t>HotKey</w:t>
            </w:r>
            <w:proofErr w:type="spellEnd"/>
            <w:r w:rsidRPr="007451D1">
              <w:rPr>
                <w:sz w:val="16"/>
                <w:szCs w:val="16"/>
              </w:rPr>
              <w:t xml:space="preserve"> requirement per version Release 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CAMERA-FUR-REQ-250032/A-</w:t>
            </w:r>
            <w:proofErr w:type="spellStart"/>
            <w:r w:rsidRPr="007451D1">
              <w:rPr>
                <w:rFonts w:cs="Arial"/>
                <w:sz w:val="16"/>
                <w:szCs w:val="16"/>
              </w:rPr>
              <w:t>HotKey</w:t>
            </w:r>
            <w:proofErr w:type="spellEnd"/>
            <w:r w:rsidRPr="007451D1">
              <w:rPr>
                <w:rFonts w:cs="Arial"/>
                <w:sz w:val="16"/>
                <w:szCs w:val="16"/>
              </w:rPr>
              <w:t xml:space="preserve"> Shortcut Menu Signal Processing Requirements 26</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New </w:t>
            </w:r>
            <w:proofErr w:type="spellStart"/>
            <w:r w:rsidRPr="007451D1">
              <w:rPr>
                <w:sz w:val="16"/>
                <w:szCs w:val="16"/>
              </w:rPr>
              <w:t>HotKey</w:t>
            </w:r>
            <w:proofErr w:type="spellEnd"/>
            <w:r w:rsidRPr="007451D1">
              <w:rPr>
                <w:sz w:val="16"/>
                <w:szCs w:val="16"/>
              </w:rPr>
              <w:t xml:space="preserve"> requirement per version Release 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CAMERA-FUR-REQ-250033/A-</w:t>
            </w:r>
            <w:proofErr w:type="spellStart"/>
            <w:r w:rsidRPr="007451D1">
              <w:rPr>
                <w:rFonts w:cs="Arial"/>
                <w:sz w:val="16"/>
                <w:szCs w:val="16"/>
              </w:rPr>
              <w:t>HotKey</w:t>
            </w:r>
            <w:proofErr w:type="spellEnd"/>
            <w:r w:rsidRPr="007451D1">
              <w:rPr>
                <w:rFonts w:cs="Arial"/>
                <w:sz w:val="16"/>
                <w:szCs w:val="16"/>
              </w:rPr>
              <w:t xml:space="preserve"> Shortcut Menu Signal Processing Requirements 27</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New </w:t>
            </w:r>
            <w:proofErr w:type="spellStart"/>
            <w:r w:rsidRPr="007451D1">
              <w:rPr>
                <w:sz w:val="16"/>
                <w:szCs w:val="16"/>
              </w:rPr>
              <w:t>HotKey</w:t>
            </w:r>
            <w:proofErr w:type="spellEnd"/>
            <w:r w:rsidRPr="007451D1">
              <w:rPr>
                <w:sz w:val="16"/>
                <w:szCs w:val="16"/>
              </w:rPr>
              <w:t xml:space="preserve"> requirement per version Release C.</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CAMERA-FUR-REQ-131020/F-HMI Screen Logical Arbitration - Determine Dynamic Variables (</w:t>
            </w:r>
            <w:proofErr w:type="spellStart"/>
            <w:r w:rsidRPr="007451D1">
              <w:rPr>
                <w:rFonts w:cs="Arial"/>
                <w:sz w:val="16"/>
                <w:szCs w:val="16"/>
              </w:rPr>
              <w:t>GearPosHMI</w:t>
            </w:r>
            <w:proofErr w:type="spellEnd"/>
            <w:r w:rsidRPr="007451D1">
              <w:rPr>
                <w:rFonts w:cs="Arial"/>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w:t>
            </w:r>
            <w:proofErr w:type="spellStart"/>
            <w:r w:rsidRPr="007451D1">
              <w:rPr>
                <w:sz w:val="16"/>
                <w:szCs w:val="16"/>
              </w:rPr>
              <w:t>GearPosHMI</w:t>
            </w:r>
            <w:proofErr w:type="spellEnd"/>
            <w:r w:rsidRPr="007451D1">
              <w:rPr>
                <w:sz w:val="16"/>
                <w:szCs w:val="16"/>
              </w:rPr>
              <w:t xml:space="preserve"> expanded to include new gear signaling</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CAMERA-FUR-REQ-196895/B-HMI Screen Logical Arbitration - Determine Dynamic Variables (</w:t>
            </w:r>
            <w:proofErr w:type="spellStart"/>
            <w:r w:rsidRPr="007451D1">
              <w:rPr>
                <w:rFonts w:cs="Arial"/>
                <w:sz w:val="16"/>
                <w:szCs w:val="16"/>
              </w:rPr>
              <w:t>APA_Mode</w:t>
            </w:r>
            <w:proofErr w:type="spellEnd"/>
            <w:r w:rsidRPr="007451D1">
              <w:rPr>
                <w:rFonts w:cs="Arial"/>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Update for new signal per core APA team feedback.</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CAMERA-FUR-REQ-196898/D-HMI Screen Logical Arbitration - Determine Dynamic Variables (</w:t>
            </w:r>
            <w:proofErr w:type="spellStart"/>
            <w:r w:rsidRPr="007451D1">
              <w:rPr>
                <w:rFonts w:cs="Arial"/>
                <w:sz w:val="16"/>
                <w:szCs w:val="16"/>
              </w:rPr>
              <w:t>PDC_Stat</w:t>
            </w:r>
            <w:proofErr w:type="spellEnd"/>
            <w:r w:rsidRPr="007451D1">
              <w:rPr>
                <w:rFonts w:cs="Arial"/>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w:t>
            </w:r>
            <w:proofErr w:type="spellStart"/>
            <w:r w:rsidRPr="007451D1">
              <w:rPr>
                <w:sz w:val="16"/>
                <w:szCs w:val="16"/>
              </w:rPr>
              <w:t>Correciton</w:t>
            </w:r>
            <w:proofErr w:type="spellEnd"/>
            <w:r w:rsidRPr="007451D1">
              <w:rPr>
                <w:sz w:val="16"/>
                <w:szCs w:val="16"/>
              </w:rPr>
              <w:t xml:space="preserve"> for fault input processing.</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CAMERA-FUR-REQ-166820/E-HMI Screen Logical Arbitration - Camera</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w:t>
            </w:r>
            <w:proofErr w:type="spellStart"/>
            <w:r w:rsidRPr="007451D1">
              <w:rPr>
                <w:sz w:val="16"/>
                <w:szCs w:val="16"/>
              </w:rPr>
              <w:t>clarificaiton</w:t>
            </w:r>
            <w:proofErr w:type="spellEnd"/>
            <w:r w:rsidRPr="007451D1">
              <w:rPr>
                <w:sz w:val="16"/>
                <w:szCs w:val="16"/>
              </w:rPr>
              <w:t xml:space="preserve"> note for symbol "=&gt;"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CAMERA-FUR-REQ-166823/E-HMI Screen Logical Arbitration - APA Dedicated Display</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remove state 5 for "fault" which is already not in any use cases. Add anti-flicker </w:t>
            </w:r>
            <w:proofErr w:type="gramStart"/>
            <w:r w:rsidRPr="007451D1">
              <w:rPr>
                <w:sz w:val="16"/>
                <w:szCs w:val="16"/>
              </w:rPr>
              <w:t>timers</w:t>
            </w:r>
            <w:proofErr w:type="gramEnd"/>
            <w:r w:rsidRPr="007451D1">
              <w:rPr>
                <w:sz w:val="16"/>
                <w:szCs w:val="16"/>
              </w:rPr>
              <w:t xml:space="preserve"> transition into state 4, clear variable </w:t>
            </w:r>
            <w:proofErr w:type="spellStart"/>
            <w:r w:rsidRPr="007451D1">
              <w:rPr>
                <w:sz w:val="16"/>
                <w:szCs w:val="16"/>
              </w:rPr>
              <w:t>APADisp</w:t>
            </w:r>
            <w:proofErr w:type="spellEnd"/>
            <w:r w:rsidRPr="007451D1">
              <w:rPr>
                <w:sz w:val="16"/>
                <w:szCs w:val="16"/>
              </w:rPr>
              <w: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CAMERA-FUR-REQ-131023/F-HMI Screen Logical Arbitration - PDC Dedicated Display+</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anti-flicker timer to transition into states 4, 5; clear </w:t>
            </w:r>
            <w:proofErr w:type="spellStart"/>
            <w:r w:rsidRPr="007451D1">
              <w:rPr>
                <w:sz w:val="16"/>
                <w:szCs w:val="16"/>
              </w:rPr>
              <w:t>PDCDisp</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CAMERA-FUR-REQ-131023/G-HMI Screen Logical Arbitration - PDC Dedicated Display</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Update transition state 1-2</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441626/A-Active Park Assist (APA) Signal list - Internal HMI ECU Configuration Variables</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add in HMI Method 2 variable "Parking Assistance"</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CAMERA-FUR-REQ-247261/A-Active Park Assist (APA) Method 2 Configuration - Parking </w:t>
            </w:r>
            <w:proofErr w:type="spellStart"/>
            <w:r w:rsidRPr="007451D1">
              <w:rPr>
                <w:rFonts w:cs="Arial"/>
                <w:sz w:val="16"/>
                <w:szCs w:val="16"/>
              </w:rPr>
              <w:t>Assistance_Cfg</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Required per </w:t>
            </w:r>
            <w:proofErr w:type="spellStart"/>
            <w:r w:rsidRPr="007451D1">
              <w:rPr>
                <w:sz w:val="16"/>
                <w:szCs w:val="16"/>
              </w:rPr>
              <w:t>ApaCsi</w:t>
            </w:r>
            <w:proofErr w:type="spellEnd"/>
            <w:r w:rsidRPr="007451D1">
              <w:rPr>
                <w:sz w:val="16"/>
                <w:szCs w:val="16"/>
              </w:rPr>
              <w:t xml:space="preserve"> - need to add FAP/SAP/ALL designation.</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CAMERA-FUR-REQ-130494/H-Active Park Assist (APA) Signal Processing - Positional </w:t>
            </w:r>
            <w:proofErr w:type="spellStart"/>
            <w:r w:rsidRPr="007451D1">
              <w:rPr>
                <w:rFonts w:cs="Arial"/>
                <w:sz w:val="16"/>
                <w:szCs w:val="16"/>
              </w:rPr>
              <w:t>ScanLeft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CAMERA-FUR-REQ-130495/H-Active Park Assist (APA) Signal Processing - Positional </w:t>
            </w:r>
            <w:proofErr w:type="spellStart"/>
            <w:r w:rsidRPr="007451D1">
              <w:rPr>
                <w:rFonts w:cs="Arial"/>
                <w:sz w:val="16"/>
                <w:szCs w:val="16"/>
              </w:rPr>
              <w:t>ScanRight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CAMERA-FUR-REQ-130496/J-Active Park Assist (APA) Signal Processing - Positional Symbol1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12/20/2106, ApaCsi279, 397, 012, 277, 411, 013, 556, 019, 555, 405, 409,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 delete note for FAPA-only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CAMERA-FUR-REQ-130497/I-Active Park Assist (APA) Signal Processing - Positional Symbol2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12/20/2016: ApaCsi411(del), 257, 011, 412, 912,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 delete note for FAPA-only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CAMERA-FUR-REQ-130498/J-Active Park Assist (APA) Signal Processing - Positional Text1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12/20/2016: ApaCsi265, 266, 062, 417, 047, 418, 419, 420, 379, 380, 381, 382, 383, 515, 516, 515, 049, 424, 428,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 delete note for FAPA-only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CAMERA-FUR-REQ-130500/J-Active Park Assist (APA) Signal Processing - Positional Text2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12/20/2016: ApaCsi060, 269, 430, 355(del), 360(del), 361, 362, 363, 437, 557,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 delete note for FAPA-only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CAMERA-FUR-REQ-130502/H-Active Park Assist (APA) Signal Processing - Positional </w:t>
            </w:r>
            <w:proofErr w:type="spellStart"/>
            <w:r w:rsidRPr="007451D1">
              <w:rPr>
                <w:rFonts w:cs="Arial"/>
                <w:sz w:val="16"/>
                <w:szCs w:val="16"/>
              </w:rPr>
              <w:t>CarLeft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12/20/2016: ApaCsi561, 562, 563, 564,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CAMERA-FUR-REQ-165423/F-Active Park Assist (APA) Signal Processing - Positional </w:t>
            </w:r>
            <w:proofErr w:type="spellStart"/>
            <w:r w:rsidRPr="007451D1">
              <w:rPr>
                <w:rFonts w:cs="Arial"/>
                <w:sz w:val="16"/>
                <w:szCs w:val="16"/>
              </w:rPr>
              <w:t>CarRight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12/20/2016: ApaCsi565, 566, 567, 568,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CAMERA-FUR-REQ-165424/F-Active Park Assist (APA) Signal Processing - Positional </w:t>
            </w:r>
            <w:proofErr w:type="spellStart"/>
            <w:r w:rsidRPr="007451D1">
              <w:rPr>
                <w:rFonts w:cs="Arial"/>
                <w:sz w:val="16"/>
                <w:szCs w:val="16"/>
              </w:rPr>
              <w:t>CarPOA</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12/20/2016: ApaCsi569,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CAMERA-FUR-REQ-130503/J-Active Park Assist (APA) Signal Processing - Positional </w:t>
            </w:r>
            <w:proofErr w:type="spellStart"/>
            <w:r w:rsidRPr="007451D1">
              <w:rPr>
                <w:rFonts w:cs="Arial"/>
                <w:sz w:val="16"/>
                <w:szCs w:val="16"/>
              </w:rPr>
              <w:t>ParkPilot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CAMERA-FUR-REQ-130504/I-Active Park Assist (APA) Signal Processing - Positional </w:t>
            </w:r>
            <w:proofErr w:type="spellStart"/>
            <w:r w:rsidRPr="007451D1">
              <w:rPr>
                <w:rFonts w:cs="Arial"/>
                <w:sz w:val="16"/>
                <w:szCs w:val="16"/>
              </w:rPr>
              <w:t>ParkScenarioLeft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12/20/2016: ApaCsi523, 524, 570, 571,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 split out check mark modifier</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CAMERA-FUR-REQ-130505/I-Active Park Assist (APA) Signal Processing - Positional </w:t>
            </w:r>
            <w:proofErr w:type="spellStart"/>
            <w:r w:rsidRPr="007451D1">
              <w:rPr>
                <w:rFonts w:cs="Arial"/>
                <w:sz w:val="16"/>
                <w:szCs w:val="16"/>
              </w:rPr>
              <w:t>ParkScenarioRight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12/20/2016: ApaCsi525, 526, 572, 573,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 split out check mark modifier</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CAMERA-FUR-REQ-161347/G-Active Park Assist (APA) Signal Processing - Positional </w:t>
            </w:r>
            <w:proofErr w:type="spellStart"/>
            <w:r w:rsidRPr="007451D1">
              <w:rPr>
                <w:rFonts w:cs="Arial"/>
                <w:sz w:val="16"/>
                <w:szCs w:val="16"/>
              </w:rPr>
              <w:t>ParkScenarioPOA</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12/20/2016: ApaCsi574,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CAMERA-FUR-REQ-165427/G-Active Park Assist (APA) Signal Processing - Positional </w:t>
            </w:r>
            <w:proofErr w:type="spellStart"/>
            <w:r w:rsidRPr="007451D1">
              <w:rPr>
                <w:rFonts w:cs="Arial"/>
                <w:sz w:val="16"/>
                <w:szCs w:val="16"/>
              </w:rPr>
              <w:t>CarNonRVCSac</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12/20/2016: ApaCsi230, 560,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CAMERA-FUR-REQ-165428/F-Active Park Assist (APA) Signal Processing - Positional </w:t>
            </w:r>
            <w:proofErr w:type="spellStart"/>
            <w:r w:rsidRPr="007451D1">
              <w:rPr>
                <w:rFonts w:cs="Arial"/>
                <w:sz w:val="16"/>
                <w:szCs w:val="16"/>
              </w:rPr>
              <w:t>ParkInArrow</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 delete note for FAPA-only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CAMERA-FUR-REQ-161348/G-Active Park Assist (APA) Signal Processing - Positional </w:t>
            </w:r>
            <w:proofErr w:type="spellStart"/>
            <w:r w:rsidRPr="007451D1">
              <w:rPr>
                <w:rFonts w:cs="Arial"/>
                <w:sz w:val="16"/>
                <w:szCs w:val="16"/>
              </w:rPr>
              <w:t>POAleft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CAMERA-FUR-REQ-161349/G-Active Park Assist (APA) Signal Processing - Positional </w:t>
            </w:r>
            <w:proofErr w:type="spellStart"/>
            <w:r w:rsidRPr="007451D1">
              <w:rPr>
                <w:rFonts w:cs="Arial"/>
                <w:sz w:val="16"/>
                <w:szCs w:val="16"/>
              </w:rPr>
              <w:t>POAright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CAMERA-FUR-REQ-165437/F-Active Park Assist (APA) Signal Processing - Positional </w:t>
            </w:r>
            <w:proofErr w:type="spellStart"/>
            <w:r w:rsidRPr="007451D1">
              <w:rPr>
                <w:rFonts w:cs="Arial"/>
                <w:sz w:val="16"/>
                <w:szCs w:val="16"/>
              </w:rPr>
              <w:t>POArightSelectd</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CAMERA-FUR-REQ-165441/F-Active Park Assist (APA) Signal Processing - Positional </w:t>
            </w:r>
            <w:proofErr w:type="spellStart"/>
            <w:r w:rsidRPr="007451D1">
              <w:rPr>
                <w:rFonts w:cs="Arial"/>
                <w:sz w:val="16"/>
                <w:szCs w:val="16"/>
              </w:rPr>
              <w:t>POAleftSelectd</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CAMERA-FUR-REQ-165442/H-Active Park Assist (APA) Signal Processing - Positional </w:t>
            </w:r>
            <w:proofErr w:type="spellStart"/>
            <w:r w:rsidRPr="007451D1">
              <w:rPr>
                <w:rFonts w:cs="Arial"/>
                <w:sz w:val="16"/>
                <w:szCs w:val="16"/>
              </w:rPr>
              <w:t>SAPFeatureMenuBarVisibility</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CAMERA-FUR-REQ-165445/F-Active Park Assist (APA) Signal Processing - Positional </w:t>
            </w:r>
            <w:proofErr w:type="spellStart"/>
            <w:r w:rsidRPr="007451D1">
              <w:rPr>
                <w:rFonts w:cs="Arial"/>
                <w:sz w:val="16"/>
                <w:szCs w:val="16"/>
              </w:rPr>
              <w:t>SAPFeatureMenuBarHighlight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CAMERA-FUR-REQ-165446/G-Active Park Assist (APA) Signal Processing - Positional </w:t>
            </w:r>
            <w:proofErr w:type="spellStart"/>
            <w:r w:rsidRPr="007451D1">
              <w:rPr>
                <w:rFonts w:cs="Arial"/>
                <w:sz w:val="16"/>
                <w:szCs w:val="16"/>
              </w:rPr>
              <w:t>SAPFeatureMenuBarGreyout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CAMERA-FUR-REQ-165449/F-Active Park Assist (APA) Signal Processing - Positional </w:t>
            </w:r>
            <w:proofErr w:type="spellStart"/>
            <w:r w:rsidRPr="007451D1">
              <w:rPr>
                <w:rFonts w:cs="Arial"/>
                <w:sz w:val="16"/>
                <w:szCs w:val="16"/>
              </w:rPr>
              <w:t>SAPFeatureMenuContent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Clarify reference graphics,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CAMERA-FUR-REQ-161350/C-Active Park Assist (APA) Soft Menu Interface General Requirements 2a</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remove SAPP selection grey out comment</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CAMERA-FUR-REQ-165450/B-Active Park Assist (APA) Soft Menu Interface General Requirements 2b</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table to latest </w:t>
            </w:r>
            <w:proofErr w:type="spellStart"/>
            <w:r w:rsidRPr="007451D1">
              <w:rPr>
                <w:sz w:val="16"/>
                <w:szCs w:val="16"/>
              </w:rPr>
              <w:t>ApaCsi</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 xml:space="preserve">CAMERA-FUR-REQ-165451/B-Active Park Assist (APA) Soft Menu Interface General </w:t>
            </w:r>
            <w:proofErr w:type="spellStart"/>
            <w:r w:rsidRPr="007451D1">
              <w:rPr>
                <w:rFonts w:cs="Arial"/>
                <w:sz w:val="16"/>
                <w:szCs w:val="16"/>
              </w:rPr>
              <w:t>Requriements</w:t>
            </w:r>
            <w:proofErr w:type="spellEnd"/>
            <w:r w:rsidRPr="007451D1">
              <w:rPr>
                <w:rFonts w:cs="Arial"/>
                <w:sz w:val="16"/>
                <w:szCs w:val="16"/>
              </w:rPr>
              <w:t xml:space="preserve"> 2c</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table to latest </w:t>
            </w:r>
            <w:proofErr w:type="spellStart"/>
            <w:r w:rsidRPr="007451D1">
              <w:rPr>
                <w:sz w:val="16"/>
                <w:szCs w:val="16"/>
              </w:rPr>
              <w:t>ApaCsi</w:t>
            </w:r>
            <w:proofErr w:type="spellEnd"/>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CAMERA-FUR-REQ-131103/C-Active Park Assist (APA) Soft Menu Interface - Soft Button Interface Logic</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Correction for internal </w:t>
            </w:r>
            <w:proofErr w:type="spellStart"/>
            <w:r w:rsidRPr="007451D1">
              <w:rPr>
                <w:sz w:val="16"/>
                <w:szCs w:val="16"/>
              </w:rPr>
              <w:t>APADisp</w:t>
            </w:r>
            <w:proofErr w:type="spellEnd"/>
            <w:r w:rsidRPr="007451D1">
              <w:rPr>
                <w:sz w:val="16"/>
                <w:szCs w:val="16"/>
              </w:rPr>
              <w:t xml:space="preserve"> variable (clerical)</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235124/D-Reverse Video Camera (RVC) with Active Park Assist (APA) and Park Distance Control (PDC) Signal Interface</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clarify text explanation</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441635/A-Reverse Video Camera (RVC) with Active Park Assist (APA) and Park Distance Control (PDC) Signal List - Received by HMI from PAM</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r w:rsidRPr="007451D1">
              <w:rPr>
                <w:sz w:val="16"/>
                <w:szCs w:val="16"/>
              </w:rPr>
              <w:t>structure 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CAMERA-FUR-REQ-161353/B-Reverse Video Camera (RVC) with Active Park Assist (APA) and Park Distance Control (PDC) Signal List</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add signals to match tables (clerical)</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CAMERA-FUR-REQ-247262/A-Reverse Video Camera (RVC) with Active Pak Assist (APA) and Park Distance Control (PDC) Method 2 Configuration</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Required per </w:t>
            </w:r>
            <w:proofErr w:type="spellStart"/>
            <w:r w:rsidRPr="007451D1">
              <w:rPr>
                <w:sz w:val="16"/>
                <w:szCs w:val="16"/>
              </w:rPr>
              <w:t>ApaCsi</w:t>
            </w:r>
            <w:proofErr w:type="spellEnd"/>
            <w:r w:rsidRPr="007451D1">
              <w:rPr>
                <w:sz w:val="16"/>
                <w:szCs w:val="16"/>
              </w:rPr>
              <w:t xml:space="preserve"> - need to add FAP/SAP/ALL designation.</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CAMERA-FUR-REQ-161355/I-Reverse Video Camera with Active Park Assist (APA) and Park Distance Control (PDC) - Positional Symbol3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 delete note for FAPA-only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CAMERA-FUR-REQ-161356/I-Reverse Video Camera with Active Park Assist (APA) and Park Distance Control (PDC) - Positional Symbol4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 delete note for FAPA-only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CAMERA-FUR-REQ-161357/I-Reverse Video Camera with Active Park Assist (APA) and Park Distance Control (PDC) - Positional Text3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12/20/2016: ApaCsi127, 517, 464, 518, 519, 462, 463, 464, 465, 520, 521, 388,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 delete note for FAPA-only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CAMERA-FUR-REQ-161358/I-Reverse Video Camera with Active Park Assist (APA) and Park Distance Control (PDC) - Positional Text4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Update per </w:t>
            </w:r>
            <w:proofErr w:type="spellStart"/>
            <w:r w:rsidRPr="007451D1">
              <w:rPr>
                <w:sz w:val="16"/>
                <w:szCs w:val="16"/>
              </w:rPr>
              <w:t>ApaCsi</w:t>
            </w:r>
            <w:proofErr w:type="spellEnd"/>
            <w:r w:rsidRPr="007451D1">
              <w:rPr>
                <w:sz w:val="16"/>
                <w:szCs w:val="16"/>
              </w:rPr>
              <w:t xml:space="preserve"> 12/20/2016: ApaCsi475, 558, 522, 134, 368(del), 373(del)374, 364,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 delete note for FAPA-only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6" w:space="0" w:color="auto"/>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rFonts w:cs="Arial"/>
                <w:sz w:val="16"/>
                <w:szCs w:val="16"/>
              </w:rPr>
            </w:pPr>
            <w:r w:rsidRPr="007451D1">
              <w:rPr>
                <w:rFonts w:cs="Arial"/>
                <w:sz w:val="16"/>
                <w:szCs w:val="16"/>
              </w:rPr>
              <w:t>CAMERA-FUR-REQ-204405/D-Reverse Video Camera with Active Park Assist (APA) and Park Distance Control (PDC) - Positional Text5</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451D1" w:rsidRDefault="00D10B75" w:rsidP="00D10B75">
            <w:pPr>
              <w:rPr>
                <w:sz w:val="16"/>
                <w:szCs w:val="16"/>
              </w:rPr>
            </w:pPr>
            <w:proofErr w:type="spellStart"/>
            <w:r w:rsidRPr="007451D1">
              <w:rPr>
                <w:sz w:val="16"/>
                <w:szCs w:val="16"/>
              </w:rPr>
              <w:t>schapeki</w:t>
            </w:r>
            <w:proofErr w:type="spellEnd"/>
            <w:r w:rsidRPr="007451D1">
              <w:rPr>
                <w:sz w:val="16"/>
                <w:szCs w:val="16"/>
              </w:rPr>
              <w:t xml:space="preserve">: add Parking </w:t>
            </w:r>
            <w:proofErr w:type="spellStart"/>
            <w:r w:rsidRPr="007451D1">
              <w:rPr>
                <w:sz w:val="16"/>
                <w:szCs w:val="16"/>
              </w:rPr>
              <w:t>Assistance_Cfg</w:t>
            </w:r>
            <w:proofErr w:type="spellEnd"/>
            <w:r w:rsidRPr="007451D1">
              <w:rPr>
                <w:sz w:val="16"/>
                <w:szCs w:val="16"/>
              </w:rPr>
              <w:t xml:space="preserve"> per </w:t>
            </w:r>
            <w:proofErr w:type="spellStart"/>
            <w:r w:rsidRPr="007451D1">
              <w:rPr>
                <w:sz w:val="16"/>
                <w:szCs w:val="16"/>
              </w:rPr>
              <w:t>ApaCsi</w:t>
            </w:r>
            <w:proofErr w:type="spellEnd"/>
            <w:r w:rsidRPr="007451D1">
              <w:rPr>
                <w:sz w:val="16"/>
                <w:szCs w:val="16"/>
              </w:rPr>
              <w:t xml:space="preserve"> document, delete note for FAPA-only</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D10B75" w:rsidRDefault="00D10B75" w:rsidP="00D10B75">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D10B75" w:rsidRDefault="00D10B75" w:rsidP="00D10B75">
            <w:pPr>
              <w:spacing w:line="276" w:lineRule="auto"/>
              <w:jc w:val="center"/>
              <w:rPr>
                <w:rFonts w:cs="Arial"/>
                <w:sz w:val="16"/>
                <w:lang w:val="fr-FR"/>
              </w:rPr>
            </w:pPr>
          </w:p>
        </w:tc>
        <w:tc>
          <w:tcPr>
            <w:tcW w:w="2970" w:type="dxa"/>
            <w:tcBorders>
              <w:top w:val="single" w:sz="6" w:space="0" w:color="auto"/>
              <w:left w:val="nil"/>
              <w:bottom w:val="single" w:sz="6" w:space="0" w:color="auto"/>
              <w:right w:val="nil"/>
            </w:tcBorders>
            <w:shd w:val="thinDiagCross" w:color="auto" w:fill="D9D9D9" w:themeFill="background1" w:themeFillShade="D9"/>
          </w:tcPr>
          <w:p w:rsidR="00D10B75" w:rsidRDefault="00D10B75" w:rsidP="00D10B75">
            <w:pPr>
              <w:spacing w:line="276" w:lineRule="auto"/>
              <w:jc w:val="center"/>
              <w:rPr>
                <w:rFonts w:cs="Arial"/>
                <w:sz w:val="16"/>
                <w:lang w:val="fr-FR"/>
              </w:rPr>
            </w:pPr>
          </w:p>
        </w:tc>
        <w:tc>
          <w:tcPr>
            <w:tcW w:w="515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D10B75" w:rsidRDefault="00D10B75" w:rsidP="00D10B75">
            <w:pPr>
              <w:spacing w:line="276" w:lineRule="auto"/>
              <w:rPr>
                <w:rFonts w:cs="Arial"/>
                <w:sz w:val="16"/>
              </w:rPr>
            </w:pPr>
          </w:p>
        </w:tc>
      </w:tr>
      <w:tr w:rsidR="00D10B75" w:rsidRPr="00F103DC"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r>
              <w:rPr>
                <w:rFonts w:cs="Arial"/>
                <w:b/>
                <w:sz w:val="16"/>
              </w:rPr>
              <w:t>August 18, 2017</w:t>
            </w:r>
          </w:p>
        </w:tc>
        <w:tc>
          <w:tcPr>
            <w:tcW w:w="1018"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jc w:val="center"/>
              <w:rPr>
                <w:rFonts w:cs="Arial"/>
                <w:b/>
                <w:sz w:val="16"/>
                <w:lang w:val="fr-FR"/>
              </w:rPr>
            </w:pPr>
            <w:r>
              <w:rPr>
                <w:rFonts w:cs="Arial"/>
                <w:b/>
                <w:sz w:val="16"/>
                <w:lang w:val="fr-FR"/>
              </w:rPr>
              <w:t>1.7</w:t>
            </w:r>
          </w:p>
        </w:tc>
        <w:tc>
          <w:tcPr>
            <w:tcW w:w="8125" w:type="dxa"/>
            <w:gridSpan w:val="3"/>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405481/C-</w:t>
            </w:r>
            <w:proofErr w:type="spellStart"/>
            <w:r w:rsidRPr="007161FD">
              <w:rPr>
                <w:rFonts w:cs="Arial"/>
                <w:sz w:val="16"/>
                <w:szCs w:val="16"/>
              </w:rPr>
              <w:t>HotKey</w:t>
            </w:r>
            <w:proofErr w:type="spellEnd"/>
            <w:r w:rsidRPr="007161FD">
              <w:rPr>
                <w:rFonts w:cs="Arial"/>
                <w:sz w:val="16"/>
                <w:szCs w:val="16"/>
              </w:rPr>
              <w:t xml:space="preserve"> Shortcut Menu General Requirements</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xml:space="preserve">: structure update, add </w:t>
            </w:r>
            <w:proofErr w:type="spellStart"/>
            <w:r w:rsidRPr="007161FD">
              <w:rPr>
                <w:sz w:val="16"/>
                <w:szCs w:val="16"/>
              </w:rPr>
              <w:t>mykey</w:t>
            </w:r>
            <w:proofErr w:type="spellEnd"/>
            <w:r w:rsidRPr="007161FD">
              <w:rPr>
                <w:sz w:val="16"/>
                <w:szCs w:val="16"/>
              </w:rPr>
              <w:t xml:space="preserve"> requirements</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405489/C-</w:t>
            </w:r>
            <w:proofErr w:type="spellStart"/>
            <w:r w:rsidRPr="007161FD">
              <w:rPr>
                <w:rFonts w:cs="Arial"/>
                <w:sz w:val="16"/>
                <w:szCs w:val="16"/>
              </w:rPr>
              <w:t>HotKey</w:t>
            </w:r>
            <w:proofErr w:type="spellEnd"/>
            <w:r w:rsidRPr="007161FD">
              <w:rPr>
                <w:rFonts w:cs="Arial"/>
                <w:sz w:val="16"/>
                <w:szCs w:val="16"/>
              </w:rPr>
              <w:t xml:space="preserve"> Shortcut Menu Signal Processing</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r w:rsidRPr="007161FD">
              <w:rPr>
                <w:sz w:val="16"/>
                <w:szCs w:val="16"/>
              </w:rPr>
              <w:t>Update</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CAMERA-FUR-REQ-130444/F-Active Park Assist Graphical Layout</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Remove diagram and reference the appropriate HMI specification.</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CAMERA-FUR-REQ-130498/K-Active Park Assist (APA) Signal Processing - Positional Text1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xml:space="preserve">: Update /048 text per </w:t>
            </w:r>
            <w:proofErr w:type="spellStart"/>
            <w:r w:rsidRPr="007161FD">
              <w:rPr>
                <w:sz w:val="16"/>
                <w:szCs w:val="16"/>
              </w:rPr>
              <w:t>ApaCsi</w:t>
            </w:r>
            <w:proofErr w:type="spellEnd"/>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CAMERA-FUR-REQ-130500/K-Active Park Assist (APA) Signal Processing - Positional Text2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xml:space="preserve">: Delete /071 per </w:t>
            </w:r>
            <w:proofErr w:type="spellStart"/>
            <w:r w:rsidRPr="007161FD">
              <w:rPr>
                <w:sz w:val="16"/>
                <w:szCs w:val="16"/>
              </w:rPr>
              <w:t>ApaCsi</w:t>
            </w:r>
            <w:proofErr w:type="spellEnd"/>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CAMERA-FUR-REQ-131023/H-HMI Screen Logical Arbitration - PDC Dedicated Display</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Remove redundant variable setting on exit from states 4 and 5</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 xml:space="preserve">CAMERA-FUR-REQ-161348/H-Active Park Assist (APA) Signal Processing - Positional </w:t>
            </w:r>
            <w:proofErr w:type="spellStart"/>
            <w:r w:rsidRPr="007161FD">
              <w:rPr>
                <w:rFonts w:cs="Arial"/>
                <w:sz w:val="16"/>
                <w:szCs w:val="16"/>
              </w:rPr>
              <w:t>POAleft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xml:space="preserve">: update reference graphics per </w:t>
            </w:r>
            <w:proofErr w:type="spellStart"/>
            <w:r w:rsidRPr="007161FD">
              <w:rPr>
                <w:sz w:val="16"/>
                <w:szCs w:val="16"/>
              </w:rPr>
              <w:t>ApaCsi</w:t>
            </w:r>
            <w:proofErr w:type="spellEnd"/>
            <w:r w:rsidRPr="007161FD">
              <w:rPr>
                <w:sz w:val="16"/>
                <w:szCs w:val="16"/>
              </w:rPr>
              <w:t xml:space="preserve"> direction</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 xml:space="preserve">CAMERA-FUR-REQ-161349/H-Active Park Assist (APA) Signal Processing - Positional </w:t>
            </w:r>
            <w:proofErr w:type="spellStart"/>
            <w:r w:rsidRPr="007161FD">
              <w:rPr>
                <w:rFonts w:cs="Arial"/>
                <w:sz w:val="16"/>
                <w:szCs w:val="16"/>
              </w:rPr>
              <w:t>POAright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xml:space="preserve">: update reference graphics per </w:t>
            </w:r>
            <w:proofErr w:type="spellStart"/>
            <w:r w:rsidRPr="007161FD">
              <w:rPr>
                <w:sz w:val="16"/>
                <w:szCs w:val="16"/>
              </w:rPr>
              <w:t>ApaCsi</w:t>
            </w:r>
            <w:proofErr w:type="spellEnd"/>
            <w:r w:rsidRPr="007161FD">
              <w:rPr>
                <w:sz w:val="16"/>
                <w:szCs w:val="16"/>
              </w:rPr>
              <w:t xml:space="preserve"> direction</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CAMERA-FUR-REQ-161358/J-Reverse Video Camera with Active Park Assist (APA) and Park Distance Control (PDC) - Positional Text4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xml:space="preserve">: Update row /134 per </w:t>
            </w:r>
            <w:proofErr w:type="spellStart"/>
            <w:r w:rsidRPr="007161FD">
              <w:rPr>
                <w:sz w:val="16"/>
                <w:szCs w:val="16"/>
              </w:rPr>
              <w:t>ApaCsi</w:t>
            </w:r>
            <w:proofErr w:type="spellEnd"/>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 xml:space="preserve">CAMERA-FUR-REQ-165437/G-Active Park Assist (APA) Signal Processing - Positional </w:t>
            </w:r>
            <w:proofErr w:type="spellStart"/>
            <w:r w:rsidRPr="007161FD">
              <w:rPr>
                <w:rFonts w:cs="Arial"/>
                <w:sz w:val="16"/>
                <w:szCs w:val="16"/>
              </w:rPr>
              <w:t>POArightSelectd</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xml:space="preserve">: update reference graphics per </w:t>
            </w:r>
            <w:proofErr w:type="spellStart"/>
            <w:r w:rsidRPr="007161FD">
              <w:rPr>
                <w:sz w:val="16"/>
                <w:szCs w:val="16"/>
              </w:rPr>
              <w:t>ApaCsi</w:t>
            </w:r>
            <w:proofErr w:type="spellEnd"/>
            <w:r w:rsidRPr="007161FD">
              <w:rPr>
                <w:sz w:val="16"/>
                <w:szCs w:val="16"/>
              </w:rPr>
              <w:t xml:space="preserve"> direction</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 xml:space="preserve">CAMERA-FUR-REQ-165441/G-Active Park Assist (APA) Signal Processing - Positional </w:t>
            </w:r>
            <w:proofErr w:type="spellStart"/>
            <w:r w:rsidRPr="007161FD">
              <w:rPr>
                <w:rFonts w:cs="Arial"/>
                <w:sz w:val="16"/>
                <w:szCs w:val="16"/>
              </w:rPr>
              <w:t>POAleftSelectd</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xml:space="preserve">: update reference graphics per </w:t>
            </w:r>
            <w:proofErr w:type="spellStart"/>
            <w:r w:rsidRPr="007161FD">
              <w:rPr>
                <w:sz w:val="16"/>
                <w:szCs w:val="16"/>
              </w:rPr>
              <w:t>ApaCsi</w:t>
            </w:r>
            <w:proofErr w:type="spellEnd"/>
            <w:r w:rsidRPr="007161FD">
              <w:rPr>
                <w:sz w:val="16"/>
                <w:szCs w:val="16"/>
              </w:rPr>
              <w:t xml:space="preserve"> direction</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CAMERA-FUR-REQ-196898/E-HMI Screen Logical Arbitration - Determine Dynamic Variables (</w:t>
            </w:r>
            <w:proofErr w:type="spellStart"/>
            <w:r w:rsidRPr="007161FD">
              <w:rPr>
                <w:rFonts w:cs="Arial"/>
                <w:sz w:val="16"/>
                <w:szCs w:val="16"/>
              </w:rPr>
              <w:t>PDC_Stat</w:t>
            </w:r>
            <w:proofErr w:type="spellEnd"/>
            <w:r w:rsidRPr="007161FD">
              <w:rPr>
                <w:rFonts w:cs="Arial"/>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Add note for how to handle RVC exit delay mode</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CAMERA-FUR-REQ-235910/C-</w:t>
            </w:r>
            <w:proofErr w:type="spellStart"/>
            <w:r w:rsidRPr="007161FD">
              <w:rPr>
                <w:rFonts w:cs="Arial"/>
                <w:sz w:val="16"/>
                <w:szCs w:val="16"/>
              </w:rPr>
              <w:t>HotKey</w:t>
            </w:r>
            <w:proofErr w:type="spellEnd"/>
            <w:r w:rsidRPr="007161FD">
              <w:rPr>
                <w:rFonts w:cs="Arial"/>
                <w:sz w:val="16"/>
                <w:szCs w:val="16"/>
              </w:rPr>
              <w:t xml:space="preserve"> Shortcut Menu Signal Processing Requirements 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Update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CAMERA-FUR-REQ-235912/C-</w:t>
            </w:r>
            <w:proofErr w:type="spellStart"/>
            <w:r w:rsidRPr="007161FD">
              <w:rPr>
                <w:rFonts w:cs="Arial"/>
                <w:sz w:val="16"/>
                <w:szCs w:val="16"/>
              </w:rPr>
              <w:t>HotKey</w:t>
            </w:r>
            <w:proofErr w:type="spellEnd"/>
            <w:r w:rsidRPr="007161FD">
              <w:rPr>
                <w:rFonts w:cs="Arial"/>
                <w:sz w:val="16"/>
                <w:szCs w:val="16"/>
              </w:rPr>
              <w:t xml:space="preserve"> Shortcut Menu Signal Processing Requirements 6</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fix broken references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CAMERA-FUR-REQ-235914/C-</w:t>
            </w:r>
            <w:proofErr w:type="spellStart"/>
            <w:r w:rsidRPr="007161FD">
              <w:rPr>
                <w:rFonts w:cs="Arial"/>
                <w:sz w:val="16"/>
                <w:szCs w:val="16"/>
              </w:rPr>
              <w:t>HotKey</w:t>
            </w:r>
            <w:proofErr w:type="spellEnd"/>
            <w:r w:rsidRPr="007161FD">
              <w:rPr>
                <w:rFonts w:cs="Arial"/>
                <w:sz w:val="16"/>
                <w:szCs w:val="16"/>
              </w:rPr>
              <w:t xml:space="preserve"> Shortcut Menu Signal Processing Requirements 8</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Update table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CAMERA-FUR-REQ-236533/C-</w:t>
            </w:r>
            <w:proofErr w:type="spellStart"/>
            <w:r w:rsidRPr="007161FD">
              <w:rPr>
                <w:rFonts w:cs="Arial"/>
                <w:sz w:val="16"/>
                <w:szCs w:val="16"/>
              </w:rPr>
              <w:t>HotKey</w:t>
            </w:r>
            <w:proofErr w:type="spellEnd"/>
            <w:r w:rsidRPr="007161FD">
              <w:rPr>
                <w:rFonts w:cs="Arial"/>
                <w:sz w:val="16"/>
                <w:szCs w:val="16"/>
              </w:rPr>
              <w:t xml:space="preserve"> Shortcut Menu General Requirements 13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Description updates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CAMERA-FUR-REQ-236837/C-</w:t>
            </w:r>
            <w:proofErr w:type="spellStart"/>
            <w:r w:rsidRPr="007161FD">
              <w:rPr>
                <w:rFonts w:cs="Arial"/>
                <w:sz w:val="16"/>
                <w:szCs w:val="16"/>
              </w:rPr>
              <w:t>HotKey</w:t>
            </w:r>
            <w:proofErr w:type="spellEnd"/>
            <w:r w:rsidRPr="007161FD">
              <w:rPr>
                <w:rFonts w:cs="Arial"/>
                <w:sz w:val="16"/>
                <w:szCs w:val="16"/>
              </w:rPr>
              <w:t xml:space="preserve"> Shortcut Menu General Requirements 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Description updates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CAMERA-FUR-REQ-236839/C-</w:t>
            </w:r>
            <w:proofErr w:type="spellStart"/>
            <w:r w:rsidRPr="007161FD">
              <w:rPr>
                <w:rFonts w:cs="Arial"/>
                <w:sz w:val="16"/>
                <w:szCs w:val="16"/>
              </w:rPr>
              <w:t>HotKey</w:t>
            </w:r>
            <w:proofErr w:type="spellEnd"/>
            <w:r w:rsidRPr="007161FD">
              <w:rPr>
                <w:rFonts w:cs="Arial"/>
                <w:sz w:val="16"/>
                <w:szCs w:val="16"/>
              </w:rPr>
              <w:t xml:space="preserve"> Shortcut Menu General Requirements 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Description updates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CAMERA-FUR-REQ-236840/C-</w:t>
            </w:r>
            <w:proofErr w:type="spellStart"/>
            <w:r w:rsidRPr="007161FD">
              <w:rPr>
                <w:rFonts w:cs="Arial"/>
                <w:sz w:val="16"/>
                <w:szCs w:val="16"/>
              </w:rPr>
              <w:t>HotKey</w:t>
            </w:r>
            <w:proofErr w:type="spellEnd"/>
            <w:r w:rsidRPr="007161FD">
              <w:rPr>
                <w:rFonts w:cs="Arial"/>
                <w:sz w:val="16"/>
                <w:szCs w:val="16"/>
              </w:rPr>
              <w:t xml:space="preserve"> Shortcut Menu Signal Processing Requirements 13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Updates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CAMERA-FUR-REQ-237606/C-</w:t>
            </w:r>
            <w:proofErr w:type="spellStart"/>
            <w:r w:rsidRPr="007161FD">
              <w:rPr>
                <w:rFonts w:cs="Arial"/>
                <w:sz w:val="16"/>
                <w:szCs w:val="16"/>
              </w:rPr>
              <w:t>HotKey</w:t>
            </w:r>
            <w:proofErr w:type="spellEnd"/>
            <w:r w:rsidRPr="007161FD">
              <w:rPr>
                <w:rFonts w:cs="Arial"/>
                <w:sz w:val="16"/>
                <w:szCs w:val="16"/>
              </w:rPr>
              <w:t xml:space="preserve"> Shortcut Menu Signal Processing Requirements 15</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fix broken references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CAMERA-FUR-REQ-250031/B-</w:t>
            </w:r>
            <w:proofErr w:type="spellStart"/>
            <w:r w:rsidRPr="007161FD">
              <w:rPr>
                <w:rFonts w:cs="Arial"/>
                <w:sz w:val="16"/>
                <w:szCs w:val="16"/>
              </w:rPr>
              <w:t>HotKey</w:t>
            </w:r>
            <w:proofErr w:type="spellEnd"/>
            <w:r w:rsidRPr="007161FD">
              <w:rPr>
                <w:rFonts w:cs="Arial"/>
                <w:sz w:val="16"/>
                <w:szCs w:val="16"/>
              </w:rPr>
              <w:t xml:space="preserve"> Shortcut Menu Signal Processing Requirements 25</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xml:space="preserve">: Delete text, this was </w:t>
            </w:r>
            <w:proofErr w:type="gramStart"/>
            <w:r w:rsidRPr="007161FD">
              <w:rPr>
                <w:sz w:val="16"/>
                <w:szCs w:val="16"/>
              </w:rPr>
              <w:t>a</w:t>
            </w:r>
            <w:proofErr w:type="gramEnd"/>
            <w:r w:rsidRPr="007161FD">
              <w:rPr>
                <w:sz w:val="16"/>
                <w:szCs w:val="16"/>
              </w:rPr>
              <w:t xml:space="preserve"> incorrectly shown as a duplicate requirement.</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CAMERA-FUR-REQ-250491/B-</w:t>
            </w:r>
            <w:proofErr w:type="spellStart"/>
            <w:r w:rsidRPr="007161FD">
              <w:rPr>
                <w:rFonts w:cs="Arial"/>
                <w:sz w:val="16"/>
                <w:szCs w:val="16"/>
              </w:rPr>
              <w:t>HotKey</w:t>
            </w:r>
            <w:proofErr w:type="spellEnd"/>
            <w:r w:rsidRPr="007161FD">
              <w:rPr>
                <w:rFonts w:cs="Arial"/>
                <w:sz w:val="16"/>
                <w:szCs w:val="16"/>
              </w:rPr>
              <w:t xml:space="preserve"> Shortcut Menu General Requirements 25</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Remove duplicate table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CAMERA-FUR-REQ-250492/B-</w:t>
            </w:r>
            <w:proofErr w:type="spellStart"/>
            <w:r w:rsidRPr="007161FD">
              <w:rPr>
                <w:rFonts w:cs="Arial"/>
                <w:sz w:val="16"/>
                <w:szCs w:val="16"/>
              </w:rPr>
              <w:t>HotKey</w:t>
            </w:r>
            <w:proofErr w:type="spellEnd"/>
            <w:r w:rsidRPr="007161FD">
              <w:rPr>
                <w:rFonts w:cs="Arial"/>
                <w:sz w:val="16"/>
                <w:szCs w:val="16"/>
              </w:rPr>
              <w:t xml:space="preserve"> Shortcut Menu Signal Processing Requirements 24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Description updates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CAMERA-FUR-REQ-272559/A-</w:t>
            </w:r>
            <w:proofErr w:type="spellStart"/>
            <w:r w:rsidRPr="007161FD">
              <w:rPr>
                <w:rFonts w:cs="Arial"/>
                <w:sz w:val="16"/>
                <w:szCs w:val="16"/>
              </w:rPr>
              <w:t>HotKey</w:t>
            </w:r>
            <w:proofErr w:type="spellEnd"/>
            <w:r w:rsidRPr="007161FD">
              <w:rPr>
                <w:rFonts w:cs="Arial"/>
                <w:sz w:val="16"/>
                <w:szCs w:val="16"/>
              </w:rPr>
              <w:t xml:space="preserve"> Shortcut Menu General Requirements 26</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Add for MyKey interdependence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CAMERA-FUR-REQ-272563/A-</w:t>
            </w:r>
            <w:proofErr w:type="spellStart"/>
            <w:r w:rsidRPr="007161FD">
              <w:rPr>
                <w:rFonts w:cs="Arial"/>
                <w:sz w:val="16"/>
                <w:szCs w:val="16"/>
              </w:rPr>
              <w:t>HotKey</w:t>
            </w:r>
            <w:proofErr w:type="spellEnd"/>
            <w:r w:rsidRPr="007161FD">
              <w:rPr>
                <w:rFonts w:cs="Arial"/>
                <w:sz w:val="16"/>
                <w:szCs w:val="16"/>
              </w:rPr>
              <w:t xml:space="preserve"> Shortcut Menu General Requirements 27</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Add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CAMERA-FUR-REQ-272598/A-</w:t>
            </w:r>
            <w:proofErr w:type="spellStart"/>
            <w:r w:rsidRPr="007161FD">
              <w:rPr>
                <w:rFonts w:cs="Arial"/>
                <w:sz w:val="16"/>
                <w:szCs w:val="16"/>
              </w:rPr>
              <w:t>HotKey</w:t>
            </w:r>
            <w:proofErr w:type="spellEnd"/>
            <w:r w:rsidRPr="007161FD">
              <w:rPr>
                <w:rFonts w:cs="Arial"/>
                <w:sz w:val="16"/>
                <w:szCs w:val="16"/>
              </w:rPr>
              <w:t xml:space="preserve"> Shortcut Menu Signal Processing Requirements 28</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proofErr w:type="spellStart"/>
            <w:r w:rsidRPr="007161FD">
              <w:rPr>
                <w:sz w:val="16"/>
                <w:szCs w:val="16"/>
              </w:rPr>
              <w:t>schapeki</w:t>
            </w:r>
            <w:proofErr w:type="spellEnd"/>
            <w:r w:rsidRPr="007161FD">
              <w:rPr>
                <w:sz w:val="16"/>
                <w:szCs w:val="16"/>
              </w:rPr>
              <w:t>: Create new anti-race requirement per latest VDOC059291</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MD-REQ-013905/B-</w:t>
            </w:r>
            <w:proofErr w:type="spellStart"/>
            <w:r w:rsidRPr="007161FD">
              <w:rPr>
                <w:rFonts w:cs="Arial"/>
                <w:sz w:val="16"/>
                <w:szCs w:val="16"/>
              </w:rPr>
              <w:t>ApaMdeStat_D_RqDrv</w:t>
            </w:r>
            <w:proofErr w:type="spellEnd"/>
            <w:r w:rsidRPr="007161FD">
              <w:rPr>
                <w:rFonts w:cs="Arial"/>
                <w:sz w:val="16"/>
                <w:szCs w:val="16"/>
              </w:rPr>
              <w:t xml:space="preserve"> (</w:t>
            </w:r>
            <w:proofErr w:type="spellStart"/>
            <w:r w:rsidRPr="007161FD">
              <w:rPr>
                <w:rFonts w:cs="Arial"/>
                <w:sz w:val="16"/>
                <w:szCs w:val="16"/>
              </w:rPr>
              <w:t>TcSE</w:t>
            </w:r>
            <w:proofErr w:type="spellEnd"/>
            <w:r w:rsidRPr="007161FD">
              <w:rPr>
                <w:rFonts w:cs="Arial"/>
                <w:sz w:val="16"/>
                <w:szCs w:val="16"/>
              </w:rPr>
              <w:t xml:space="preserve"> ROIN-202254-2)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r w:rsidRPr="007161FD">
              <w:rPr>
                <w:sz w:val="16"/>
                <w:szCs w:val="16"/>
              </w:rPr>
              <w:t>update signal parameters</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MD-REQ-013908/B-</w:t>
            </w:r>
            <w:proofErr w:type="spellStart"/>
            <w:r w:rsidRPr="007161FD">
              <w:rPr>
                <w:rFonts w:cs="Arial"/>
                <w:sz w:val="16"/>
                <w:szCs w:val="16"/>
              </w:rPr>
              <w:t>ApaMde_D_Stat</w:t>
            </w:r>
            <w:proofErr w:type="spellEnd"/>
            <w:r w:rsidRPr="007161FD">
              <w:rPr>
                <w:rFonts w:cs="Arial"/>
                <w:sz w:val="16"/>
                <w:szCs w:val="16"/>
              </w:rPr>
              <w:t xml:space="preserve"> (</w:t>
            </w:r>
            <w:proofErr w:type="spellStart"/>
            <w:r w:rsidRPr="007161FD">
              <w:rPr>
                <w:rFonts w:cs="Arial"/>
                <w:sz w:val="16"/>
                <w:szCs w:val="16"/>
              </w:rPr>
              <w:t>TcSE</w:t>
            </w:r>
            <w:proofErr w:type="spellEnd"/>
            <w:r w:rsidRPr="007161FD">
              <w:rPr>
                <w:rFonts w:cs="Arial"/>
                <w:sz w:val="16"/>
                <w:szCs w:val="16"/>
              </w:rPr>
              <w:t xml:space="preserve"> ROIN-202256-1)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r w:rsidRPr="007161FD">
              <w:rPr>
                <w:sz w:val="16"/>
                <w:szCs w:val="16"/>
              </w:rPr>
              <w:t>update signal parameters</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MD-REQ-128709/B-ApaActvSide2_D_Stat</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r w:rsidRPr="007161FD">
              <w:rPr>
                <w:sz w:val="16"/>
                <w:szCs w:val="16"/>
              </w:rPr>
              <w:t>update signal parameters</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MD-REQ-128712/D-</w:t>
            </w:r>
            <w:proofErr w:type="spellStart"/>
            <w:r w:rsidRPr="007161FD">
              <w:rPr>
                <w:rFonts w:cs="Arial"/>
                <w:sz w:val="16"/>
                <w:szCs w:val="16"/>
              </w:rPr>
              <w:t>ApaAcsy_D_RqDrv</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r w:rsidRPr="007161FD">
              <w:rPr>
                <w:sz w:val="16"/>
                <w:szCs w:val="16"/>
              </w:rPr>
              <w:t>update signal parameters</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MD-REQ-128763/B-</w:t>
            </w:r>
            <w:proofErr w:type="spellStart"/>
            <w:r w:rsidRPr="007161FD">
              <w:rPr>
                <w:rFonts w:cs="Arial"/>
                <w:sz w:val="16"/>
                <w:szCs w:val="16"/>
              </w:rPr>
              <w:t>ApaGearShif_D_RqDrv</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r w:rsidRPr="007161FD">
              <w:rPr>
                <w:sz w:val="16"/>
                <w:szCs w:val="16"/>
              </w:rPr>
              <w:t>update signal parameters</w:t>
            </w:r>
          </w:p>
        </w:tc>
      </w:tr>
      <w:tr w:rsidR="00D10B75" w:rsidRPr="007451D1"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6" w:space="0" w:color="auto"/>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rFonts w:cs="Arial"/>
                <w:sz w:val="16"/>
                <w:szCs w:val="16"/>
              </w:rPr>
            </w:pPr>
            <w:r w:rsidRPr="007161FD">
              <w:rPr>
                <w:rFonts w:cs="Arial"/>
                <w:sz w:val="16"/>
                <w:szCs w:val="16"/>
              </w:rPr>
              <w:t>MD-REQ-128764/C-</w:t>
            </w:r>
            <w:proofErr w:type="spellStart"/>
            <w:r w:rsidRPr="007161FD">
              <w:rPr>
                <w:rFonts w:cs="Arial"/>
                <w:sz w:val="16"/>
                <w:szCs w:val="16"/>
              </w:rPr>
              <w:t>ApaLongCtl_D_RqDrv</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7161FD" w:rsidRDefault="00D10B75" w:rsidP="00D10B75">
            <w:pPr>
              <w:rPr>
                <w:sz w:val="16"/>
                <w:szCs w:val="16"/>
              </w:rPr>
            </w:pPr>
            <w:r w:rsidRPr="007161FD">
              <w:rPr>
                <w:sz w:val="16"/>
                <w:szCs w:val="16"/>
              </w:rPr>
              <w:t>update signal parameters</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D10B75" w:rsidRDefault="00D10B75" w:rsidP="00D10B75">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D10B75" w:rsidRDefault="00D10B75" w:rsidP="00D10B75">
            <w:pPr>
              <w:spacing w:line="276" w:lineRule="auto"/>
              <w:jc w:val="center"/>
              <w:rPr>
                <w:rFonts w:cs="Arial"/>
                <w:sz w:val="16"/>
                <w:lang w:val="fr-FR"/>
              </w:rPr>
            </w:pPr>
          </w:p>
        </w:tc>
        <w:tc>
          <w:tcPr>
            <w:tcW w:w="2970" w:type="dxa"/>
            <w:tcBorders>
              <w:top w:val="single" w:sz="6" w:space="0" w:color="auto"/>
              <w:left w:val="nil"/>
              <w:bottom w:val="single" w:sz="6" w:space="0" w:color="auto"/>
              <w:right w:val="nil"/>
            </w:tcBorders>
            <w:shd w:val="thinDiagCross" w:color="auto" w:fill="D9D9D9" w:themeFill="background1" w:themeFillShade="D9"/>
          </w:tcPr>
          <w:p w:rsidR="00D10B75" w:rsidRDefault="00D10B75" w:rsidP="00D10B75">
            <w:pPr>
              <w:spacing w:line="276" w:lineRule="auto"/>
              <w:jc w:val="center"/>
              <w:rPr>
                <w:rFonts w:cs="Arial"/>
                <w:sz w:val="16"/>
                <w:lang w:val="fr-FR"/>
              </w:rPr>
            </w:pPr>
          </w:p>
        </w:tc>
        <w:tc>
          <w:tcPr>
            <w:tcW w:w="515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D10B75" w:rsidRDefault="00D10B75" w:rsidP="00D10B75">
            <w:pPr>
              <w:spacing w:line="276" w:lineRule="auto"/>
              <w:rPr>
                <w:rFonts w:cs="Arial"/>
                <w:sz w:val="16"/>
              </w:rPr>
            </w:pPr>
          </w:p>
        </w:tc>
      </w:tr>
      <w:tr w:rsidR="00D10B75" w:rsidRPr="00F103DC"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r>
              <w:rPr>
                <w:rFonts w:cs="Arial"/>
                <w:b/>
                <w:sz w:val="16"/>
              </w:rPr>
              <w:t>December 8, 2017</w:t>
            </w:r>
          </w:p>
        </w:tc>
        <w:tc>
          <w:tcPr>
            <w:tcW w:w="1018"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jc w:val="center"/>
              <w:rPr>
                <w:rFonts w:cs="Arial"/>
                <w:b/>
                <w:sz w:val="16"/>
                <w:lang w:val="fr-FR"/>
              </w:rPr>
            </w:pPr>
            <w:r>
              <w:rPr>
                <w:rFonts w:cs="Arial"/>
                <w:b/>
                <w:sz w:val="16"/>
                <w:lang w:val="fr-FR"/>
              </w:rPr>
              <w:t>1.8</w:t>
            </w:r>
          </w:p>
        </w:tc>
        <w:tc>
          <w:tcPr>
            <w:tcW w:w="8125" w:type="dxa"/>
            <w:gridSpan w:val="3"/>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CAMERA-FUR-REQ-161327/E-Display HMI Arbitration Internal Variable Table (Timers and Debounce)</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Clarification-add notes for choosing program-specific timeouts (per F. Krins feedback)</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CAMERA-FUR-REQ-197168/D-Active Park Assist (APA) Signal - [</w:t>
            </w:r>
            <w:proofErr w:type="spellStart"/>
            <w:r w:rsidRPr="00980770">
              <w:rPr>
                <w:rFonts w:cs="Arial"/>
                <w:sz w:val="16"/>
                <w:szCs w:val="16"/>
              </w:rPr>
              <w:t>ApaMsgTxt_D_Rq</w:t>
            </w:r>
            <w:proofErr w:type="spellEnd"/>
            <w:r w:rsidRPr="00980770">
              <w:rPr>
                <w:rFonts w:cs="Arial"/>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Clarification-update notes to show an example of how to treat the "signal not present" case.</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CAMERA-FUR-REQ-203878/C-Active Park Assist (APA) Signal - [</w:t>
            </w:r>
            <w:proofErr w:type="spellStart"/>
            <w:r w:rsidRPr="00980770">
              <w:rPr>
                <w:rFonts w:cs="Arial"/>
                <w:sz w:val="16"/>
                <w:szCs w:val="16"/>
              </w:rPr>
              <w:t>ApaTrgtDist_D_</w:t>
            </w:r>
            <w:proofErr w:type="gramStart"/>
            <w:r w:rsidRPr="00980770">
              <w:rPr>
                <w:rFonts w:cs="Arial"/>
                <w:sz w:val="16"/>
                <w:szCs w:val="16"/>
              </w:rPr>
              <w:t>Stat</w:t>
            </w:r>
            <w:proofErr w:type="spellEnd"/>
            <w:r w:rsidRPr="00980770">
              <w:rPr>
                <w:rFonts w:cs="Arial"/>
                <w:sz w:val="16"/>
                <w:szCs w:val="16"/>
              </w:rPr>
              <w:t>]+</w:t>
            </w:r>
            <w:proofErr w:type="gram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Clarification-update notes to show an example of how to treat the "signal not present" case.</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CAMERA-FUR-REQ-203878/D-Active Park Assist (APA) Signal - [</w:t>
            </w:r>
            <w:proofErr w:type="spellStart"/>
            <w:r w:rsidRPr="00980770">
              <w:rPr>
                <w:rFonts w:cs="Arial"/>
                <w:sz w:val="16"/>
                <w:szCs w:val="16"/>
              </w:rPr>
              <w:t>ApaTrgtDist_D_Stat</w:t>
            </w:r>
            <w:proofErr w:type="spellEnd"/>
            <w:r w:rsidRPr="00980770">
              <w:rPr>
                <w:rFonts w:cs="Arial"/>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Clarification-update notes to show an example of how to treat the "signal not present" case.</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CAMERA-FUR-REQ-247261/B-Active Park Assist (APA) Method 2 Configuration - Parking </w:t>
            </w:r>
            <w:proofErr w:type="spellStart"/>
            <w:r w:rsidRPr="00980770">
              <w:rPr>
                <w:rFonts w:cs="Arial"/>
                <w:sz w:val="16"/>
                <w:szCs w:val="16"/>
              </w:rPr>
              <w:t>Assistance_Cfg</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Clarification-add notes for CTR since the usage example is for APIM.</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CAMERA-FUR-REQ-130494/I-Active Park Assist (APA) Signal Processing - Positional </w:t>
            </w:r>
            <w:proofErr w:type="spellStart"/>
            <w:r w:rsidRPr="00980770">
              <w:rPr>
                <w:rFonts w:cs="Arial"/>
                <w:sz w:val="16"/>
                <w:szCs w:val="16"/>
              </w:rPr>
              <w:t>ScanLeft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CAMERA-FUR-REQ-130495/I-Active Park Assist (APA) Signal Processing - Positional </w:t>
            </w:r>
            <w:proofErr w:type="spellStart"/>
            <w:r w:rsidRPr="00980770">
              <w:rPr>
                <w:rFonts w:cs="Arial"/>
                <w:sz w:val="16"/>
                <w:szCs w:val="16"/>
              </w:rPr>
              <w:t>ScanRight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CAMERA-FUR-REQ-130496/K-Active Park Assist (APA) Signal Processing - Positional Symbol1+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Clerical-Switch reference graphics for forward/reverse arrows on #16, #19 and #559. The </w:t>
            </w:r>
            <w:proofErr w:type="spellStart"/>
            <w:r w:rsidRPr="00980770">
              <w:rPr>
                <w:sz w:val="16"/>
                <w:szCs w:val="16"/>
              </w:rPr>
              <w:t>ApaTrgtDist_D_Stat</w:t>
            </w:r>
            <w:proofErr w:type="spellEnd"/>
            <w:r w:rsidRPr="00980770">
              <w:rPr>
                <w:sz w:val="16"/>
                <w:szCs w:val="16"/>
              </w:rPr>
              <w:t xml:space="preserve"> of 0x0 refers to empty arrow; 0xF is a full arrow. Also update reference graphics for informational #404, it's currently a "book" icon, should be an "i" icon.</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CAMERA-FUR-REQ-130496/L-Active Park Assist (APA) Signal Processing - Positional Symbol1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#404 reference graphic from book to "i" icon,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CAMERA-FUR-REQ-130497/J-Active Park Assist (APA) Signal Processing - Positional Symbol2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CAMERA-FUR-REQ-130498/L-Active Park Assist (APA) Signal Processing - Positional Text1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CAMERA-FUR-REQ-130500/L-Active Park Assist (APA) Signal Processing - Positional Text2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CAMERA-FUR-REQ-130502/I-Active Park Assist (APA) Signal Processing - Positional </w:t>
            </w:r>
            <w:proofErr w:type="spellStart"/>
            <w:r w:rsidRPr="00980770">
              <w:rPr>
                <w:rFonts w:cs="Arial"/>
                <w:sz w:val="16"/>
                <w:szCs w:val="16"/>
              </w:rPr>
              <w:t>CarLeft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CAMERA-FUR-REQ-165423/G-Active Park Assist (APA) Signal Processing - Positional </w:t>
            </w:r>
            <w:proofErr w:type="spellStart"/>
            <w:r w:rsidRPr="00980770">
              <w:rPr>
                <w:rFonts w:cs="Arial"/>
                <w:sz w:val="16"/>
                <w:szCs w:val="16"/>
              </w:rPr>
              <w:t>CarRight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CAMERA-FUR-REQ-165424/G-Active Park Assist (APA) Signal Processing - Positional </w:t>
            </w:r>
            <w:proofErr w:type="spellStart"/>
            <w:r w:rsidRPr="00980770">
              <w:rPr>
                <w:rFonts w:cs="Arial"/>
                <w:sz w:val="16"/>
                <w:szCs w:val="16"/>
              </w:rPr>
              <w:t>CarPOA</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CAMERA-FUR-REQ-130503/K-Active Park Assist (APA) Signal Processing - Positional </w:t>
            </w:r>
            <w:proofErr w:type="spellStart"/>
            <w:r w:rsidRPr="00980770">
              <w:rPr>
                <w:rFonts w:cs="Arial"/>
                <w:sz w:val="16"/>
                <w:szCs w:val="16"/>
              </w:rPr>
              <w:t>ParkPilot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CAMERA-FUR-REQ-130504/J-Active Park Assist (APA) Signal Processing - Positional </w:t>
            </w:r>
            <w:proofErr w:type="spellStart"/>
            <w:r w:rsidRPr="00980770">
              <w:rPr>
                <w:rFonts w:cs="Arial"/>
                <w:sz w:val="16"/>
                <w:szCs w:val="16"/>
              </w:rPr>
              <w:t>ParkScenarioLeft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CAMERA-FUR-REQ-130505/J-Active Park Assist (APA) Signal Processing - Positional </w:t>
            </w:r>
            <w:proofErr w:type="spellStart"/>
            <w:r w:rsidRPr="00980770">
              <w:rPr>
                <w:rFonts w:cs="Arial"/>
                <w:sz w:val="16"/>
                <w:szCs w:val="16"/>
              </w:rPr>
              <w:t>ParkScenarioRight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CAMERA-FUR-REQ-161347/H-Active Park Assist (APA) Signal Processing - Positional </w:t>
            </w:r>
            <w:proofErr w:type="spellStart"/>
            <w:r w:rsidRPr="00980770">
              <w:rPr>
                <w:rFonts w:cs="Arial"/>
                <w:sz w:val="16"/>
                <w:szCs w:val="16"/>
              </w:rPr>
              <w:t>ParkScenarioPOA</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CAMERA-FUR-REQ-165427/H-Active Park Assist (APA) Signal Processing - Positional </w:t>
            </w:r>
            <w:proofErr w:type="spellStart"/>
            <w:r w:rsidRPr="00980770">
              <w:rPr>
                <w:rFonts w:cs="Arial"/>
                <w:sz w:val="16"/>
                <w:szCs w:val="16"/>
              </w:rPr>
              <w:t>CarNonRVCSac</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CAMERA-FUR-REQ-165428/G-Active Park Assist (APA) Signal Processing - Positional </w:t>
            </w:r>
            <w:proofErr w:type="spellStart"/>
            <w:r w:rsidRPr="00980770">
              <w:rPr>
                <w:rFonts w:cs="Arial"/>
                <w:sz w:val="16"/>
                <w:szCs w:val="16"/>
              </w:rPr>
              <w:t>ParkInArrow</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CAMERA-FUR-REQ-161348/I-Active Park Assist (APA) Signal Processing - Positional </w:t>
            </w:r>
            <w:proofErr w:type="spellStart"/>
            <w:r w:rsidRPr="00980770">
              <w:rPr>
                <w:rFonts w:cs="Arial"/>
                <w:sz w:val="16"/>
                <w:szCs w:val="16"/>
              </w:rPr>
              <w:t>POAleft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CAMERA-FUR-REQ-161349/I-Active Park Assist (APA) Signal Processing - Positional </w:t>
            </w:r>
            <w:proofErr w:type="spellStart"/>
            <w:r w:rsidRPr="00980770">
              <w:rPr>
                <w:rFonts w:cs="Arial"/>
                <w:sz w:val="16"/>
                <w:szCs w:val="16"/>
              </w:rPr>
              <w:t>POAright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CAMERA-FUR-REQ-165437/H-Active Park Assist (APA) Signal Processing - Positional </w:t>
            </w:r>
            <w:proofErr w:type="spellStart"/>
            <w:r w:rsidRPr="00980770">
              <w:rPr>
                <w:rFonts w:cs="Arial"/>
                <w:sz w:val="16"/>
                <w:szCs w:val="16"/>
              </w:rPr>
              <w:t>POArightSelectd</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CAMERA-FUR-REQ-165441/H-Active Park Assist (APA) Signal Processing - Positional </w:t>
            </w:r>
            <w:proofErr w:type="spellStart"/>
            <w:r w:rsidRPr="00980770">
              <w:rPr>
                <w:rFonts w:cs="Arial"/>
                <w:sz w:val="16"/>
                <w:szCs w:val="16"/>
              </w:rPr>
              <w:t>POAleftSelectd</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CAMERA-FUR-REQ-165442/I-Active Park Assist (APA) Signal Processing - Positional </w:t>
            </w:r>
            <w:proofErr w:type="spellStart"/>
            <w:r w:rsidRPr="00980770">
              <w:rPr>
                <w:rFonts w:cs="Arial"/>
                <w:sz w:val="16"/>
                <w:szCs w:val="16"/>
              </w:rPr>
              <w:t>SAPFeatureMenuBarVisibility</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CAMERA-FUR-REQ-165445/G-Active Park Assist (APA) Signal Processing - Positional </w:t>
            </w:r>
            <w:proofErr w:type="spellStart"/>
            <w:r w:rsidRPr="00980770">
              <w:rPr>
                <w:rFonts w:cs="Arial"/>
                <w:sz w:val="16"/>
                <w:szCs w:val="16"/>
              </w:rPr>
              <w:t>SAPFeatureMenuBarHighlight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CAMERA-FUR-REQ-165446/H-Active Park Assist (APA) Signal Processing - Positional </w:t>
            </w:r>
            <w:proofErr w:type="spellStart"/>
            <w:r w:rsidRPr="00980770">
              <w:rPr>
                <w:rFonts w:cs="Arial"/>
                <w:sz w:val="16"/>
                <w:szCs w:val="16"/>
              </w:rPr>
              <w:t>SAPFeatureMenuBarGreyout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 xml:space="preserve">CAMERA-FUR-REQ-165449/G-Active Park Assist (APA) Signal Processing - Positional </w:t>
            </w:r>
            <w:proofErr w:type="spellStart"/>
            <w:r w:rsidRPr="00980770">
              <w:rPr>
                <w:rFonts w:cs="Arial"/>
                <w:sz w:val="16"/>
                <w:szCs w:val="16"/>
              </w:rPr>
              <w:t>SAPFeatureMenuContent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CAMERA-FUR-REQ-161355/J-Reverse Video Camera with Active Park Assist (APA) and Park Distance Control (PDC) - Positional Symbol3+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Clerical-Switch reference graphics for forward/reverse arrows on #109 and #112. The </w:t>
            </w:r>
            <w:proofErr w:type="spellStart"/>
            <w:r w:rsidRPr="00980770">
              <w:rPr>
                <w:sz w:val="16"/>
                <w:szCs w:val="16"/>
              </w:rPr>
              <w:t>ApaTrgtDist_D_Stat</w:t>
            </w:r>
            <w:proofErr w:type="spellEnd"/>
            <w:r w:rsidRPr="00980770">
              <w:rPr>
                <w:sz w:val="16"/>
                <w:szCs w:val="16"/>
              </w:rPr>
              <w:t xml:space="preserve"> of 0x0 refers to empty arrow; 0xF is a full arrow.</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CAMERA-FUR-REQ-161355/K-Reverse Video Camera with Active Park Assist (APA) and Park Distance Control (PDC) - Positional Symbol3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CAMERA-FUR-REQ-161356/J-Reverse Video Camera with Active Park Assist (APA) and Park Distance Control (PDC) - Positional Symbol4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CAMERA-FUR-REQ-161357/J-Reverse Video Camera with Active Park Assist (APA) and Park Distance Control (PDC) - Positional Text3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#128 and #222 update reference text,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CAMERA-FUR-REQ-161358/K-Reverse Video Camera with Active Park Assist (APA) and Park Distance Control (PDC) - Positional Text4+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Correction-change "Autobrake Activated/377" column "Parking Assistance (</w:t>
            </w:r>
            <w:proofErr w:type="spellStart"/>
            <w:r w:rsidRPr="00980770">
              <w:rPr>
                <w:sz w:val="16"/>
                <w:szCs w:val="16"/>
              </w:rPr>
              <w:t>Cfg</w:t>
            </w:r>
            <w:proofErr w:type="spellEnd"/>
            <w:r w:rsidRPr="00980770">
              <w:rPr>
                <w:sz w:val="16"/>
                <w:szCs w:val="16"/>
              </w:rPr>
              <w:t>)" from 0x2 --&gt; 0xA|0xB (per F. Krins feedback)</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CAMERA-FUR-REQ-161358/L-Reverse Video Camera with Active Park Assist (APA) and Park Distance Control (PDC) - Positional Text4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clarification: #377 configuration from 0x2-&gt;0xA,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6" w:space="0" w:color="auto"/>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rFonts w:cs="Arial"/>
                <w:sz w:val="16"/>
                <w:szCs w:val="16"/>
              </w:rPr>
            </w:pPr>
            <w:r w:rsidRPr="00980770">
              <w:rPr>
                <w:rFonts w:cs="Arial"/>
                <w:sz w:val="16"/>
                <w:szCs w:val="16"/>
              </w:rPr>
              <w:t>CAMERA-FUR-REQ-204405/E-Reverse Video Camera with Active Park Assist (APA) and Park Distance Control (PDC) - Positional Text5</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80770" w:rsidRDefault="00D10B75" w:rsidP="00D10B75">
            <w:pPr>
              <w:rPr>
                <w:sz w:val="16"/>
                <w:szCs w:val="16"/>
              </w:rPr>
            </w:pPr>
            <w:proofErr w:type="spellStart"/>
            <w:r w:rsidRPr="00980770">
              <w:rPr>
                <w:sz w:val="16"/>
                <w:szCs w:val="16"/>
              </w:rPr>
              <w:t>schapeki</w:t>
            </w:r>
            <w:proofErr w:type="spellEnd"/>
            <w:r w:rsidRPr="00980770">
              <w:rPr>
                <w:sz w:val="16"/>
                <w:szCs w:val="16"/>
              </w:rPr>
              <w:t xml:space="preserve">: clerical: have </w:t>
            </w:r>
            <w:proofErr w:type="spellStart"/>
            <w:r w:rsidRPr="00980770">
              <w:rPr>
                <w:sz w:val="16"/>
                <w:szCs w:val="16"/>
              </w:rPr>
              <w:t>ApaTrgtDist_D_Stat</w:t>
            </w:r>
            <w:proofErr w:type="spellEnd"/>
            <w:r w:rsidRPr="00980770">
              <w:rPr>
                <w:sz w:val="16"/>
                <w:szCs w:val="16"/>
              </w:rPr>
              <w:t xml:space="preserve"> refer to 0x0 instead of 0xF</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D10B75" w:rsidRDefault="00D10B75" w:rsidP="00D10B75">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D10B75" w:rsidRDefault="00D10B75" w:rsidP="00D10B75">
            <w:pPr>
              <w:spacing w:line="276" w:lineRule="auto"/>
              <w:jc w:val="center"/>
              <w:rPr>
                <w:rFonts w:cs="Arial"/>
                <w:sz w:val="16"/>
                <w:lang w:val="fr-FR"/>
              </w:rPr>
            </w:pPr>
          </w:p>
        </w:tc>
        <w:tc>
          <w:tcPr>
            <w:tcW w:w="2970" w:type="dxa"/>
            <w:tcBorders>
              <w:top w:val="single" w:sz="6" w:space="0" w:color="auto"/>
              <w:left w:val="nil"/>
              <w:bottom w:val="single" w:sz="6" w:space="0" w:color="auto"/>
              <w:right w:val="nil"/>
            </w:tcBorders>
            <w:shd w:val="thinDiagCross" w:color="auto" w:fill="D9D9D9" w:themeFill="background1" w:themeFillShade="D9"/>
          </w:tcPr>
          <w:p w:rsidR="00D10B75" w:rsidRDefault="00D10B75" w:rsidP="00D10B75">
            <w:pPr>
              <w:spacing w:line="276" w:lineRule="auto"/>
              <w:jc w:val="center"/>
              <w:rPr>
                <w:rFonts w:cs="Arial"/>
                <w:sz w:val="16"/>
                <w:lang w:val="fr-FR"/>
              </w:rPr>
            </w:pPr>
          </w:p>
        </w:tc>
        <w:tc>
          <w:tcPr>
            <w:tcW w:w="515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D10B75" w:rsidRDefault="00D10B75" w:rsidP="00D10B75">
            <w:pPr>
              <w:spacing w:line="276" w:lineRule="auto"/>
              <w:rPr>
                <w:rFonts w:cs="Arial"/>
                <w:sz w:val="16"/>
              </w:rPr>
            </w:pPr>
          </w:p>
        </w:tc>
      </w:tr>
      <w:tr w:rsidR="00D10B75" w:rsidRPr="00F103DC"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r>
              <w:rPr>
                <w:rFonts w:cs="Arial"/>
                <w:b/>
                <w:sz w:val="16"/>
              </w:rPr>
              <w:t>April 10, 2018</w:t>
            </w:r>
          </w:p>
        </w:tc>
        <w:tc>
          <w:tcPr>
            <w:tcW w:w="1018"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jc w:val="center"/>
              <w:rPr>
                <w:rFonts w:cs="Arial"/>
                <w:b/>
                <w:sz w:val="16"/>
                <w:lang w:val="fr-FR"/>
              </w:rPr>
            </w:pPr>
            <w:r>
              <w:rPr>
                <w:rFonts w:cs="Arial"/>
                <w:b/>
                <w:sz w:val="16"/>
                <w:lang w:val="fr-FR"/>
              </w:rPr>
              <w:t>1.9</w:t>
            </w:r>
          </w:p>
        </w:tc>
        <w:tc>
          <w:tcPr>
            <w:tcW w:w="8125" w:type="dxa"/>
            <w:gridSpan w:val="3"/>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C7152" w:rsidRDefault="00D10B75" w:rsidP="00D10B75">
            <w:pPr>
              <w:rPr>
                <w:rFonts w:cs="Arial"/>
                <w:sz w:val="16"/>
                <w:szCs w:val="16"/>
              </w:rPr>
            </w:pPr>
            <w:r w:rsidRPr="009C7152">
              <w:rPr>
                <w:rFonts w:cs="Arial"/>
                <w:sz w:val="16"/>
                <w:szCs w:val="16"/>
              </w:rPr>
              <w:t xml:space="preserve">CAMERA-FUR-REQ-130494/J-Active Park Assist (APA) Signal Processing - Positional </w:t>
            </w:r>
            <w:proofErr w:type="spellStart"/>
            <w:r w:rsidRPr="009C7152">
              <w:rPr>
                <w:rFonts w:cs="Arial"/>
                <w:sz w:val="16"/>
                <w:szCs w:val="16"/>
              </w:rPr>
              <w:t>ScanLeft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C7152" w:rsidRDefault="00D10B75" w:rsidP="00D10B75">
            <w:pPr>
              <w:rPr>
                <w:sz w:val="16"/>
                <w:szCs w:val="16"/>
              </w:rPr>
            </w:pPr>
            <w:proofErr w:type="spellStart"/>
            <w:r w:rsidRPr="009C7152">
              <w:rPr>
                <w:sz w:val="16"/>
                <w:szCs w:val="16"/>
              </w:rPr>
              <w:t>schapeki</w:t>
            </w:r>
            <w:proofErr w:type="spellEnd"/>
            <w:r w:rsidRPr="009C7152">
              <w:rPr>
                <w:sz w:val="16"/>
                <w:szCs w:val="16"/>
              </w:rPr>
              <w:t>: update to allow display of VPA (</w:t>
            </w:r>
            <w:proofErr w:type="spellStart"/>
            <w:r w:rsidRPr="009C7152">
              <w:rPr>
                <w:sz w:val="16"/>
                <w:szCs w:val="16"/>
              </w:rPr>
              <w:t>ParkPilot</w:t>
            </w:r>
            <w:proofErr w:type="spellEnd"/>
            <w:r w:rsidRPr="009C7152">
              <w:rPr>
                <w:sz w:val="16"/>
                <w:szCs w:val="16"/>
              </w:rPr>
              <w:t xml:space="preserve">) during scanning. Per M. </w:t>
            </w:r>
            <w:proofErr w:type="spellStart"/>
            <w:r w:rsidRPr="009C7152">
              <w:rPr>
                <w:sz w:val="16"/>
                <w:szCs w:val="16"/>
              </w:rPr>
              <w:t>Mould</w:t>
            </w:r>
            <w:proofErr w:type="spellEnd"/>
            <w:r w:rsidRPr="009C7152">
              <w:rPr>
                <w:sz w:val="16"/>
                <w:szCs w:val="16"/>
              </w:rPr>
              <w:t xml:space="preserve"> 2/20/2018</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C7152" w:rsidRDefault="00D10B75" w:rsidP="00D10B75">
            <w:pPr>
              <w:rPr>
                <w:rFonts w:cs="Arial"/>
                <w:sz w:val="16"/>
                <w:szCs w:val="16"/>
              </w:rPr>
            </w:pPr>
            <w:r w:rsidRPr="009C7152">
              <w:rPr>
                <w:rFonts w:cs="Arial"/>
                <w:sz w:val="16"/>
                <w:szCs w:val="16"/>
              </w:rPr>
              <w:t xml:space="preserve">CAMERA-FUR-REQ-130495/J-Active Park Assist (APA) Signal Processing - Positional </w:t>
            </w:r>
            <w:proofErr w:type="spellStart"/>
            <w:r w:rsidRPr="009C7152">
              <w:rPr>
                <w:rFonts w:cs="Arial"/>
                <w:sz w:val="16"/>
                <w:szCs w:val="16"/>
              </w:rPr>
              <w:t>ScanRight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C7152" w:rsidRDefault="00D10B75" w:rsidP="00D10B75">
            <w:pPr>
              <w:rPr>
                <w:sz w:val="16"/>
                <w:szCs w:val="16"/>
              </w:rPr>
            </w:pPr>
            <w:proofErr w:type="spellStart"/>
            <w:r w:rsidRPr="009C7152">
              <w:rPr>
                <w:sz w:val="16"/>
                <w:szCs w:val="16"/>
              </w:rPr>
              <w:t>schapeki</w:t>
            </w:r>
            <w:proofErr w:type="spellEnd"/>
            <w:r w:rsidRPr="009C7152">
              <w:rPr>
                <w:sz w:val="16"/>
                <w:szCs w:val="16"/>
              </w:rPr>
              <w:t>: update to allow display of VPA (</w:t>
            </w:r>
            <w:proofErr w:type="spellStart"/>
            <w:r w:rsidRPr="009C7152">
              <w:rPr>
                <w:sz w:val="16"/>
                <w:szCs w:val="16"/>
              </w:rPr>
              <w:t>ParkPilot</w:t>
            </w:r>
            <w:proofErr w:type="spellEnd"/>
            <w:r w:rsidRPr="009C7152">
              <w:rPr>
                <w:sz w:val="16"/>
                <w:szCs w:val="16"/>
              </w:rPr>
              <w:t xml:space="preserve">) during scanning. Per M. </w:t>
            </w:r>
            <w:proofErr w:type="spellStart"/>
            <w:r w:rsidRPr="009C7152">
              <w:rPr>
                <w:sz w:val="16"/>
                <w:szCs w:val="16"/>
              </w:rPr>
              <w:t>Mould</w:t>
            </w:r>
            <w:proofErr w:type="spellEnd"/>
            <w:r w:rsidRPr="009C7152">
              <w:rPr>
                <w:sz w:val="16"/>
                <w:szCs w:val="16"/>
              </w:rPr>
              <w:t xml:space="preserve"> 2/20/2018</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C7152" w:rsidRDefault="00D10B75" w:rsidP="00D10B75">
            <w:pPr>
              <w:rPr>
                <w:rFonts w:cs="Arial"/>
                <w:sz w:val="16"/>
                <w:szCs w:val="16"/>
              </w:rPr>
            </w:pPr>
            <w:r w:rsidRPr="009C7152">
              <w:rPr>
                <w:rFonts w:cs="Arial"/>
                <w:sz w:val="16"/>
                <w:szCs w:val="16"/>
              </w:rPr>
              <w:t>CAMERA-FUR-REQ-130498/M-Active Park Assist (APA) Signal Processing - Positional Text1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C7152" w:rsidRDefault="00D10B75" w:rsidP="00D10B75">
            <w:pPr>
              <w:rPr>
                <w:sz w:val="16"/>
                <w:szCs w:val="16"/>
              </w:rPr>
            </w:pPr>
            <w:proofErr w:type="spellStart"/>
            <w:r w:rsidRPr="009C7152">
              <w:rPr>
                <w:sz w:val="16"/>
                <w:szCs w:val="16"/>
              </w:rPr>
              <w:t>schapeki</w:t>
            </w:r>
            <w:proofErr w:type="spellEnd"/>
            <w:r w:rsidRPr="009C7152">
              <w:rPr>
                <w:sz w:val="16"/>
                <w:szCs w:val="16"/>
              </w:rPr>
              <w:t>: clerical: updates #053, 054, 055, 056, 057, 349, 350, 379, 383, 050, 428, 429, 426 per HMI and APA team concurrence 2/19/2018.</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4" w:space="0" w:color="auto"/>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9C7152" w:rsidRDefault="00D10B75" w:rsidP="00D10B75">
            <w:pPr>
              <w:rPr>
                <w:rFonts w:cs="Arial"/>
                <w:sz w:val="16"/>
                <w:szCs w:val="16"/>
              </w:rPr>
            </w:pPr>
            <w:r w:rsidRPr="009C7152">
              <w:rPr>
                <w:rFonts w:cs="Arial"/>
                <w:sz w:val="16"/>
                <w:szCs w:val="16"/>
              </w:rPr>
              <w:t>CAMERA-FUR-REQ-130500/M-Active Park Assist (APA) Signal Processing - Positional Text2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9C7152" w:rsidRDefault="00D10B75" w:rsidP="00D10B75">
            <w:pPr>
              <w:rPr>
                <w:sz w:val="16"/>
                <w:szCs w:val="16"/>
              </w:rPr>
            </w:pPr>
            <w:proofErr w:type="spellStart"/>
            <w:r w:rsidRPr="009C7152">
              <w:rPr>
                <w:sz w:val="16"/>
                <w:szCs w:val="16"/>
              </w:rPr>
              <w:t>schapeki</w:t>
            </w:r>
            <w:proofErr w:type="spellEnd"/>
            <w:r w:rsidRPr="009C7152">
              <w:rPr>
                <w:sz w:val="16"/>
                <w:szCs w:val="16"/>
              </w:rPr>
              <w:t>: clerical: updates #435, 280, 281, 059, 259, 352, 356, 437, 557, 438, 440, 441, 442, add "Ensure Park Brake Released" per HMI and APA team concurrence 2/19/2018.</w:t>
            </w:r>
          </w:p>
        </w:tc>
      </w:tr>
      <w:tr w:rsidR="00D10B75"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5"/>
          <w:jc w:val="center"/>
        </w:trPr>
        <w:tc>
          <w:tcPr>
            <w:tcW w:w="1764"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D10B75" w:rsidRDefault="00D10B75" w:rsidP="00D10B75">
            <w:pPr>
              <w:spacing w:line="276" w:lineRule="auto"/>
              <w:rPr>
                <w:rFonts w:cs="Arial"/>
                <w:sz w:val="16"/>
              </w:rPr>
            </w:pPr>
          </w:p>
        </w:tc>
        <w:tc>
          <w:tcPr>
            <w:tcW w:w="1018" w:type="dxa"/>
            <w:tcBorders>
              <w:top w:val="single" w:sz="6" w:space="0" w:color="auto"/>
              <w:left w:val="nil"/>
              <w:bottom w:val="single" w:sz="6" w:space="0" w:color="auto"/>
              <w:right w:val="nil"/>
            </w:tcBorders>
            <w:shd w:val="thinDiagCross" w:color="auto" w:fill="D9D9D9" w:themeFill="background1" w:themeFillShade="D9"/>
            <w:vAlign w:val="center"/>
          </w:tcPr>
          <w:p w:rsidR="00D10B75" w:rsidRDefault="00D10B75" w:rsidP="00D10B75">
            <w:pPr>
              <w:spacing w:line="276" w:lineRule="auto"/>
              <w:jc w:val="center"/>
              <w:rPr>
                <w:rFonts w:cs="Arial"/>
                <w:sz w:val="16"/>
                <w:lang w:val="fr-FR"/>
              </w:rPr>
            </w:pPr>
          </w:p>
        </w:tc>
        <w:tc>
          <w:tcPr>
            <w:tcW w:w="2970" w:type="dxa"/>
            <w:tcBorders>
              <w:top w:val="single" w:sz="6" w:space="0" w:color="auto"/>
              <w:left w:val="nil"/>
              <w:bottom w:val="single" w:sz="6" w:space="0" w:color="auto"/>
              <w:right w:val="nil"/>
            </w:tcBorders>
            <w:shd w:val="thinDiagCross" w:color="auto" w:fill="D9D9D9" w:themeFill="background1" w:themeFillShade="D9"/>
          </w:tcPr>
          <w:p w:rsidR="00D10B75" w:rsidRDefault="00D10B75" w:rsidP="00D10B75">
            <w:pPr>
              <w:spacing w:line="276" w:lineRule="auto"/>
              <w:jc w:val="center"/>
              <w:rPr>
                <w:rFonts w:cs="Arial"/>
                <w:sz w:val="16"/>
                <w:lang w:val="fr-FR"/>
              </w:rPr>
            </w:pPr>
          </w:p>
        </w:tc>
        <w:tc>
          <w:tcPr>
            <w:tcW w:w="5155"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rsidR="00D10B75" w:rsidRDefault="00D10B75" w:rsidP="00D10B75">
            <w:pPr>
              <w:spacing w:line="276" w:lineRule="auto"/>
              <w:rPr>
                <w:rFonts w:cs="Arial"/>
                <w:sz w:val="16"/>
              </w:rPr>
            </w:pPr>
          </w:p>
        </w:tc>
      </w:tr>
      <w:tr w:rsidR="00D10B75" w:rsidRPr="00F103DC"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16"/>
          <w:jc w:val="center"/>
        </w:trPr>
        <w:tc>
          <w:tcPr>
            <w:tcW w:w="1764"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r>
              <w:rPr>
                <w:rFonts w:cs="Arial"/>
                <w:b/>
                <w:sz w:val="16"/>
              </w:rPr>
              <w:t>October 18, 2019</w:t>
            </w:r>
          </w:p>
        </w:tc>
        <w:tc>
          <w:tcPr>
            <w:tcW w:w="1018" w:type="dxa"/>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jc w:val="center"/>
              <w:rPr>
                <w:rFonts w:cs="Arial"/>
                <w:b/>
                <w:sz w:val="16"/>
                <w:lang w:val="fr-FR"/>
              </w:rPr>
            </w:pPr>
            <w:r>
              <w:rPr>
                <w:rFonts w:cs="Arial"/>
                <w:b/>
                <w:sz w:val="16"/>
                <w:lang w:val="fr-FR"/>
              </w:rPr>
              <w:t>1.10</w:t>
            </w:r>
          </w:p>
        </w:tc>
        <w:tc>
          <w:tcPr>
            <w:tcW w:w="8125" w:type="dxa"/>
            <w:gridSpan w:val="3"/>
            <w:tcBorders>
              <w:top w:val="single" w:sz="6" w:space="0" w:color="auto"/>
              <w:left w:val="single" w:sz="6" w:space="0" w:color="auto"/>
              <w:bottom w:val="single" w:sz="6" w:space="0" w:color="auto"/>
              <w:right w:val="single" w:sz="6" w:space="0" w:color="auto"/>
            </w:tcBorders>
          </w:tcPr>
          <w:p w:rsidR="00D10B75" w:rsidRPr="00F103DC" w:rsidRDefault="00D10B75" w:rsidP="00D10B75">
            <w:pPr>
              <w:spacing w:line="276" w:lineRule="auto"/>
              <w:rPr>
                <w:rFonts w:cs="Arial"/>
                <w:b/>
                <w:sz w:val="16"/>
              </w:rPr>
            </w:pP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single" w:sz="6" w:space="0" w:color="auto"/>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CAMERA-FUR-REQ-161327/F-Display HMI Arbitration Internal Variable Table (Timers and Debounce)</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xml:space="preserve">: Change default for </w:t>
            </w:r>
            <w:proofErr w:type="spellStart"/>
            <w:r w:rsidRPr="00124B87">
              <w:rPr>
                <w:rFonts w:cs="Calibri"/>
                <w:sz w:val="16"/>
                <w:szCs w:val="16"/>
              </w:rPr>
              <w:t>Camra_Exit_Timr_Cfg</w:t>
            </w:r>
            <w:proofErr w:type="spellEnd"/>
            <w:r w:rsidRPr="00124B87">
              <w:rPr>
                <w:rFonts w:cs="Calibri"/>
                <w:sz w:val="16"/>
                <w:szCs w:val="16"/>
              </w:rPr>
              <w:t xml:space="preserve"> from 2000ms to 0ms.</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2"/>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CAMERA-FUR-REQ-197168/E-Active Park Assist (APA) Signal - [</w:t>
            </w:r>
            <w:proofErr w:type="spellStart"/>
            <w:r w:rsidRPr="00124B87">
              <w:rPr>
                <w:rFonts w:cs="Arial"/>
                <w:sz w:val="16"/>
                <w:szCs w:val="16"/>
              </w:rPr>
              <w:t>ApaMsgTxt_D_Rq</w:t>
            </w:r>
            <w:proofErr w:type="spellEnd"/>
            <w:r w:rsidRPr="00124B87">
              <w:rPr>
                <w:rFonts w:cs="Arial"/>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Update note to clarify what to do with data not present.</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CAMERA-FUR-REQ-203878/E-Active Park Assist (APA) Signal - [</w:t>
            </w:r>
            <w:proofErr w:type="spellStart"/>
            <w:r w:rsidRPr="00124B87">
              <w:rPr>
                <w:rFonts w:cs="Arial"/>
                <w:sz w:val="16"/>
                <w:szCs w:val="16"/>
              </w:rPr>
              <w:t>ApaTrgtDist_D_Stat</w:t>
            </w:r>
            <w:proofErr w:type="spellEnd"/>
            <w:r w:rsidRPr="00124B87">
              <w:rPr>
                <w:rFonts w:cs="Arial"/>
                <w:sz w:val="16"/>
                <w:szCs w:val="16"/>
              </w:rPr>
              <w:t>]</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Update note to clarify what to do with data not present.</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202081/F-Active Park Assist (APA) Signal Processing</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xml:space="preserve">: Update structure for 8/20/2018 on-cadence release to remove 165423-CarRight and 165424-CarPOA, they are absorbed into the renamed 130502-SmallCar. Delete 161348-POAleft and 161349-POAright, they are absorbed into 130496-Symbol1 and 130497-Symbol2. Rename 165441-POArightSelectd to </w:t>
            </w:r>
            <w:proofErr w:type="spellStart"/>
            <w:r w:rsidRPr="00124B87">
              <w:rPr>
                <w:rFonts w:cs="Calibri"/>
                <w:sz w:val="16"/>
                <w:szCs w:val="16"/>
              </w:rPr>
              <w:t>ParkOutArrow</w:t>
            </w:r>
            <w:proofErr w:type="spellEnd"/>
            <w:r w:rsidRPr="00124B87">
              <w:rPr>
                <w:rFonts w:cs="Calibri"/>
                <w:sz w:val="16"/>
                <w:szCs w:val="16"/>
              </w:rPr>
              <w:t xml:space="preserve">, delete 165441-POAleftSelectd, it's absorbed into </w:t>
            </w:r>
            <w:proofErr w:type="spellStart"/>
            <w:r w:rsidRPr="00124B87">
              <w:rPr>
                <w:rFonts w:cs="Calibri"/>
                <w:sz w:val="16"/>
                <w:szCs w:val="16"/>
              </w:rPr>
              <w:t>ParkOutArrow</w:t>
            </w:r>
            <w:proofErr w:type="spellEnd"/>
            <w:r w:rsidRPr="00124B87">
              <w:rPr>
                <w:rFonts w:cs="Calibri"/>
                <w:sz w:val="16"/>
                <w:szCs w:val="16"/>
              </w:rPr>
              <w:t>. Changes are per ApaCsiGEN7</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CAMERA-FUR-REQ-130496/M-Active Park Assist (APA) Signal Processing - Positional Symbol1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Update per ApaCsiGEN7: 8" delete #277, update #402, add #243, 365, 540, 553, 580, 584 to capture POA table as symbol1. Update notes. 4": add #402, 243, 540, 365, 553</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CAMERA-FUR-REQ-130497/K-Active Park Assist (APA) Signal Processing - Positional Symbol2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Update per ApaCsiGEN7: 8" delete #257, add #244, 366, 545, 554. 4": add #491, 244, 545, 366, 554</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CAMERA-FUR-REQ-130498/N-Active Park Assist (APA) Signal Processing - Positional Text1</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Update per ApaCsiGEN7: 8" update #265, 266, 420, add #581, 585. 4": Update #037, 048, add #492, 947, 069, 552</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CAMERA-FUR-REQ-130500/N-Active Park Assist (APA) Signal Processing - Positional Text2</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Update per ApaCsiGEN7: 8" delete #353, 354, 357, 358, 359. 4" add #390, 493, delete #069, 071</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 xml:space="preserve">CAMERA-FUR-REQ-130502/J-Active Park Assist (APA) Signal Processing - Positional </w:t>
            </w:r>
            <w:proofErr w:type="spellStart"/>
            <w:r w:rsidRPr="00124B87">
              <w:rPr>
                <w:rFonts w:cs="Arial"/>
                <w:sz w:val="16"/>
                <w:szCs w:val="16"/>
              </w:rPr>
              <w:t>SmallCar</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Update per ApaCsiGEN7: change name to "</w:t>
            </w:r>
            <w:proofErr w:type="spellStart"/>
            <w:r w:rsidRPr="00124B87">
              <w:rPr>
                <w:rFonts w:cs="Calibri"/>
                <w:sz w:val="16"/>
                <w:szCs w:val="16"/>
              </w:rPr>
              <w:t>SmallCar</w:t>
            </w:r>
            <w:proofErr w:type="spellEnd"/>
            <w:r w:rsidRPr="00124B87">
              <w:rPr>
                <w:rFonts w:cs="Calibri"/>
                <w:sz w:val="16"/>
                <w:szCs w:val="16"/>
              </w:rPr>
              <w:t>". 8" update #075, 076, 236, 561, 562, 563, 564 add #081, 569. 4" update #075, 076, 236, Add #081, 561, 563, 569</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 xml:space="preserve">CAMERA-FUR-REQ-130504/K-Active Park Assist (APA) Signal Processing - Positional </w:t>
            </w:r>
            <w:proofErr w:type="spellStart"/>
            <w:r w:rsidRPr="00124B87">
              <w:rPr>
                <w:rFonts w:cs="Arial"/>
                <w:sz w:val="16"/>
                <w:szCs w:val="16"/>
              </w:rPr>
              <w:t>ParkScenarioLeft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Update per ApaCsiGEN7: 4" add #523, 524</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 xml:space="preserve">CAMERA-FUR-REQ-130505/K-Active Park Assist (APA) Signal Processing - Positional </w:t>
            </w:r>
            <w:proofErr w:type="spellStart"/>
            <w:r w:rsidRPr="00124B87">
              <w:rPr>
                <w:rFonts w:cs="Arial"/>
                <w:sz w:val="16"/>
                <w:szCs w:val="16"/>
              </w:rPr>
              <w:t>ParkScenarioRight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Update per ApaCsiGEN7: 4" add #525, 526, 574</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 xml:space="preserve">CAMERA-FUR-REQ-161347/I-Active Park Assist (APA) Signal Processing - Positional </w:t>
            </w:r>
            <w:proofErr w:type="spellStart"/>
            <w:r w:rsidRPr="00124B87">
              <w:rPr>
                <w:rFonts w:cs="Arial"/>
                <w:sz w:val="16"/>
                <w:szCs w:val="16"/>
              </w:rPr>
              <w:t>ParkScenarioPOA</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fkrins</w:t>
            </w:r>
            <w:proofErr w:type="spellEnd"/>
            <w:r w:rsidRPr="00124B87">
              <w:rPr>
                <w:rFonts w:cs="Calibri"/>
                <w:sz w:val="16"/>
                <w:szCs w:val="16"/>
              </w:rPr>
              <w:t>: ApaCsi600: New element for POA-</w:t>
            </w:r>
            <w:proofErr w:type="spellStart"/>
            <w:r w:rsidRPr="00124B87">
              <w:rPr>
                <w:rFonts w:cs="Calibri"/>
                <w:sz w:val="16"/>
                <w:szCs w:val="16"/>
              </w:rPr>
              <w:t>ParkSceanrio</w:t>
            </w:r>
            <w:proofErr w:type="spellEnd"/>
            <w:r w:rsidRPr="00124B87">
              <w:rPr>
                <w:rFonts w:cs="Calibri"/>
                <w:sz w:val="16"/>
                <w:szCs w:val="16"/>
              </w:rPr>
              <w:t xml:space="preserve"> on "Release EPB" screens as ApaCsi098 needed to be changed in </w:t>
            </w:r>
            <w:proofErr w:type="spellStart"/>
            <w:r w:rsidRPr="00124B87">
              <w:rPr>
                <w:rFonts w:cs="Calibri"/>
                <w:sz w:val="16"/>
                <w:szCs w:val="16"/>
              </w:rPr>
              <w:t>ApaMsgTxt</w:t>
            </w:r>
            <w:proofErr w:type="spellEnd"/>
            <w:r w:rsidRPr="00124B87">
              <w:rPr>
                <w:rFonts w:cs="Calibri"/>
                <w:sz w:val="16"/>
                <w:szCs w:val="16"/>
              </w:rPr>
              <w:t>.</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 xml:space="preserve">CAMERA-FUR-REQ-165428/H-Active Park Assist (APA) Signal Processing - Positional </w:t>
            </w:r>
            <w:proofErr w:type="spellStart"/>
            <w:r w:rsidRPr="00124B87">
              <w:rPr>
                <w:rFonts w:cs="Arial"/>
                <w:sz w:val="16"/>
                <w:szCs w:val="16"/>
              </w:rPr>
              <w:t>ParkInArrow</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Update per ApaCsiGEN7: 8" add #586, 587, 588, 589</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 xml:space="preserve">CAMERA-FUR-REQ-165437/I-Active Park Assist (APA) Signal Processing - Positional </w:t>
            </w:r>
            <w:proofErr w:type="spellStart"/>
            <w:r w:rsidRPr="00124B87">
              <w:rPr>
                <w:rFonts w:cs="Arial"/>
                <w:sz w:val="16"/>
                <w:szCs w:val="16"/>
              </w:rPr>
              <w:t>ParkOutArrow</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Update per ApaCsiGEN7: change name to "</w:t>
            </w:r>
            <w:proofErr w:type="spellStart"/>
            <w:r w:rsidRPr="00124B87">
              <w:rPr>
                <w:rFonts w:cs="Calibri"/>
                <w:sz w:val="16"/>
                <w:szCs w:val="16"/>
              </w:rPr>
              <w:t>ParkOutArrow</w:t>
            </w:r>
            <w:proofErr w:type="spellEnd"/>
            <w:r w:rsidRPr="00124B87">
              <w:rPr>
                <w:rFonts w:cs="Calibri"/>
                <w:sz w:val="16"/>
                <w:szCs w:val="16"/>
              </w:rPr>
              <w:t>." 8": add #263, 273, 4" add #263, 273</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 xml:space="preserve">CAMERA-FUR-REQ-165446/I-Active Park Assist (APA) Signal Processing - Positional </w:t>
            </w:r>
            <w:proofErr w:type="spellStart"/>
            <w:r w:rsidRPr="00124B87">
              <w:rPr>
                <w:rFonts w:cs="Arial"/>
                <w:sz w:val="16"/>
                <w:szCs w:val="16"/>
              </w:rPr>
              <w:t>SAPFeatureMenuBarGreyout</w:t>
            </w:r>
            <w:proofErr w:type="spellEnd"/>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fkrins</w:t>
            </w:r>
            <w:proofErr w:type="spellEnd"/>
            <w:r w:rsidRPr="00124B87">
              <w:rPr>
                <w:rFonts w:cs="Calibri"/>
                <w:sz w:val="16"/>
                <w:szCs w:val="16"/>
              </w:rPr>
              <w:t>: ApaCsi590, ApaCsi591, ApaCsi592, ApaCsi593, ApaCsi594, ApaCsi595: New elements to grey out the Off-button (when it is without function from PAM side of view)</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CAMERA-FUR-REQ-161350/D-Active Park Assist (APA) Soft Menu Interface General Requirements 2a</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Clarify notes to include initialization due to timeout, per F. Krins</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CAMERA-FUR-REQ-165450/C-Active Park Assist (APA) Soft Menu Interface General Requirements 2b</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Clarify notes to include initialization due to timeout, per F. Krins</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 xml:space="preserve">CAMERA-FUR-REQ-165451/C-Active Park Assist (APA) Soft Menu Interface General </w:t>
            </w:r>
            <w:proofErr w:type="spellStart"/>
            <w:r w:rsidRPr="00124B87">
              <w:rPr>
                <w:rFonts w:cs="Arial"/>
                <w:sz w:val="16"/>
                <w:szCs w:val="16"/>
              </w:rPr>
              <w:t>Requriements</w:t>
            </w:r>
            <w:proofErr w:type="spellEnd"/>
            <w:r w:rsidRPr="00124B87">
              <w:rPr>
                <w:rFonts w:cs="Arial"/>
                <w:sz w:val="16"/>
                <w:szCs w:val="16"/>
              </w:rPr>
              <w:t xml:space="preserve"> 2c</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proofErr w:type="spellStart"/>
            <w:r w:rsidRPr="00124B87">
              <w:rPr>
                <w:rFonts w:cs="Calibri"/>
                <w:sz w:val="16"/>
                <w:szCs w:val="16"/>
              </w:rPr>
              <w:t>schapeki</w:t>
            </w:r>
            <w:proofErr w:type="spellEnd"/>
            <w:r w:rsidRPr="00124B87">
              <w:rPr>
                <w:rFonts w:cs="Calibri"/>
                <w:sz w:val="16"/>
                <w:szCs w:val="16"/>
              </w:rPr>
              <w:t>: Clarify notes to include initialization due to timeout, per F. Krins</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CAMERA-FUR-REQ-161355/L-Reverse Video Camera with Active Park Assist (APA) and Park Distance Control (PDC) - Positional Symbol3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r w:rsidRPr="00124B87">
              <w:rPr>
                <w:rFonts w:cs="Calibri"/>
                <w:sz w:val="16"/>
                <w:szCs w:val="16"/>
              </w:rPr>
              <w:t>Update per ApaCsiGEN7: 8" update #449, add #582. 4" add #494, 449</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CAMERA-FUR-REQ-161356/K-Reverse Video Camera with Active Park Assist (APA) and Park Distance Control (PDC) - Positional Symbol4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r w:rsidRPr="00124B87">
              <w:rPr>
                <w:rFonts w:cs="Calibri"/>
                <w:sz w:val="16"/>
                <w:szCs w:val="16"/>
              </w:rPr>
              <w:t>Update per ApaCsiGEN7: 4" add #495</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nil"/>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CAMERA-FUR-REQ-161357/K-Reverse Video Camera with Active Park Assist (APA) and Park Distance Control (PDC) - Positional Text3</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r w:rsidRPr="00124B87">
              <w:rPr>
                <w:rFonts w:cs="Calibri"/>
                <w:sz w:val="16"/>
                <w:szCs w:val="16"/>
              </w:rPr>
              <w:t>Update per ApaCsiGEN7: 8" update #465, add #583. 4" add #465</w:t>
            </w:r>
          </w:p>
        </w:tc>
      </w:tr>
      <w:tr w:rsidR="00D10B75" w:rsidRPr="00980770" w:rsidTr="00D10B7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jc w:val="center"/>
        </w:trPr>
        <w:tc>
          <w:tcPr>
            <w:tcW w:w="1764" w:type="dxa"/>
            <w:tcBorders>
              <w:top w:val="nil"/>
              <w:left w:val="single" w:sz="6" w:space="0" w:color="auto"/>
              <w:bottom w:val="single" w:sz="4" w:space="0" w:color="auto"/>
              <w:right w:val="single" w:sz="6" w:space="0" w:color="auto"/>
            </w:tcBorders>
          </w:tcPr>
          <w:p w:rsidR="00D10B75" w:rsidRDefault="00D10B75" w:rsidP="00D10B75">
            <w:pPr>
              <w:rPr>
                <w:rFonts w:cs="Arial"/>
                <w:sz w:val="16"/>
              </w:rPr>
            </w:pPr>
          </w:p>
        </w:tc>
        <w:tc>
          <w:tcPr>
            <w:tcW w:w="3988"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Arial"/>
                <w:sz w:val="16"/>
                <w:szCs w:val="16"/>
              </w:rPr>
            </w:pPr>
            <w:r w:rsidRPr="00124B87">
              <w:rPr>
                <w:rFonts w:cs="Arial"/>
                <w:sz w:val="16"/>
                <w:szCs w:val="16"/>
              </w:rPr>
              <w:t>CAMERA-FUR-REQ-161358/M-Reverse Video Camera with Active Park Assist (APA) and Park Distance Control (PDC) - Positional Text4</w:t>
            </w:r>
          </w:p>
        </w:tc>
        <w:tc>
          <w:tcPr>
            <w:tcW w:w="5155" w:type="dxa"/>
            <w:gridSpan w:val="2"/>
            <w:tcBorders>
              <w:top w:val="single" w:sz="6" w:space="0" w:color="auto"/>
              <w:left w:val="single" w:sz="6" w:space="0" w:color="auto"/>
              <w:bottom w:val="single" w:sz="6" w:space="0" w:color="auto"/>
              <w:right w:val="single" w:sz="6" w:space="0" w:color="auto"/>
            </w:tcBorders>
            <w:vAlign w:val="center"/>
          </w:tcPr>
          <w:p w:rsidR="00D10B75" w:rsidRPr="00124B87" w:rsidRDefault="00D10B75" w:rsidP="00D10B75">
            <w:pPr>
              <w:rPr>
                <w:rFonts w:cs="Calibri"/>
                <w:sz w:val="16"/>
                <w:szCs w:val="16"/>
              </w:rPr>
            </w:pPr>
            <w:r w:rsidRPr="00124B87">
              <w:rPr>
                <w:rFonts w:cs="Calibri"/>
                <w:sz w:val="16"/>
                <w:szCs w:val="16"/>
              </w:rPr>
              <w:t>Update per ApaCsiGEN7: 8" delete #367, 370, 371, 372. 4" add #497</w:t>
            </w:r>
          </w:p>
        </w:tc>
      </w:tr>
    </w:tbl>
    <w:p w:rsidR="00D10B75" w:rsidRDefault="00D10B75">
      <w:pPr>
        <w:jc w:val="center"/>
        <w:rPr>
          <w:rFonts w:cs="Arial"/>
          <w:b/>
          <w:sz w:val="36"/>
          <w:szCs w:val="36"/>
        </w:rPr>
      </w:pPr>
      <w:r>
        <w:rPr>
          <w:b/>
          <w:sz w:val="36"/>
          <w:szCs w:val="36"/>
        </w:rPr>
        <w:br w:type="page"/>
      </w:r>
      <w:r>
        <w:rPr>
          <w:rFonts w:cs="Arial"/>
          <w:b/>
          <w:sz w:val="36"/>
          <w:szCs w:val="36"/>
        </w:rPr>
        <w:lastRenderedPageBreak/>
        <w:t>Table of Contents</w:t>
      </w:r>
    </w:p>
    <w:p w:rsidR="00D10B75" w:rsidRDefault="00D10B75">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22284754" w:history="1">
        <w:r w:rsidRPr="00255A85">
          <w:rPr>
            <w:rStyle w:val="Hyperlink"/>
            <w:rFonts w:cs="Arial"/>
            <w:bCs/>
            <w:noProof/>
          </w:rPr>
          <w:t>Revision History</w:t>
        </w:r>
        <w:r>
          <w:rPr>
            <w:noProof/>
            <w:webHidden/>
          </w:rPr>
          <w:tab/>
        </w:r>
        <w:r>
          <w:rPr>
            <w:noProof/>
            <w:webHidden/>
          </w:rPr>
          <w:fldChar w:fldCharType="begin"/>
        </w:r>
        <w:r>
          <w:rPr>
            <w:noProof/>
            <w:webHidden/>
          </w:rPr>
          <w:instrText xml:space="preserve"> PAGEREF _Toc22284754 \h </w:instrText>
        </w:r>
        <w:r>
          <w:rPr>
            <w:noProof/>
            <w:webHidden/>
          </w:rPr>
        </w:r>
        <w:r>
          <w:rPr>
            <w:noProof/>
            <w:webHidden/>
          </w:rPr>
          <w:fldChar w:fldCharType="separate"/>
        </w:r>
        <w:r>
          <w:rPr>
            <w:noProof/>
            <w:webHidden/>
          </w:rPr>
          <w:t>2</w:t>
        </w:r>
        <w:r>
          <w:rPr>
            <w:noProof/>
            <w:webHidden/>
          </w:rPr>
          <w:fldChar w:fldCharType="end"/>
        </w:r>
      </w:hyperlink>
    </w:p>
    <w:p w:rsidR="00D10B75" w:rsidRDefault="00D10B75">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2284755" w:history="1">
        <w:r w:rsidRPr="00255A85">
          <w:rPr>
            <w:rStyle w:val="Hyperlink"/>
            <w:noProof/>
          </w:rPr>
          <w:t>1</w:t>
        </w:r>
        <w:r>
          <w:rPr>
            <w:rFonts w:asciiTheme="minorHAnsi" w:eastAsiaTheme="minorEastAsia" w:hAnsiTheme="minorHAnsi" w:cstheme="minorBidi"/>
            <w:b w:val="0"/>
            <w:smallCaps w:val="0"/>
            <w:noProof/>
            <w:sz w:val="22"/>
            <w:szCs w:val="22"/>
          </w:rPr>
          <w:tab/>
        </w:r>
        <w:r w:rsidRPr="00255A85">
          <w:rPr>
            <w:rStyle w:val="Hyperlink"/>
            <w:noProof/>
          </w:rPr>
          <w:t>Architectural Design</w:t>
        </w:r>
        <w:r>
          <w:rPr>
            <w:noProof/>
            <w:webHidden/>
          </w:rPr>
          <w:tab/>
        </w:r>
        <w:r>
          <w:rPr>
            <w:noProof/>
            <w:webHidden/>
          </w:rPr>
          <w:fldChar w:fldCharType="begin"/>
        </w:r>
        <w:r>
          <w:rPr>
            <w:noProof/>
            <w:webHidden/>
          </w:rPr>
          <w:instrText xml:space="preserve"> PAGEREF _Toc22284755 \h </w:instrText>
        </w:r>
        <w:r>
          <w:rPr>
            <w:noProof/>
            <w:webHidden/>
          </w:rPr>
        </w:r>
        <w:r>
          <w:rPr>
            <w:noProof/>
            <w:webHidden/>
          </w:rPr>
          <w:fldChar w:fldCharType="separate"/>
        </w:r>
        <w:r>
          <w:rPr>
            <w:noProof/>
            <w:webHidden/>
          </w:rPr>
          <w:t>17</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756" w:history="1">
        <w:r w:rsidRPr="00255A85">
          <w:rPr>
            <w:rStyle w:val="Hyperlink"/>
            <w:noProof/>
          </w:rPr>
          <w:t>1.1</w:t>
        </w:r>
        <w:r>
          <w:rPr>
            <w:rFonts w:asciiTheme="minorHAnsi" w:eastAsiaTheme="minorEastAsia" w:hAnsiTheme="minorHAnsi" w:cstheme="minorBidi"/>
            <w:i w:val="0"/>
            <w:noProof/>
            <w:sz w:val="22"/>
            <w:szCs w:val="22"/>
          </w:rPr>
          <w:tab/>
        </w:r>
        <w:r w:rsidRPr="00255A85">
          <w:rPr>
            <w:rStyle w:val="Hyperlink"/>
            <w:noProof/>
          </w:rPr>
          <w:t>APA-CLD-REQ-013903/A-Active Park Assist Manager Client (TcSE ROIN-205558-1)</w:t>
        </w:r>
        <w:r>
          <w:rPr>
            <w:noProof/>
            <w:webHidden/>
          </w:rPr>
          <w:tab/>
        </w:r>
        <w:r>
          <w:rPr>
            <w:noProof/>
            <w:webHidden/>
          </w:rPr>
          <w:fldChar w:fldCharType="begin"/>
        </w:r>
        <w:r>
          <w:rPr>
            <w:noProof/>
            <w:webHidden/>
          </w:rPr>
          <w:instrText xml:space="preserve"> PAGEREF _Toc22284756 \h </w:instrText>
        </w:r>
        <w:r>
          <w:rPr>
            <w:noProof/>
            <w:webHidden/>
          </w:rPr>
        </w:r>
        <w:r>
          <w:rPr>
            <w:noProof/>
            <w:webHidden/>
          </w:rPr>
          <w:fldChar w:fldCharType="separate"/>
        </w:r>
        <w:r>
          <w:rPr>
            <w:noProof/>
            <w:webHidden/>
          </w:rPr>
          <w:t>17</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757" w:history="1">
        <w:r w:rsidRPr="00255A85">
          <w:rPr>
            <w:rStyle w:val="Hyperlink"/>
            <w:noProof/>
          </w:rPr>
          <w:t>1.2</w:t>
        </w:r>
        <w:r>
          <w:rPr>
            <w:rFonts w:asciiTheme="minorHAnsi" w:eastAsiaTheme="minorEastAsia" w:hAnsiTheme="minorHAnsi" w:cstheme="minorBidi"/>
            <w:i w:val="0"/>
            <w:noProof/>
            <w:sz w:val="22"/>
            <w:szCs w:val="22"/>
          </w:rPr>
          <w:tab/>
        </w:r>
        <w:r w:rsidRPr="00255A85">
          <w:rPr>
            <w:rStyle w:val="Hyperlink"/>
            <w:noProof/>
          </w:rPr>
          <w:t>APA-CLD-REQ-013965/A-Active Park Assist Client (TcSE ROIN-204023-1)</w:t>
        </w:r>
        <w:r>
          <w:rPr>
            <w:noProof/>
            <w:webHidden/>
          </w:rPr>
          <w:tab/>
        </w:r>
        <w:r>
          <w:rPr>
            <w:noProof/>
            <w:webHidden/>
          </w:rPr>
          <w:fldChar w:fldCharType="begin"/>
        </w:r>
        <w:r>
          <w:rPr>
            <w:noProof/>
            <w:webHidden/>
          </w:rPr>
          <w:instrText xml:space="preserve"> PAGEREF _Toc22284757 \h </w:instrText>
        </w:r>
        <w:r>
          <w:rPr>
            <w:noProof/>
            <w:webHidden/>
          </w:rPr>
        </w:r>
        <w:r>
          <w:rPr>
            <w:noProof/>
            <w:webHidden/>
          </w:rPr>
          <w:fldChar w:fldCharType="separate"/>
        </w:r>
        <w:r>
          <w:rPr>
            <w:noProof/>
            <w:webHidden/>
          </w:rPr>
          <w:t>17</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758" w:history="1">
        <w:r w:rsidRPr="00255A85">
          <w:rPr>
            <w:rStyle w:val="Hyperlink"/>
            <w:noProof/>
          </w:rPr>
          <w:t>1.3</w:t>
        </w:r>
        <w:r>
          <w:rPr>
            <w:rFonts w:asciiTheme="minorHAnsi" w:eastAsiaTheme="minorEastAsia" w:hAnsiTheme="minorHAnsi" w:cstheme="minorBidi"/>
            <w:i w:val="0"/>
            <w:noProof/>
            <w:sz w:val="22"/>
            <w:szCs w:val="22"/>
          </w:rPr>
          <w:tab/>
        </w:r>
        <w:r w:rsidRPr="00255A85">
          <w:rPr>
            <w:rStyle w:val="Hyperlink"/>
            <w:noProof/>
          </w:rPr>
          <w:t>ActiveParkAssistManagerClient Interface</w:t>
        </w:r>
        <w:r>
          <w:rPr>
            <w:noProof/>
            <w:webHidden/>
          </w:rPr>
          <w:tab/>
        </w:r>
        <w:r>
          <w:rPr>
            <w:noProof/>
            <w:webHidden/>
          </w:rPr>
          <w:fldChar w:fldCharType="begin"/>
        </w:r>
        <w:r>
          <w:rPr>
            <w:noProof/>
            <w:webHidden/>
          </w:rPr>
          <w:instrText xml:space="preserve"> PAGEREF _Toc22284758 \h </w:instrText>
        </w:r>
        <w:r>
          <w:rPr>
            <w:noProof/>
            <w:webHidden/>
          </w:rPr>
        </w:r>
        <w:r>
          <w:rPr>
            <w:noProof/>
            <w:webHidden/>
          </w:rPr>
          <w:fldChar w:fldCharType="separate"/>
        </w:r>
        <w:r>
          <w:rPr>
            <w:noProof/>
            <w:webHidden/>
          </w:rPr>
          <w:t>17</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59" w:history="1">
        <w:r w:rsidRPr="00255A85">
          <w:rPr>
            <w:rStyle w:val="Hyperlink"/>
            <w:noProof/>
          </w:rPr>
          <w:t>1.3.1</w:t>
        </w:r>
        <w:r>
          <w:rPr>
            <w:rFonts w:asciiTheme="minorHAnsi" w:eastAsiaTheme="minorEastAsia" w:hAnsiTheme="minorHAnsi" w:cstheme="minorBidi"/>
            <w:noProof/>
            <w:sz w:val="22"/>
            <w:szCs w:val="22"/>
          </w:rPr>
          <w:tab/>
        </w:r>
        <w:r w:rsidRPr="00255A85">
          <w:rPr>
            <w:rStyle w:val="Hyperlink"/>
            <w:noProof/>
          </w:rPr>
          <w:t>APAM-IIR-REQ-013917/A-ActiveParkAssistManagerClient_Tx (TcSE ROIN-265660-1)</w:t>
        </w:r>
        <w:r>
          <w:rPr>
            <w:noProof/>
            <w:webHidden/>
          </w:rPr>
          <w:tab/>
        </w:r>
        <w:r>
          <w:rPr>
            <w:noProof/>
            <w:webHidden/>
          </w:rPr>
          <w:fldChar w:fldCharType="begin"/>
        </w:r>
        <w:r>
          <w:rPr>
            <w:noProof/>
            <w:webHidden/>
          </w:rPr>
          <w:instrText xml:space="preserve"> PAGEREF _Toc22284759 \h </w:instrText>
        </w:r>
        <w:r>
          <w:rPr>
            <w:noProof/>
            <w:webHidden/>
          </w:rPr>
        </w:r>
        <w:r>
          <w:rPr>
            <w:noProof/>
            <w:webHidden/>
          </w:rPr>
          <w:fldChar w:fldCharType="separate"/>
        </w:r>
        <w:r>
          <w:rPr>
            <w:noProof/>
            <w:webHidden/>
          </w:rPr>
          <w:t>17</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60" w:history="1">
        <w:r w:rsidRPr="00255A85">
          <w:rPr>
            <w:rStyle w:val="Hyperlink"/>
            <w:noProof/>
          </w:rPr>
          <w:t>1.3.2</w:t>
        </w:r>
        <w:r>
          <w:rPr>
            <w:rFonts w:asciiTheme="minorHAnsi" w:eastAsiaTheme="minorEastAsia" w:hAnsiTheme="minorHAnsi" w:cstheme="minorBidi"/>
            <w:noProof/>
            <w:sz w:val="22"/>
            <w:szCs w:val="22"/>
          </w:rPr>
          <w:tab/>
        </w:r>
        <w:r w:rsidRPr="00255A85">
          <w:rPr>
            <w:rStyle w:val="Hyperlink"/>
            <w:noProof/>
          </w:rPr>
          <w:t>APAMv2-IIR-REQ-128772/A-ActiveParkAssistManagerClient_Rx</w:t>
        </w:r>
        <w:r>
          <w:rPr>
            <w:noProof/>
            <w:webHidden/>
          </w:rPr>
          <w:tab/>
        </w:r>
        <w:r>
          <w:rPr>
            <w:noProof/>
            <w:webHidden/>
          </w:rPr>
          <w:fldChar w:fldCharType="begin"/>
        </w:r>
        <w:r>
          <w:rPr>
            <w:noProof/>
            <w:webHidden/>
          </w:rPr>
          <w:instrText xml:space="preserve"> PAGEREF _Toc22284760 \h </w:instrText>
        </w:r>
        <w:r>
          <w:rPr>
            <w:noProof/>
            <w:webHidden/>
          </w:rPr>
        </w:r>
        <w:r>
          <w:rPr>
            <w:noProof/>
            <w:webHidden/>
          </w:rPr>
          <w:fldChar w:fldCharType="separate"/>
        </w:r>
        <w:r>
          <w:rPr>
            <w:noProof/>
            <w:webHidden/>
          </w:rPr>
          <w:t>17</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761" w:history="1">
        <w:r w:rsidRPr="00255A85">
          <w:rPr>
            <w:rStyle w:val="Hyperlink"/>
            <w:noProof/>
          </w:rPr>
          <w:t>1.4</w:t>
        </w:r>
        <w:r>
          <w:rPr>
            <w:rFonts w:asciiTheme="minorHAnsi" w:eastAsiaTheme="minorEastAsia" w:hAnsiTheme="minorHAnsi" w:cstheme="minorBidi"/>
            <w:i w:val="0"/>
            <w:noProof/>
            <w:sz w:val="22"/>
            <w:szCs w:val="22"/>
          </w:rPr>
          <w:tab/>
        </w:r>
        <w:r w:rsidRPr="00255A85">
          <w:rPr>
            <w:rStyle w:val="Hyperlink"/>
            <w:noProof/>
          </w:rPr>
          <w:t>ActiveParkAssistClient Interface</w:t>
        </w:r>
        <w:r>
          <w:rPr>
            <w:noProof/>
            <w:webHidden/>
          </w:rPr>
          <w:tab/>
        </w:r>
        <w:r>
          <w:rPr>
            <w:noProof/>
            <w:webHidden/>
          </w:rPr>
          <w:fldChar w:fldCharType="begin"/>
        </w:r>
        <w:r>
          <w:rPr>
            <w:noProof/>
            <w:webHidden/>
          </w:rPr>
          <w:instrText xml:space="preserve"> PAGEREF _Toc22284761 \h </w:instrText>
        </w:r>
        <w:r>
          <w:rPr>
            <w:noProof/>
            <w:webHidden/>
          </w:rPr>
        </w:r>
        <w:r>
          <w:rPr>
            <w:noProof/>
            <w:webHidden/>
          </w:rPr>
          <w:fldChar w:fldCharType="separate"/>
        </w:r>
        <w:r>
          <w:rPr>
            <w:noProof/>
            <w:webHidden/>
          </w:rPr>
          <w:t>19</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62" w:history="1">
        <w:r w:rsidRPr="00255A85">
          <w:rPr>
            <w:rStyle w:val="Hyperlink"/>
            <w:noProof/>
          </w:rPr>
          <w:t>1.4.1</w:t>
        </w:r>
        <w:r>
          <w:rPr>
            <w:rFonts w:asciiTheme="minorHAnsi" w:eastAsiaTheme="minorEastAsia" w:hAnsiTheme="minorHAnsi" w:cstheme="minorBidi"/>
            <w:noProof/>
            <w:sz w:val="22"/>
            <w:szCs w:val="22"/>
          </w:rPr>
          <w:tab/>
        </w:r>
        <w:r w:rsidRPr="00255A85">
          <w:rPr>
            <w:rStyle w:val="Hyperlink"/>
            <w:noProof/>
          </w:rPr>
          <w:t>APAv2-IIR-REQ-128529/A-ActiveParkAssistClient_Rx</w:t>
        </w:r>
        <w:r>
          <w:rPr>
            <w:noProof/>
            <w:webHidden/>
          </w:rPr>
          <w:tab/>
        </w:r>
        <w:r>
          <w:rPr>
            <w:noProof/>
            <w:webHidden/>
          </w:rPr>
          <w:fldChar w:fldCharType="begin"/>
        </w:r>
        <w:r>
          <w:rPr>
            <w:noProof/>
            <w:webHidden/>
          </w:rPr>
          <w:instrText xml:space="preserve"> PAGEREF _Toc22284762 \h </w:instrText>
        </w:r>
        <w:r>
          <w:rPr>
            <w:noProof/>
            <w:webHidden/>
          </w:rPr>
        </w:r>
        <w:r>
          <w:rPr>
            <w:noProof/>
            <w:webHidden/>
          </w:rPr>
          <w:fldChar w:fldCharType="separate"/>
        </w:r>
        <w:r>
          <w:rPr>
            <w:noProof/>
            <w:webHidden/>
          </w:rPr>
          <w:t>19</w:t>
        </w:r>
        <w:r>
          <w:rPr>
            <w:noProof/>
            <w:webHidden/>
          </w:rPr>
          <w:fldChar w:fldCharType="end"/>
        </w:r>
      </w:hyperlink>
    </w:p>
    <w:p w:rsidR="00D10B75" w:rsidRDefault="00D10B75">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2284763" w:history="1">
        <w:r w:rsidRPr="00255A85">
          <w:rPr>
            <w:rStyle w:val="Hyperlink"/>
            <w:noProof/>
          </w:rPr>
          <w:t>2</w:t>
        </w:r>
        <w:r>
          <w:rPr>
            <w:rFonts w:asciiTheme="minorHAnsi" w:eastAsiaTheme="minorEastAsia" w:hAnsiTheme="minorHAnsi" w:cstheme="minorBidi"/>
            <w:b w:val="0"/>
            <w:smallCaps w:val="0"/>
            <w:noProof/>
            <w:sz w:val="22"/>
            <w:szCs w:val="22"/>
          </w:rPr>
          <w:tab/>
        </w:r>
        <w:r w:rsidRPr="00255A85">
          <w:rPr>
            <w:rStyle w:val="Hyperlink"/>
            <w:noProof/>
          </w:rPr>
          <w:t>General Requirements</w:t>
        </w:r>
        <w:r>
          <w:rPr>
            <w:noProof/>
            <w:webHidden/>
          </w:rPr>
          <w:tab/>
        </w:r>
        <w:r>
          <w:rPr>
            <w:noProof/>
            <w:webHidden/>
          </w:rPr>
          <w:fldChar w:fldCharType="begin"/>
        </w:r>
        <w:r>
          <w:rPr>
            <w:noProof/>
            <w:webHidden/>
          </w:rPr>
          <w:instrText xml:space="preserve"> PAGEREF _Toc22284763 \h </w:instrText>
        </w:r>
        <w:r>
          <w:rPr>
            <w:noProof/>
            <w:webHidden/>
          </w:rPr>
        </w:r>
        <w:r>
          <w:rPr>
            <w:noProof/>
            <w:webHidden/>
          </w:rPr>
          <w:fldChar w:fldCharType="separate"/>
        </w:r>
        <w:r>
          <w:rPr>
            <w:noProof/>
            <w:webHidden/>
          </w:rPr>
          <w:t>23</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764" w:history="1">
        <w:r w:rsidRPr="00255A85">
          <w:rPr>
            <w:rStyle w:val="Hyperlink"/>
            <w:noProof/>
          </w:rPr>
          <w:t>2.1</w:t>
        </w:r>
        <w:r>
          <w:rPr>
            <w:rFonts w:asciiTheme="minorHAnsi" w:eastAsiaTheme="minorEastAsia" w:hAnsiTheme="minorHAnsi" w:cstheme="minorBidi"/>
            <w:i w:val="0"/>
            <w:noProof/>
            <w:sz w:val="22"/>
            <w:szCs w:val="22"/>
          </w:rPr>
          <w:tab/>
        </w:r>
        <w:r w:rsidRPr="00255A85">
          <w:rPr>
            <w:rStyle w:val="Hyperlink"/>
            <w:noProof/>
          </w:rPr>
          <w:t>General Signal Interface</w:t>
        </w:r>
        <w:r>
          <w:rPr>
            <w:noProof/>
            <w:webHidden/>
          </w:rPr>
          <w:tab/>
        </w:r>
        <w:r>
          <w:rPr>
            <w:noProof/>
            <w:webHidden/>
          </w:rPr>
          <w:fldChar w:fldCharType="begin"/>
        </w:r>
        <w:r>
          <w:rPr>
            <w:noProof/>
            <w:webHidden/>
          </w:rPr>
          <w:instrText xml:space="preserve"> PAGEREF _Toc22284764 \h </w:instrText>
        </w:r>
        <w:r>
          <w:rPr>
            <w:noProof/>
            <w:webHidden/>
          </w:rPr>
        </w:r>
        <w:r>
          <w:rPr>
            <w:noProof/>
            <w:webHidden/>
          </w:rPr>
          <w:fldChar w:fldCharType="separate"/>
        </w:r>
        <w:r>
          <w:rPr>
            <w:noProof/>
            <w:webHidden/>
          </w:rPr>
          <w:t>23</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65" w:history="1">
        <w:r w:rsidRPr="00255A85">
          <w:rPr>
            <w:rStyle w:val="Hyperlink"/>
            <w:noProof/>
          </w:rPr>
          <w:t>2.1.1</w:t>
        </w:r>
        <w:r>
          <w:rPr>
            <w:rFonts w:asciiTheme="minorHAnsi" w:eastAsiaTheme="minorEastAsia" w:hAnsiTheme="minorHAnsi" w:cstheme="minorBidi"/>
            <w:noProof/>
            <w:sz w:val="22"/>
            <w:szCs w:val="22"/>
          </w:rPr>
          <w:tab/>
        </w:r>
        <w:r w:rsidRPr="00255A85">
          <w:rPr>
            <w:rStyle w:val="Hyperlink"/>
            <w:noProof/>
          </w:rPr>
          <w:t>CAMERA-FUR-REQ-130570/B-General Signal Interface 1</w:t>
        </w:r>
        <w:r>
          <w:rPr>
            <w:noProof/>
            <w:webHidden/>
          </w:rPr>
          <w:tab/>
        </w:r>
        <w:r>
          <w:rPr>
            <w:noProof/>
            <w:webHidden/>
          </w:rPr>
          <w:fldChar w:fldCharType="begin"/>
        </w:r>
        <w:r>
          <w:rPr>
            <w:noProof/>
            <w:webHidden/>
          </w:rPr>
          <w:instrText xml:space="preserve"> PAGEREF _Toc22284765 \h </w:instrText>
        </w:r>
        <w:r>
          <w:rPr>
            <w:noProof/>
            <w:webHidden/>
          </w:rPr>
        </w:r>
        <w:r>
          <w:rPr>
            <w:noProof/>
            <w:webHidden/>
          </w:rPr>
          <w:fldChar w:fldCharType="separate"/>
        </w:r>
        <w:r>
          <w:rPr>
            <w:noProof/>
            <w:webHidden/>
          </w:rPr>
          <w:t>23</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66" w:history="1">
        <w:r w:rsidRPr="00255A85">
          <w:rPr>
            <w:rStyle w:val="Hyperlink"/>
            <w:noProof/>
          </w:rPr>
          <w:t>2.1.2</w:t>
        </w:r>
        <w:r>
          <w:rPr>
            <w:rFonts w:asciiTheme="minorHAnsi" w:eastAsiaTheme="minorEastAsia" w:hAnsiTheme="minorHAnsi" w:cstheme="minorBidi"/>
            <w:noProof/>
            <w:sz w:val="22"/>
            <w:szCs w:val="22"/>
          </w:rPr>
          <w:tab/>
        </w:r>
        <w:r w:rsidRPr="00255A85">
          <w:rPr>
            <w:rStyle w:val="Hyperlink"/>
            <w:noProof/>
          </w:rPr>
          <w:t>CAMERA-FUR-REQ-130571/B-General Signal Interface 2</w:t>
        </w:r>
        <w:r>
          <w:rPr>
            <w:noProof/>
            <w:webHidden/>
          </w:rPr>
          <w:tab/>
        </w:r>
        <w:r>
          <w:rPr>
            <w:noProof/>
            <w:webHidden/>
          </w:rPr>
          <w:fldChar w:fldCharType="begin"/>
        </w:r>
        <w:r>
          <w:rPr>
            <w:noProof/>
            <w:webHidden/>
          </w:rPr>
          <w:instrText xml:space="preserve"> PAGEREF _Toc22284766 \h </w:instrText>
        </w:r>
        <w:r>
          <w:rPr>
            <w:noProof/>
            <w:webHidden/>
          </w:rPr>
        </w:r>
        <w:r>
          <w:rPr>
            <w:noProof/>
            <w:webHidden/>
          </w:rPr>
          <w:fldChar w:fldCharType="separate"/>
        </w:r>
        <w:r>
          <w:rPr>
            <w:noProof/>
            <w:webHidden/>
          </w:rPr>
          <w:t>23</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67" w:history="1">
        <w:r w:rsidRPr="00255A85">
          <w:rPr>
            <w:rStyle w:val="Hyperlink"/>
            <w:noProof/>
          </w:rPr>
          <w:t>2.1.3</w:t>
        </w:r>
        <w:r>
          <w:rPr>
            <w:rFonts w:asciiTheme="minorHAnsi" w:eastAsiaTheme="minorEastAsia" w:hAnsiTheme="minorHAnsi" w:cstheme="minorBidi"/>
            <w:noProof/>
            <w:sz w:val="22"/>
            <w:szCs w:val="22"/>
          </w:rPr>
          <w:tab/>
        </w:r>
        <w:r w:rsidRPr="00255A85">
          <w:rPr>
            <w:rStyle w:val="Hyperlink"/>
            <w:noProof/>
          </w:rPr>
          <w:t>CAMERA-FUR-REQ-157189/B-General Signal Interface 3</w:t>
        </w:r>
        <w:r>
          <w:rPr>
            <w:noProof/>
            <w:webHidden/>
          </w:rPr>
          <w:tab/>
        </w:r>
        <w:r>
          <w:rPr>
            <w:noProof/>
            <w:webHidden/>
          </w:rPr>
          <w:fldChar w:fldCharType="begin"/>
        </w:r>
        <w:r>
          <w:rPr>
            <w:noProof/>
            <w:webHidden/>
          </w:rPr>
          <w:instrText xml:space="preserve"> PAGEREF _Toc22284767 \h </w:instrText>
        </w:r>
        <w:r>
          <w:rPr>
            <w:noProof/>
            <w:webHidden/>
          </w:rPr>
        </w:r>
        <w:r>
          <w:rPr>
            <w:noProof/>
            <w:webHidden/>
          </w:rPr>
          <w:fldChar w:fldCharType="separate"/>
        </w:r>
        <w:r>
          <w:rPr>
            <w:noProof/>
            <w:webHidden/>
          </w:rPr>
          <w:t>23</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768" w:history="1">
        <w:r w:rsidRPr="00255A85">
          <w:rPr>
            <w:rStyle w:val="Hyperlink"/>
            <w:noProof/>
          </w:rPr>
          <w:t>2.2</w:t>
        </w:r>
        <w:r>
          <w:rPr>
            <w:rFonts w:asciiTheme="minorHAnsi" w:eastAsiaTheme="minorEastAsia" w:hAnsiTheme="minorHAnsi" w:cstheme="minorBidi"/>
            <w:i w:val="0"/>
            <w:noProof/>
            <w:sz w:val="22"/>
            <w:szCs w:val="22"/>
          </w:rPr>
          <w:tab/>
        </w:r>
        <w:r w:rsidRPr="00255A85">
          <w:rPr>
            <w:rStyle w:val="Hyperlink"/>
            <w:noProof/>
          </w:rPr>
          <w:t>Graphical Position Definition</w:t>
        </w:r>
        <w:r>
          <w:rPr>
            <w:noProof/>
            <w:webHidden/>
          </w:rPr>
          <w:tab/>
        </w:r>
        <w:r>
          <w:rPr>
            <w:noProof/>
            <w:webHidden/>
          </w:rPr>
          <w:fldChar w:fldCharType="begin"/>
        </w:r>
        <w:r>
          <w:rPr>
            <w:noProof/>
            <w:webHidden/>
          </w:rPr>
          <w:instrText xml:space="preserve"> PAGEREF _Toc22284768 \h </w:instrText>
        </w:r>
        <w:r>
          <w:rPr>
            <w:noProof/>
            <w:webHidden/>
          </w:rPr>
        </w:r>
        <w:r>
          <w:rPr>
            <w:noProof/>
            <w:webHidden/>
          </w:rPr>
          <w:fldChar w:fldCharType="separate"/>
        </w:r>
        <w:r>
          <w:rPr>
            <w:noProof/>
            <w:webHidden/>
          </w:rPr>
          <w:t>23</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69" w:history="1">
        <w:r w:rsidRPr="00255A85">
          <w:rPr>
            <w:rStyle w:val="Hyperlink"/>
            <w:noProof/>
          </w:rPr>
          <w:t>2.2.1</w:t>
        </w:r>
        <w:r>
          <w:rPr>
            <w:rFonts w:asciiTheme="minorHAnsi" w:eastAsiaTheme="minorEastAsia" w:hAnsiTheme="minorHAnsi" w:cstheme="minorBidi"/>
            <w:noProof/>
            <w:sz w:val="22"/>
            <w:szCs w:val="22"/>
          </w:rPr>
          <w:tab/>
        </w:r>
        <w:r w:rsidRPr="00255A85">
          <w:rPr>
            <w:rStyle w:val="Hyperlink"/>
            <w:noProof/>
          </w:rPr>
          <w:t>CAMERA-FUR-REQ-130574/B-Infotainment Graphical Position Definition 1</w:t>
        </w:r>
        <w:r>
          <w:rPr>
            <w:noProof/>
            <w:webHidden/>
          </w:rPr>
          <w:tab/>
        </w:r>
        <w:r>
          <w:rPr>
            <w:noProof/>
            <w:webHidden/>
          </w:rPr>
          <w:fldChar w:fldCharType="begin"/>
        </w:r>
        <w:r>
          <w:rPr>
            <w:noProof/>
            <w:webHidden/>
          </w:rPr>
          <w:instrText xml:space="preserve"> PAGEREF _Toc22284769 \h </w:instrText>
        </w:r>
        <w:r>
          <w:rPr>
            <w:noProof/>
            <w:webHidden/>
          </w:rPr>
        </w:r>
        <w:r>
          <w:rPr>
            <w:noProof/>
            <w:webHidden/>
          </w:rPr>
          <w:fldChar w:fldCharType="separate"/>
        </w:r>
        <w:r>
          <w:rPr>
            <w:noProof/>
            <w:webHidden/>
          </w:rPr>
          <w:t>23</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70" w:history="1">
        <w:r w:rsidRPr="00255A85">
          <w:rPr>
            <w:rStyle w:val="Hyperlink"/>
            <w:noProof/>
          </w:rPr>
          <w:t>2.2.2</w:t>
        </w:r>
        <w:r>
          <w:rPr>
            <w:rFonts w:asciiTheme="minorHAnsi" w:eastAsiaTheme="minorEastAsia" w:hAnsiTheme="minorHAnsi" w:cstheme="minorBidi"/>
            <w:noProof/>
            <w:sz w:val="22"/>
            <w:szCs w:val="22"/>
          </w:rPr>
          <w:tab/>
        </w:r>
        <w:r w:rsidRPr="00255A85">
          <w:rPr>
            <w:rStyle w:val="Hyperlink"/>
            <w:noProof/>
          </w:rPr>
          <w:t>CAMERA-FUR-REQ-130575/B-Infotainment Graphical Position Definition 2</w:t>
        </w:r>
        <w:r>
          <w:rPr>
            <w:noProof/>
            <w:webHidden/>
          </w:rPr>
          <w:tab/>
        </w:r>
        <w:r>
          <w:rPr>
            <w:noProof/>
            <w:webHidden/>
          </w:rPr>
          <w:fldChar w:fldCharType="begin"/>
        </w:r>
        <w:r>
          <w:rPr>
            <w:noProof/>
            <w:webHidden/>
          </w:rPr>
          <w:instrText xml:space="preserve"> PAGEREF _Toc22284770 \h </w:instrText>
        </w:r>
        <w:r>
          <w:rPr>
            <w:noProof/>
            <w:webHidden/>
          </w:rPr>
        </w:r>
        <w:r>
          <w:rPr>
            <w:noProof/>
            <w:webHidden/>
          </w:rPr>
          <w:fldChar w:fldCharType="separate"/>
        </w:r>
        <w:r>
          <w:rPr>
            <w:noProof/>
            <w:webHidden/>
          </w:rPr>
          <w:t>23</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71" w:history="1">
        <w:r w:rsidRPr="00255A85">
          <w:rPr>
            <w:rStyle w:val="Hyperlink"/>
            <w:noProof/>
          </w:rPr>
          <w:t>2.2.3</w:t>
        </w:r>
        <w:r>
          <w:rPr>
            <w:rFonts w:asciiTheme="minorHAnsi" w:eastAsiaTheme="minorEastAsia" w:hAnsiTheme="minorHAnsi" w:cstheme="minorBidi"/>
            <w:noProof/>
            <w:sz w:val="22"/>
            <w:szCs w:val="22"/>
          </w:rPr>
          <w:tab/>
        </w:r>
        <w:r w:rsidRPr="00255A85">
          <w:rPr>
            <w:rStyle w:val="Hyperlink"/>
            <w:noProof/>
          </w:rPr>
          <w:t>CAMERA-FUR-REQ-130576/B-Infotainment Graphical Position Definition 3</w:t>
        </w:r>
        <w:r>
          <w:rPr>
            <w:noProof/>
            <w:webHidden/>
          </w:rPr>
          <w:tab/>
        </w:r>
        <w:r>
          <w:rPr>
            <w:noProof/>
            <w:webHidden/>
          </w:rPr>
          <w:fldChar w:fldCharType="begin"/>
        </w:r>
        <w:r>
          <w:rPr>
            <w:noProof/>
            <w:webHidden/>
          </w:rPr>
          <w:instrText xml:space="preserve"> PAGEREF _Toc22284771 \h </w:instrText>
        </w:r>
        <w:r>
          <w:rPr>
            <w:noProof/>
            <w:webHidden/>
          </w:rPr>
        </w:r>
        <w:r>
          <w:rPr>
            <w:noProof/>
            <w:webHidden/>
          </w:rPr>
          <w:fldChar w:fldCharType="separate"/>
        </w:r>
        <w:r>
          <w:rPr>
            <w:noProof/>
            <w:webHidden/>
          </w:rPr>
          <w:t>23</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72" w:history="1">
        <w:r w:rsidRPr="00255A85">
          <w:rPr>
            <w:rStyle w:val="Hyperlink"/>
            <w:noProof/>
          </w:rPr>
          <w:t>2.2.4</w:t>
        </w:r>
        <w:r>
          <w:rPr>
            <w:rFonts w:asciiTheme="minorHAnsi" w:eastAsiaTheme="minorEastAsia" w:hAnsiTheme="minorHAnsi" w:cstheme="minorBidi"/>
            <w:noProof/>
            <w:sz w:val="22"/>
            <w:szCs w:val="22"/>
          </w:rPr>
          <w:tab/>
        </w:r>
        <w:r w:rsidRPr="00255A85">
          <w:rPr>
            <w:rStyle w:val="Hyperlink"/>
            <w:noProof/>
          </w:rPr>
          <w:t>CAMERA-FUR-REQ-130577/B-Infotainment Graphical Position Definition 4</w:t>
        </w:r>
        <w:r>
          <w:rPr>
            <w:noProof/>
            <w:webHidden/>
          </w:rPr>
          <w:tab/>
        </w:r>
        <w:r>
          <w:rPr>
            <w:noProof/>
            <w:webHidden/>
          </w:rPr>
          <w:fldChar w:fldCharType="begin"/>
        </w:r>
        <w:r>
          <w:rPr>
            <w:noProof/>
            <w:webHidden/>
          </w:rPr>
          <w:instrText xml:space="preserve"> PAGEREF _Toc22284772 \h </w:instrText>
        </w:r>
        <w:r>
          <w:rPr>
            <w:noProof/>
            <w:webHidden/>
          </w:rPr>
        </w:r>
        <w:r>
          <w:rPr>
            <w:noProof/>
            <w:webHidden/>
          </w:rPr>
          <w:fldChar w:fldCharType="separate"/>
        </w:r>
        <w:r>
          <w:rPr>
            <w:noProof/>
            <w:webHidden/>
          </w:rPr>
          <w:t>23</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773" w:history="1">
        <w:r w:rsidRPr="00255A85">
          <w:rPr>
            <w:rStyle w:val="Hyperlink"/>
            <w:noProof/>
          </w:rPr>
          <w:t>2.3</w:t>
        </w:r>
        <w:r>
          <w:rPr>
            <w:rFonts w:asciiTheme="minorHAnsi" w:eastAsiaTheme="minorEastAsia" w:hAnsiTheme="minorHAnsi" w:cstheme="minorBidi"/>
            <w:i w:val="0"/>
            <w:noProof/>
            <w:sz w:val="22"/>
            <w:szCs w:val="22"/>
          </w:rPr>
          <w:tab/>
        </w:r>
        <w:r w:rsidRPr="00255A85">
          <w:rPr>
            <w:rStyle w:val="Hyperlink"/>
            <w:noProof/>
          </w:rPr>
          <w:t>Active Park Assist Graphical Requirements</w:t>
        </w:r>
        <w:r>
          <w:rPr>
            <w:noProof/>
            <w:webHidden/>
          </w:rPr>
          <w:tab/>
        </w:r>
        <w:r>
          <w:rPr>
            <w:noProof/>
            <w:webHidden/>
          </w:rPr>
          <w:fldChar w:fldCharType="begin"/>
        </w:r>
        <w:r>
          <w:rPr>
            <w:noProof/>
            <w:webHidden/>
          </w:rPr>
          <w:instrText xml:space="preserve"> PAGEREF _Toc22284773 \h </w:instrText>
        </w:r>
        <w:r>
          <w:rPr>
            <w:noProof/>
            <w:webHidden/>
          </w:rPr>
        </w:r>
        <w:r>
          <w:rPr>
            <w:noProof/>
            <w:webHidden/>
          </w:rPr>
          <w:fldChar w:fldCharType="separate"/>
        </w:r>
        <w:r>
          <w:rPr>
            <w:noProof/>
            <w:webHidden/>
          </w:rPr>
          <w:t>24</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74" w:history="1">
        <w:r w:rsidRPr="00255A85">
          <w:rPr>
            <w:rStyle w:val="Hyperlink"/>
            <w:noProof/>
          </w:rPr>
          <w:t>2.3.1</w:t>
        </w:r>
        <w:r>
          <w:rPr>
            <w:rFonts w:asciiTheme="minorHAnsi" w:eastAsiaTheme="minorEastAsia" w:hAnsiTheme="minorHAnsi" w:cstheme="minorBidi"/>
            <w:noProof/>
            <w:sz w:val="22"/>
            <w:szCs w:val="22"/>
          </w:rPr>
          <w:tab/>
        </w:r>
        <w:r w:rsidRPr="00255A85">
          <w:rPr>
            <w:rStyle w:val="Hyperlink"/>
            <w:noProof/>
          </w:rPr>
          <w:t>CAMERA-FUR-REQ-130444/F-Active Park Assist Graphical Layout</w:t>
        </w:r>
        <w:r>
          <w:rPr>
            <w:noProof/>
            <w:webHidden/>
          </w:rPr>
          <w:tab/>
        </w:r>
        <w:r>
          <w:rPr>
            <w:noProof/>
            <w:webHidden/>
          </w:rPr>
          <w:fldChar w:fldCharType="begin"/>
        </w:r>
        <w:r>
          <w:rPr>
            <w:noProof/>
            <w:webHidden/>
          </w:rPr>
          <w:instrText xml:space="preserve"> PAGEREF _Toc22284774 \h </w:instrText>
        </w:r>
        <w:r>
          <w:rPr>
            <w:noProof/>
            <w:webHidden/>
          </w:rPr>
        </w:r>
        <w:r>
          <w:rPr>
            <w:noProof/>
            <w:webHidden/>
          </w:rPr>
          <w:fldChar w:fldCharType="separate"/>
        </w:r>
        <w:r>
          <w:rPr>
            <w:noProof/>
            <w:webHidden/>
          </w:rPr>
          <w:t>24</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75" w:history="1">
        <w:r w:rsidRPr="00255A85">
          <w:rPr>
            <w:rStyle w:val="Hyperlink"/>
            <w:noProof/>
          </w:rPr>
          <w:t>2.3.2</w:t>
        </w:r>
        <w:r>
          <w:rPr>
            <w:rFonts w:asciiTheme="minorHAnsi" w:eastAsiaTheme="minorEastAsia" w:hAnsiTheme="minorHAnsi" w:cstheme="minorBidi"/>
            <w:noProof/>
            <w:sz w:val="22"/>
            <w:szCs w:val="22"/>
          </w:rPr>
          <w:tab/>
        </w:r>
        <w:r w:rsidRPr="00255A85">
          <w:rPr>
            <w:rStyle w:val="Hyperlink"/>
            <w:noProof/>
          </w:rPr>
          <w:t>CAMERA-FUR-REQ-131003/B-Active Park Assist Graphical Requirements - 1</w:t>
        </w:r>
        <w:r>
          <w:rPr>
            <w:noProof/>
            <w:webHidden/>
          </w:rPr>
          <w:tab/>
        </w:r>
        <w:r>
          <w:rPr>
            <w:noProof/>
            <w:webHidden/>
          </w:rPr>
          <w:fldChar w:fldCharType="begin"/>
        </w:r>
        <w:r>
          <w:rPr>
            <w:noProof/>
            <w:webHidden/>
          </w:rPr>
          <w:instrText xml:space="preserve"> PAGEREF _Toc22284775 \h </w:instrText>
        </w:r>
        <w:r>
          <w:rPr>
            <w:noProof/>
            <w:webHidden/>
          </w:rPr>
        </w:r>
        <w:r>
          <w:rPr>
            <w:noProof/>
            <w:webHidden/>
          </w:rPr>
          <w:fldChar w:fldCharType="separate"/>
        </w:r>
        <w:r>
          <w:rPr>
            <w:noProof/>
            <w:webHidden/>
          </w:rPr>
          <w:t>24</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76" w:history="1">
        <w:r w:rsidRPr="00255A85">
          <w:rPr>
            <w:rStyle w:val="Hyperlink"/>
            <w:noProof/>
          </w:rPr>
          <w:t>2.3.3</w:t>
        </w:r>
        <w:r>
          <w:rPr>
            <w:rFonts w:asciiTheme="minorHAnsi" w:eastAsiaTheme="minorEastAsia" w:hAnsiTheme="minorHAnsi" w:cstheme="minorBidi"/>
            <w:noProof/>
            <w:sz w:val="22"/>
            <w:szCs w:val="22"/>
          </w:rPr>
          <w:tab/>
        </w:r>
        <w:r w:rsidRPr="00255A85">
          <w:rPr>
            <w:rStyle w:val="Hyperlink"/>
            <w:noProof/>
          </w:rPr>
          <w:t>CAMERA-FUR-REQ-131004/B-Active Park Assist Graphical Requirements - 2</w:t>
        </w:r>
        <w:r>
          <w:rPr>
            <w:noProof/>
            <w:webHidden/>
          </w:rPr>
          <w:tab/>
        </w:r>
        <w:r>
          <w:rPr>
            <w:noProof/>
            <w:webHidden/>
          </w:rPr>
          <w:fldChar w:fldCharType="begin"/>
        </w:r>
        <w:r>
          <w:rPr>
            <w:noProof/>
            <w:webHidden/>
          </w:rPr>
          <w:instrText xml:space="preserve"> PAGEREF _Toc22284776 \h </w:instrText>
        </w:r>
        <w:r>
          <w:rPr>
            <w:noProof/>
            <w:webHidden/>
          </w:rPr>
        </w:r>
        <w:r>
          <w:rPr>
            <w:noProof/>
            <w:webHidden/>
          </w:rPr>
          <w:fldChar w:fldCharType="separate"/>
        </w:r>
        <w:r>
          <w:rPr>
            <w:noProof/>
            <w:webHidden/>
          </w:rPr>
          <w:t>24</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77" w:history="1">
        <w:r w:rsidRPr="00255A85">
          <w:rPr>
            <w:rStyle w:val="Hyperlink"/>
            <w:noProof/>
          </w:rPr>
          <w:t>2.3.4</w:t>
        </w:r>
        <w:r>
          <w:rPr>
            <w:rFonts w:asciiTheme="minorHAnsi" w:eastAsiaTheme="minorEastAsia" w:hAnsiTheme="minorHAnsi" w:cstheme="minorBidi"/>
            <w:noProof/>
            <w:sz w:val="22"/>
            <w:szCs w:val="22"/>
          </w:rPr>
          <w:tab/>
        </w:r>
        <w:r w:rsidRPr="00255A85">
          <w:rPr>
            <w:rStyle w:val="Hyperlink"/>
            <w:noProof/>
          </w:rPr>
          <w:t>CAMERA-FUR-REQ-131005/C-Active Park Assist Graphical Requirements - 3</w:t>
        </w:r>
        <w:r>
          <w:rPr>
            <w:noProof/>
            <w:webHidden/>
          </w:rPr>
          <w:tab/>
        </w:r>
        <w:r>
          <w:rPr>
            <w:noProof/>
            <w:webHidden/>
          </w:rPr>
          <w:fldChar w:fldCharType="begin"/>
        </w:r>
        <w:r>
          <w:rPr>
            <w:noProof/>
            <w:webHidden/>
          </w:rPr>
          <w:instrText xml:space="preserve"> PAGEREF _Toc22284777 \h </w:instrText>
        </w:r>
        <w:r>
          <w:rPr>
            <w:noProof/>
            <w:webHidden/>
          </w:rPr>
        </w:r>
        <w:r>
          <w:rPr>
            <w:noProof/>
            <w:webHidden/>
          </w:rPr>
          <w:fldChar w:fldCharType="separate"/>
        </w:r>
        <w:r>
          <w:rPr>
            <w:noProof/>
            <w:webHidden/>
          </w:rPr>
          <w:t>24</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78" w:history="1">
        <w:r w:rsidRPr="00255A85">
          <w:rPr>
            <w:rStyle w:val="Hyperlink"/>
            <w:noProof/>
          </w:rPr>
          <w:t>2.3.5</w:t>
        </w:r>
        <w:r>
          <w:rPr>
            <w:rFonts w:asciiTheme="minorHAnsi" w:eastAsiaTheme="minorEastAsia" w:hAnsiTheme="minorHAnsi" w:cstheme="minorBidi"/>
            <w:noProof/>
            <w:sz w:val="22"/>
            <w:szCs w:val="22"/>
          </w:rPr>
          <w:tab/>
        </w:r>
        <w:r w:rsidRPr="00255A85">
          <w:rPr>
            <w:rStyle w:val="Hyperlink"/>
            <w:noProof/>
          </w:rPr>
          <w:t>CAMERA-FUR-REQ-131006/B-Active Park Assist Graphical Requirements - 4</w:t>
        </w:r>
        <w:r>
          <w:rPr>
            <w:noProof/>
            <w:webHidden/>
          </w:rPr>
          <w:tab/>
        </w:r>
        <w:r>
          <w:rPr>
            <w:noProof/>
            <w:webHidden/>
          </w:rPr>
          <w:fldChar w:fldCharType="begin"/>
        </w:r>
        <w:r>
          <w:rPr>
            <w:noProof/>
            <w:webHidden/>
          </w:rPr>
          <w:instrText xml:space="preserve"> PAGEREF _Toc22284778 \h </w:instrText>
        </w:r>
        <w:r>
          <w:rPr>
            <w:noProof/>
            <w:webHidden/>
          </w:rPr>
        </w:r>
        <w:r>
          <w:rPr>
            <w:noProof/>
            <w:webHidden/>
          </w:rPr>
          <w:fldChar w:fldCharType="separate"/>
        </w:r>
        <w:r>
          <w:rPr>
            <w:noProof/>
            <w:webHidden/>
          </w:rPr>
          <w:t>24</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79" w:history="1">
        <w:r w:rsidRPr="00255A85">
          <w:rPr>
            <w:rStyle w:val="Hyperlink"/>
            <w:noProof/>
          </w:rPr>
          <w:t>2.3.6</w:t>
        </w:r>
        <w:r>
          <w:rPr>
            <w:rFonts w:asciiTheme="minorHAnsi" w:eastAsiaTheme="minorEastAsia" w:hAnsiTheme="minorHAnsi" w:cstheme="minorBidi"/>
            <w:noProof/>
            <w:sz w:val="22"/>
            <w:szCs w:val="22"/>
          </w:rPr>
          <w:tab/>
        </w:r>
        <w:r w:rsidRPr="00255A85">
          <w:rPr>
            <w:rStyle w:val="Hyperlink"/>
            <w:noProof/>
          </w:rPr>
          <w:t>CAMERA-FUR-REQ-131007/B-Active Park Assist Graphical Requirements - 5</w:t>
        </w:r>
        <w:r>
          <w:rPr>
            <w:noProof/>
            <w:webHidden/>
          </w:rPr>
          <w:tab/>
        </w:r>
        <w:r>
          <w:rPr>
            <w:noProof/>
            <w:webHidden/>
          </w:rPr>
          <w:fldChar w:fldCharType="begin"/>
        </w:r>
        <w:r>
          <w:rPr>
            <w:noProof/>
            <w:webHidden/>
          </w:rPr>
          <w:instrText xml:space="preserve"> PAGEREF _Toc22284779 \h </w:instrText>
        </w:r>
        <w:r>
          <w:rPr>
            <w:noProof/>
            <w:webHidden/>
          </w:rPr>
        </w:r>
        <w:r>
          <w:rPr>
            <w:noProof/>
            <w:webHidden/>
          </w:rPr>
          <w:fldChar w:fldCharType="separate"/>
        </w:r>
        <w:r>
          <w:rPr>
            <w:noProof/>
            <w:webHidden/>
          </w:rPr>
          <w:t>24</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80" w:history="1">
        <w:r w:rsidRPr="00255A85">
          <w:rPr>
            <w:rStyle w:val="Hyperlink"/>
            <w:noProof/>
          </w:rPr>
          <w:t>2.3.7</w:t>
        </w:r>
        <w:r>
          <w:rPr>
            <w:rFonts w:asciiTheme="minorHAnsi" w:eastAsiaTheme="minorEastAsia" w:hAnsiTheme="minorHAnsi" w:cstheme="minorBidi"/>
            <w:noProof/>
            <w:sz w:val="22"/>
            <w:szCs w:val="22"/>
          </w:rPr>
          <w:tab/>
        </w:r>
        <w:r w:rsidRPr="00255A85">
          <w:rPr>
            <w:rStyle w:val="Hyperlink"/>
            <w:noProof/>
          </w:rPr>
          <w:t>CAMERA-FUR-REQ-165413/B-Active Park Assist Graphical Requirements - 6</w:t>
        </w:r>
        <w:r>
          <w:rPr>
            <w:noProof/>
            <w:webHidden/>
          </w:rPr>
          <w:tab/>
        </w:r>
        <w:r>
          <w:rPr>
            <w:noProof/>
            <w:webHidden/>
          </w:rPr>
          <w:fldChar w:fldCharType="begin"/>
        </w:r>
        <w:r>
          <w:rPr>
            <w:noProof/>
            <w:webHidden/>
          </w:rPr>
          <w:instrText xml:space="preserve"> PAGEREF _Toc22284780 \h </w:instrText>
        </w:r>
        <w:r>
          <w:rPr>
            <w:noProof/>
            <w:webHidden/>
          </w:rPr>
        </w:r>
        <w:r>
          <w:rPr>
            <w:noProof/>
            <w:webHidden/>
          </w:rPr>
          <w:fldChar w:fldCharType="separate"/>
        </w:r>
        <w:r>
          <w:rPr>
            <w:noProof/>
            <w:webHidden/>
          </w:rPr>
          <w:t>24</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781" w:history="1">
        <w:r w:rsidRPr="00255A85">
          <w:rPr>
            <w:rStyle w:val="Hyperlink"/>
            <w:noProof/>
          </w:rPr>
          <w:t>2.4</w:t>
        </w:r>
        <w:r>
          <w:rPr>
            <w:rFonts w:asciiTheme="minorHAnsi" w:eastAsiaTheme="minorEastAsia" w:hAnsiTheme="minorHAnsi" w:cstheme="minorBidi"/>
            <w:i w:val="0"/>
            <w:noProof/>
            <w:sz w:val="22"/>
            <w:szCs w:val="22"/>
          </w:rPr>
          <w:tab/>
        </w:r>
        <w:r w:rsidRPr="00255A85">
          <w:rPr>
            <w:rStyle w:val="Hyperlink"/>
            <w:noProof/>
          </w:rPr>
          <w:t>Active Park Assist (APA) and Park Distance Control (PDC) during Rear Video Camera (RVC) Graphical Requirements</w:t>
        </w:r>
        <w:r>
          <w:rPr>
            <w:noProof/>
            <w:webHidden/>
          </w:rPr>
          <w:tab/>
        </w:r>
        <w:r>
          <w:rPr>
            <w:noProof/>
            <w:webHidden/>
          </w:rPr>
          <w:fldChar w:fldCharType="begin"/>
        </w:r>
        <w:r>
          <w:rPr>
            <w:noProof/>
            <w:webHidden/>
          </w:rPr>
          <w:instrText xml:space="preserve"> PAGEREF _Toc22284781 \h </w:instrText>
        </w:r>
        <w:r>
          <w:rPr>
            <w:noProof/>
            <w:webHidden/>
          </w:rPr>
        </w:r>
        <w:r>
          <w:rPr>
            <w:noProof/>
            <w:webHidden/>
          </w:rPr>
          <w:fldChar w:fldCharType="separate"/>
        </w:r>
        <w:r>
          <w:rPr>
            <w:noProof/>
            <w:webHidden/>
          </w:rPr>
          <w:t>25</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82" w:history="1">
        <w:r w:rsidRPr="00255A85">
          <w:rPr>
            <w:rStyle w:val="Hyperlink"/>
            <w:noProof/>
          </w:rPr>
          <w:t>2.4.1</w:t>
        </w:r>
        <w:r>
          <w:rPr>
            <w:rFonts w:asciiTheme="minorHAnsi" w:eastAsiaTheme="minorEastAsia" w:hAnsiTheme="minorHAnsi" w:cstheme="minorBidi"/>
            <w:noProof/>
            <w:sz w:val="22"/>
            <w:szCs w:val="22"/>
          </w:rPr>
          <w:tab/>
        </w:r>
        <w:r w:rsidRPr="00255A85">
          <w:rPr>
            <w:rStyle w:val="Hyperlink"/>
            <w:noProof/>
          </w:rPr>
          <w:t>CAMERA-FUR-REQ-161276/B-Active Park Assist (APA) and Park Distance Control (PDC) during Rear Video Camera (RVC) Graphical Layout</w:t>
        </w:r>
        <w:r>
          <w:rPr>
            <w:noProof/>
            <w:webHidden/>
          </w:rPr>
          <w:tab/>
        </w:r>
        <w:r>
          <w:rPr>
            <w:noProof/>
            <w:webHidden/>
          </w:rPr>
          <w:fldChar w:fldCharType="begin"/>
        </w:r>
        <w:r>
          <w:rPr>
            <w:noProof/>
            <w:webHidden/>
          </w:rPr>
          <w:instrText xml:space="preserve"> PAGEREF _Toc22284782 \h </w:instrText>
        </w:r>
        <w:r>
          <w:rPr>
            <w:noProof/>
            <w:webHidden/>
          </w:rPr>
        </w:r>
        <w:r>
          <w:rPr>
            <w:noProof/>
            <w:webHidden/>
          </w:rPr>
          <w:fldChar w:fldCharType="separate"/>
        </w:r>
        <w:r>
          <w:rPr>
            <w:noProof/>
            <w:webHidden/>
          </w:rPr>
          <w:t>25</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83" w:history="1">
        <w:r w:rsidRPr="00255A85">
          <w:rPr>
            <w:rStyle w:val="Hyperlink"/>
            <w:noProof/>
          </w:rPr>
          <w:t>2.4.2</w:t>
        </w:r>
        <w:r>
          <w:rPr>
            <w:rFonts w:asciiTheme="minorHAnsi" w:eastAsiaTheme="minorEastAsia" w:hAnsiTheme="minorHAnsi" w:cstheme="minorBidi"/>
            <w:noProof/>
            <w:sz w:val="22"/>
            <w:szCs w:val="22"/>
          </w:rPr>
          <w:tab/>
        </w:r>
        <w:r w:rsidRPr="00255A85">
          <w:rPr>
            <w:rStyle w:val="Hyperlink"/>
            <w:noProof/>
          </w:rPr>
          <w:t>CAMERA-FUR-REQ-161271/B-Active Park Assist (APA) and Park Distance Control (PDC) during Rear Video Camera (RVC) Graphical Requirements 1</w:t>
        </w:r>
        <w:r>
          <w:rPr>
            <w:noProof/>
            <w:webHidden/>
          </w:rPr>
          <w:tab/>
        </w:r>
        <w:r>
          <w:rPr>
            <w:noProof/>
            <w:webHidden/>
          </w:rPr>
          <w:fldChar w:fldCharType="begin"/>
        </w:r>
        <w:r>
          <w:rPr>
            <w:noProof/>
            <w:webHidden/>
          </w:rPr>
          <w:instrText xml:space="preserve"> PAGEREF _Toc22284783 \h </w:instrText>
        </w:r>
        <w:r>
          <w:rPr>
            <w:noProof/>
            <w:webHidden/>
          </w:rPr>
        </w:r>
        <w:r>
          <w:rPr>
            <w:noProof/>
            <w:webHidden/>
          </w:rPr>
          <w:fldChar w:fldCharType="separate"/>
        </w:r>
        <w:r>
          <w:rPr>
            <w:noProof/>
            <w:webHidden/>
          </w:rPr>
          <w:t>25</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84" w:history="1">
        <w:r w:rsidRPr="00255A85">
          <w:rPr>
            <w:rStyle w:val="Hyperlink"/>
            <w:noProof/>
          </w:rPr>
          <w:t>2.4.3</w:t>
        </w:r>
        <w:r>
          <w:rPr>
            <w:rFonts w:asciiTheme="minorHAnsi" w:eastAsiaTheme="minorEastAsia" w:hAnsiTheme="minorHAnsi" w:cstheme="minorBidi"/>
            <w:noProof/>
            <w:sz w:val="22"/>
            <w:szCs w:val="22"/>
          </w:rPr>
          <w:tab/>
        </w:r>
        <w:r w:rsidRPr="00255A85">
          <w:rPr>
            <w:rStyle w:val="Hyperlink"/>
            <w:noProof/>
          </w:rPr>
          <w:t>CAMERA-FUR-REQ-161272/B-Active Park Assist (APA) and Park Distance Control (PDC) during Rear Video Camera (RVC) Graphical Requirements 2</w:t>
        </w:r>
        <w:r>
          <w:rPr>
            <w:noProof/>
            <w:webHidden/>
          </w:rPr>
          <w:tab/>
        </w:r>
        <w:r>
          <w:rPr>
            <w:noProof/>
            <w:webHidden/>
          </w:rPr>
          <w:fldChar w:fldCharType="begin"/>
        </w:r>
        <w:r>
          <w:rPr>
            <w:noProof/>
            <w:webHidden/>
          </w:rPr>
          <w:instrText xml:space="preserve"> PAGEREF _Toc22284784 \h </w:instrText>
        </w:r>
        <w:r>
          <w:rPr>
            <w:noProof/>
            <w:webHidden/>
          </w:rPr>
        </w:r>
        <w:r>
          <w:rPr>
            <w:noProof/>
            <w:webHidden/>
          </w:rPr>
          <w:fldChar w:fldCharType="separate"/>
        </w:r>
        <w:r>
          <w:rPr>
            <w:noProof/>
            <w:webHidden/>
          </w:rPr>
          <w:t>25</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85" w:history="1">
        <w:r w:rsidRPr="00255A85">
          <w:rPr>
            <w:rStyle w:val="Hyperlink"/>
            <w:noProof/>
          </w:rPr>
          <w:t>2.4.4</w:t>
        </w:r>
        <w:r>
          <w:rPr>
            <w:rFonts w:asciiTheme="minorHAnsi" w:eastAsiaTheme="minorEastAsia" w:hAnsiTheme="minorHAnsi" w:cstheme="minorBidi"/>
            <w:noProof/>
            <w:sz w:val="22"/>
            <w:szCs w:val="22"/>
          </w:rPr>
          <w:tab/>
        </w:r>
        <w:r w:rsidRPr="00255A85">
          <w:rPr>
            <w:rStyle w:val="Hyperlink"/>
            <w:noProof/>
          </w:rPr>
          <w:t>CAMERA-FUR-REQ-161273/B-Active Park Assist (APA) and Park Distance Control (PDC) during Rear Video Camera (RVC) Graphical Requirements 3</w:t>
        </w:r>
        <w:r>
          <w:rPr>
            <w:noProof/>
            <w:webHidden/>
          </w:rPr>
          <w:tab/>
        </w:r>
        <w:r>
          <w:rPr>
            <w:noProof/>
            <w:webHidden/>
          </w:rPr>
          <w:fldChar w:fldCharType="begin"/>
        </w:r>
        <w:r>
          <w:rPr>
            <w:noProof/>
            <w:webHidden/>
          </w:rPr>
          <w:instrText xml:space="preserve"> PAGEREF _Toc22284785 \h </w:instrText>
        </w:r>
        <w:r>
          <w:rPr>
            <w:noProof/>
            <w:webHidden/>
          </w:rPr>
        </w:r>
        <w:r>
          <w:rPr>
            <w:noProof/>
            <w:webHidden/>
          </w:rPr>
          <w:fldChar w:fldCharType="separate"/>
        </w:r>
        <w:r>
          <w:rPr>
            <w:noProof/>
            <w:webHidden/>
          </w:rPr>
          <w:t>25</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86" w:history="1">
        <w:r w:rsidRPr="00255A85">
          <w:rPr>
            <w:rStyle w:val="Hyperlink"/>
            <w:noProof/>
          </w:rPr>
          <w:t>2.4.5</w:t>
        </w:r>
        <w:r>
          <w:rPr>
            <w:rFonts w:asciiTheme="minorHAnsi" w:eastAsiaTheme="minorEastAsia" w:hAnsiTheme="minorHAnsi" w:cstheme="minorBidi"/>
            <w:noProof/>
            <w:sz w:val="22"/>
            <w:szCs w:val="22"/>
          </w:rPr>
          <w:tab/>
        </w:r>
        <w:r w:rsidRPr="00255A85">
          <w:rPr>
            <w:rStyle w:val="Hyperlink"/>
            <w:noProof/>
          </w:rPr>
          <w:t>CAMERA-FUR-REQ-161274/B-Active Park Assist (APA) and Park Distance Control (PDC) during Rear Video Camera (RVC) Graphical Requirements 4</w:t>
        </w:r>
        <w:r>
          <w:rPr>
            <w:noProof/>
            <w:webHidden/>
          </w:rPr>
          <w:tab/>
        </w:r>
        <w:r>
          <w:rPr>
            <w:noProof/>
            <w:webHidden/>
          </w:rPr>
          <w:fldChar w:fldCharType="begin"/>
        </w:r>
        <w:r>
          <w:rPr>
            <w:noProof/>
            <w:webHidden/>
          </w:rPr>
          <w:instrText xml:space="preserve"> PAGEREF _Toc22284786 \h </w:instrText>
        </w:r>
        <w:r>
          <w:rPr>
            <w:noProof/>
            <w:webHidden/>
          </w:rPr>
        </w:r>
        <w:r>
          <w:rPr>
            <w:noProof/>
            <w:webHidden/>
          </w:rPr>
          <w:fldChar w:fldCharType="separate"/>
        </w:r>
        <w:r>
          <w:rPr>
            <w:noProof/>
            <w:webHidden/>
          </w:rPr>
          <w:t>25</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87" w:history="1">
        <w:r w:rsidRPr="00255A85">
          <w:rPr>
            <w:rStyle w:val="Hyperlink"/>
            <w:noProof/>
          </w:rPr>
          <w:t>2.4.6</w:t>
        </w:r>
        <w:r>
          <w:rPr>
            <w:rFonts w:asciiTheme="minorHAnsi" w:eastAsiaTheme="minorEastAsia" w:hAnsiTheme="minorHAnsi" w:cstheme="minorBidi"/>
            <w:noProof/>
            <w:sz w:val="22"/>
            <w:szCs w:val="22"/>
          </w:rPr>
          <w:tab/>
        </w:r>
        <w:r w:rsidRPr="00255A85">
          <w:rPr>
            <w:rStyle w:val="Hyperlink"/>
            <w:noProof/>
          </w:rPr>
          <w:t>CAMERA-FUR-REQ-161275/B-Active Park Assist (APA) and Park Distance Control (PDC) during Rear Video Camera (RVC) Graphical Requirements 5</w:t>
        </w:r>
        <w:r>
          <w:rPr>
            <w:noProof/>
            <w:webHidden/>
          </w:rPr>
          <w:tab/>
        </w:r>
        <w:r>
          <w:rPr>
            <w:noProof/>
            <w:webHidden/>
          </w:rPr>
          <w:fldChar w:fldCharType="begin"/>
        </w:r>
        <w:r>
          <w:rPr>
            <w:noProof/>
            <w:webHidden/>
          </w:rPr>
          <w:instrText xml:space="preserve"> PAGEREF _Toc22284787 \h </w:instrText>
        </w:r>
        <w:r>
          <w:rPr>
            <w:noProof/>
            <w:webHidden/>
          </w:rPr>
        </w:r>
        <w:r>
          <w:rPr>
            <w:noProof/>
            <w:webHidden/>
          </w:rPr>
          <w:fldChar w:fldCharType="separate"/>
        </w:r>
        <w:r>
          <w:rPr>
            <w:noProof/>
            <w:webHidden/>
          </w:rPr>
          <w:t>26</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88" w:history="1">
        <w:r w:rsidRPr="00255A85">
          <w:rPr>
            <w:rStyle w:val="Hyperlink"/>
            <w:noProof/>
          </w:rPr>
          <w:t>2.4.7</w:t>
        </w:r>
        <w:r>
          <w:rPr>
            <w:rFonts w:asciiTheme="minorHAnsi" w:eastAsiaTheme="minorEastAsia" w:hAnsiTheme="minorHAnsi" w:cstheme="minorBidi"/>
            <w:noProof/>
            <w:sz w:val="22"/>
            <w:szCs w:val="22"/>
          </w:rPr>
          <w:tab/>
        </w:r>
        <w:r w:rsidRPr="00255A85">
          <w:rPr>
            <w:rStyle w:val="Hyperlink"/>
            <w:noProof/>
          </w:rPr>
          <w:t>CAMERA-FUR-REQ-165415/A-Active Park Assist (APA) and Park Distance Control (PDC) during Rear Video Camera (RVC) Graphical Requirements 6</w:t>
        </w:r>
        <w:r>
          <w:rPr>
            <w:noProof/>
            <w:webHidden/>
          </w:rPr>
          <w:tab/>
        </w:r>
        <w:r>
          <w:rPr>
            <w:noProof/>
            <w:webHidden/>
          </w:rPr>
          <w:fldChar w:fldCharType="begin"/>
        </w:r>
        <w:r>
          <w:rPr>
            <w:noProof/>
            <w:webHidden/>
          </w:rPr>
          <w:instrText xml:space="preserve"> PAGEREF _Toc22284788 \h </w:instrText>
        </w:r>
        <w:r>
          <w:rPr>
            <w:noProof/>
            <w:webHidden/>
          </w:rPr>
        </w:r>
        <w:r>
          <w:rPr>
            <w:noProof/>
            <w:webHidden/>
          </w:rPr>
          <w:fldChar w:fldCharType="separate"/>
        </w:r>
        <w:r>
          <w:rPr>
            <w:noProof/>
            <w:webHidden/>
          </w:rPr>
          <w:t>26</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789" w:history="1">
        <w:r w:rsidRPr="00255A85">
          <w:rPr>
            <w:rStyle w:val="Hyperlink"/>
            <w:noProof/>
          </w:rPr>
          <w:t>2.5</w:t>
        </w:r>
        <w:r>
          <w:rPr>
            <w:rFonts w:asciiTheme="minorHAnsi" w:eastAsiaTheme="minorEastAsia" w:hAnsiTheme="minorHAnsi" w:cstheme="minorBidi"/>
            <w:i w:val="0"/>
            <w:noProof/>
            <w:sz w:val="22"/>
            <w:szCs w:val="22"/>
          </w:rPr>
          <w:tab/>
        </w:r>
        <w:r w:rsidRPr="00255A85">
          <w:rPr>
            <w:rStyle w:val="Hyperlink"/>
            <w:noProof/>
          </w:rPr>
          <w:t>HotKey Shortcut Menu Interface</w:t>
        </w:r>
        <w:r>
          <w:rPr>
            <w:noProof/>
            <w:webHidden/>
          </w:rPr>
          <w:tab/>
        </w:r>
        <w:r>
          <w:rPr>
            <w:noProof/>
            <w:webHidden/>
          </w:rPr>
          <w:fldChar w:fldCharType="begin"/>
        </w:r>
        <w:r>
          <w:rPr>
            <w:noProof/>
            <w:webHidden/>
          </w:rPr>
          <w:instrText xml:space="preserve"> PAGEREF _Toc22284789 \h </w:instrText>
        </w:r>
        <w:r>
          <w:rPr>
            <w:noProof/>
            <w:webHidden/>
          </w:rPr>
        </w:r>
        <w:r>
          <w:rPr>
            <w:noProof/>
            <w:webHidden/>
          </w:rPr>
          <w:fldChar w:fldCharType="separate"/>
        </w:r>
        <w:r>
          <w:rPr>
            <w:noProof/>
            <w:webHidden/>
          </w:rPr>
          <w:t>26</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90" w:history="1">
        <w:r w:rsidRPr="00255A85">
          <w:rPr>
            <w:rStyle w:val="Hyperlink"/>
            <w:noProof/>
          </w:rPr>
          <w:t>2.5.1</w:t>
        </w:r>
        <w:r>
          <w:rPr>
            <w:rFonts w:asciiTheme="minorHAnsi" w:eastAsiaTheme="minorEastAsia" w:hAnsiTheme="minorHAnsi" w:cstheme="minorBidi"/>
            <w:noProof/>
            <w:sz w:val="22"/>
            <w:szCs w:val="22"/>
          </w:rPr>
          <w:tab/>
        </w:r>
        <w:r w:rsidRPr="00255A85">
          <w:rPr>
            <w:rStyle w:val="Hyperlink"/>
            <w:noProof/>
          </w:rPr>
          <w:t>HotKey Shortcut Menu General Requirements</w:t>
        </w:r>
        <w:r>
          <w:rPr>
            <w:noProof/>
            <w:webHidden/>
          </w:rPr>
          <w:tab/>
        </w:r>
        <w:r>
          <w:rPr>
            <w:noProof/>
            <w:webHidden/>
          </w:rPr>
          <w:fldChar w:fldCharType="begin"/>
        </w:r>
        <w:r>
          <w:rPr>
            <w:noProof/>
            <w:webHidden/>
          </w:rPr>
          <w:instrText xml:space="preserve"> PAGEREF _Toc22284790 \h </w:instrText>
        </w:r>
        <w:r>
          <w:rPr>
            <w:noProof/>
            <w:webHidden/>
          </w:rPr>
        </w:r>
        <w:r>
          <w:rPr>
            <w:noProof/>
            <w:webHidden/>
          </w:rPr>
          <w:fldChar w:fldCharType="separate"/>
        </w:r>
        <w:r>
          <w:rPr>
            <w:noProof/>
            <w:webHidden/>
          </w:rPr>
          <w:t>26</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91" w:history="1">
        <w:r w:rsidRPr="00255A85">
          <w:rPr>
            <w:rStyle w:val="Hyperlink"/>
            <w:noProof/>
          </w:rPr>
          <w:t>2.5.2</w:t>
        </w:r>
        <w:r>
          <w:rPr>
            <w:rFonts w:asciiTheme="minorHAnsi" w:eastAsiaTheme="minorEastAsia" w:hAnsiTheme="minorHAnsi" w:cstheme="minorBidi"/>
            <w:noProof/>
            <w:sz w:val="22"/>
            <w:szCs w:val="22"/>
          </w:rPr>
          <w:tab/>
        </w:r>
        <w:r w:rsidRPr="00255A85">
          <w:rPr>
            <w:rStyle w:val="Hyperlink"/>
            <w:noProof/>
          </w:rPr>
          <w:t>HotKey Shortcut Menu Signal List</w:t>
        </w:r>
        <w:r>
          <w:rPr>
            <w:noProof/>
            <w:webHidden/>
          </w:rPr>
          <w:tab/>
        </w:r>
        <w:r>
          <w:rPr>
            <w:noProof/>
            <w:webHidden/>
          </w:rPr>
          <w:fldChar w:fldCharType="begin"/>
        </w:r>
        <w:r>
          <w:rPr>
            <w:noProof/>
            <w:webHidden/>
          </w:rPr>
          <w:instrText xml:space="preserve"> PAGEREF _Toc22284791 \h </w:instrText>
        </w:r>
        <w:r>
          <w:rPr>
            <w:noProof/>
            <w:webHidden/>
          </w:rPr>
        </w:r>
        <w:r>
          <w:rPr>
            <w:noProof/>
            <w:webHidden/>
          </w:rPr>
          <w:fldChar w:fldCharType="separate"/>
        </w:r>
        <w:r>
          <w:rPr>
            <w:noProof/>
            <w:webHidden/>
          </w:rPr>
          <w:t>31</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92" w:history="1">
        <w:r w:rsidRPr="00255A85">
          <w:rPr>
            <w:rStyle w:val="Hyperlink"/>
            <w:noProof/>
          </w:rPr>
          <w:t>2.5.3</w:t>
        </w:r>
        <w:r>
          <w:rPr>
            <w:rFonts w:asciiTheme="minorHAnsi" w:eastAsiaTheme="minorEastAsia" w:hAnsiTheme="minorHAnsi" w:cstheme="minorBidi"/>
            <w:noProof/>
            <w:sz w:val="22"/>
            <w:szCs w:val="22"/>
          </w:rPr>
          <w:tab/>
        </w:r>
        <w:r w:rsidRPr="00255A85">
          <w:rPr>
            <w:rStyle w:val="Hyperlink"/>
            <w:noProof/>
          </w:rPr>
          <w:t>HotKey Shortcut Menu Signal Processing</w:t>
        </w:r>
        <w:r>
          <w:rPr>
            <w:noProof/>
            <w:webHidden/>
          </w:rPr>
          <w:tab/>
        </w:r>
        <w:r>
          <w:rPr>
            <w:noProof/>
            <w:webHidden/>
          </w:rPr>
          <w:fldChar w:fldCharType="begin"/>
        </w:r>
        <w:r>
          <w:rPr>
            <w:noProof/>
            <w:webHidden/>
          </w:rPr>
          <w:instrText xml:space="preserve"> PAGEREF _Toc22284792 \h </w:instrText>
        </w:r>
        <w:r>
          <w:rPr>
            <w:noProof/>
            <w:webHidden/>
          </w:rPr>
        </w:r>
        <w:r>
          <w:rPr>
            <w:noProof/>
            <w:webHidden/>
          </w:rPr>
          <w:fldChar w:fldCharType="separate"/>
        </w:r>
        <w:r>
          <w:rPr>
            <w:noProof/>
            <w:webHidden/>
          </w:rPr>
          <w:t>32</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793" w:history="1">
        <w:r w:rsidRPr="00255A85">
          <w:rPr>
            <w:rStyle w:val="Hyperlink"/>
            <w:noProof/>
          </w:rPr>
          <w:t>2.6</w:t>
        </w:r>
        <w:r>
          <w:rPr>
            <w:rFonts w:asciiTheme="minorHAnsi" w:eastAsiaTheme="minorEastAsia" w:hAnsiTheme="minorHAnsi" w:cstheme="minorBidi"/>
            <w:i w:val="0"/>
            <w:noProof/>
            <w:sz w:val="22"/>
            <w:szCs w:val="22"/>
          </w:rPr>
          <w:tab/>
        </w:r>
        <w:r w:rsidRPr="00255A85">
          <w:rPr>
            <w:rStyle w:val="Hyperlink"/>
            <w:noProof/>
          </w:rPr>
          <w:t>Display HMI Arbitration</w:t>
        </w:r>
        <w:r>
          <w:rPr>
            <w:noProof/>
            <w:webHidden/>
          </w:rPr>
          <w:tab/>
        </w:r>
        <w:r>
          <w:rPr>
            <w:noProof/>
            <w:webHidden/>
          </w:rPr>
          <w:fldChar w:fldCharType="begin"/>
        </w:r>
        <w:r>
          <w:rPr>
            <w:noProof/>
            <w:webHidden/>
          </w:rPr>
          <w:instrText xml:space="preserve"> PAGEREF _Toc22284793 \h </w:instrText>
        </w:r>
        <w:r>
          <w:rPr>
            <w:noProof/>
            <w:webHidden/>
          </w:rPr>
        </w:r>
        <w:r>
          <w:rPr>
            <w:noProof/>
            <w:webHidden/>
          </w:rPr>
          <w:fldChar w:fldCharType="separate"/>
        </w:r>
        <w:r>
          <w:rPr>
            <w:noProof/>
            <w:webHidden/>
          </w:rPr>
          <w:t>39</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94" w:history="1">
        <w:r w:rsidRPr="00255A85">
          <w:rPr>
            <w:rStyle w:val="Hyperlink"/>
            <w:noProof/>
          </w:rPr>
          <w:t>2.6.1</w:t>
        </w:r>
        <w:r>
          <w:rPr>
            <w:rFonts w:asciiTheme="minorHAnsi" w:eastAsiaTheme="minorEastAsia" w:hAnsiTheme="minorHAnsi" w:cstheme="minorBidi"/>
            <w:noProof/>
            <w:sz w:val="22"/>
            <w:szCs w:val="22"/>
          </w:rPr>
          <w:tab/>
        </w:r>
        <w:r w:rsidRPr="00255A85">
          <w:rPr>
            <w:rStyle w:val="Hyperlink"/>
            <w:noProof/>
          </w:rPr>
          <w:t>Display HMI Arbitration General Requirements</w:t>
        </w:r>
        <w:r>
          <w:rPr>
            <w:noProof/>
            <w:webHidden/>
          </w:rPr>
          <w:tab/>
        </w:r>
        <w:r>
          <w:rPr>
            <w:noProof/>
            <w:webHidden/>
          </w:rPr>
          <w:fldChar w:fldCharType="begin"/>
        </w:r>
        <w:r>
          <w:rPr>
            <w:noProof/>
            <w:webHidden/>
          </w:rPr>
          <w:instrText xml:space="preserve"> PAGEREF _Toc22284794 \h </w:instrText>
        </w:r>
        <w:r>
          <w:rPr>
            <w:noProof/>
            <w:webHidden/>
          </w:rPr>
        </w:r>
        <w:r>
          <w:rPr>
            <w:noProof/>
            <w:webHidden/>
          </w:rPr>
          <w:fldChar w:fldCharType="separate"/>
        </w:r>
        <w:r>
          <w:rPr>
            <w:noProof/>
            <w:webHidden/>
          </w:rPr>
          <w:t>40</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95" w:history="1">
        <w:r w:rsidRPr="00255A85">
          <w:rPr>
            <w:rStyle w:val="Hyperlink"/>
            <w:noProof/>
          </w:rPr>
          <w:t>2.6.2</w:t>
        </w:r>
        <w:r>
          <w:rPr>
            <w:rFonts w:asciiTheme="minorHAnsi" w:eastAsiaTheme="minorEastAsia" w:hAnsiTheme="minorHAnsi" w:cstheme="minorBidi"/>
            <w:noProof/>
            <w:sz w:val="22"/>
            <w:szCs w:val="22"/>
          </w:rPr>
          <w:tab/>
        </w:r>
        <w:r w:rsidRPr="00255A85">
          <w:rPr>
            <w:rStyle w:val="Hyperlink"/>
            <w:noProof/>
          </w:rPr>
          <w:t>Display HMI Arbitration Internal Arbitration Variables</w:t>
        </w:r>
        <w:r>
          <w:rPr>
            <w:noProof/>
            <w:webHidden/>
          </w:rPr>
          <w:tab/>
        </w:r>
        <w:r>
          <w:rPr>
            <w:noProof/>
            <w:webHidden/>
          </w:rPr>
          <w:fldChar w:fldCharType="begin"/>
        </w:r>
        <w:r>
          <w:rPr>
            <w:noProof/>
            <w:webHidden/>
          </w:rPr>
          <w:instrText xml:space="preserve"> PAGEREF _Toc22284795 \h </w:instrText>
        </w:r>
        <w:r>
          <w:rPr>
            <w:noProof/>
            <w:webHidden/>
          </w:rPr>
        </w:r>
        <w:r>
          <w:rPr>
            <w:noProof/>
            <w:webHidden/>
          </w:rPr>
          <w:fldChar w:fldCharType="separate"/>
        </w:r>
        <w:r>
          <w:rPr>
            <w:noProof/>
            <w:webHidden/>
          </w:rPr>
          <w:t>41</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96" w:history="1">
        <w:r w:rsidRPr="00255A85">
          <w:rPr>
            <w:rStyle w:val="Hyperlink"/>
            <w:noProof/>
          </w:rPr>
          <w:t>2.6.3</w:t>
        </w:r>
        <w:r>
          <w:rPr>
            <w:rFonts w:asciiTheme="minorHAnsi" w:eastAsiaTheme="minorEastAsia" w:hAnsiTheme="minorHAnsi" w:cstheme="minorBidi"/>
            <w:noProof/>
            <w:sz w:val="22"/>
            <w:szCs w:val="22"/>
          </w:rPr>
          <w:tab/>
        </w:r>
        <w:r w:rsidRPr="00255A85">
          <w:rPr>
            <w:rStyle w:val="Hyperlink"/>
            <w:noProof/>
          </w:rPr>
          <w:t>CAMERA-FUR-REQ-131018/D-HMI Screen Logical Arbitration - Determine Static Variables (Camra_Cfg)</w:t>
        </w:r>
        <w:r>
          <w:rPr>
            <w:noProof/>
            <w:webHidden/>
          </w:rPr>
          <w:tab/>
        </w:r>
        <w:r>
          <w:rPr>
            <w:noProof/>
            <w:webHidden/>
          </w:rPr>
          <w:fldChar w:fldCharType="begin"/>
        </w:r>
        <w:r>
          <w:rPr>
            <w:noProof/>
            <w:webHidden/>
          </w:rPr>
          <w:instrText xml:space="preserve"> PAGEREF _Toc22284796 \h </w:instrText>
        </w:r>
        <w:r>
          <w:rPr>
            <w:noProof/>
            <w:webHidden/>
          </w:rPr>
        </w:r>
        <w:r>
          <w:rPr>
            <w:noProof/>
            <w:webHidden/>
          </w:rPr>
          <w:fldChar w:fldCharType="separate"/>
        </w:r>
        <w:r>
          <w:rPr>
            <w:noProof/>
            <w:webHidden/>
          </w:rPr>
          <w:t>45</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97" w:history="1">
        <w:r w:rsidRPr="00255A85">
          <w:rPr>
            <w:rStyle w:val="Hyperlink"/>
            <w:noProof/>
          </w:rPr>
          <w:t>2.6.4</w:t>
        </w:r>
        <w:r>
          <w:rPr>
            <w:rFonts w:asciiTheme="minorHAnsi" w:eastAsiaTheme="minorEastAsia" w:hAnsiTheme="minorHAnsi" w:cstheme="minorBidi"/>
            <w:noProof/>
            <w:sz w:val="22"/>
            <w:szCs w:val="22"/>
          </w:rPr>
          <w:tab/>
        </w:r>
        <w:r w:rsidRPr="00255A85">
          <w:rPr>
            <w:rStyle w:val="Hyperlink"/>
            <w:noProof/>
          </w:rPr>
          <w:t>CAMERA-FUR-REQ-131019/C-HMI Screen Logical Arbitration - Determine Static Variables (APA_Cfg, PDC_Cfg)</w:t>
        </w:r>
        <w:r>
          <w:rPr>
            <w:noProof/>
            <w:webHidden/>
          </w:rPr>
          <w:tab/>
        </w:r>
        <w:r>
          <w:rPr>
            <w:noProof/>
            <w:webHidden/>
          </w:rPr>
          <w:fldChar w:fldCharType="begin"/>
        </w:r>
        <w:r>
          <w:rPr>
            <w:noProof/>
            <w:webHidden/>
          </w:rPr>
          <w:instrText xml:space="preserve"> PAGEREF _Toc22284797 \h </w:instrText>
        </w:r>
        <w:r>
          <w:rPr>
            <w:noProof/>
            <w:webHidden/>
          </w:rPr>
        </w:r>
        <w:r>
          <w:rPr>
            <w:noProof/>
            <w:webHidden/>
          </w:rPr>
          <w:fldChar w:fldCharType="separate"/>
        </w:r>
        <w:r>
          <w:rPr>
            <w:noProof/>
            <w:webHidden/>
          </w:rPr>
          <w:t>45</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98" w:history="1">
        <w:r w:rsidRPr="00255A85">
          <w:rPr>
            <w:rStyle w:val="Hyperlink"/>
            <w:noProof/>
          </w:rPr>
          <w:t>2.6.5</w:t>
        </w:r>
        <w:r>
          <w:rPr>
            <w:rFonts w:asciiTheme="minorHAnsi" w:eastAsiaTheme="minorEastAsia" w:hAnsiTheme="minorHAnsi" w:cstheme="minorBidi"/>
            <w:noProof/>
            <w:sz w:val="22"/>
            <w:szCs w:val="22"/>
          </w:rPr>
          <w:tab/>
        </w:r>
        <w:r w:rsidRPr="00255A85">
          <w:rPr>
            <w:rStyle w:val="Hyperlink"/>
            <w:noProof/>
          </w:rPr>
          <w:t>CAMERA-FUR-REQ-131020/F-HMI Screen Logical Arbitration - Determine Dynamic Variables (GearPosHMI)</w:t>
        </w:r>
        <w:r>
          <w:rPr>
            <w:noProof/>
            <w:webHidden/>
          </w:rPr>
          <w:tab/>
        </w:r>
        <w:r>
          <w:rPr>
            <w:noProof/>
            <w:webHidden/>
          </w:rPr>
          <w:fldChar w:fldCharType="begin"/>
        </w:r>
        <w:r>
          <w:rPr>
            <w:noProof/>
            <w:webHidden/>
          </w:rPr>
          <w:instrText xml:space="preserve"> PAGEREF _Toc22284798 \h </w:instrText>
        </w:r>
        <w:r>
          <w:rPr>
            <w:noProof/>
            <w:webHidden/>
          </w:rPr>
        </w:r>
        <w:r>
          <w:rPr>
            <w:noProof/>
            <w:webHidden/>
          </w:rPr>
          <w:fldChar w:fldCharType="separate"/>
        </w:r>
        <w:r>
          <w:rPr>
            <w:noProof/>
            <w:webHidden/>
          </w:rPr>
          <w:t>46</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799" w:history="1">
        <w:r w:rsidRPr="00255A85">
          <w:rPr>
            <w:rStyle w:val="Hyperlink"/>
            <w:noProof/>
          </w:rPr>
          <w:t>2.6.6</w:t>
        </w:r>
        <w:r>
          <w:rPr>
            <w:rFonts w:asciiTheme="minorHAnsi" w:eastAsiaTheme="minorEastAsia" w:hAnsiTheme="minorHAnsi" w:cstheme="minorBidi"/>
            <w:noProof/>
            <w:sz w:val="22"/>
            <w:szCs w:val="22"/>
          </w:rPr>
          <w:tab/>
        </w:r>
        <w:r w:rsidRPr="00255A85">
          <w:rPr>
            <w:rStyle w:val="Hyperlink"/>
            <w:noProof/>
          </w:rPr>
          <w:t>CAMERA-FUR-REQ-161328/B-HMI Screen Logical Arbitration - Determine Dynamic Variables (FVCScrRq)</w:t>
        </w:r>
        <w:r>
          <w:rPr>
            <w:noProof/>
            <w:webHidden/>
          </w:rPr>
          <w:tab/>
        </w:r>
        <w:r>
          <w:rPr>
            <w:noProof/>
            <w:webHidden/>
          </w:rPr>
          <w:fldChar w:fldCharType="begin"/>
        </w:r>
        <w:r>
          <w:rPr>
            <w:noProof/>
            <w:webHidden/>
          </w:rPr>
          <w:instrText xml:space="preserve"> PAGEREF _Toc22284799 \h </w:instrText>
        </w:r>
        <w:r>
          <w:rPr>
            <w:noProof/>
            <w:webHidden/>
          </w:rPr>
        </w:r>
        <w:r>
          <w:rPr>
            <w:noProof/>
            <w:webHidden/>
          </w:rPr>
          <w:fldChar w:fldCharType="separate"/>
        </w:r>
        <w:r>
          <w:rPr>
            <w:noProof/>
            <w:webHidden/>
          </w:rPr>
          <w:t>49</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800" w:history="1">
        <w:r w:rsidRPr="00255A85">
          <w:rPr>
            <w:rStyle w:val="Hyperlink"/>
            <w:noProof/>
          </w:rPr>
          <w:t>2.6.7</w:t>
        </w:r>
        <w:r>
          <w:rPr>
            <w:rFonts w:asciiTheme="minorHAnsi" w:eastAsiaTheme="minorEastAsia" w:hAnsiTheme="minorHAnsi" w:cstheme="minorBidi"/>
            <w:noProof/>
            <w:sz w:val="22"/>
            <w:szCs w:val="22"/>
          </w:rPr>
          <w:tab/>
        </w:r>
        <w:r w:rsidRPr="00255A85">
          <w:rPr>
            <w:rStyle w:val="Hyperlink"/>
            <w:noProof/>
          </w:rPr>
          <w:t>CAMERA-FUR-REQ-196894/A-HMI Screen Logical Arbitration - Determine Dynamic Variables (RVC_OverSpd_Thres)</w:t>
        </w:r>
        <w:r>
          <w:rPr>
            <w:noProof/>
            <w:webHidden/>
          </w:rPr>
          <w:tab/>
        </w:r>
        <w:r>
          <w:rPr>
            <w:noProof/>
            <w:webHidden/>
          </w:rPr>
          <w:fldChar w:fldCharType="begin"/>
        </w:r>
        <w:r>
          <w:rPr>
            <w:noProof/>
            <w:webHidden/>
          </w:rPr>
          <w:instrText xml:space="preserve"> PAGEREF _Toc22284800 \h </w:instrText>
        </w:r>
        <w:r>
          <w:rPr>
            <w:noProof/>
            <w:webHidden/>
          </w:rPr>
        </w:r>
        <w:r>
          <w:rPr>
            <w:noProof/>
            <w:webHidden/>
          </w:rPr>
          <w:fldChar w:fldCharType="separate"/>
        </w:r>
        <w:r>
          <w:rPr>
            <w:noProof/>
            <w:webHidden/>
          </w:rPr>
          <w:t>49</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801" w:history="1">
        <w:r w:rsidRPr="00255A85">
          <w:rPr>
            <w:rStyle w:val="Hyperlink"/>
            <w:noProof/>
          </w:rPr>
          <w:t>2.6.8</w:t>
        </w:r>
        <w:r>
          <w:rPr>
            <w:rFonts w:asciiTheme="minorHAnsi" w:eastAsiaTheme="minorEastAsia" w:hAnsiTheme="minorHAnsi" w:cstheme="minorBidi"/>
            <w:noProof/>
            <w:sz w:val="22"/>
            <w:szCs w:val="22"/>
          </w:rPr>
          <w:tab/>
        </w:r>
        <w:r w:rsidRPr="00255A85">
          <w:rPr>
            <w:rStyle w:val="Hyperlink"/>
            <w:noProof/>
          </w:rPr>
          <w:t>CAMERA-FUR-REQ-196895/B-HMI Screen Logical Arbitration - Determine Dynamic Variables (APA_Mode)</w:t>
        </w:r>
        <w:r>
          <w:rPr>
            <w:noProof/>
            <w:webHidden/>
          </w:rPr>
          <w:tab/>
        </w:r>
        <w:r>
          <w:rPr>
            <w:noProof/>
            <w:webHidden/>
          </w:rPr>
          <w:fldChar w:fldCharType="begin"/>
        </w:r>
        <w:r>
          <w:rPr>
            <w:noProof/>
            <w:webHidden/>
          </w:rPr>
          <w:instrText xml:space="preserve"> PAGEREF _Toc22284801 \h </w:instrText>
        </w:r>
        <w:r>
          <w:rPr>
            <w:noProof/>
            <w:webHidden/>
          </w:rPr>
        </w:r>
        <w:r>
          <w:rPr>
            <w:noProof/>
            <w:webHidden/>
          </w:rPr>
          <w:fldChar w:fldCharType="separate"/>
        </w:r>
        <w:r>
          <w:rPr>
            <w:noProof/>
            <w:webHidden/>
          </w:rPr>
          <w:t>49</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802" w:history="1">
        <w:r w:rsidRPr="00255A85">
          <w:rPr>
            <w:rStyle w:val="Hyperlink"/>
            <w:noProof/>
          </w:rPr>
          <w:t>2.6.9</w:t>
        </w:r>
        <w:r>
          <w:rPr>
            <w:rFonts w:asciiTheme="minorHAnsi" w:eastAsiaTheme="minorEastAsia" w:hAnsiTheme="minorHAnsi" w:cstheme="minorBidi"/>
            <w:noProof/>
            <w:sz w:val="22"/>
            <w:szCs w:val="22"/>
          </w:rPr>
          <w:tab/>
        </w:r>
        <w:r w:rsidRPr="00255A85">
          <w:rPr>
            <w:rStyle w:val="Hyperlink"/>
            <w:noProof/>
          </w:rPr>
          <w:t>CAMERA-FUR-REQ-196896/A-HMI Screen Logical Arbitration - Determine Dynamic Variables (APA_Sys_Stat)</w:t>
        </w:r>
        <w:r>
          <w:rPr>
            <w:noProof/>
            <w:webHidden/>
          </w:rPr>
          <w:tab/>
        </w:r>
        <w:r>
          <w:rPr>
            <w:noProof/>
            <w:webHidden/>
          </w:rPr>
          <w:fldChar w:fldCharType="begin"/>
        </w:r>
        <w:r>
          <w:rPr>
            <w:noProof/>
            <w:webHidden/>
          </w:rPr>
          <w:instrText xml:space="preserve"> PAGEREF _Toc22284802 \h </w:instrText>
        </w:r>
        <w:r>
          <w:rPr>
            <w:noProof/>
            <w:webHidden/>
          </w:rPr>
        </w:r>
        <w:r>
          <w:rPr>
            <w:noProof/>
            <w:webHidden/>
          </w:rPr>
          <w:fldChar w:fldCharType="separate"/>
        </w:r>
        <w:r>
          <w:rPr>
            <w:noProof/>
            <w:webHidden/>
          </w:rPr>
          <w:t>50</w:t>
        </w:r>
        <w:r>
          <w:rPr>
            <w:noProof/>
            <w:webHidden/>
          </w:rPr>
          <w:fldChar w:fldCharType="end"/>
        </w:r>
      </w:hyperlink>
    </w:p>
    <w:p w:rsidR="00D10B75" w:rsidRDefault="00D10B75">
      <w:pPr>
        <w:pStyle w:val="TOC3"/>
        <w:tabs>
          <w:tab w:val="left" w:pos="1320"/>
          <w:tab w:val="right" w:leader="dot" w:pos="11107"/>
        </w:tabs>
        <w:rPr>
          <w:rFonts w:asciiTheme="minorHAnsi" w:eastAsiaTheme="minorEastAsia" w:hAnsiTheme="minorHAnsi" w:cstheme="minorBidi"/>
          <w:noProof/>
          <w:sz w:val="22"/>
          <w:szCs w:val="22"/>
        </w:rPr>
      </w:pPr>
      <w:hyperlink w:anchor="_Toc22284803" w:history="1">
        <w:r w:rsidRPr="00255A85">
          <w:rPr>
            <w:rStyle w:val="Hyperlink"/>
            <w:noProof/>
          </w:rPr>
          <w:t>2.6.10</w:t>
        </w:r>
        <w:r>
          <w:rPr>
            <w:rFonts w:asciiTheme="minorHAnsi" w:eastAsiaTheme="minorEastAsia" w:hAnsiTheme="minorHAnsi" w:cstheme="minorBidi"/>
            <w:noProof/>
            <w:sz w:val="22"/>
            <w:szCs w:val="22"/>
          </w:rPr>
          <w:tab/>
        </w:r>
        <w:r w:rsidRPr="00255A85">
          <w:rPr>
            <w:rStyle w:val="Hyperlink"/>
            <w:noProof/>
          </w:rPr>
          <w:t>CAMERA-FUR-REQ-196897/A-HMI Screen Logical Arbitration - Determine Dynamic Variables (APA_Gear_Shif)</w:t>
        </w:r>
        <w:r>
          <w:rPr>
            <w:noProof/>
            <w:webHidden/>
          </w:rPr>
          <w:tab/>
        </w:r>
        <w:r>
          <w:rPr>
            <w:noProof/>
            <w:webHidden/>
          </w:rPr>
          <w:fldChar w:fldCharType="begin"/>
        </w:r>
        <w:r>
          <w:rPr>
            <w:noProof/>
            <w:webHidden/>
          </w:rPr>
          <w:instrText xml:space="preserve"> PAGEREF _Toc22284803 \h </w:instrText>
        </w:r>
        <w:r>
          <w:rPr>
            <w:noProof/>
            <w:webHidden/>
          </w:rPr>
        </w:r>
        <w:r>
          <w:rPr>
            <w:noProof/>
            <w:webHidden/>
          </w:rPr>
          <w:fldChar w:fldCharType="separate"/>
        </w:r>
        <w:r>
          <w:rPr>
            <w:noProof/>
            <w:webHidden/>
          </w:rPr>
          <w:t>50</w:t>
        </w:r>
        <w:r>
          <w:rPr>
            <w:noProof/>
            <w:webHidden/>
          </w:rPr>
          <w:fldChar w:fldCharType="end"/>
        </w:r>
      </w:hyperlink>
    </w:p>
    <w:p w:rsidR="00D10B75" w:rsidRDefault="00D10B75">
      <w:pPr>
        <w:pStyle w:val="TOC3"/>
        <w:tabs>
          <w:tab w:val="left" w:pos="1320"/>
          <w:tab w:val="right" w:leader="dot" w:pos="11107"/>
        </w:tabs>
        <w:rPr>
          <w:rFonts w:asciiTheme="minorHAnsi" w:eastAsiaTheme="minorEastAsia" w:hAnsiTheme="minorHAnsi" w:cstheme="minorBidi"/>
          <w:noProof/>
          <w:sz w:val="22"/>
          <w:szCs w:val="22"/>
        </w:rPr>
      </w:pPr>
      <w:hyperlink w:anchor="_Toc22284804" w:history="1">
        <w:r w:rsidRPr="00255A85">
          <w:rPr>
            <w:rStyle w:val="Hyperlink"/>
            <w:noProof/>
          </w:rPr>
          <w:t>2.6.11</w:t>
        </w:r>
        <w:r>
          <w:rPr>
            <w:rFonts w:asciiTheme="minorHAnsi" w:eastAsiaTheme="minorEastAsia" w:hAnsiTheme="minorHAnsi" w:cstheme="minorBidi"/>
            <w:noProof/>
            <w:sz w:val="22"/>
            <w:szCs w:val="22"/>
          </w:rPr>
          <w:tab/>
        </w:r>
        <w:r w:rsidRPr="00255A85">
          <w:rPr>
            <w:rStyle w:val="Hyperlink"/>
            <w:noProof/>
          </w:rPr>
          <w:t>CAMERA-FUR-REQ-196898/E-HMI Screen Logical Arbitration - Determine Dynamic Variables (PDC_Stat)</w:t>
        </w:r>
        <w:r>
          <w:rPr>
            <w:noProof/>
            <w:webHidden/>
          </w:rPr>
          <w:tab/>
        </w:r>
        <w:r>
          <w:rPr>
            <w:noProof/>
            <w:webHidden/>
          </w:rPr>
          <w:fldChar w:fldCharType="begin"/>
        </w:r>
        <w:r>
          <w:rPr>
            <w:noProof/>
            <w:webHidden/>
          </w:rPr>
          <w:instrText xml:space="preserve"> PAGEREF _Toc22284804 \h </w:instrText>
        </w:r>
        <w:r>
          <w:rPr>
            <w:noProof/>
            <w:webHidden/>
          </w:rPr>
        </w:r>
        <w:r>
          <w:rPr>
            <w:noProof/>
            <w:webHidden/>
          </w:rPr>
          <w:fldChar w:fldCharType="separate"/>
        </w:r>
        <w:r>
          <w:rPr>
            <w:noProof/>
            <w:webHidden/>
          </w:rPr>
          <w:t>51</w:t>
        </w:r>
        <w:r>
          <w:rPr>
            <w:noProof/>
            <w:webHidden/>
          </w:rPr>
          <w:fldChar w:fldCharType="end"/>
        </w:r>
      </w:hyperlink>
    </w:p>
    <w:p w:rsidR="00D10B75" w:rsidRDefault="00D10B75">
      <w:pPr>
        <w:pStyle w:val="TOC3"/>
        <w:tabs>
          <w:tab w:val="left" w:pos="1320"/>
          <w:tab w:val="right" w:leader="dot" w:pos="11107"/>
        </w:tabs>
        <w:rPr>
          <w:rFonts w:asciiTheme="minorHAnsi" w:eastAsiaTheme="minorEastAsia" w:hAnsiTheme="minorHAnsi" w:cstheme="minorBidi"/>
          <w:noProof/>
          <w:sz w:val="22"/>
          <w:szCs w:val="22"/>
        </w:rPr>
      </w:pPr>
      <w:hyperlink w:anchor="_Toc22284805" w:history="1">
        <w:r w:rsidRPr="00255A85">
          <w:rPr>
            <w:rStyle w:val="Hyperlink"/>
            <w:noProof/>
          </w:rPr>
          <w:t>2.6.12</w:t>
        </w:r>
        <w:r>
          <w:rPr>
            <w:rFonts w:asciiTheme="minorHAnsi" w:eastAsiaTheme="minorEastAsia" w:hAnsiTheme="minorHAnsi" w:cstheme="minorBidi"/>
            <w:noProof/>
            <w:sz w:val="22"/>
            <w:szCs w:val="22"/>
          </w:rPr>
          <w:tab/>
        </w:r>
        <w:r w:rsidRPr="00255A85">
          <w:rPr>
            <w:rStyle w:val="Hyperlink"/>
            <w:noProof/>
          </w:rPr>
          <w:t>CAMERA-FUR-REQ-166820/E-HMI Screen Logical Arbitration - Camera</w:t>
        </w:r>
        <w:r>
          <w:rPr>
            <w:noProof/>
            <w:webHidden/>
          </w:rPr>
          <w:tab/>
        </w:r>
        <w:r>
          <w:rPr>
            <w:noProof/>
            <w:webHidden/>
          </w:rPr>
          <w:fldChar w:fldCharType="begin"/>
        </w:r>
        <w:r>
          <w:rPr>
            <w:noProof/>
            <w:webHidden/>
          </w:rPr>
          <w:instrText xml:space="preserve"> PAGEREF _Toc22284805 \h </w:instrText>
        </w:r>
        <w:r>
          <w:rPr>
            <w:noProof/>
            <w:webHidden/>
          </w:rPr>
        </w:r>
        <w:r>
          <w:rPr>
            <w:noProof/>
            <w:webHidden/>
          </w:rPr>
          <w:fldChar w:fldCharType="separate"/>
        </w:r>
        <w:r>
          <w:rPr>
            <w:noProof/>
            <w:webHidden/>
          </w:rPr>
          <w:t>53</w:t>
        </w:r>
        <w:r>
          <w:rPr>
            <w:noProof/>
            <w:webHidden/>
          </w:rPr>
          <w:fldChar w:fldCharType="end"/>
        </w:r>
      </w:hyperlink>
    </w:p>
    <w:p w:rsidR="00D10B75" w:rsidRDefault="00D10B75">
      <w:pPr>
        <w:pStyle w:val="TOC3"/>
        <w:tabs>
          <w:tab w:val="left" w:pos="1320"/>
          <w:tab w:val="right" w:leader="dot" w:pos="11107"/>
        </w:tabs>
        <w:rPr>
          <w:rFonts w:asciiTheme="minorHAnsi" w:eastAsiaTheme="minorEastAsia" w:hAnsiTheme="minorHAnsi" w:cstheme="minorBidi"/>
          <w:noProof/>
          <w:sz w:val="22"/>
          <w:szCs w:val="22"/>
        </w:rPr>
      </w:pPr>
      <w:hyperlink w:anchor="_Toc22284806" w:history="1">
        <w:r w:rsidRPr="00255A85">
          <w:rPr>
            <w:rStyle w:val="Hyperlink"/>
            <w:noProof/>
          </w:rPr>
          <w:t>2.6.13</w:t>
        </w:r>
        <w:r>
          <w:rPr>
            <w:rFonts w:asciiTheme="minorHAnsi" w:eastAsiaTheme="minorEastAsia" w:hAnsiTheme="minorHAnsi" w:cstheme="minorBidi"/>
            <w:noProof/>
            <w:sz w:val="22"/>
            <w:szCs w:val="22"/>
          </w:rPr>
          <w:tab/>
        </w:r>
        <w:r w:rsidRPr="00255A85">
          <w:rPr>
            <w:rStyle w:val="Hyperlink"/>
            <w:noProof/>
          </w:rPr>
          <w:t>CAMERA-FUR-REQ-166823/E-HMI Screen Logical Arbitration - APA Dedicated Display</w:t>
        </w:r>
        <w:r>
          <w:rPr>
            <w:noProof/>
            <w:webHidden/>
          </w:rPr>
          <w:tab/>
        </w:r>
        <w:r>
          <w:rPr>
            <w:noProof/>
            <w:webHidden/>
          </w:rPr>
          <w:fldChar w:fldCharType="begin"/>
        </w:r>
        <w:r>
          <w:rPr>
            <w:noProof/>
            <w:webHidden/>
          </w:rPr>
          <w:instrText xml:space="preserve"> PAGEREF _Toc22284806 \h </w:instrText>
        </w:r>
        <w:r>
          <w:rPr>
            <w:noProof/>
            <w:webHidden/>
          </w:rPr>
        </w:r>
        <w:r>
          <w:rPr>
            <w:noProof/>
            <w:webHidden/>
          </w:rPr>
          <w:fldChar w:fldCharType="separate"/>
        </w:r>
        <w:r>
          <w:rPr>
            <w:noProof/>
            <w:webHidden/>
          </w:rPr>
          <w:t>54</w:t>
        </w:r>
        <w:r>
          <w:rPr>
            <w:noProof/>
            <w:webHidden/>
          </w:rPr>
          <w:fldChar w:fldCharType="end"/>
        </w:r>
      </w:hyperlink>
    </w:p>
    <w:p w:rsidR="00D10B75" w:rsidRDefault="00D10B75">
      <w:pPr>
        <w:pStyle w:val="TOC3"/>
        <w:tabs>
          <w:tab w:val="left" w:pos="1320"/>
          <w:tab w:val="right" w:leader="dot" w:pos="11107"/>
        </w:tabs>
        <w:rPr>
          <w:rFonts w:asciiTheme="minorHAnsi" w:eastAsiaTheme="minorEastAsia" w:hAnsiTheme="minorHAnsi" w:cstheme="minorBidi"/>
          <w:noProof/>
          <w:sz w:val="22"/>
          <w:szCs w:val="22"/>
        </w:rPr>
      </w:pPr>
      <w:hyperlink w:anchor="_Toc22284807" w:history="1">
        <w:r w:rsidRPr="00255A85">
          <w:rPr>
            <w:rStyle w:val="Hyperlink"/>
            <w:noProof/>
          </w:rPr>
          <w:t>2.6.14</w:t>
        </w:r>
        <w:r>
          <w:rPr>
            <w:rFonts w:asciiTheme="minorHAnsi" w:eastAsiaTheme="minorEastAsia" w:hAnsiTheme="minorHAnsi" w:cstheme="minorBidi"/>
            <w:noProof/>
            <w:sz w:val="22"/>
            <w:szCs w:val="22"/>
          </w:rPr>
          <w:tab/>
        </w:r>
        <w:r w:rsidRPr="00255A85">
          <w:rPr>
            <w:rStyle w:val="Hyperlink"/>
            <w:noProof/>
          </w:rPr>
          <w:t>CAMERA-FUR-REQ-131023/H-HMI Screen Logical Arbitration - PDC Dedicated Display</w:t>
        </w:r>
        <w:r>
          <w:rPr>
            <w:noProof/>
            <w:webHidden/>
          </w:rPr>
          <w:tab/>
        </w:r>
        <w:r>
          <w:rPr>
            <w:noProof/>
            <w:webHidden/>
          </w:rPr>
          <w:fldChar w:fldCharType="begin"/>
        </w:r>
        <w:r>
          <w:rPr>
            <w:noProof/>
            <w:webHidden/>
          </w:rPr>
          <w:instrText xml:space="preserve"> PAGEREF _Toc22284807 \h </w:instrText>
        </w:r>
        <w:r>
          <w:rPr>
            <w:noProof/>
            <w:webHidden/>
          </w:rPr>
        </w:r>
        <w:r>
          <w:rPr>
            <w:noProof/>
            <w:webHidden/>
          </w:rPr>
          <w:fldChar w:fldCharType="separate"/>
        </w:r>
        <w:r>
          <w:rPr>
            <w:noProof/>
            <w:webHidden/>
          </w:rPr>
          <w:t>55</w:t>
        </w:r>
        <w:r>
          <w:rPr>
            <w:noProof/>
            <w:webHidden/>
          </w:rPr>
          <w:fldChar w:fldCharType="end"/>
        </w:r>
      </w:hyperlink>
    </w:p>
    <w:p w:rsidR="00D10B75" w:rsidRDefault="00D10B75">
      <w:pPr>
        <w:pStyle w:val="TOC3"/>
        <w:tabs>
          <w:tab w:val="left" w:pos="1320"/>
          <w:tab w:val="right" w:leader="dot" w:pos="11107"/>
        </w:tabs>
        <w:rPr>
          <w:rFonts w:asciiTheme="minorHAnsi" w:eastAsiaTheme="minorEastAsia" w:hAnsiTheme="minorHAnsi" w:cstheme="minorBidi"/>
          <w:noProof/>
          <w:sz w:val="22"/>
          <w:szCs w:val="22"/>
        </w:rPr>
      </w:pPr>
      <w:hyperlink w:anchor="_Toc22284808" w:history="1">
        <w:r w:rsidRPr="00255A85">
          <w:rPr>
            <w:rStyle w:val="Hyperlink"/>
            <w:noProof/>
          </w:rPr>
          <w:t>2.6.15</w:t>
        </w:r>
        <w:r>
          <w:rPr>
            <w:rFonts w:asciiTheme="minorHAnsi" w:eastAsiaTheme="minorEastAsia" w:hAnsiTheme="minorHAnsi" w:cstheme="minorBidi"/>
            <w:noProof/>
            <w:sz w:val="22"/>
            <w:szCs w:val="22"/>
          </w:rPr>
          <w:tab/>
        </w:r>
        <w:r w:rsidRPr="00255A85">
          <w:rPr>
            <w:rStyle w:val="Hyperlink"/>
            <w:noProof/>
          </w:rPr>
          <w:t>CAMERA-FUR-REQ-196899/A-HMI Screen Logical Arbitration - Screen Controller</w:t>
        </w:r>
        <w:r>
          <w:rPr>
            <w:noProof/>
            <w:webHidden/>
          </w:rPr>
          <w:tab/>
        </w:r>
        <w:r>
          <w:rPr>
            <w:noProof/>
            <w:webHidden/>
          </w:rPr>
          <w:fldChar w:fldCharType="begin"/>
        </w:r>
        <w:r>
          <w:rPr>
            <w:noProof/>
            <w:webHidden/>
          </w:rPr>
          <w:instrText xml:space="preserve"> PAGEREF _Toc22284808 \h </w:instrText>
        </w:r>
        <w:r>
          <w:rPr>
            <w:noProof/>
            <w:webHidden/>
          </w:rPr>
        </w:r>
        <w:r>
          <w:rPr>
            <w:noProof/>
            <w:webHidden/>
          </w:rPr>
          <w:fldChar w:fldCharType="separate"/>
        </w:r>
        <w:r>
          <w:rPr>
            <w:noProof/>
            <w:webHidden/>
          </w:rPr>
          <w:t>55</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809" w:history="1">
        <w:r w:rsidRPr="00255A85">
          <w:rPr>
            <w:rStyle w:val="Hyperlink"/>
            <w:noProof/>
          </w:rPr>
          <w:t>2.7</w:t>
        </w:r>
        <w:r>
          <w:rPr>
            <w:rFonts w:asciiTheme="minorHAnsi" w:eastAsiaTheme="minorEastAsia" w:hAnsiTheme="minorHAnsi" w:cstheme="minorBidi"/>
            <w:i w:val="0"/>
            <w:noProof/>
            <w:sz w:val="22"/>
            <w:szCs w:val="22"/>
          </w:rPr>
          <w:tab/>
        </w:r>
        <w:r w:rsidRPr="00255A85">
          <w:rPr>
            <w:rStyle w:val="Hyperlink"/>
            <w:noProof/>
          </w:rPr>
          <w:t>Active Park Assist (APA) Signal Interface</w:t>
        </w:r>
        <w:r>
          <w:rPr>
            <w:noProof/>
            <w:webHidden/>
          </w:rPr>
          <w:tab/>
        </w:r>
        <w:r>
          <w:rPr>
            <w:noProof/>
            <w:webHidden/>
          </w:rPr>
          <w:fldChar w:fldCharType="begin"/>
        </w:r>
        <w:r>
          <w:rPr>
            <w:noProof/>
            <w:webHidden/>
          </w:rPr>
          <w:instrText xml:space="preserve"> PAGEREF _Toc22284809 \h </w:instrText>
        </w:r>
        <w:r>
          <w:rPr>
            <w:noProof/>
            <w:webHidden/>
          </w:rPr>
        </w:r>
        <w:r>
          <w:rPr>
            <w:noProof/>
            <w:webHidden/>
          </w:rPr>
          <w:fldChar w:fldCharType="separate"/>
        </w:r>
        <w:r>
          <w:rPr>
            <w:noProof/>
            <w:webHidden/>
          </w:rPr>
          <w:t>56</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810" w:history="1">
        <w:r w:rsidRPr="00255A85">
          <w:rPr>
            <w:rStyle w:val="Hyperlink"/>
            <w:noProof/>
          </w:rPr>
          <w:t>2.7.1</w:t>
        </w:r>
        <w:r>
          <w:rPr>
            <w:rFonts w:asciiTheme="minorHAnsi" w:eastAsiaTheme="minorEastAsia" w:hAnsiTheme="minorHAnsi" w:cstheme="minorBidi"/>
            <w:noProof/>
            <w:sz w:val="22"/>
            <w:szCs w:val="22"/>
          </w:rPr>
          <w:tab/>
        </w:r>
        <w:r w:rsidRPr="00255A85">
          <w:rPr>
            <w:rStyle w:val="Hyperlink"/>
            <w:noProof/>
          </w:rPr>
          <w:t>Active Park Assist (APA) Signal list – Received by Infotainment ECU (from PAM)</w:t>
        </w:r>
        <w:r>
          <w:rPr>
            <w:noProof/>
            <w:webHidden/>
          </w:rPr>
          <w:tab/>
        </w:r>
        <w:r>
          <w:rPr>
            <w:noProof/>
            <w:webHidden/>
          </w:rPr>
          <w:fldChar w:fldCharType="begin"/>
        </w:r>
        <w:r>
          <w:rPr>
            <w:noProof/>
            <w:webHidden/>
          </w:rPr>
          <w:instrText xml:space="preserve"> PAGEREF _Toc22284810 \h </w:instrText>
        </w:r>
        <w:r>
          <w:rPr>
            <w:noProof/>
            <w:webHidden/>
          </w:rPr>
        </w:r>
        <w:r>
          <w:rPr>
            <w:noProof/>
            <w:webHidden/>
          </w:rPr>
          <w:fldChar w:fldCharType="separate"/>
        </w:r>
        <w:r>
          <w:rPr>
            <w:noProof/>
            <w:webHidden/>
          </w:rPr>
          <w:t>56</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811" w:history="1">
        <w:r w:rsidRPr="00255A85">
          <w:rPr>
            <w:rStyle w:val="Hyperlink"/>
            <w:noProof/>
          </w:rPr>
          <w:t>2.7.2</w:t>
        </w:r>
        <w:r>
          <w:rPr>
            <w:rFonts w:asciiTheme="minorHAnsi" w:eastAsiaTheme="minorEastAsia" w:hAnsiTheme="minorHAnsi" w:cstheme="minorBidi"/>
            <w:noProof/>
            <w:sz w:val="22"/>
            <w:szCs w:val="22"/>
          </w:rPr>
          <w:tab/>
        </w:r>
        <w:r w:rsidRPr="00255A85">
          <w:rPr>
            <w:rStyle w:val="Hyperlink"/>
            <w:noProof/>
          </w:rPr>
          <w:t>Active Park Assist (APA) Signal list - Internal HMI ECU Configuration Variables</w:t>
        </w:r>
        <w:r>
          <w:rPr>
            <w:noProof/>
            <w:webHidden/>
          </w:rPr>
          <w:tab/>
        </w:r>
        <w:r>
          <w:rPr>
            <w:noProof/>
            <w:webHidden/>
          </w:rPr>
          <w:fldChar w:fldCharType="begin"/>
        </w:r>
        <w:r>
          <w:rPr>
            <w:noProof/>
            <w:webHidden/>
          </w:rPr>
          <w:instrText xml:space="preserve"> PAGEREF _Toc22284811 \h </w:instrText>
        </w:r>
        <w:r>
          <w:rPr>
            <w:noProof/>
            <w:webHidden/>
          </w:rPr>
        </w:r>
        <w:r>
          <w:rPr>
            <w:noProof/>
            <w:webHidden/>
          </w:rPr>
          <w:fldChar w:fldCharType="separate"/>
        </w:r>
        <w:r>
          <w:rPr>
            <w:noProof/>
            <w:webHidden/>
          </w:rPr>
          <w:t>64</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812" w:history="1">
        <w:r w:rsidRPr="00255A85">
          <w:rPr>
            <w:rStyle w:val="Hyperlink"/>
            <w:noProof/>
          </w:rPr>
          <w:t>2.7.3</w:t>
        </w:r>
        <w:r>
          <w:rPr>
            <w:rFonts w:asciiTheme="minorHAnsi" w:eastAsiaTheme="minorEastAsia" w:hAnsiTheme="minorHAnsi" w:cstheme="minorBidi"/>
            <w:noProof/>
            <w:sz w:val="22"/>
            <w:szCs w:val="22"/>
          </w:rPr>
          <w:tab/>
        </w:r>
        <w:r w:rsidRPr="00255A85">
          <w:rPr>
            <w:rStyle w:val="Hyperlink"/>
            <w:noProof/>
          </w:rPr>
          <w:t>Active Park Assist (APA) Signal Processing</w:t>
        </w:r>
        <w:r>
          <w:rPr>
            <w:noProof/>
            <w:webHidden/>
          </w:rPr>
          <w:tab/>
        </w:r>
        <w:r>
          <w:rPr>
            <w:noProof/>
            <w:webHidden/>
          </w:rPr>
          <w:fldChar w:fldCharType="begin"/>
        </w:r>
        <w:r>
          <w:rPr>
            <w:noProof/>
            <w:webHidden/>
          </w:rPr>
          <w:instrText xml:space="preserve"> PAGEREF _Toc22284812 \h </w:instrText>
        </w:r>
        <w:r>
          <w:rPr>
            <w:noProof/>
            <w:webHidden/>
          </w:rPr>
        </w:r>
        <w:r>
          <w:rPr>
            <w:noProof/>
            <w:webHidden/>
          </w:rPr>
          <w:fldChar w:fldCharType="separate"/>
        </w:r>
        <w:r>
          <w:rPr>
            <w:noProof/>
            <w:webHidden/>
          </w:rPr>
          <w:t>64</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813" w:history="1">
        <w:r w:rsidRPr="00255A85">
          <w:rPr>
            <w:rStyle w:val="Hyperlink"/>
            <w:noProof/>
          </w:rPr>
          <w:t>2.7.4</w:t>
        </w:r>
        <w:r>
          <w:rPr>
            <w:rFonts w:asciiTheme="minorHAnsi" w:eastAsiaTheme="minorEastAsia" w:hAnsiTheme="minorHAnsi" w:cstheme="minorBidi"/>
            <w:noProof/>
            <w:sz w:val="22"/>
            <w:szCs w:val="22"/>
          </w:rPr>
          <w:tab/>
        </w:r>
        <w:r w:rsidRPr="00255A85">
          <w:rPr>
            <w:rStyle w:val="Hyperlink"/>
            <w:noProof/>
          </w:rPr>
          <w:t>Active Park Assist (APA) Soft Menu Interface</w:t>
        </w:r>
        <w:r>
          <w:rPr>
            <w:noProof/>
            <w:webHidden/>
          </w:rPr>
          <w:tab/>
        </w:r>
        <w:r>
          <w:rPr>
            <w:noProof/>
            <w:webHidden/>
          </w:rPr>
          <w:fldChar w:fldCharType="begin"/>
        </w:r>
        <w:r>
          <w:rPr>
            <w:noProof/>
            <w:webHidden/>
          </w:rPr>
          <w:instrText xml:space="preserve"> PAGEREF _Toc22284813 \h </w:instrText>
        </w:r>
        <w:r>
          <w:rPr>
            <w:noProof/>
            <w:webHidden/>
          </w:rPr>
        </w:r>
        <w:r>
          <w:rPr>
            <w:noProof/>
            <w:webHidden/>
          </w:rPr>
          <w:fldChar w:fldCharType="separate"/>
        </w:r>
        <w:r>
          <w:rPr>
            <w:noProof/>
            <w:webHidden/>
          </w:rPr>
          <w:t>108</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814" w:history="1">
        <w:r w:rsidRPr="00255A85">
          <w:rPr>
            <w:rStyle w:val="Hyperlink"/>
            <w:noProof/>
          </w:rPr>
          <w:t>2.8</w:t>
        </w:r>
        <w:r>
          <w:rPr>
            <w:rFonts w:asciiTheme="minorHAnsi" w:eastAsiaTheme="minorEastAsia" w:hAnsiTheme="minorHAnsi" w:cstheme="minorBidi"/>
            <w:i w:val="0"/>
            <w:noProof/>
            <w:sz w:val="22"/>
            <w:szCs w:val="22"/>
          </w:rPr>
          <w:tab/>
        </w:r>
        <w:r w:rsidRPr="00255A85">
          <w:rPr>
            <w:rStyle w:val="Hyperlink"/>
            <w:noProof/>
          </w:rPr>
          <w:t>Reverse Video Camera (RVC) with Active Park Assist (APA) and Park Distance Control (PDC) Signal Interface</w:t>
        </w:r>
        <w:r>
          <w:rPr>
            <w:noProof/>
            <w:webHidden/>
          </w:rPr>
          <w:tab/>
        </w:r>
        <w:r>
          <w:rPr>
            <w:noProof/>
            <w:webHidden/>
          </w:rPr>
          <w:fldChar w:fldCharType="begin"/>
        </w:r>
        <w:r>
          <w:rPr>
            <w:noProof/>
            <w:webHidden/>
          </w:rPr>
          <w:instrText xml:space="preserve"> PAGEREF _Toc22284814 \h </w:instrText>
        </w:r>
        <w:r>
          <w:rPr>
            <w:noProof/>
            <w:webHidden/>
          </w:rPr>
        </w:r>
        <w:r>
          <w:rPr>
            <w:noProof/>
            <w:webHidden/>
          </w:rPr>
          <w:fldChar w:fldCharType="separate"/>
        </w:r>
        <w:r>
          <w:rPr>
            <w:noProof/>
            <w:webHidden/>
          </w:rPr>
          <w:t>113</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815" w:history="1">
        <w:r w:rsidRPr="00255A85">
          <w:rPr>
            <w:rStyle w:val="Hyperlink"/>
            <w:noProof/>
          </w:rPr>
          <w:t>2.8.1</w:t>
        </w:r>
        <w:r>
          <w:rPr>
            <w:rFonts w:asciiTheme="minorHAnsi" w:eastAsiaTheme="minorEastAsia" w:hAnsiTheme="minorHAnsi" w:cstheme="minorBidi"/>
            <w:noProof/>
            <w:sz w:val="22"/>
            <w:szCs w:val="22"/>
          </w:rPr>
          <w:tab/>
        </w:r>
        <w:r w:rsidRPr="00255A85">
          <w:rPr>
            <w:rStyle w:val="Hyperlink"/>
            <w:noProof/>
          </w:rPr>
          <w:t>Reverse Video Camera (RVC) with Active Park Assist (APA) and Park Distance Control (PDC) Signal List - Received by HMI from PAM</w:t>
        </w:r>
        <w:r>
          <w:rPr>
            <w:noProof/>
            <w:webHidden/>
          </w:rPr>
          <w:tab/>
        </w:r>
        <w:r>
          <w:rPr>
            <w:noProof/>
            <w:webHidden/>
          </w:rPr>
          <w:fldChar w:fldCharType="begin"/>
        </w:r>
        <w:r>
          <w:rPr>
            <w:noProof/>
            <w:webHidden/>
          </w:rPr>
          <w:instrText xml:space="preserve"> PAGEREF _Toc22284815 \h </w:instrText>
        </w:r>
        <w:r>
          <w:rPr>
            <w:noProof/>
            <w:webHidden/>
          </w:rPr>
        </w:r>
        <w:r>
          <w:rPr>
            <w:noProof/>
            <w:webHidden/>
          </w:rPr>
          <w:fldChar w:fldCharType="separate"/>
        </w:r>
        <w:r>
          <w:rPr>
            <w:noProof/>
            <w:webHidden/>
          </w:rPr>
          <w:t>113</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816" w:history="1">
        <w:r w:rsidRPr="00255A85">
          <w:rPr>
            <w:rStyle w:val="Hyperlink"/>
            <w:noProof/>
          </w:rPr>
          <w:t>2.8.2</w:t>
        </w:r>
        <w:r>
          <w:rPr>
            <w:rFonts w:asciiTheme="minorHAnsi" w:eastAsiaTheme="minorEastAsia" w:hAnsiTheme="minorHAnsi" w:cstheme="minorBidi"/>
            <w:noProof/>
            <w:sz w:val="22"/>
            <w:szCs w:val="22"/>
          </w:rPr>
          <w:tab/>
        </w:r>
        <w:r w:rsidRPr="00255A85">
          <w:rPr>
            <w:rStyle w:val="Hyperlink"/>
            <w:noProof/>
          </w:rPr>
          <w:t>Reverse Video Camera (RVC) with Active Park Assist (APA) and Park Distance Control (PDC) Signal List - HMI configuration</w:t>
        </w:r>
        <w:r>
          <w:rPr>
            <w:noProof/>
            <w:webHidden/>
          </w:rPr>
          <w:tab/>
        </w:r>
        <w:r>
          <w:rPr>
            <w:noProof/>
            <w:webHidden/>
          </w:rPr>
          <w:fldChar w:fldCharType="begin"/>
        </w:r>
        <w:r>
          <w:rPr>
            <w:noProof/>
            <w:webHidden/>
          </w:rPr>
          <w:instrText xml:space="preserve"> PAGEREF _Toc22284816 \h </w:instrText>
        </w:r>
        <w:r>
          <w:rPr>
            <w:noProof/>
            <w:webHidden/>
          </w:rPr>
        </w:r>
        <w:r>
          <w:rPr>
            <w:noProof/>
            <w:webHidden/>
          </w:rPr>
          <w:fldChar w:fldCharType="separate"/>
        </w:r>
        <w:r>
          <w:rPr>
            <w:noProof/>
            <w:webHidden/>
          </w:rPr>
          <w:t>113</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817" w:history="1">
        <w:r w:rsidRPr="00255A85">
          <w:rPr>
            <w:rStyle w:val="Hyperlink"/>
            <w:noProof/>
          </w:rPr>
          <w:t>2.8.3</w:t>
        </w:r>
        <w:r>
          <w:rPr>
            <w:rFonts w:asciiTheme="minorHAnsi" w:eastAsiaTheme="minorEastAsia" w:hAnsiTheme="minorHAnsi" w:cstheme="minorBidi"/>
            <w:noProof/>
            <w:sz w:val="22"/>
            <w:szCs w:val="22"/>
          </w:rPr>
          <w:tab/>
        </w:r>
        <w:r w:rsidRPr="00255A85">
          <w:rPr>
            <w:rStyle w:val="Hyperlink"/>
            <w:noProof/>
          </w:rPr>
          <w:t>Reverse Video Camera with Active Park Assist (APA) and Park Distance Control (PDC) Signal Processing</w:t>
        </w:r>
        <w:r>
          <w:rPr>
            <w:noProof/>
            <w:webHidden/>
          </w:rPr>
          <w:tab/>
        </w:r>
        <w:r>
          <w:rPr>
            <w:noProof/>
            <w:webHidden/>
          </w:rPr>
          <w:fldChar w:fldCharType="begin"/>
        </w:r>
        <w:r>
          <w:rPr>
            <w:noProof/>
            <w:webHidden/>
          </w:rPr>
          <w:instrText xml:space="preserve"> PAGEREF _Toc22284817 \h </w:instrText>
        </w:r>
        <w:r>
          <w:rPr>
            <w:noProof/>
            <w:webHidden/>
          </w:rPr>
        </w:r>
        <w:r>
          <w:rPr>
            <w:noProof/>
            <w:webHidden/>
          </w:rPr>
          <w:fldChar w:fldCharType="separate"/>
        </w:r>
        <w:r>
          <w:rPr>
            <w:noProof/>
            <w:webHidden/>
          </w:rPr>
          <w:t>114</w:t>
        </w:r>
        <w:r>
          <w:rPr>
            <w:noProof/>
            <w:webHidden/>
          </w:rPr>
          <w:fldChar w:fldCharType="end"/>
        </w:r>
      </w:hyperlink>
    </w:p>
    <w:p w:rsidR="00D10B75" w:rsidRDefault="00D10B75">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2284818" w:history="1">
        <w:r w:rsidRPr="00255A85">
          <w:rPr>
            <w:rStyle w:val="Hyperlink"/>
            <w:noProof/>
          </w:rPr>
          <w:t>3</w:t>
        </w:r>
        <w:r>
          <w:rPr>
            <w:rFonts w:asciiTheme="minorHAnsi" w:eastAsiaTheme="minorEastAsia" w:hAnsiTheme="minorHAnsi" w:cstheme="minorBidi"/>
            <w:b w:val="0"/>
            <w:smallCaps w:val="0"/>
            <w:noProof/>
            <w:sz w:val="22"/>
            <w:szCs w:val="22"/>
          </w:rPr>
          <w:tab/>
        </w:r>
        <w:r w:rsidRPr="00255A85">
          <w:rPr>
            <w:rStyle w:val="Hyperlink"/>
            <w:noProof/>
          </w:rPr>
          <w:t>Functional Definition</w:t>
        </w:r>
        <w:r>
          <w:rPr>
            <w:noProof/>
            <w:webHidden/>
          </w:rPr>
          <w:tab/>
        </w:r>
        <w:r>
          <w:rPr>
            <w:noProof/>
            <w:webHidden/>
          </w:rPr>
          <w:fldChar w:fldCharType="begin"/>
        </w:r>
        <w:r>
          <w:rPr>
            <w:noProof/>
            <w:webHidden/>
          </w:rPr>
          <w:instrText xml:space="preserve"> PAGEREF _Toc22284818 \h </w:instrText>
        </w:r>
        <w:r>
          <w:rPr>
            <w:noProof/>
            <w:webHidden/>
          </w:rPr>
        </w:r>
        <w:r>
          <w:rPr>
            <w:noProof/>
            <w:webHidden/>
          </w:rPr>
          <w:fldChar w:fldCharType="separate"/>
        </w:r>
        <w:r>
          <w:rPr>
            <w:noProof/>
            <w:webHidden/>
          </w:rPr>
          <w:t>129</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819" w:history="1">
        <w:r w:rsidRPr="00255A85">
          <w:rPr>
            <w:rStyle w:val="Hyperlink"/>
            <w:noProof/>
          </w:rPr>
          <w:t>3.1</w:t>
        </w:r>
        <w:r>
          <w:rPr>
            <w:rFonts w:asciiTheme="minorHAnsi" w:eastAsiaTheme="minorEastAsia" w:hAnsiTheme="minorHAnsi" w:cstheme="minorBidi"/>
            <w:i w:val="0"/>
            <w:noProof/>
            <w:sz w:val="22"/>
            <w:szCs w:val="22"/>
          </w:rPr>
          <w:tab/>
        </w:r>
        <w:r w:rsidRPr="00255A85">
          <w:rPr>
            <w:rStyle w:val="Hyperlink"/>
            <w:noProof/>
          </w:rPr>
          <w:t>Active Park Assist Manager</w:t>
        </w:r>
        <w:r>
          <w:rPr>
            <w:noProof/>
            <w:webHidden/>
          </w:rPr>
          <w:tab/>
        </w:r>
        <w:r>
          <w:rPr>
            <w:noProof/>
            <w:webHidden/>
          </w:rPr>
          <w:fldChar w:fldCharType="begin"/>
        </w:r>
        <w:r>
          <w:rPr>
            <w:noProof/>
            <w:webHidden/>
          </w:rPr>
          <w:instrText xml:space="preserve"> PAGEREF _Toc22284819 \h </w:instrText>
        </w:r>
        <w:r>
          <w:rPr>
            <w:noProof/>
            <w:webHidden/>
          </w:rPr>
        </w:r>
        <w:r>
          <w:rPr>
            <w:noProof/>
            <w:webHidden/>
          </w:rPr>
          <w:fldChar w:fldCharType="separate"/>
        </w:r>
        <w:r>
          <w:rPr>
            <w:noProof/>
            <w:webHidden/>
          </w:rPr>
          <w:t>129</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820" w:history="1">
        <w:r w:rsidRPr="00255A85">
          <w:rPr>
            <w:rStyle w:val="Hyperlink"/>
            <w:noProof/>
          </w:rPr>
          <w:t>3.1.1</w:t>
        </w:r>
        <w:r>
          <w:rPr>
            <w:rFonts w:asciiTheme="minorHAnsi" w:eastAsiaTheme="minorEastAsia" w:hAnsiTheme="minorHAnsi" w:cstheme="minorBidi"/>
            <w:noProof/>
            <w:sz w:val="22"/>
            <w:szCs w:val="22"/>
          </w:rPr>
          <w:tab/>
        </w:r>
        <w:r w:rsidRPr="00255A85">
          <w:rPr>
            <w:rStyle w:val="Hyperlink"/>
            <w:noProof/>
          </w:rPr>
          <w:t>APAMv2-FUN-REQ-131088/A-Select Active Park Assist Mode</w:t>
        </w:r>
        <w:r>
          <w:rPr>
            <w:noProof/>
            <w:webHidden/>
          </w:rPr>
          <w:tab/>
        </w:r>
        <w:r>
          <w:rPr>
            <w:noProof/>
            <w:webHidden/>
          </w:rPr>
          <w:fldChar w:fldCharType="begin"/>
        </w:r>
        <w:r>
          <w:rPr>
            <w:noProof/>
            <w:webHidden/>
          </w:rPr>
          <w:instrText xml:space="preserve"> PAGEREF _Toc22284820 \h </w:instrText>
        </w:r>
        <w:r>
          <w:rPr>
            <w:noProof/>
            <w:webHidden/>
          </w:rPr>
        </w:r>
        <w:r>
          <w:rPr>
            <w:noProof/>
            <w:webHidden/>
          </w:rPr>
          <w:fldChar w:fldCharType="separate"/>
        </w:r>
        <w:r>
          <w:rPr>
            <w:noProof/>
            <w:webHidden/>
          </w:rPr>
          <w:t>129</w:t>
        </w:r>
        <w:r>
          <w:rPr>
            <w:noProof/>
            <w:webHidden/>
          </w:rPr>
          <w:fldChar w:fldCharType="end"/>
        </w:r>
      </w:hyperlink>
    </w:p>
    <w:p w:rsidR="00D10B75" w:rsidRDefault="00D10B75">
      <w:pPr>
        <w:pStyle w:val="TOC2"/>
        <w:tabs>
          <w:tab w:val="left" w:pos="880"/>
          <w:tab w:val="right" w:leader="dot" w:pos="11107"/>
        </w:tabs>
        <w:rPr>
          <w:rFonts w:asciiTheme="minorHAnsi" w:eastAsiaTheme="minorEastAsia" w:hAnsiTheme="minorHAnsi" w:cstheme="minorBidi"/>
          <w:i w:val="0"/>
          <w:noProof/>
          <w:sz w:val="22"/>
          <w:szCs w:val="22"/>
        </w:rPr>
      </w:pPr>
      <w:hyperlink w:anchor="_Toc22284821" w:history="1">
        <w:r w:rsidRPr="00255A85">
          <w:rPr>
            <w:rStyle w:val="Hyperlink"/>
            <w:noProof/>
          </w:rPr>
          <w:t>3.2</w:t>
        </w:r>
        <w:r>
          <w:rPr>
            <w:rFonts w:asciiTheme="minorHAnsi" w:eastAsiaTheme="minorEastAsia" w:hAnsiTheme="minorHAnsi" w:cstheme="minorBidi"/>
            <w:i w:val="0"/>
            <w:noProof/>
            <w:sz w:val="22"/>
            <w:szCs w:val="22"/>
          </w:rPr>
          <w:tab/>
        </w:r>
        <w:r w:rsidRPr="00255A85">
          <w:rPr>
            <w:rStyle w:val="Hyperlink"/>
            <w:noProof/>
          </w:rPr>
          <w:t>Active Park Assist</w:t>
        </w:r>
        <w:r>
          <w:rPr>
            <w:noProof/>
            <w:webHidden/>
          </w:rPr>
          <w:tab/>
        </w:r>
        <w:r>
          <w:rPr>
            <w:noProof/>
            <w:webHidden/>
          </w:rPr>
          <w:fldChar w:fldCharType="begin"/>
        </w:r>
        <w:r>
          <w:rPr>
            <w:noProof/>
            <w:webHidden/>
          </w:rPr>
          <w:instrText xml:space="preserve"> PAGEREF _Toc22284821 \h </w:instrText>
        </w:r>
        <w:r>
          <w:rPr>
            <w:noProof/>
            <w:webHidden/>
          </w:rPr>
        </w:r>
        <w:r>
          <w:rPr>
            <w:noProof/>
            <w:webHidden/>
          </w:rPr>
          <w:fldChar w:fldCharType="separate"/>
        </w:r>
        <w:r>
          <w:rPr>
            <w:noProof/>
            <w:webHidden/>
          </w:rPr>
          <w:t>134</w:t>
        </w:r>
        <w:r>
          <w:rPr>
            <w:noProof/>
            <w:webHidden/>
          </w:rPr>
          <w:fldChar w:fldCharType="end"/>
        </w:r>
      </w:hyperlink>
    </w:p>
    <w:p w:rsidR="00D10B75" w:rsidRDefault="00D10B75">
      <w:pPr>
        <w:pStyle w:val="TOC3"/>
        <w:tabs>
          <w:tab w:val="left" w:pos="1100"/>
          <w:tab w:val="right" w:leader="dot" w:pos="11107"/>
        </w:tabs>
        <w:rPr>
          <w:rFonts w:asciiTheme="minorHAnsi" w:eastAsiaTheme="minorEastAsia" w:hAnsiTheme="minorHAnsi" w:cstheme="minorBidi"/>
          <w:noProof/>
          <w:sz w:val="22"/>
          <w:szCs w:val="22"/>
        </w:rPr>
      </w:pPr>
      <w:hyperlink w:anchor="_Toc22284822" w:history="1">
        <w:r w:rsidRPr="00255A85">
          <w:rPr>
            <w:rStyle w:val="Hyperlink"/>
            <w:noProof/>
          </w:rPr>
          <w:t>3.2.1</w:t>
        </w:r>
        <w:r>
          <w:rPr>
            <w:rFonts w:asciiTheme="minorHAnsi" w:eastAsiaTheme="minorEastAsia" w:hAnsiTheme="minorHAnsi" w:cstheme="minorBidi"/>
            <w:noProof/>
            <w:sz w:val="22"/>
            <w:szCs w:val="22"/>
          </w:rPr>
          <w:tab/>
        </w:r>
        <w:r w:rsidRPr="00255A85">
          <w:rPr>
            <w:rStyle w:val="Hyperlink"/>
            <w:noProof/>
          </w:rPr>
          <w:t>APAv2-FUN-REQ-131658/A-Activate Active Park Assist</w:t>
        </w:r>
        <w:r>
          <w:rPr>
            <w:noProof/>
            <w:webHidden/>
          </w:rPr>
          <w:tab/>
        </w:r>
        <w:r>
          <w:rPr>
            <w:noProof/>
            <w:webHidden/>
          </w:rPr>
          <w:fldChar w:fldCharType="begin"/>
        </w:r>
        <w:r>
          <w:rPr>
            <w:noProof/>
            <w:webHidden/>
          </w:rPr>
          <w:instrText xml:space="preserve"> PAGEREF _Toc22284822 \h </w:instrText>
        </w:r>
        <w:r>
          <w:rPr>
            <w:noProof/>
            <w:webHidden/>
          </w:rPr>
        </w:r>
        <w:r>
          <w:rPr>
            <w:noProof/>
            <w:webHidden/>
          </w:rPr>
          <w:fldChar w:fldCharType="separate"/>
        </w:r>
        <w:r>
          <w:rPr>
            <w:noProof/>
            <w:webHidden/>
          </w:rPr>
          <w:t>134</w:t>
        </w:r>
        <w:r>
          <w:rPr>
            <w:noProof/>
            <w:webHidden/>
          </w:rPr>
          <w:fldChar w:fldCharType="end"/>
        </w:r>
      </w:hyperlink>
    </w:p>
    <w:p w:rsidR="00D10B75" w:rsidRDefault="00D10B75">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2284823" w:history="1">
        <w:r w:rsidRPr="00255A85">
          <w:rPr>
            <w:rStyle w:val="Hyperlink"/>
            <w:noProof/>
          </w:rPr>
          <w:t>4</w:t>
        </w:r>
        <w:r>
          <w:rPr>
            <w:rFonts w:asciiTheme="minorHAnsi" w:eastAsiaTheme="minorEastAsia" w:hAnsiTheme="minorHAnsi" w:cstheme="minorBidi"/>
            <w:b w:val="0"/>
            <w:smallCaps w:val="0"/>
            <w:noProof/>
            <w:sz w:val="22"/>
            <w:szCs w:val="22"/>
          </w:rPr>
          <w:tab/>
        </w:r>
        <w:r w:rsidRPr="00255A85">
          <w:rPr>
            <w:rStyle w:val="Hyperlink"/>
            <w:noProof/>
          </w:rPr>
          <w:t>Appendix: Reference Documents</w:t>
        </w:r>
        <w:r>
          <w:rPr>
            <w:noProof/>
            <w:webHidden/>
          </w:rPr>
          <w:tab/>
        </w:r>
        <w:r>
          <w:rPr>
            <w:noProof/>
            <w:webHidden/>
          </w:rPr>
          <w:fldChar w:fldCharType="begin"/>
        </w:r>
        <w:r>
          <w:rPr>
            <w:noProof/>
            <w:webHidden/>
          </w:rPr>
          <w:instrText xml:space="preserve"> PAGEREF _Toc22284823 \h </w:instrText>
        </w:r>
        <w:r>
          <w:rPr>
            <w:noProof/>
            <w:webHidden/>
          </w:rPr>
        </w:r>
        <w:r>
          <w:rPr>
            <w:noProof/>
            <w:webHidden/>
          </w:rPr>
          <w:fldChar w:fldCharType="separate"/>
        </w:r>
        <w:r>
          <w:rPr>
            <w:noProof/>
            <w:webHidden/>
          </w:rPr>
          <w:t>137</w:t>
        </w:r>
        <w:r>
          <w:rPr>
            <w:noProof/>
            <w:webHidden/>
          </w:rPr>
          <w:fldChar w:fldCharType="end"/>
        </w:r>
      </w:hyperlink>
    </w:p>
    <w:p w:rsidR="00D10B75" w:rsidRDefault="00D10B75">
      <w:pPr>
        <w:rPr>
          <w:b/>
          <w:sz w:val="36"/>
          <w:szCs w:val="36"/>
        </w:rPr>
      </w:pPr>
      <w:r>
        <w:rPr>
          <w:b/>
          <w:sz w:val="36"/>
          <w:szCs w:val="36"/>
        </w:rPr>
        <w:fldChar w:fldCharType="end"/>
      </w:r>
    </w:p>
    <w:p w:rsidR="00D10B75" w:rsidRDefault="00D10B75">
      <w:pPr>
        <w:rPr>
          <w:b/>
          <w:sz w:val="36"/>
          <w:szCs w:val="36"/>
        </w:rPr>
      </w:pPr>
    </w:p>
    <w:p w:rsidR="00D10B75" w:rsidRDefault="00D10B75" w:rsidP="00D10B75">
      <w:pPr>
        <w:pStyle w:val="Heading1"/>
      </w:pPr>
      <w:bookmarkStart w:id="1" w:name="_Toc22284755"/>
      <w:r>
        <w:lastRenderedPageBreak/>
        <w:t>Architectural Design</w:t>
      </w:r>
      <w:bookmarkEnd w:id="1"/>
    </w:p>
    <w:p w:rsidR="00D10B75" w:rsidRDefault="00D10B75" w:rsidP="00D10B75">
      <w:pPr>
        <w:pStyle w:val="Heading2"/>
      </w:pPr>
      <w:bookmarkStart w:id="2" w:name="_Toc22284756"/>
      <w:r w:rsidRPr="00B9479B">
        <w:t>APA-CLD-REQ-013903/A-Active Park Assist Manager Client (</w:t>
      </w:r>
      <w:proofErr w:type="spellStart"/>
      <w:r w:rsidRPr="00B9479B">
        <w:t>TcSE</w:t>
      </w:r>
      <w:proofErr w:type="spellEnd"/>
      <w:r w:rsidRPr="00B9479B">
        <w:t xml:space="preserve"> ROIN-205558-1)</w:t>
      </w:r>
      <w:bookmarkEnd w:id="2"/>
    </w:p>
    <w:p w:rsidR="007C77AC" w:rsidRDefault="00D10B75">
      <w:pPr>
        <w:rPr>
          <w:rFonts w:cs="Arial"/>
          <w:szCs w:val="20"/>
        </w:rPr>
      </w:pPr>
      <w:r>
        <w:rPr>
          <w:rFonts w:cs="Arial"/>
          <w:szCs w:val="20"/>
        </w:rPr>
        <w:t xml:space="preserve">Responsibility: The </w:t>
      </w:r>
      <w:proofErr w:type="spellStart"/>
      <w:r>
        <w:rPr>
          <w:rFonts w:cs="Arial"/>
          <w:szCs w:val="20"/>
        </w:rPr>
        <w:t>ActiveParkAssistManagerClient</w:t>
      </w:r>
      <w:proofErr w:type="spellEnd"/>
      <w:r>
        <w:rPr>
          <w:rFonts w:cs="Arial"/>
          <w:szCs w:val="20"/>
        </w:rPr>
        <w:t xml:space="preserve"> is the interface of the Active Park Assist Manager (APAM) feature. The </w:t>
      </w:r>
      <w:proofErr w:type="spellStart"/>
      <w:r>
        <w:rPr>
          <w:rFonts w:cs="Arial"/>
          <w:szCs w:val="20"/>
        </w:rPr>
        <w:t>ActiveParkAssistManagerClient</w:t>
      </w:r>
      <w:proofErr w:type="spellEnd"/>
      <w:r>
        <w:rPr>
          <w:rFonts w:cs="Arial"/>
          <w:szCs w:val="20"/>
        </w:rPr>
        <w:t xml:space="preserve"> is responsible for displaying the available Active Park Assist (APA) modes to the user. </w:t>
      </w:r>
      <w:proofErr w:type="gramStart"/>
      <w:r>
        <w:rPr>
          <w:rFonts w:cs="Arial"/>
          <w:szCs w:val="20"/>
        </w:rPr>
        <w:t>Additionally</w:t>
      </w:r>
      <w:proofErr w:type="gramEnd"/>
      <w:r>
        <w:rPr>
          <w:rFonts w:cs="Arial"/>
          <w:szCs w:val="20"/>
        </w:rPr>
        <w:t xml:space="preserve"> the </w:t>
      </w:r>
      <w:proofErr w:type="spellStart"/>
      <w:r>
        <w:rPr>
          <w:rFonts w:cs="Arial"/>
          <w:szCs w:val="20"/>
        </w:rPr>
        <w:t>ActiveParkAssistManagerClient</w:t>
      </w:r>
      <w:proofErr w:type="spellEnd"/>
      <w:r>
        <w:rPr>
          <w:rFonts w:cs="Arial"/>
          <w:szCs w:val="20"/>
        </w:rPr>
        <w:t xml:space="preserve"> accepts input from the driver for selection of the desired APA mode, and transmits the selection via CAN signal to the </w:t>
      </w:r>
      <w:proofErr w:type="spellStart"/>
      <w:r>
        <w:rPr>
          <w:rFonts w:cs="Arial"/>
          <w:szCs w:val="20"/>
        </w:rPr>
        <w:t>ActiveParkAssistManagerServer</w:t>
      </w:r>
      <w:proofErr w:type="spellEnd"/>
      <w:r>
        <w:rPr>
          <w:rFonts w:cs="Arial"/>
          <w:szCs w:val="20"/>
        </w:rPr>
        <w:t>.</w:t>
      </w:r>
    </w:p>
    <w:p w:rsidR="007C77AC" w:rsidRDefault="00D10B75">
      <w:pPr>
        <w:rPr>
          <w:rFonts w:cs="Arial"/>
          <w:szCs w:val="20"/>
        </w:rPr>
      </w:pPr>
      <w:r>
        <w:rPr>
          <w:rFonts w:cs="Arial"/>
          <w:szCs w:val="20"/>
        </w:rPr>
        <w:t xml:space="preserve"> </w:t>
      </w:r>
    </w:p>
    <w:p w:rsidR="007C77AC" w:rsidRDefault="00D10B75">
      <w:pPr>
        <w:rPr>
          <w:rFonts w:cs="Arial"/>
          <w:szCs w:val="20"/>
        </w:rPr>
      </w:pPr>
      <w:r>
        <w:rPr>
          <w:rFonts w:cs="Arial"/>
          <w:szCs w:val="20"/>
        </w:rPr>
        <w:t xml:space="preserve">Review the implementation guide/static view/block diagram to locate the </w:t>
      </w:r>
      <w:proofErr w:type="spellStart"/>
      <w:r>
        <w:rPr>
          <w:rFonts w:cs="Arial"/>
          <w:szCs w:val="20"/>
        </w:rPr>
        <w:t>ActiveParkAssistManagerClient</w:t>
      </w:r>
      <w:proofErr w:type="spellEnd"/>
      <w:r>
        <w:rPr>
          <w:rFonts w:cs="Arial"/>
          <w:szCs w:val="20"/>
        </w:rPr>
        <w:t xml:space="preserve"> object.</w:t>
      </w:r>
    </w:p>
    <w:p w:rsidR="007C77AC" w:rsidRDefault="007C77AC">
      <w:pPr>
        <w:rPr>
          <w:rFonts w:eastAsia="MS Mincho"/>
        </w:rPr>
      </w:pPr>
    </w:p>
    <w:p w:rsidR="00D10B75" w:rsidRDefault="00D10B75" w:rsidP="00D10B75">
      <w:pPr>
        <w:pStyle w:val="Heading2"/>
      </w:pPr>
      <w:bookmarkStart w:id="3" w:name="_Toc22284757"/>
      <w:r w:rsidRPr="00B9479B">
        <w:t>APA-CLD-REQ-013965/A-Active Park Assist Client (</w:t>
      </w:r>
      <w:proofErr w:type="spellStart"/>
      <w:r w:rsidRPr="00B9479B">
        <w:t>TcSE</w:t>
      </w:r>
      <w:proofErr w:type="spellEnd"/>
      <w:r w:rsidRPr="00B9479B">
        <w:t xml:space="preserve"> ROIN-204023-1)</w:t>
      </w:r>
      <w:bookmarkEnd w:id="3"/>
    </w:p>
    <w:p w:rsidR="007C77AC" w:rsidRDefault="00D10B75">
      <w:pPr>
        <w:rPr>
          <w:rFonts w:cs="Arial"/>
          <w:szCs w:val="20"/>
        </w:rPr>
      </w:pPr>
      <w:r>
        <w:rPr>
          <w:rFonts w:cs="Arial"/>
          <w:szCs w:val="20"/>
        </w:rPr>
        <w:t xml:space="preserve">Responsibility: The </w:t>
      </w:r>
      <w:proofErr w:type="spellStart"/>
      <w:r>
        <w:rPr>
          <w:rFonts w:cs="Arial"/>
          <w:szCs w:val="20"/>
        </w:rPr>
        <w:t>ActiveParkAssistClient</w:t>
      </w:r>
      <w:proofErr w:type="spellEnd"/>
      <w:r>
        <w:rPr>
          <w:rFonts w:cs="Arial"/>
          <w:szCs w:val="20"/>
        </w:rPr>
        <w:t xml:space="preserve"> is the interface of the Active Park Assist (APA) feature. The </w:t>
      </w:r>
      <w:proofErr w:type="spellStart"/>
      <w:r>
        <w:rPr>
          <w:rFonts w:cs="Arial"/>
          <w:szCs w:val="20"/>
        </w:rPr>
        <w:t>ActiveParkAssistClient</w:t>
      </w:r>
      <w:proofErr w:type="spellEnd"/>
      <w:r>
        <w:rPr>
          <w:rFonts w:cs="Arial"/>
          <w:szCs w:val="20"/>
        </w:rPr>
        <w:t xml:space="preserve"> is responsible for displaying the APA maneuver messages and/or graphics to driver during an APA session. </w:t>
      </w:r>
    </w:p>
    <w:p w:rsidR="007C77AC" w:rsidRDefault="007C77AC">
      <w:pPr>
        <w:rPr>
          <w:rFonts w:cs="Arial"/>
          <w:szCs w:val="20"/>
        </w:rPr>
      </w:pPr>
    </w:p>
    <w:p w:rsidR="007C77AC" w:rsidRDefault="00D10B75">
      <w:pPr>
        <w:rPr>
          <w:rFonts w:cs="Arial"/>
          <w:szCs w:val="20"/>
        </w:rPr>
      </w:pPr>
      <w:r>
        <w:rPr>
          <w:rFonts w:cs="Arial"/>
          <w:szCs w:val="20"/>
        </w:rPr>
        <w:t xml:space="preserve">Review the implementation guide/static view/block diagram to locate the </w:t>
      </w:r>
      <w:proofErr w:type="spellStart"/>
      <w:r>
        <w:rPr>
          <w:rFonts w:cs="Arial"/>
          <w:szCs w:val="20"/>
        </w:rPr>
        <w:t>ActiveParkAssistClient</w:t>
      </w:r>
      <w:proofErr w:type="spellEnd"/>
      <w:r>
        <w:rPr>
          <w:rFonts w:cs="Arial"/>
          <w:szCs w:val="20"/>
        </w:rPr>
        <w:t xml:space="preserve"> object.</w:t>
      </w:r>
    </w:p>
    <w:p w:rsidR="007C77AC" w:rsidRDefault="007C77AC">
      <w:pPr>
        <w:rPr>
          <w:rFonts w:eastAsia="MS Mincho" w:cs="Arial"/>
        </w:rPr>
      </w:pPr>
    </w:p>
    <w:p w:rsidR="00D10B75" w:rsidRDefault="00D10B75" w:rsidP="00D10B75">
      <w:pPr>
        <w:pStyle w:val="Heading2"/>
      </w:pPr>
      <w:bookmarkStart w:id="4" w:name="_Toc22284758"/>
      <w:proofErr w:type="spellStart"/>
      <w:r>
        <w:t>ActiveParkAssistManagerClient</w:t>
      </w:r>
      <w:proofErr w:type="spellEnd"/>
      <w:r>
        <w:t xml:space="preserve"> Interface</w:t>
      </w:r>
      <w:bookmarkEnd w:id="4"/>
    </w:p>
    <w:p w:rsidR="00D10B75" w:rsidRDefault="00D10B75" w:rsidP="00D10B75">
      <w:pPr>
        <w:pStyle w:val="Heading3"/>
      </w:pPr>
      <w:bookmarkStart w:id="5" w:name="_Toc22284759"/>
      <w:r w:rsidRPr="00B9479B">
        <w:t>APAM-IIR-REQ-013917/A-</w:t>
      </w:r>
      <w:proofErr w:type="spellStart"/>
      <w:r w:rsidRPr="00B9479B">
        <w:t>ActiveParkAssistManagerClient_Tx</w:t>
      </w:r>
      <w:proofErr w:type="spellEnd"/>
      <w:r w:rsidRPr="00B9479B">
        <w:t xml:space="preserve"> (</w:t>
      </w:r>
      <w:proofErr w:type="spellStart"/>
      <w:r w:rsidRPr="00B9479B">
        <w:t>TcSE</w:t>
      </w:r>
      <w:proofErr w:type="spellEnd"/>
      <w:r w:rsidRPr="00B9479B">
        <w:t xml:space="preserve"> ROIN-265660-1)</w:t>
      </w:r>
      <w:bookmarkEnd w:id="5"/>
    </w:p>
    <w:p w:rsidR="00D10B75" w:rsidRDefault="00D10B75" w:rsidP="00D10B75">
      <w:pPr>
        <w:pStyle w:val="Heading4"/>
      </w:pPr>
      <w:r w:rsidRPr="00B9479B">
        <w:t>MD-REQ-013905/B-</w:t>
      </w:r>
      <w:proofErr w:type="spellStart"/>
      <w:r w:rsidRPr="00B9479B">
        <w:t>ApaMdeStat_D_RqDrv</w:t>
      </w:r>
      <w:proofErr w:type="spellEnd"/>
      <w:r w:rsidRPr="00B9479B">
        <w:t xml:space="preserve"> (</w:t>
      </w:r>
      <w:proofErr w:type="spellStart"/>
      <w:r w:rsidRPr="00B9479B">
        <w:t>TcSE</w:t>
      </w:r>
      <w:proofErr w:type="spellEnd"/>
      <w:r w:rsidRPr="00B9479B">
        <w:t xml:space="preserve"> ROIN-202254-2)</w:t>
      </w:r>
    </w:p>
    <w:p w:rsidR="00D10B75" w:rsidRDefault="00D10B75">
      <w:pPr>
        <w:rPr>
          <w:rFonts w:cs="Arial"/>
        </w:rPr>
      </w:pPr>
      <w:r>
        <w:rPr>
          <w:rFonts w:cs="Arial"/>
        </w:rPr>
        <w:t>Message Type: Request</w:t>
      </w:r>
    </w:p>
    <w:p w:rsidR="00D10B75" w:rsidRDefault="00D10B75">
      <w:pPr>
        <w:rPr>
          <w:rFonts w:cs="Arial"/>
        </w:rPr>
      </w:pPr>
    </w:p>
    <w:p w:rsidR="00D10B75" w:rsidRDefault="00D10B75">
      <w:pPr>
        <w:rPr>
          <w:rFonts w:cs="Arial"/>
        </w:rPr>
      </w:pPr>
      <w:r>
        <w:rPr>
          <w:rFonts w:cs="Arial"/>
        </w:rPr>
        <w:t xml:space="preserve">Represents a request from the Active Park Assist Manager Client to the Active Park Assist Manager Server to change the selected Active Park Assist </w:t>
      </w:r>
      <w:proofErr w:type="gramStart"/>
      <w:r>
        <w:rPr>
          <w:rFonts w:cs="Arial"/>
        </w:rPr>
        <w:t>mode .</w:t>
      </w:r>
      <w:proofErr w:type="gramEnd"/>
      <w:r>
        <w:rPr>
          <w:rFonts w:cs="Arial"/>
        </w:rPr>
        <w:t xml:space="preserve"> </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62"/>
        <w:gridCol w:w="816"/>
        <w:gridCol w:w="4341"/>
      </w:tblGrid>
      <w:tr w:rsidR="00D10B75">
        <w:trPr>
          <w:jc w:val="center"/>
        </w:trPr>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b/>
              </w:rPr>
            </w:pPr>
            <w:r>
              <w:rPr>
                <w:rFonts w:cs="Arial"/>
                <w:b/>
              </w:rPr>
              <w:t>Name</w:t>
            </w:r>
          </w:p>
        </w:tc>
        <w:tc>
          <w:tcPr>
            <w:tcW w:w="1762"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b/>
              </w:rPr>
            </w:pPr>
            <w:r>
              <w:rPr>
                <w:rFonts w:cs="Arial"/>
                <w:b/>
              </w:rPr>
              <w:t>Value</w:t>
            </w:r>
          </w:p>
        </w:tc>
        <w:tc>
          <w:tcPr>
            <w:tcW w:w="434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b/>
              </w:rPr>
            </w:pPr>
            <w:r>
              <w:rPr>
                <w:rFonts w:cs="Arial"/>
                <w:b/>
              </w:rPr>
              <w:t>Description</w:t>
            </w:r>
          </w:p>
        </w:tc>
      </w:tr>
      <w:tr w:rsidR="00D10B75">
        <w:trPr>
          <w:jc w:val="center"/>
        </w:trPr>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Type</w:t>
            </w:r>
          </w:p>
        </w:tc>
        <w:tc>
          <w:tcPr>
            <w:tcW w:w="1762"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434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Request for Active Park Assist mode change.</w:t>
            </w: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Inactive</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0x0</w:t>
            </w:r>
          </w:p>
        </w:tc>
        <w:tc>
          <w:tcPr>
            <w:tcW w:w="4341"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SAPP</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0x1</w:t>
            </w:r>
          </w:p>
        </w:tc>
        <w:tc>
          <w:tcPr>
            <w:tcW w:w="4341"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PPA</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0x2</w:t>
            </w:r>
          </w:p>
        </w:tc>
        <w:tc>
          <w:tcPr>
            <w:tcW w:w="4341"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POA</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0x3</w:t>
            </w:r>
          </w:p>
        </w:tc>
        <w:tc>
          <w:tcPr>
            <w:tcW w:w="4341"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NotUsed1</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0x4</w:t>
            </w:r>
          </w:p>
        </w:tc>
        <w:tc>
          <w:tcPr>
            <w:tcW w:w="4341"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NotUsed2</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0x5</w:t>
            </w:r>
          </w:p>
        </w:tc>
        <w:tc>
          <w:tcPr>
            <w:tcW w:w="4341"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Off</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0x6</w:t>
            </w:r>
          </w:p>
        </w:tc>
        <w:tc>
          <w:tcPr>
            <w:tcW w:w="4341"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Faulty</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0x7</w:t>
            </w:r>
          </w:p>
        </w:tc>
        <w:tc>
          <w:tcPr>
            <w:tcW w:w="4341"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eastAsia="MS Mincho" w:cs="Arial"/>
        </w:rPr>
      </w:pPr>
    </w:p>
    <w:p w:rsidR="00D10B75" w:rsidRDefault="00D10B75" w:rsidP="00D10B75">
      <w:pPr>
        <w:pStyle w:val="Heading3"/>
      </w:pPr>
      <w:bookmarkStart w:id="6" w:name="_Toc22284760"/>
      <w:r w:rsidRPr="00B9479B">
        <w:t>APAMv2-IIR-REQ-128772/A-</w:t>
      </w:r>
      <w:proofErr w:type="spellStart"/>
      <w:r w:rsidRPr="00B9479B">
        <w:t>ActiveParkAssistManagerClient_Rx</w:t>
      </w:r>
      <w:bookmarkEnd w:id="6"/>
      <w:proofErr w:type="spellEnd"/>
    </w:p>
    <w:p w:rsidR="00D10B75" w:rsidRDefault="00D10B75" w:rsidP="00D10B75">
      <w:pPr>
        <w:pStyle w:val="Heading4"/>
      </w:pPr>
      <w:r w:rsidRPr="00B9479B">
        <w:t>MD-REQ-128765/A-</w:t>
      </w:r>
      <w:proofErr w:type="spellStart"/>
      <w:r w:rsidRPr="00B9479B">
        <w:t>ApaSys_D_Stat</w:t>
      </w:r>
      <w:proofErr w:type="spellEnd"/>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sidRPr="00123322">
        <w:rPr>
          <w:rFonts w:cs="Arial"/>
        </w:rPr>
        <w:t>This signal communicates the system's operational state</w:t>
      </w:r>
      <w:r>
        <w:rPr>
          <w:rFonts w:cs="Arial"/>
        </w:rPr>
        <w:t xml:space="preserve"> to the driver.</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62"/>
        <w:gridCol w:w="816"/>
        <w:gridCol w:w="5390"/>
      </w:tblGrid>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762"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390"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Description</w:t>
            </w:r>
          </w:p>
        </w:tc>
      </w:tr>
      <w:tr w:rsidR="00D10B75" w:rsidTr="00D10B75">
        <w:trPr>
          <w:jc w:val="center"/>
        </w:trPr>
        <w:tc>
          <w:tcPr>
            <w:tcW w:w="816"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Type</w:t>
            </w:r>
          </w:p>
        </w:tc>
        <w:tc>
          <w:tcPr>
            <w:tcW w:w="1762"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w:t>
            </w:r>
          </w:p>
        </w:tc>
        <w:tc>
          <w:tcPr>
            <w:tcW w:w="5390"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sidRPr="00CD14E1">
              <w:rPr>
                <w:rFonts w:cs="Arial"/>
              </w:rPr>
              <w:t>This signal communicates the system's operational state</w:t>
            </w:r>
            <w:r w:rsidRPr="00701591">
              <w:rPr>
                <w:rFonts w:cs="Arial"/>
              </w:rPr>
              <w:t xml:space="preserve"> </w:t>
            </w: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Null</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0x0</w:t>
            </w:r>
          </w:p>
        </w:tc>
        <w:tc>
          <w:tcPr>
            <w:tcW w:w="5390" w:type="dxa"/>
            <w:tcBorders>
              <w:top w:val="nil"/>
              <w:left w:val="single" w:sz="4" w:space="0" w:color="auto"/>
              <w:bottom w:val="nil"/>
              <w:right w:val="single" w:sz="4" w:space="0" w:color="auto"/>
            </w:tcBorders>
          </w:tcPr>
          <w:p w:rsidR="00D10B75" w:rsidRDefault="00D10B75">
            <w:pPr>
              <w:rPr>
                <w:rFonts w:cs="Arial"/>
              </w:rPr>
            </w:pPr>
            <w:r w:rsidRPr="00CD14E1">
              <w:rPr>
                <w:rFonts w:cs="Arial"/>
              </w:rPr>
              <w:t>to the</w:t>
            </w:r>
            <w:r>
              <w:rPr>
                <w:rFonts w:cs="Arial"/>
              </w:rPr>
              <w:t xml:space="preserve"> driver</w:t>
            </w: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Off</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0x1</w:t>
            </w:r>
          </w:p>
        </w:tc>
        <w:tc>
          <w:tcPr>
            <w:tcW w:w="5390"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On</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0x2</w:t>
            </w:r>
          </w:p>
        </w:tc>
        <w:tc>
          <w:tcPr>
            <w:tcW w:w="5390"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Overspeed</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0x3</w:t>
            </w:r>
          </w:p>
        </w:tc>
        <w:tc>
          <w:tcPr>
            <w:tcW w:w="5390"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ApaCancelled</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0x4</w:t>
            </w:r>
          </w:p>
        </w:tc>
        <w:tc>
          <w:tcPr>
            <w:tcW w:w="5390"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NotAccessible</w:t>
            </w:r>
            <w:proofErr w:type="spellEnd"/>
            <w:r>
              <w:rPr>
                <w:rFonts w:cs="Arial"/>
              </w:rPr>
              <w:t xml:space="preserve"> </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0x5</w:t>
            </w:r>
          </w:p>
        </w:tc>
        <w:tc>
          <w:tcPr>
            <w:tcW w:w="5390"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Finished</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0x6</w:t>
            </w:r>
          </w:p>
        </w:tc>
        <w:tc>
          <w:tcPr>
            <w:tcW w:w="5390"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Faulty</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0x7</w:t>
            </w:r>
          </w:p>
        </w:tc>
        <w:tc>
          <w:tcPr>
            <w:tcW w:w="5390"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eastAsia="MS Mincho" w:cs="Arial"/>
        </w:rPr>
      </w:pPr>
    </w:p>
    <w:p w:rsidR="00D10B75" w:rsidRDefault="00D10B75" w:rsidP="00D10B75">
      <w:pPr>
        <w:pStyle w:val="Heading4"/>
      </w:pPr>
      <w:r w:rsidRPr="00B9479B">
        <w:t>MD-REQ-128770/B-</w:t>
      </w:r>
      <w:proofErr w:type="spellStart"/>
      <w:r w:rsidRPr="00B9479B">
        <w:t>ApaSteScanMde_D_Stat</w:t>
      </w:r>
      <w:proofErr w:type="spellEnd"/>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Pr>
          <w:rFonts w:cs="Arial"/>
        </w:rPr>
        <w:t>This signal is sent to the Active Park Assist Manager Client from the Active Park Assist Manager Server to communicate the APA system’s operational state.</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92"/>
        <w:gridCol w:w="861"/>
        <w:gridCol w:w="5297"/>
      </w:tblGrid>
      <w:tr w:rsidR="00D10B75" w:rsidTr="00D10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492"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rPr>
            </w:pPr>
            <w:r>
              <w:rPr>
                <w:rFonts w:cs="Arial"/>
                <w:b/>
              </w:rPr>
              <w:t>Description</w:t>
            </w:r>
          </w:p>
        </w:tc>
      </w:tr>
      <w:tr w:rsidR="00D10B75" w:rsidTr="00D10B75">
        <w:trPr>
          <w:jc w:val="center"/>
        </w:trPr>
        <w:tc>
          <w:tcPr>
            <w:tcW w:w="1008"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 xml:space="preserve">Type </w:t>
            </w:r>
          </w:p>
        </w:tc>
        <w:tc>
          <w:tcPr>
            <w:tcW w:w="1492"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Pr>
                <w:rFonts w:cs="Arial"/>
              </w:rPr>
              <w:t>C</w:t>
            </w:r>
            <w:r w:rsidRPr="009A0DD9">
              <w:rPr>
                <w:rFonts w:cs="Arial"/>
              </w:rPr>
              <w:t>ommunicates the system's operational state.</w:t>
            </w:r>
            <w:r>
              <w:rPr>
                <w:rFonts w:cs="Arial"/>
              </w:rPr>
              <w:t xml:space="preserve">  It is</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0x0</w:t>
            </w:r>
          </w:p>
        </w:tc>
        <w:tc>
          <w:tcPr>
            <w:tcW w:w="5297" w:type="dxa"/>
            <w:tcBorders>
              <w:top w:val="nil"/>
              <w:left w:val="single" w:sz="4" w:space="0" w:color="auto"/>
              <w:bottom w:val="nil"/>
              <w:right w:val="single" w:sz="4" w:space="0" w:color="auto"/>
            </w:tcBorders>
          </w:tcPr>
          <w:p w:rsidR="00D10B75" w:rsidRDefault="00D10B75" w:rsidP="00D10B75">
            <w:pPr>
              <w:rPr>
                <w:rFonts w:cs="Arial"/>
              </w:rPr>
            </w:pPr>
            <w:r w:rsidRPr="009A0DD9">
              <w:rPr>
                <w:rFonts w:cs="Arial"/>
              </w:rPr>
              <w:t>independent from the system's HMI.</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NotScanning</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0x1</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Scanning</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0x2</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single" w:sz="4" w:space="0" w:color="auto"/>
              <w:right w:val="single" w:sz="4" w:space="0" w:color="auto"/>
            </w:tcBorders>
          </w:tcPr>
          <w:p w:rsidR="00D10B75" w:rsidRDefault="00D10B75">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Steering</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cs="Arial"/>
        </w:rPr>
      </w:pPr>
      <w:r>
        <w:rPr>
          <w:rFonts w:cs="Arial"/>
        </w:rPr>
        <w:t xml:space="preserve"> </w:t>
      </w:r>
    </w:p>
    <w:p w:rsidR="00D10B75" w:rsidRDefault="00D10B75" w:rsidP="00D10B75">
      <w:pPr>
        <w:pStyle w:val="Heading4"/>
      </w:pPr>
      <w:r w:rsidRPr="00B9479B">
        <w:t>MD-REQ-013908/B-</w:t>
      </w:r>
      <w:proofErr w:type="spellStart"/>
      <w:r w:rsidRPr="00B9479B">
        <w:t>ApaMde_D_Stat</w:t>
      </w:r>
      <w:proofErr w:type="spellEnd"/>
      <w:r w:rsidRPr="00B9479B">
        <w:t xml:space="preserve"> (</w:t>
      </w:r>
      <w:proofErr w:type="spellStart"/>
      <w:r w:rsidRPr="00B9479B">
        <w:t>TcSE</w:t>
      </w:r>
      <w:proofErr w:type="spellEnd"/>
      <w:r w:rsidRPr="00B9479B">
        <w:t xml:space="preserve"> ROIN-202256-1)</w:t>
      </w:r>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Pr>
          <w:rFonts w:cs="Arial"/>
        </w:rPr>
        <w:t xml:space="preserve">Represents the status of the Active Park Assist Manager function. </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378"/>
        <w:gridCol w:w="816"/>
        <w:gridCol w:w="5285"/>
      </w:tblGrid>
      <w:tr w:rsidR="00D10B75">
        <w:trPr>
          <w:jc w:val="center"/>
        </w:trPr>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b/>
              </w:rPr>
            </w:pPr>
            <w:r>
              <w:rPr>
                <w:rFonts w:cs="Arial"/>
                <w:b/>
              </w:rPr>
              <w:t>Name</w:t>
            </w:r>
          </w:p>
        </w:tc>
        <w:tc>
          <w:tcPr>
            <w:tcW w:w="1378"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b/>
              </w:rPr>
            </w:pPr>
            <w:r>
              <w:rPr>
                <w:rFonts w:cs="Arial"/>
                <w:b/>
              </w:rPr>
              <w:t>Value</w:t>
            </w:r>
          </w:p>
        </w:tc>
        <w:tc>
          <w:tcPr>
            <w:tcW w:w="528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b/>
              </w:rPr>
            </w:pPr>
            <w:r>
              <w:rPr>
                <w:rFonts w:cs="Arial"/>
                <w:b/>
              </w:rPr>
              <w:t>Description</w:t>
            </w:r>
          </w:p>
        </w:tc>
      </w:tr>
      <w:tr w:rsidR="00D10B75">
        <w:trPr>
          <w:jc w:val="center"/>
        </w:trPr>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 xml:space="preserve">Type </w:t>
            </w:r>
          </w:p>
        </w:tc>
        <w:tc>
          <w:tcPr>
            <w:tcW w:w="1378"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8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Status of the currently selected Active Park Assist Mode</w:t>
            </w: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Null</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0x0</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Off</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0x1</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SAPP</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0x2</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PPA</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0x3</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POA</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0x4</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eastAsiaTheme="minorHAnsi" w:cs="Arial"/>
                <w:color w:val="000000"/>
              </w:rPr>
            </w:pPr>
            <w:r>
              <w:rPr>
                <w:rFonts w:cs="Arial"/>
                <w:color w:val="000000"/>
              </w:rPr>
              <w:t>NotUsed1</w:t>
            </w:r>
          </w:p>
        </w:tc>
        <w:tc>
          <w:tcPr>
            <w:tcW w:w="81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eastAsiaTheme="minorHAnsi" w:cs="Arial"/>
                <w:color w:val="000000"/>
              </w:rPr>
            </w:pPr>
            <w:r>
              <w:rPr>
                <w:rFonts w:cs="Arial"/>
                <w:color w:val="000000"/>
              </w:rPr>
              <w:t>0x5</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eastAsiaTheme="minorHAnsi" w:cs="Arial"/>
                <w:color w:val="000000"/>
              </w:rPr>
            </w:pPr>
            <w:r>
              <w:rPr>
                <w:rFonts w:cs="Arial"/>
                <w:color w:val="000000"/>
              </w:rPr>
              <w:t>NotUsed2</w:t>
            </w:r>
          </w:p>
        </w:tc>
        <w:tc>
          <w:tcPr>
            <w:tcW w:w="81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eastAsiaTheme="minorHAnsi" w:cs="Arial"/>
                <w:color w:val="000000"/>
              </w:rPr>
            </w:pPr>
            <w:r>
              <w:rPr>
                <w:rFonts w:cs="Arial"/>
                <w:color w:val="000000"/>
              </w:rPr>
              <w:t>0x6</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eastAsiaTheme="minorHAnsi" w:cs="Arial"/>
                <w:color w:val="000000"/>
              </w:rPr>
            </w:pPr>
            <w:r>
              <w:rPr>
                <w:rFonts w:cs="Arial"/>
                <w:color w:val="000000"/>
              </w:rPr>
              <w:t>NotUsed3</w:t>
            </w:r>
          </w:p>
        </w:tc>
        <w:tc>
          <w:tcPr>
            <w:tcW w:w="81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eastAsiaTheme="minorHAnsi" w:cs="Arial"/>
                <w:color w:val="000000"/>
              </w:rPr>
            </w:pPr>
            <w:r>
              <w:rPr>
                <w:rFonts w:cs="Arial"/>
                <w:color w:val="000000"/>
              </w:rPr>
              <w:t>0x7</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eastAsia="MS Mincho" w:cs="Arial"/>
        </w:rPr>
      </w:pPr>
    </w:p>
    <w:p w:rsidR="00D10B75" w:rsidRDefault="00D10B75" w:rsidP="00D10B75">
      <w:pPr>
        <w:pStyle w:val="Heading4"/>
      </w:pPr>
      <w:r w:rsidRPr="00B9479B">
        <w:t>MD-REQ-128767/A-</w:t>
      </w:r>
      <w:proofErr w:type="spellStart"/>
      <w:r w:rsidRPr="00B9479B">
        <w:t>ApaSelSapp_D_Stat</w:t>
      </w:r>
      <w:proofErr w:type="spellEnd"/>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sidRPr="00BE31F5">
        <w:rPr>
          <w:rFonts w:cs="Arial"/>
        </w:rPr>
        <w:t xml:space="preserve">This signal communicates Active Park Assist sub-feature </w:t>
      </w:r>
      <w:proofErr w:type="spellStart"/>
      <w:r w:rsidRPr="00BE31F5">
        <w:rPr>
          <w:rFonts w:cs="Arial"/>
        </w:rPr>
        <w:t>selectability</w:t>
      </w:r>
      <w:proofErr w:type="spellEnd"/>
      <w:r w:rsidRPr="00BE31F5">
        <w:rPr>
          <w:rFonts w:cs="Arial"/>
        </w:rPr>
        <w:t xml:space="preserve"> for </w:t>
      </w:r>
      <w:proofErr w:type="spellStart"/>
      <w:r w:rsidRPr="00BE31F5">
        <w:rPr>
          <w:rFonts w:cs="Arial"/>
        </w:rPr>
        <w:t>Semi Automatic</w:t>
      </w:r>
      <w:proofErr w:type="spellEnd"/>
      <w:r w:rsidRPr="00BE31F5">
        <w:rPr>
          <w:rFonts w:cs="Arial"/>
        </w:rPr>
        <w:t xml:space="preserve"> Parallel Parking (SAPP)</w:t>
      </w:r>
      <w:r>
        <w:rPr>
          <w:rFonts w:cs="Arial"/>
        </w:rPr>
        <w:t>.</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17"/>
        <w:gridCol w:w="861"/>
        <w:gridCol w:w="5297"/>
      </w:tblGrid>
      <w:tr w:rsidR="00D10B75" w:rsidTr="00D10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61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rPr>
            </w:pPr>
            <w:r>
              <w:rPr>
                <w:rFonts w:cs="Arial"/>
                <w:b/>
              </w:rPr>
              <w:t>Description</w:t>
            </w:r>
          </w:p>
        </w:tc>
      </w:tr>
      <w:tr w:rsidR="00D10B75" w:rsidTr="00D10B75">
        <w:trPr>
          <w:jc w:val="center"/>
        </w:trPr>
        <w:tc>
          <w:tcPr>
            <w:tcW w:w="1008"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 xml:space="preserve">Type </w:t>
            </w:r>
          </w:p>
        </w:tc>
        <w:tc>
          <w:tcPr>
            <w:tcW w:w="1617"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sidRPr="00BE31F5">
              <w:rPr>
                <w:rFonts w:cs="Arial"/>
              </w:rPr>
              <w:t>Communicates if the SAPP feature is selectable.</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0x0</w:t>
            </w:r>
          </w:p>
        </w:tc>
        <w:tc>
          <w:tcPr>
            <w:tcW w:w="5297" w:type="dxa"/>
            <w:tcBorders>
              <w:top w:val="nil"/>
              <w:left w:val="single" w:sz="4" w:space="0" w:color="auto"/>
              <w:bottom w:val="nil"/>
              <w:right w:val="single" w:sz="4" w:space="0" w:color="auto"/>
            </w:tcBorders>
          </w:tcPr>
          <w:p w:rsidR="00D10B75" w:rsidRDefault="00D10B75" w:rsidP="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Selectable</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0x1</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NotSelectable</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0x2</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single" w:sz="4" w:space="0" w:color="auto"/>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NotConfigured</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cs="Arial"/>
        </w:rPr>
      </w:pPr>
      <w:r>
        <w:rPr>
          <w:rFonts w:cs="Arial"/>
        </w:rPr>
        <w:t xml:space="preserve"> </w:t>
      </w:r>
    </w:p>
    <w:p w:rsidR="00D10B75" w:rsidRDefault="00D10B75" w:rsidP="00D10B75">
      <w:pPr>
        <w:pStyle w:val="Heading4"/>
      </w:pPr>
      <w:r w:rsidRPr="00B9479B">
        <w:t>MD-REQ-128768/A-</w:t>
      </w:r>
      <w:proofErr w:type="spellStart"/>
      <w:r w:rsidRPr="00B9479B">
        <w:t>ApaSelPpa_D_Stat</w:t>
      </w:r>
      <w:proofErr w:type="spellEnd"/>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sidRPr="00551B75">
        <w:rPr>
          <w:rFonts w:cs="Arial"/>
        </w:rPr>
        <w:lastRenderedPageBreak/>
        <w:t xml:space="preserve">This signal communicates Active Park Assist sub-feature </w:t>
      </w:r>
      <w:proofErr w:type="spellStart"/>
      <w:r w:rsidRPr="00551B75">
        <w:rPr>
          <w:rFonts w:cs="Arial"/>
        </w:rPr>
        <w:t>selectability</w:t>
      </w:r>
      <w:proofErr w:type="spellEnd"/>
      <w:r w:rsidRPr="00551B75">
        <w:rPr>
          <w:rFonts w:cs="Arial"/>
        </w:rPr>
        <w:t xml:space="preserve"> for Perpendicular Park Assist (PPA)</w:t>
      </w:r>
      <w:r>
        <w:rPr>
          <w:rFonts w:cs="Arial"/>
        </w:rPr>
        <w:t>.</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17"/>
        <w:gridCol w:w="861"/>
        <w:gridCol w:w="5297"/>
      </w:tblGrid>
      <w:tr w:rsidR="00D10B75" w:rsidTr="00D10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61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rPr>
            </w:pPr>
            <w:r>
              <w:rPr>
                <w:rFonts w:cs="Arial"/>
                <w:b/>
              </w:rPr>
              <w:t>Description</w:t>
            </w:r>
          </w:p>
        </w:tc>
      </w:tr>
      <w:tr w:rsidR="00D10B75" w:rsidTr="00D10B75">
        <w:trPr>
          <w:jc w:val="center"/>
        </w:trPr>
        <w:tc>
          <w:tcPr>
            <w:tcW w:w="1008"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 xml:space="preserve">Type </w:t>
            </w:r>
          </w:p>
        </w:tc>
        <w:tc>
          <w:tcPr>
            <w:tcW w:w="1617"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sidRPr="00551B75">
              <w:rPr>
                <w:rFonts w:cs="Arial"/>
              </w:rPr>
              <w:t>Communicates if the PPA feature is selectable.</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0x0</w:t>
            </w:r>
          </w:p>
        </w:tc>
        <w:tc>
          <w:tcPr>
            <w:tcW w:w="5297" w:type="dxa"/>
            <w:tcBorders>
              <w:top w:val="nil"/>
              <w:left w:val="single" w:sz="4" w:space="0" w:color="auto"/>
              <w:bottom w:val="nil"/>
              <w:right w:val="single" w:sz="4" w:space="0" w:color="auto"/>
            </w:tcBorders>
          </w:tcPr>
          <w:p w:rsidR="00D10B75" w:rsidRDefault="00D10B75" w:rsidP="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r>
              <w:rPr>
                <w:rFonts w:cs="Arial"/>
              </w:rPr>
              <w:t>Selectable</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0x1</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proofErr w:type="spellStart"/>
            <w:r>
              <w:rPr>
                <w:rFonts w:cs="Arial"/>
              </w:rPr>
              <w:t>NotSelectable</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0x2</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single" w:sz="4" w:space="0" w:color="auto"/>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proofErr w:type="spellStart"/>
            <w:r>
              <w:rPr>
                <w:rFonts w:cs="Arial"/>
              </w:rPr>
              <w:t>NotConfigured</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cs="Arial"/>
        </w:rPr>
      </w:pPr>
      <w:r>
        <w:rPr>
          <w:rFonts w:cs="Arial"/>
        </w:rPr>
        <w:t xml:space="preserve"> </w:t>
      </w:r>
    </w:p>
    <w:p w:rsidR="00D10B75" w:rsidRDefault="00D10B75" w:rsidP="00D10B75">
      <w:pPr>
        <w:pStyle w:val="Heading4"/>
      </w:pPr>
      <w:r w:rsidRPr="00B9479B">
        <w:t>MD-REQ-128769/A-</w:t>
      </w:r>
      <w:proofErr w:type="spellStart"/>
      <w:r w:rsidRPr="00B9479B">
        <w:t>ApaSelPoa_D_Stat</w:t>
      </w:r>
      <w:proofErr w:type="spellEnd"/>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sidRPr="00D75A7C">
        <w:rPr>
          <w:rFonts w:cs="Arial"/>
        </w:rPr>
        <w:t xml:space="preserve">This signal communicates Active Park Assist sub-feature </w:t>
      </w:r>
      <w:proofErr w:type="spellStart"/>
      <w:r w:rsidRPr="00D75A7C">
        <w:rPr>
          <w:rFonts w:cs="Arial"/>
        </w:rPr>
        <w:t>selectability</w:t>
      </w:r>
      <w:proofErr w:type="spellEnd"/>
      <w:r w:rsidRPr="00D75A7C">
        <w:rPr>
          <w:rFonts w:cs="Arial"/>
        </w:rPr>
        <w:t xml:space="preserve"> for Pull Out Assist (POA)</w:t>
      </w:r>
    </w:p>
    <w:p w:rsidR="00D10B75" w:rsidRDefault="00D10B75">
      <w:pPr>
        <w:rPr>
          <w:rFonts w:cs="Arial"/>
        </w:rPr>
      </w:pPr>
      <w:r>
        <w:rPr>
          <w:rFonts w:cs="Arial"/>
        </w:rPr>
        <w:t>.</w:t>
      </w: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17"/>
        <w:gridCol w:w="861"/>
        <w:gridCol w:w="5297"/>
      </w:tblGrid>
      <w:tr w:rsidR="00D10B75" w:rsidTr="00D10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61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rPr>
            </w:pPr>
            <w:r>
              <w:rPr>
                <w:rFonts w:cs="Arial"/>
                <w:b/>
              </w:rPr>
              <w:t>Description</w:t>
            </w:r>
          </w:p>
        </w:tc>
      </w:tr>
      <w:tr w:rsidR="00D10B75" w:rsidTr="00D10B75">
        <w:trPr>
          <w:jc w:val="center"/>
        </w:trPr>
        <w:tc>
          <w:tcPr>
            <w:tcW w:w="1008"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 xml:space="preserve">Type </w:t>
            </w:r>
          </w:p>
        </w:tc>
        <w:tc>
          <w:tcPr>
            <w:tcW w:w="1617"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sidRPr="00D75A7C">
              <w:rPr>
                <w:rFonts w:cs="Arial"/>
              </w:rPr>
              <w:t>Communicates if the POA feature is selectable.</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0x0</w:t>
            </w:r>
          </w:p>
        </w:tc>
        <w:tc>
          <w:tcPr>
            <w:tcW w:w="5297" w:type="dxa"/>
            <w:tcBorders>
              <w:top w:val="nil"/>
              <w:left w:val="single" w:sz="4" w:space="0" w:color="auto"/>
              <w:bottom w:val="nil"/>
              <w:right w:val="single" w:sz="4" w:space="0" w:color="auto"/>
            </w:tcBorders>
          </w:tcPr>
          <w:p w:rsidR="00D10B75" w:rsidRDefault="00D10B75" w:rsidP="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r>
              <w:rPr>
                <w:rFonts w:cs="Arial"/>
              </w:rPr>
              <w:t>Selectable</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0x1</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proofErr w:type="spellStart"/>
            <w:r>
              <w:rPr>
                <w:rFonts w:cs="Arial"/>
              </w:rPr>
              <w:t>NotSelectable</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0x2</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single" w:sz="4" w:space="0" w:color="auto"/>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proofErr w:type="spellStart"/>
            <w:r>
              <w:rPr>
                <w:rFonts w:cs="Arial"/>
              </w:rPr>
              <w:t>NotConfigured</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cs="Arial"/>
        </w:rPr>
      </w:pPr>
      <w:r>
        <w:rPr>
          <w:rFonts w:cs="Arial"/>
        </w:rPr>
        <w:t xml:space="preserve"> </w:t>
      </w:r>
    </w:p>
    <w:p w:rsidR="00D10B75" w:rsidRDefault="00D10B75" w:rsidP="00D10B75">
      <w:pPr>
        <w:pStyle w:val="Heading2"/>
      </w:pPr>
      <w:bookmarkStart w:id="7" w:name="_Toc22284761"/>
      <w:proofErr w:type="spellStart"/>
      <w:r>
        <w:t>ActiveParkAssistClient</w:t>
      </w:r>
      <w:proofErr w:type="spellEnd"/>
      <w:r>
        <w:t xml:space="preserve"> Interface</w:t>
      </w:r>
      <w:bookmarkEnd w:id="7"/>
    </w:p>
    <w:p w:rsidR="00D10B75" w:rsidRDefault="00D10B75" w:rsidP="00D10B75">
      <w:pPr>
        <w:pStyle w:val="Heading3"/>
      </w:pPr>
      <w:bookmarkStart w:id="8" w:name="_Toc22284762"/>
      <w:r w:rsidRPr="00B9479B">
        <w:t>APAv2-IIR-REQ-128529/A-</w:t>
      </w:r>
      <w:proofErr w:type="spellStart"/>
      <w:r w:rsidRPr="00B9479B">
        <w:t>ActiveParkAssistClient_Rx</w:t>
      </w:r>
      <w:bookmarkEnd w:id="8"/>
      <w:proofErr w:type="spellEnd"/>
    </w:p>
    <w:p w:rsidR="00D10B75" w:rsidRDefault="00D10B75" w:rsidP="00D10B75">
      <w:pPr>
        <w:pStyle w:val="Heading4"/>
      </w:pPr>
      <w:r w:rsidRPr="00B9479B">
        <w:t>MD-REQ-128765/A-</w:t>
      </w:r>
      <w:proofErr w:type="spellStart"/>
      <w:r w:rsidRPr="00B9479B">
        <w:t>ApaSys_D_Stat</w:t>
      </w:r>
      <w:proofErr w:type="spellEnd"/>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sidRPr="00123322">
        <w:rPr>
          <w:rFonts w:cs="Arial"/>
        </w:rPr>
        <w:t>This signal communicates the system's operational state</w:t>
      </w:r>
      <w:r>
        <w:rPr>
          <w:rFonts w:cs="Arial"/>
        </w:rPr>
        <w:t xml:space="preserve"> to the driver.</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62"/>
        <w:gridCol w:w="816"/>
        <w:gridCol w:w="5390"/>
      </w:tblGrid>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762"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390"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Description</w:t>
            </w:r>
          </w:p>
        </w:tc>
      </w:tr>
      <w:tr w:rsidR="00D10B75" w:rsidTr="00D10B75">
        <w:trPr>
          <w:jc w:val="center"/>
        </w:trPr>
        <w:tc>
          <w:tcPr>
            <w:tcW w:w="816"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Type</w:t>
            </w:r>
          </w:p>
        </w:tc>
        <w:tc>
          <w:tcPr>
            <w:tcW w:w="1762"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w:t>
            </w:r>
          </w:p>
        </w:tc>
        <w:tc>
          <w:tcPr>
            <w:tcW w:w="5390"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sidRPr="00CD14E1">
              <w:rPr>
                <w:rFonts w:cs="Arial"/>
              </w:rPr>
              <w:t>This signal communicates the system's operational state</w:t>
            </w:r>
            <w:r w:rsidRPr="00701591">
              <w:rPr>
                <w:rFonts w:cs="Arial"/>
              </w:rPr>
              <w:t xml:space="preserve"> </w:t>
            </w: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Null</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0x0</w:t>
            </w:r>
          </w:p>
        </w:tc>
        <w:tc>
          <w:tcPr>
            <w:tcW w:w="5390" w:type="dxa"/>
            <w:tcBorders>
              <w:top w:val="nil"/>
              <w:left w:val="single" w:sz="4" w:space="0" w:color="auto"/>
              <w:bottom w:val="nil"/>
              <w:right w:val="single" w:sz="4" w:space="0" w:color="auto"/>
            </w:tcBorders>
          </w:tcPr>
          <w:p w:rsidR="00D10B75" w:rsidRDefault="00D10B75">
            <w:pPr>
              <w:rPr>
                <w:rFonts w:cs="Arial"/>
              </w:rPr>
            </w:pPr>
            <w:r w:rsidRPr="00CD14E1">
              <w:rPr>
                <w:rFonts w:cs="Arial"/>
              </w:rPr>
              <w:t>to the</w:t>
            </w:r>
            <w:r>
              <w:rPr>
                <w:rFonts w:cs="Arial"/>
              </w:rPr>
              <w:t xml:space="preserve"> driver</w:t>
            </w: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Off</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0x1</w:t>
            </w:r>
          </w:p>
        </w:tc>
        <w:tc>
          <w:tcPr>
            <w:tcW w:w="5390"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On</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0x2</w:t>
            </w:r>
          </w:p>
        </w:tc>
        <w:tc>
          <w:tcPr>
            <w:tcW w:w="5390"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Overspeed</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0x3</w:t>
            </w:r>
          </w:p>
        </w:tc>
        <w:tc>
          <w:tcPr>
            <w:tcW w:w="5390"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ApaCancelled</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0x4</w:t>
            </w:r>
          </w:p>
        </w:tc>
        <w:tc>
          <w:tcPr>
            <w:tcW w:w="5390"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NotAccessible</w:t>
            </w:r>
            <w:proofErr w:type="spellEnd"/>
            <w:r>
              <w:rPr>
                <w:rFonts w:cs="Arial"/>
              </w:rPr>
              <w:t xml:space="preserve"> </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0x5</w:t>
            </w:r>
          </w:p>
        </w:tc>
        <w:tc>
          <w:tcPr>
            <w:tcW w:w="5390"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Finished</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0x6</w:t>
            </w:r>
          </w:p>
        </w:tc>
        <w:tc>
          <w:tcPr>
            <w:tcW w:w="5390"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Faulty</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rPr>
            </w:pPr>
            <w:r>
              <w:rPr>
                <w:rFonts w:cs="Arial"/>
              </w:rPr>
              <w:t>0x7</w:t>
            </w:r>
          </w:p>
        </w:tc>
        <w:tc>
          <w:tcPr>
            <w:tcW w:w="5390"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eastAsia="MS Mincho" w:cs="Arial"/>
        </w:rPr>
      </w:pPr>
    </w:p>
    <w:p w:rsidR="00D10B75" w:rsidRDefault="00D10B75" w:rsidP="00D10B75">
      <w:pPr>
        <w:pStyle w:val="Heading4"/>
      </w:pPr>
      <w:r w:rsidRPr="00B9479B">
        <w:t>MD-REQ-128770/B-</w:t>
      </w:r>
      <w:proofErr w:type="spellStart"/>
      <w:r w:rsidRPr="00B9479B">
        <w:t>ApaSteScanMde_D_Stat</w:t>
      </w:r>
      <w:proofErr w:type="spellEnd"/>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Pr>
          <w:rFonts w:cs="Arial"/>
        </w:rPr>
        <w:t>This signal is sent to the Active Park Assist Manager Client from the Active Park Assist Manager Server to communicate the APA system’s operational state.</w:t>
      </w:r>
    </w:p>
    <w:p w:rsidR="00D10B75" w:rsidRDefault="00D10B75">
      <w:pPr>
        <w:rPr>
          <w:rFonts w:cs="Arial"/>
        </w:rPr>
      </w:pP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92"/>
        <w:gridCol w:w="861"/>
        <w:gridCol w:w="5297"/>
      </w:tblGrid>
      <w:tr w:rsidR="00D10B75" w:rsidTr="00D10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lastRenderedPageBreak/>
              <w:t>Name</w:t>
            </w:r>
          </w:p>
        </w:tc>
        <w:tc>
          <w:tcPr>
            <w:tcW w:w="1492"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rPr>
            </w:pPr>
            <w:r>
              <w:rPr>
                <w:rFonts w:cs="Arial"/>
                <w:b/>
              </w:rPr>
              <w:t>Description</w:t>
            </w:r>
          </w:p>
        </w:tc>
      </w:tr>
      <w:tr w:rsidR="00D10B75" w:rsidTr="00D10B75">
        <w:trPr>
          <w:jc w:val="center"/>
        </w:trPr>
        <w:tc>
          <w:tcPr>
            <w:tcW w:w="1008"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 xml:space="preserve">Type </w:t>
            </w:r>
          </w:p>
        </w:tc>
        <w:tc>
          <w:tcPr>
            <w:tcW w:w="1492"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Pr>
                <w:rFonts w:cs="Arial"/>
              </w:rPr>
              <w:t>C</w:t>
            </w:r>
            <w:r w:rsidRPr="009A0DD9">
              <w:rPr>
                <w:rFonts w:cs="Arial"/>
              </w:rPr>
              <w:t>ommunicates the system's operational state.</w:t>
            </w:r>
            <w:r>
              <w:rPr>
                <w:rFonts w:cs="Arial"/>
              </w:rPr>
              <w:t xml:space="preserve">  It is</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0x0</w:t>
            </w:r>
          </w:p>
        </w:tc>
        <w:tc>
          <w:tcPr>
            <w:tcW w:w="5297" w:type="dxa"/>
            <w:tcBorders>
              <w:top w:val="nil"/>
              <w:left w:val="single" w:sz="4" w:space="0" w:color="auto"/>
              <w:bottom w:val="nil"/>
              <w:right w:val="single" w:sz="4" w:space="0" w:color="auto"/>
            </w:tcBorders>
          </w:tcPr>
          <w:p w:rsidR="00D10B75" w:rsidRDefault="00D10B75" w:rsidP="00D10B75">
            <w:pPr>
              <w:rPr>
                <w:rFonts w:cs="Arial"/>
              </w:rPr>
            </w:pPr>
            <w:r w:rsidRPr="009A0DD9">
              <w:rPr>
                <w:rFonts w:cs="Arial"/>
              </w:rPr>
              <w:t>independent from the system's HMI.</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NotScanning</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0x1</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Scanning</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0x2</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single" w:sz="4" w:space="0" w:color="auto"/>
              <w:right w:val="single" w:sz="4" w:space="0" w:color="auto"/>
            </w:tcBorders>
          </w:tcPr>
          <w:p w:rsidR="00D10B75" w:rsidRDefault="00D10B75">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Steering</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cs="Arial"/>
        </w:rPr>
      </w:pPr>
      <w:r>
        <w:rPr>
          <w:rFonts w:cs="Arial"/>
        </w:rPr>
        <w:t xml:space="preserve"> </w:t>
      </w:r>
    </w:p>
    <w:p w:rsidR="00D10B75" w:rsidRDefault="00D10B75" w:rsidP="00D10B75">
      <w:pPr>
        <w:pStyle w:val="Heading4"/>
      </w:pPr>
      <w:r w:rsidRPr="00B9479B">
        <w:t>MD-REQ-128767/A-</w:t>
      </w:r>
      <w:proofErr w:type="spellStart"/>
      <w:r w:rsidRPr="00B9479B">
        <w:t>ApaSelSapp_D_Stat</w:t>
      </w:r>
      <w:proofErr w:type="spellEnd"/>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sidRPr="00BE31F5">
        <w:rPr>
          <w:rFonts w:cs="Arial"/>
        </w:rPr>
        <w:t xml:space="preserve">This signal communicates Active Park Assist sub-feature </w:t>
      </w:r>
      <w:proofErr w:type="spellStart"/>
      <w:r w:rsidRPr="00BE31F5">
        <w:rPr>
          <w:rFonts w:cs="Arial"/>
        </w:rPr>
        <w:t>selectability</w:t>
      </w:r>
      <w:proofErr w:type="spellEnd"/>
      <w:r w:rsidRPr="00BE31F5">
        <w:rPr>
          <w:rFonts w:cs="Arial"/>
        </w:rPr>
        <w:t xml:space="preserve"> for </w:t>
      </w:r>
      <w:proofErr w:type="spellStart"/>
      <w:r w:rsidRPr="00BE31F5">
        <w:rPr>
          <w:rFonts w:cs="Arial"/>
        </w:rPr>
        <w:t>Semi Automatic</w:t>
      </w:r>
      <w:proofErr w:type="spellEnd"/>
      <w:r w:rsidRPr="00BE31F5">
        <w:rPr>
          <w:rFonts w:cs="Arial"/>
        </w:rPr>
        <w:t xml:space="preserve"> Parallel Parking (SAPP)</w:t>
      </w:r>
      <w:r>
        <w:rPr>
          <w:rFonts w:cs="Arial"/>
        </w:rPr>
        <w:t>.</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17"/>
        <w:gridCol w:w="861"/>
        <w:gridCol w:w="5297"/>
      </w:tblGrid>
      <w:tr w:rsidR="00D10B75" w:rsidTr="00D10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61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rPr>
            </w:pPr>
            <w:r>
              <w:rPr>
                <w:rFonts w:cs="Arial"/>
                <w:b/>
              </w:rPr>
              <w:t>Description</w:t>
            </w:r>
          </w:p>
        </w:tc>
      </w:tr>
      <w:tr w:rsidR="00D10B75" w:rsidTr="00D10B75">
        <w:trPr>
          <w:jc w:val="center"/>
        </w:trPr>
        <w:tc>
          <w:tcPr>
            <w:tcW w:w="1008"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 xml:space="preserve">Type </w:t>
            </w:r>
          </w:p>
        </w:tc>
        <w:tc>
          <w:tcPr>
            <w:tcW w:w="1617"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sidRPr="00BE31F5">
              <w:rPr>
                <w:rFonts w:cs="Arial"/>
              </w:rPr>
              <w:t>Communicates if the SAPP feature is selectable.</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0x0</w:t>
            </w:r>
          </w:p>
        </w:tc>
        <w:tc>
          <w:tcPr>
            <w:tcW w:w="5297" w:type="dxa"/>
            <w:tcBorders>
              <w:top w:val="nil"/>
              <w:left w:val="single" w:sz="4" w:space="0" w:color="auto"/>
              <w:bottom w:val="nil"/>
              <w:right w:val="single" w:sz="4" w:space="0" w:color="auto"/>
            </w:tcBorders>
          </w:tcPr>
          <w:p w:rsidR="00D10B75" w:rsidRDefault="00D10B75" w:rsidP="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Selectable</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0x1</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NotSelectable</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0x2</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single" w:sz="4" w:space="0" w:color="auto"/>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NotConfigured</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cs="Arial"/>
        </w:rPr>
      </w:pPr>
      <w:r>
        <w:rPr>
          <w:rFonts w:cs="Arial"/>
        </w:rPr>
        <w:t xml:space="preserve"> </w:t>
      </w:r>
    </w:p>
    <w:p w:rsidR="00D10B75" w:rsidRDefault="00D10B75" w:rsidP="00D10B75">
      <w:pPr>
        <w:pStyle w:val="Heading4"/>
      </w:pPr>
      <w:r w:rsidRPr="00B9479B">
        <w:t>MD-REQ-128768/A-</w:t>
      </w:r>
      <w:proofErr w:type="spellStart"/>
      <w:r w:rsidRPr="00B9479B">
        <w:t>ApaSelPpa_D_Stat</w:t>
      </w:r>
      <w:proofErr w:type="spellEnd"/>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sidRPr="00551B75">
        <w:rPr>
          <w:rFonts w:cs="Arial"/>
        </w:rPr>
        <w:t xml:space="preserve">This signal communicates Active Park Assist sub-feature </w:t>
      </w:r>
      <w:proofErr w:type="spellStart"/>
      <w:r w:rsidRPr="00551B75">
        <w:rPr>
          <w:rFonts w:cs="Arial"/>
        </w:rPr>
        <w:t>selectability</w:t>
      </w:r>
      <w:proofErr w:type="spellEnd"/>
      <w:r w:rsidRPr="00551B75">
        <w:rPr>
          <w:rFonts w:cs="Arial"/>
        </w:rPr>
        <w:t xml:space="preserve"> for Perpendicular Park Assist (PPA)</w:t>
      </w:r>
      <w:r>
        <w:rPr>
          <w:rFonts w:cs="Arial"/>
        </w:rPr>
        <w:t>.</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17"/>
        <w:gridCol w:w="861"/>
        <w:gridCol w:w="5297"/>
      </w:tblGrid>
      <w:tr w:rsidR="00D10B75" w:rsidTr="00D10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61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rPr>
            </w:pPr>
            <w:r>
              <w:rPr>
                <w:rFonts w:cs="Arial"/>
                <w:b/>
              </w:rPr>
              <w:t>Description</w:t>
            </w:r>
          </w:p>
        </w:tc>
      </w:tr>
      <w:tr w:rsidR="00D10B75" w:rsidTr="00D10B75">
        <w:trPr>
          <w:jc w:val="center"/>
        </w:trPr>
        <w:tc>
          <w:tcPr>
            <w:tcW w:w="1008"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 xml:space="preserve">Type </w:t>
            </w:r>
          </w:p>
        </w:tc>
        <w:tc>
          <w:tcPr>
            <w:tcW w:w="1617"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sidRPr="00551B75">
              <w:rPr>
                <w:rFonts w:cs="Arial"/>
              </w:rPr>
              <w:t>Communicates if the PPA feature is selectable.</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0x0</w:t>
            </w:r>
          </w:p>
        </w:tc>
        <w:tc>
          <w:tcPr>
            <w:tcW w:w="5297" w:type="dxa"/>
            <w:tcBorders>
              <w:top w:val="nil"/>
              <w:left w:val="single" w:sz="4" w:space="0" w:color="auto"/>
              <w:bottom w:val="nil"/>
              <w:right w:val="single" w:sz="4" w:space="0" w:color="auto"/>
            </w:tcBorders>
          </w:tcPr>
          <w:p w:rsidR="00D10B75" w:rsidRDefault="00D10B75" w:rsidP="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r>
              <w:rPr>
                <w:rFonts w:cs="Arial"/>
              </w:rPr>
              <w:t>Selectable</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0x1</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proofErr w:type="spellStart"/>
            <w:r>
              <w:rPr>
                <w:rFonts w:cs="Arial"/>
              </w:rPr>
              <w:t>NotSelectable</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0x2</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single" w:sz="4" w:space="0" w:color="auto"/>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proofErr w:type="spellStart"/>
            <w:r>
              <w:rPr>
                <w:rFonts w:cs="Arial"/>
              </w:rPr>
              <w:t>NotConfigured</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cs="Arial"/>
        </w:rPr>
      </w:pPr>
      <w:r>
        <w:rPr>
          <w:rFonts w:cs="Arial"/>
        </w:rPr>
        <w:t xml:space="preserve"> </w:t>
      </w:r>
    </w:p>
    <w:p w:rsidR="00D10B75" w:rsidRDefault="00D10B75" w:rsidP="00D10B75">
      <w:pPr>
        <w:pStyle w:val="Heading4"/>
      </w:pPr>
      <w:r w:rsidRPr="00B9479B">
        <w:t>MD-REQ-128769/A-</w:t>
      </w:r>
      <w:proofErr w:type="spellStart"/>
      <w:r w:rsidRPr="00B9479B">
        <w:t>ApaSelPoa_D_Stat</w:t>
      </w:r>
      <w:proofErr w:type="spellEnd"/>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sidRPr="00D75A7C">
        <w:rPr>
          <w:rFonts w:cs="Arial"/>
        </w:rPr>
        <w:t xml:space="preserve">This signal communicates Active Park Assist sub-feature </w:t>
      </w:r>
      <w:proofErr w:type="spellStart"/>
      <w:r w:rsidRPr="00D75A7C">
        <w:rPr>
          <w:rFonts w:cs="Arial"/>
        </w:rPr>
        <w:t>selectability</w:t>
      </w:r>
      <w:proofErr w:type="spellEnd"/>
      <w:r w:rsidRPr="00D75A7C">
        <w:rPr>
          <w:rFonts w:cs="Arial"/>
        </w:rPr>
        <w:t xml:space="preserve"> for Pull Out Assist (POA)</w:t>
      </w:r>
    </w:p>
    <w:p w:rsidR="00D10B75" w:rsidRDefault="00D10B75">
      <w:pPr>
        <w:rPr>
          <w:rFonts w:cs="Arial"/>
        </w:rPr>
      </w:pPr>
      <w:r>
        <w:rPr>
          <w:rFonts w:cs="Arial"/>
        </w:rPr>
        <w:t>.</w:t>
      </w: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17"/>
        <w:gridCol w:w="861"/>
        <w:gridCol w:w="5297"/>
      </w:tblGrid>
      <w:tr w:rsidR="00D10B75" w:rsidTr="00D10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61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rPr>
            </w:pPr>
            <w:r>
              <w:rPr>
                <w:rFonts w:cs="Arial"/>
                <w:b/>
              </w:rPr>
              <w:t>Description</w:t>
            </w:r>
          </w:p>
        </w:tc>
      </w:tr>
      <w:tr w:rsidR="00D10B75" w:rsidTr="00D10B75">
        <w:trPr>
          <w:jc w:val="center"/>
        </w:trPr>
        <w:tc>
          <w:tcPr>
            <w:tcW w:w="1008"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 xml:space="preserve">Type </w:t>
            </w:r>
          </w:p>
        </w:tc>
        <w:tc>
          <w:tcPr>
            <w:tcW w:w="1617"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sidRPr="00D75A7C">
              <w:rPr>
                <w:rFonts w:cs="Arial"/>
              </w:rPr>
              <w:t>Communicates if the POA feature is selectable.</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0x0</w:t>
            </w:r>
          </w:p>
        </w:tc>
        <w:tc>
          <w:tcPr>
            <w:tcW w:w="5297" w:type="dxa"/>
            <w:tcBorders>
              <w:top w:val="nil"/>
              <w:left w:val="single" w:sz="4" w:space="0" w:color="auto"/>
              <w:bottom w:val="nil"/>
              <w:right w:val="single" w:sz="4" w:space="0" w:color="auto"/>
            </w:tcBorders>
          </w:tcPr>
          <w:p w:rsidR="00D10B75" w:rsidRDefault="00D10B75" w:rsidP="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r>
              <w:rPr>
                <w:rFonts w:cs="Arial"/>
              </w:rPr>
              <w:t>Selectable</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0x1</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proofErr w:type="spellStart"/>
            <w:r>
              <w:rPr>
                <w:rFonts w:cs="Arial"/>
              </w:rPr>
              <w:t>NotSelectable</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0x2</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single" w:sz="4" w:space="0" w:color="auto"/>
              <w:right w:val="single" w:sz="4" w:space="0" w:color="auto"/>
            </w:tcBorders>
          </w:tcPr>
          <w:p w:rsidR="00D10B75" w:rsidRDefault="00D10B75">
            <w:pPr>
              <w:rPr>
                <w:rFonts w:cs="Arial"/>
              </w:rPr>
            </w:pPr>
          </w:p>
        </w:tc>
        <w:tc>
          <w:tcPr>
            <w:tcW w:w="16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rPr>
            </w:pPr>
            <w:proofErr w:type="spellStart"/>
            <w:r>
              <w:rPr>
                <w:rFonts w:cs="Arial"/>
              </w:rPr>
              <w:t>NotConfigured</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cs="Arial"/>
        </w:rPr>
      </w:pPr>
      <w:r>
        <w:rPr>
          <w:rFonts w:cs="Arial"/>
        </w:rPr>
        <w:t xml:space="preserve"> </w:t>
      </w:r>
    </w:p>
    <w:p w:rsidR="00D10B75" w:rsidRDefault="00D10B75" w:rsidP="00D10B75">
      <w:pPr>
        <w:pStyle w:val="Heading4"/>
      </w:pPr>
      <w:r w:rsidRPr="00B9479B">
        <w:t>MD-REQ-013908/B-</w:t>
      </w:r>
      <w:proofErr w:type="spellStart"/>
      <w:r w:rsidRPr="00B9479B">
        <w:t>ApaMde_D_Stat</w:t>
      </w:r>
      <w:proofErr w:type="spellEnd"/>
      <w:r w:rsidRPr="00B9479B">
        <w:t xml:space="preserve"> (</w:t>
      </w:r>
      <w:proofErr w:type="spellStart"/>
      <w:r w:rsidRPr="00B9479B">
        <w:t>TcSE</w:t>
      </w:r>
      <w:proofErr w:type="spellEnd"/>
      <w:r w:rsidRPr="00B9479B">
        <w:t xml:space="preserve"> ROIN-202256-1)</w:t>
      </w:r>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Pr>
          <w:rFonts w:cs="Arial"/>
        </w:rPr>
        <w:t xml:space="preserve">Represents the status of the Active Park Assist Manager function. </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378"/>
        <w:gridCol w:w="816"/>
        <w:gridCol w:w="5285"/>
      </w:tblGrid>
      <w:tr w:rsidR="00D10B75">
        <w:trPr>
          <w:jc w:val="center"/>
        </w:trPr>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b/>
              </w:rPr>
            </w:pPr>
            <w:r>
              <w:rPr>
                <w:rFonts w:cs="Arial"/>
                <w:b/>
              </w:rPr>
              <w:t>Name</w:t>
            </w:r>
          </w:p>
        </w:tc>
        <w:tc>
          <w:tcPr>
            <w:tcW w:w="1378"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b/>
              </w:rPr>
            </w:pPr>
            <w:r>
              <w:rPr>
                <w:rFonts w:cs="Arial"/>
                <w:b/>
              </w:rPr>
              <w:t>Value</w:t>
            </w:r>
          </w:p>
        </w:tc>
        <w:tc>
          <w:tcPr>
            <w:tcW w:w="528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b/>
              </w:rPr>
            </w:pPr>
            <w:r>
              <w:rPr>
                <w:rFonts w:cs="Arial"/>
                <w:b/>
              </w:rPr>
              <w:t>Description</w:t>
            </w:r>
          </w:p>
        </w:tc>
      </w:tr>
      <w:tr w:rsidR="00D10B75">
        <w:trPr>
          <w:jc w:val="center"/>
        </w:trPr>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 xml:space="preserve">Type </w:t>
            </w:r>
          </w:p>
        </w:tc>
        <w:tc>
          <w:tcPr>
            <w:tcW w:w="1378"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8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Status of the currently selected Active Park Assist Mode</w:t>
            </w: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Null</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0x0</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Off</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0x1</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SAPP</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0x2</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PPA</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0x3</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POA</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0x4</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eastAsiaTheme="minorHAnsi" w:cs="Arial"/>
                <w:color w:val="000000"/>
              </w:rPr>
            </w:pPr>
            <w:r>
              <w:rPr>
                <w:rFonts w:cs="Arial"/>
                <w:color w:val="000000"/>
              </w:rPr>
              <w:t>NotUsed1</w:t>
            </w:r>
          </w:p>
        </w:tc>
        <w:tc>
          <w:tcPr>
            <w:tcW w:w="81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eastAsiaTheme="minorHAnsi" w:cs="Arial"/>
                <w:color w:val="000000"/>
              </w:rPr>
            </w:pPr>
            <w:r>
              <w:rPr>
                <w:rFonts w:cs="Arial"/>
                <w:color w:val="000000"/>
              </w:rPr>
              <w:t>0x5</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eastAsiaTheme="minorHAnsi" w:cs="Arial"/>
                <w:color w:val="000000"/>
              </w:rPr>
            </w:pPr>
            <w:r>
              <w:rPr>
                <w:rFonts w:cs="Arial"/>
                <w:color w:val="000000"/>
              </w:rPr>
              <w:t>NotUsed2</w:t>
            </w:r>
          </w:p>
        </w:tc>
        <w:tc>
          <w:tcPr>
            <w:tcW w:w="81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eastAsiaTheme="minorHAnsi" w:cs="Arial"/>
                <w:color w:val="000000"/>
              </w:rPr>
            </w:pPr>
            <w:r>
              <w:rPr>
                <w:rFonts w:cs="Arial"/>
                <w:color w:val="000000"/>
              </w:rPr>
              <w:t>0x6</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c>
          <w:tcPr>
            <w:tcW w:w="13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eastAsiaTheme="minorHAnsi" w:cs="Arial"/>
                <w:color w:val="000000"/>
              </w:rPr>
            </w:pPr>
            <w:r>
              <w:rPr>
                <w:rFonts w:cs="Arial"/>
                <w:color w:val="000000"/>
              </w:rPr>
              <w:t>NotUsed3</w:t>
            </w:r>
          </w:p>
        </w:tc>
        <w:tc>
          <w:tcPr>
            <w:tcW w:w="81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eastAsiaTheme="minorHAnsi" w:cs="Arial"/>
                <w:color w:val="000000"/>
              </w:rPr>
            </w:pPr>
            <w:r>
              <w:rPr>
                <w:rFonts w:cs="Arial"/>
                <w:color w:val="000000"/>
              </w:rPr>
              <w:t>0x7</w:t>
            </w:r>
          </w:p>
        </w:tc>
        <w:tc>
          <w:tcPr>
            <w:tcW w:w="5285" w:type="dxa"/>
            <w:tcBorders>
              <w:top w:val="single" w:sz="4" w:space="0" w:color="auto"/>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eastAsia="MS Mincho" w:cs="Arial"/>
        </w:rPr>
      </w:pPr>
    </w:p>
    <w:p w:rsidR="00D10B75" w:rsidRDefault="00D10B75" w:rsidP="00D10B75">
      <w:pPr>
        <w:pStyle w:val="Heading4"/>
      </w:pPr>
      <w:r w:rsidRPr="00B9479B">
        <w:t>MD-REQ-128709/B-ApaActvSide2_D_Stat</w:t>
      </w:r>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Pr>
          <w:rFonts w:cs="Arial"/>
        </w:rPr>
        <w:t>This method is sent to the Active Park Assist Client from the Active Park Assist Server to communicate the APA system’s operational state.  The status represents</w:t>
      </w:r>
      <w:r w:rsidRPr="008E5F65">
        <w:rPr>
          <w:rFonts w:cs="Arial"/>
        </w:rPr>
        <w:t xml:space="preserve"> side</w:t>
      </w:r>
      <w:r>
        <w:rPr>
          <w:rFonts w:cs="Arial"/>
        </w:rPr>
        <w:t xml:space="preserve"> of </w:t>
      </w:r>
      <w:r w:rsidRPr="008E5F65">
        <w:rPr>
          <w:rFonts w:cs="Arial"/>
        </w:rPr>
        <w:t>the</w:t>
      </w:r>
      <w:r>
        <w:rPr>
          <w:rFonts w:cs="Arial"/>
        </w:rPr>
        <w:t xml:space="preserve"> vehicle for which the APA feature is </w:t>
      </w:r>
      <w:r w:rsidRPr="008E5F65">
        <w:rPr>
          <w:rFonts w:cs="Arial"/>
        </w:rPr>
        <w:t>offering slots</w:t>
      </w:r>
      <w:r>
        <w:rPr>
          <w:rFonts w:cs="Arial"/>
        </w:rPr>
        <w:t xml:space="preserve"> when the system is activated.</w:t>
      </w: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92"/>
        <w:gridCol w:w="861"/>
        <w:gridCol w:w="5297"/>
      </w:tblGrid>
      <w:tr w:rsidR="00D10B75" w:rsidTr="00D10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492"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rPr>
            </w:pPr>
            <w:r>
              <w:rPr>
                <w:rFonts w:cs="Arial"/>
                <w:b/>
              </w:rPr>
              <w:t>Description</w:t>
            </w:r>
          </w:p>
        </w:tc>
      </w:tr>
      <w:tr w:rsidR="00D10B75" w:rsidTr="00D10B75">
        <w:trPr>
          <w:jc w:val="center"/>
        </w:trPr>
        <w:tc>
          <w:tcPr>
            <w:tcW w:w="1008"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 xml:space="preserve">Type </w:t>
            </w:r>
          </w:p>
        </w:tc>
        <w:tc>
          <w:tcPr>
            <w:tcW w:w="1492"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Pr>
                <w:rFonts w:cs="Arial"/>
              </w:rPr>
              <w:t>Communicates the side of vehicle offering for</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Null</w:t>
            </w:r>
          </w:p>
        </w:tc>
        <w:tc>
          <w:tcPr>
            <w:tcW w:w="86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0x0</w:t>
            </w:r>
          </w:p>
        </w:tc>
        <w:tc>
          <w:tcPr>
            <w:tcW w:w="5297" w:type="dxa"/>
            <w:tcBorders>
              <w:top w:val="nil"/>
              <w:left w:val="single" w:sz="4" w:space="0" w:color="auto"/>
              <w:bottom w:val="nil"/>
              <w:right w:val="single" w:sz="4" w:space="0" w:color="auto"/>
            </w:tcBorders>
          </w:tcPr>
          <w:p w:rsidR="00D10B75" w:rsidRDefault="00D10B75" w:rsidP="00D10B75">
            <w:pPr>
              <w:rPr>
                <w:rFonts w:cs="Arial"/>
              </w:rPr>
            </w:pPr>
            <w:r>
              <w:rPr>
                <w:rFonts w:cs="Arial"/>
              </w:rPr>
              <w:t>APA scanning/parking function</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Left</w:t>
            </w:r>
          </w:p>
        </w:tc>
        <w:tc>
          <w:tcPr>
            <w:tcW w:w="86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0x1</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Right</w:t>
            </w:r>
          </w:p>
        </w:tc>
        <w:tc>
          <w:tcPr>
            <w:tcW w:w="86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0x2</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single" w:sz="4" w:space="0" w:color="auto"/>
              <w:right w:val="single" w:sz="4" w:space="0" w:color="auto"/>
            </w:tcBorders>
          </w:tcPr>
          <w:p w:rsidR="00D10B75" w:rsidRDefault="00D10B75">
            <w:pPr>
              <w:rPr>
                <w:rFonts w:cs="Arial"/>
              </w:rPr>
            </w:pPr>
          </w:p>
        </w:tc>
        <w:tc>
          <w:tcPr>
            <w:tcW w:w="149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NoSide</w:t>
            </w:r>
            <w:proofErr w:type="spellEnd"/>
          </w:p>
        </w:tc>
        <w:tc>
          <w:tcPr>
            <w:tcW w:w="86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0x3</w:t>
            </w:r>
          </w:p>
        </w:tc>
        <w:tc>
          <w:tcPr>
            <w:tcW w:w="5297"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cs="Arial"/>
        </w:rPr>
      </w:pPr>
      <w:r>
        <w:rPr>
          <w:rFonts w:cs="Arial"/>
        </w:rPr>
        <w:t xml:space="preserve"> </w:t>
      </w:r>
    </w:p>
    <w:p w:rsidR="00D10B75" w:rsidRDefault="00D10B75" w:rsidP="00D10B75">
      <w:pPr>
        <w:pStyle w:val="Heading4"/>
      </w:pPr>
      <w:r w:rsidRPr="00B9479B">
        <w:t>MD-REQ-128766/A-</w:t>
      </w:r>
      <w:proofErr w:type="spellStart"/>
      <w:r w:rsidRPr="00B9479B">
        <w:t>ApaScan_D_Stat</w:t>
      </w:r>
      <w:proofErr w:type="spellEnd"/>
    </w:p>
    <w:p w:rsidR="00D10B75" w:rsidRDefault="00D10B75">
      <w:pPr>
        <w:rPr>
          <w:rFonts w:cs="Arial"/>
        </w:rPr>
      </w:pPr>
      <w:r>
        <w:rPr>
          <w:rFonts w:cs="Arial"/>
        </w:rPr>
        <w:t>Message Type: Status</w:t>
      </w:r>
    </w:p>
    <w:p w:rsidR="00D10B75" w:rsidRDefault="00D10B75">
      <w:pPr>
        <w:rPr>
          <w:rFonts w:cs="Arial"/>
        </w:rPr>
      </w:pPr>
    </w:p>
    <w:p w:rsidR="00D10B75" w:rsidRDefault="00D10B75">
      <w:pPr>
        <w:rPr>
          <w:rFonts w:cs="Arial"/>
        </w:rPr>
      </w:pPr>
      <w:r>
        <w:rPr>
          <w:rFonts w:cs="Arial"/>
        </w:rPr>
        <w:t xml:space="preserve">This method is sent to the Active Park Assist Client from the Active Park Assist Server to communicate the APA system’s </w:t>
      </w:r>
      <w:r w:rsidRPr="0022169A">
        <w:rPr>
          <w:rFonts w:cs="Arial"/>
        </w:rPr>
        <w:t>pa</w:t>
      </w:r>
      <w:r>
        <w:rPr>
          <w:rFonts w:cs="Arial"/>
        </w:rPr>
        <w:t>rk slot scanning status.</w:t>
      </w: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62"/>
        <w:gridCol w:w="861"/>
        <w:gridCol w:w="5297"/>
      </w:tblGrid>
      <w:tr w:rsidR="00D10B75" w:rsidTr="00D10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662"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rPr>
            </w:pPr>
            <w:r>
              <w:rPr>
                <w:rFonts w:cs="Arial"/>
                <w:b/>
              </w:rPr>
              <w:t>Description</w:t>
            </w:r>
          </w:p>
        </w:tc>
      </w:tr>
      <w:tr w:rsidR="00D10B75" w:rsidTr="00D10B75">
        <w:trPr>
          <w:jc w:val="center"/>
        </w:trPr>
        <w:tc>
          <w:tcPr>
            <w:tcW w:w="1008"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 xml:space="preserve">Type </w:t>
            </w:r>
          </w:p>
        </w:tc>
        <w:tc>
          <w:tcPr>
            <w:tcW w:w="1662"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sidRPr="0022169A">
              <w:rPr>
                <w:rFonts w:cs="Arial"/>
              </w:rPr>
              <w:t xml:space="preserve">Communicates if parking </w:t>
            </w:r>
            <w:proofErr w:type="gramStart"/>
            <w:r w:rsidRPr="0022169A">
              <w:rPr>
                <w:rFonts w:cs="Arial"/>
              </w:rPr>
              <w:t>slot  is</w:t>
            </w:r>
            <w:proofErr w:type="gramEnd"/>
            <w:r w:rsidRPr="0022169A">
              <w:rPr>
                <w:rFonts w:cs="Arial"/>
              </w:rPr>
              <w:t xml:space="preserve"> found</w:t>
            </w:r>
            <w:r>
              <w:rPr>
                <w:rFonts w:cs="Arial"/>
              </w:rPr>
              <w:t xml:space="preserve"> / </w:t>
            </w:r>
            <w:r w:rsidRPr="0022169A">
              <w:rPr>
                <w:rFonts w:cs="Arial"/>
              </w:rPr>
              <w:t>ready</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0x0</w:t>
            </w:r>
          </w:p>
        </w:tc>
        <w:tc>
          <w:tcPr>
            <w:tcW w:w="5297" w:type="dxa"/>
            <w:tcBorders>
              <w:top w:val="nil"/>
              <w:left w:val="single" w:sz="4" w:space="0" w:color="auto"/>
              <w:bottom w:val="nil"/>
              <w:right w:val="single" w:sz="4" w:space="0" w:color="auto"/>
            </w:tcBorders>
          </w:tcPr>
          <w:p w:rsidR="00D10B75" w:rsidRDefault="00D10B75" w:rsidP="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NoParkSlot</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0x1</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ParkSlotFound</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0x2</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single" w:sz="4" w:space="0" w:color="auto"/>
              <w:right w:val="single" w:sz="4" w:space="0" w:color="auto"/>
            </w:tcBorders>
          </w:tcPr>
          <w:p w:rsidR="00D10B75" w:rsidRDefault="00D10B75">
            <w:pPr>
              <w:rPr>
                <w:rFonts w:cs="Arial"/>
              </w:rPr>
            </w:pPr>
          </w:p>
        </w:tc>
        <w:tc>
          <w:tcPr>
            <w:tcW w:w="166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ParkSlotReady</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cs="Arial"/>
        </w:rPr>
      </w:pPr>
      <w:r>
        <w:rPr>
          <w:rFonts w:cs="Arial"/>
        </w:rPr>
        <w:t xml:space="preserve"> </w:t>
      </w:r>
    </w:p>
    <w:p w:rsidR="00D10B75" w:rsidRDefault="00D10B75" w:rsidP="00D10B75">
      <w:pPr>
        <w:pStyle w:val="Heading4"/>
      </w:pPr>
      <w:r w:rsidRPr="00B9479B">
        <w:t>MD-REQ-128764/C-</w:t>
      </w:r>
      <w:proofErr w:type="spellStart"/>
      <w:r w:rsidRPr="00B9479B">
        <w:t>ApaLongCtl_D_RqDrv</w:t>
      </w:r>
      <w:proofErr w:type="spellEnd"/>
    </w:p>
    <w:p w:rsidR="00D10B75" w:rsidRDefault="00D10B75">
      <w:pPr>
        <w:rPr>
          <w:rFonts w:cs="Arial"/>
        </w:rPr>
      </w:pPr>
      <w:r>
        <w:rPr>
          <w:rFonts w:cs="Arial"/>
        </w:rPr>
        <w:t>Message Type: Request</w:t>
      </w:r>
    </w:p>
    <w:p w:rsidR="00D10B75" w:rsidRDefault="00D10B75">
      <w:pPr>
        <w:rPr>
          <w:rFonts w:cs="Arial"/>
        </w:rPr>
      </w:pPr>
    </w:p>
    <w:p w:rsidR="00D10B75" w:rsidRDefault="00D10B75">
      <w:pPr>
        <w:rPr>
          <w:rFonts w:cs="Arial"/>
        </w:rPr>
      </w:pPr>
      <w:r w:rsidRPr="002B1A0E">
        <w:rPr>
          <w:rFonts w:cs="Arial"/>
        </w:rPr>
        <w:t>This signal is used to tell the driver if the APA system expects them to stop the vehicle or drive forward or backward.</w:t>
      </w:r>
      <w:r>
        <w:rPr>
          <w:rFonts w:cs="Arial"/>
        </w:rPr>
        <w:t xml:space="preserve"> </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62"/>
        <w:gridCol w:w="816"/>
        <w:gridCol w:w="4341"/>
      </w:tblGrid>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762"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434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Description</w:t>
            </w:r>
          </w:p>
        </w:tc>
      </w:tr>
      <w:tr w:rsidR="00D10B75" w:rsidTr="00D10B75">
        <w:trPr>
          <w:jc w:val="center"/>
        </w:trPr>
        <w:tc>
          <w:tcPr>
            <w:tcW w:w="816"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Type</w:t>
            </w:r>
          </w:p>
        </w:tc>
        <w:tc>
          <w:tcPr>
            <w:tcW w:w="1762"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4341"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proofErr w:type="gramStart"/>
            <w:r w:rsidRPr="002B1A0E">
              <w:rPr>
                <w:rFonts w:cs="Arial"/>
              </w:rPr>
              <w:t>Stop ,</w:t>
            </w:r>
            <w:proofErr w:type="gramEnd"/>
            <w:r w:rsidRPr="002B1A0E">
              <w:rPr>
                <w:rFonts w:cs="Arial"/>
              </w:rPr>
              <w:t xml:space="preserve"> front, and back Maneuver commands to</w:t>
            </w: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Null</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0x0</w:t>
            </w:r>
          </w:p>
        </w:tc>
        <w:tc>
          <w:tcPr>
            <w:tcW w:w="4341" w:type="dxa"/>
            <w:tcBorders>
              <w:top w:val="nil"/>
              <w:left w:val="single" w:sz="4" w:space="0" w:color="auto"/>
              <w:bottom w:val="nil"/>
              <w:right w:val="single" w:sz="4" w:space="0" w:color="auto"/>
            </w:tcBorders>
          </w:tcPr>
          <w:p w:rsidR="00D10B75" w:rsidRDefault="00D10B75">
            <w:pPr>
              <w:rPr>
                <w:rFonts w:cs="Arial"/>
              </w:rPr>
            </w:pPr>
            <w:r w:rsidRPr="002B1A0E">
              <w:rPr>
                <w:rFonts w:cs="Arial"/>
              </w:rPr>
              <w:t>the driver</w:t>
            </w: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NoRequest</w:t>
            </w:r>
            <w:proofErr w:type="spellEnd"/>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0x1</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Stop</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0x2</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DriveForward</w:t>
            </w:r>
            <w:proofErr w:type="spellEnd"/>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0x3</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DriveBackward</w:t>
            </w:r>
            <w:proofErr w:type="spellEnd"/>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0x4</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ReleaseBrake</w:t>
            </w:r>
            <w:proofErr w:type="spellEnd"/>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0x5</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NotUsed2</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0x6</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NotUsed3</w:t>
            </w:r>
          </w:p>
        </w:tc>
        <w:tc>
          <w:tcPr>
            <w:tcW w:w="8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0x7</w:t>
            </w:r>
          </w:p>
        </w:tc>
        <w:tc>
          <w:tcPr>
            <w:tcW w:w="4341"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eastAsia="MS Mincho" w:cs="Arial"/>
        </w:rPr>
      </w:pPr>
    </w:p>
    <w:p w:rsidR="00D10B75" w:rsidRDefault="00D10B75" w:rsidP="00D10B75">
      <w:pPr>
        <w:pStyle w:val="Heading4"/>
      </w:pPr>
      <w:r w:rsidRPr="00B9479B">
        <w:t>MD-REQ-128763/B-</w:t>
      </w:r>
      <w:proofErr w:type="spellStart"/>
      <w:r w:rsidRPr="00B9479B">
        <w:t>ApaGearShif_D_RqDrv</w:t>
      </w:r>
      <w:proofErr w:type="spellEnd"/>
    </w:p>
    <w:p w:rsidR="00D10B75" w:rsidRDefault="00D10B75">
      <w:pPr>
        <w:rPr>
          <w:rFonts w:cs="Arial"/>
        </w:rPr>
      </w:pPr>
      <w:r>
        <w:rPr>
          <w:rFonts w:cs="Arial"/>
        </w:rPr>
        <w:t>Message Type: Request</w:t>
      </w:r>
    </w:p>
    <w:p w:rsidR="00D10B75" w:rsidRDefault="00D10B75">
      <w:pPr>
        <w:rPr>
          <w:rFonts w:cs="Arial"/>
        </w:rPr>
      </w:pPr>
    </w:p>
    <w:p w:rsidR="00D10B75" w:rsidRDefault="00D10B75">
      <w:pPr>
        <w:rPr>
          <w:rFonts w:cs="Arial"/>
        </w:rPr>
      </w:pPr>
      <w:r w:rsidRPr="004F47FA">
        <w:rPr>
          <w:rFonts w:cs="Arial"/>
        </w:rPr>
        <w:t>This signal is used to tell the driver what gear the APA system expects them to shift to.</w:t>
      </w:r>
      <w:r>
        <w:rPr>
          <w:rFonts w:cs="Arial"/>
        </w:rPr>
        <w:t xml:space="preserve"> </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62"/>
        <w:gridCol w:w="816"/>
        <w:gridCol w:w="4341"/>
      </w:tblGrid>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762"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434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Description</w:t>
            </w:r>
          </w:p>
        </w:tc>
      </w:tr>
      <w:tr w:rsidR="00D10B75" w:rsidTr="00D10B75">
        <w:trPr>
          <w:jc w:val="center"/>
        </w:trPr>
        <w:tc>
          <w:tcPr>
            <w:tcW w:w="816"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Type</w:t>
            </w:r>
          </w:p>
        </w:tc>
        <w:tc>
          <w:tcPr>
            <w:tcW w:w="1762"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4341"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sidRPr="004F47FA">
              <w:rPr>
                <w:rFonts w:cs="Arial"/>
              </w:rPr>
              <w:t>APA system gear shift request to the driver.</w:t>
            </w: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Null</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0x0</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NoRequest</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0x1</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ShiftToR</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0x2</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ShiftToD</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0x3</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ShiftToN</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0x4</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ShiftToP</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0x5</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NotUsed1</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0x6</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NotUSed2</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0x7</w:t>
            </w:r>
          </w:p>
        </w:tc>
        <w:tc>
          <w:tcPr>
            <w:tcW w:w="4341"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eastAsia="MS Mincho" w:cs="Arial"/>
        </w:rPr>
      </w:pPr>
    </w:p>
    <w:p w:rsidR="00D10B75" w:rsidRDefault="00D10B75" w:rsidP="00D10B75">
      <w:pPr>
        <w:pStyle w:val="Heading4"/>
      </w:pPr>
      <w:r w:rsidRPr="00B9479B">
        <w:t>MD-REQ-128771/A-</w:t>
      </w:r>
      <w:proofErr w:type="spellStart"/>
      <w:r w:rsidRPr="00B9479B">
        <w:t>ApaSteWhl_D_RqDrv</w:t>
      </w:r>
      <w:proofErr w:type="spellEnd"/>
    </w:p>
    <w:p w:rsidR="00D10B75" w:rsidRDefault="00D10B75">
      <w:pPr>
        <w:rPr>
          <w:rFonts w:cs="Arial"/>
        </w:rPr>
      </w:pPr>
      <w:r>
        <w:rPr>
          <w:rFonts w:cs="Arial"/>
        </w:rPr>
        <w:t>Message Type: Request</w:t>
      </w:r>
    </w:p>
    <w:p w:rsidR="00D10B75" w:rsidRDefault="00D10B75">
      <w:pPr>
        <w:rPr>
          <w:rFonts w:cs="Arial"/>
        </w:rPr>
      </w:pPr>
    </w:p>
    <w:p w:rsidR="00D10B75" w:rsidRDefault="00D10B75">
      <w:pPr>
        <w:rPr>
          <w:rFonts w:cs="Arial"/>
        </w:rPr>
      </w:pPr>
      <w:r>
        <w:rPr>
          <w:rFonts w:cs="Arial"/>
        </w:rPr>
        <w:t xml:space="preserve">This signal is sent to the Active Park Assist Client from the Active Park Assist Server as an </w:t>
      </w:r>
      <w:r w:rsidRPr="00DD2726">
        <w:rPr>
          <w:rFonts w:cs="Arial"/>
        </w:rPr>
        <w:t>APA system request to the driver for control of the</w:t>
      </w:r>
      <w:r>
        <w:rPr>
          <w:rFonts w:cs="Arial"/>
        </w:rPr>
        <w:t xml:space="preserve"> steering wheel.</w:t>
      </w: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51"/>
        <w:gridCol w:w="861"/>
        <w:gridCol w:w="5297"/>
      </w:tblGrid>
      <w:tr w:rsidR="00D10B75" w:rsidTr="00D10B75">
        <w:trPr>
          <w:jc w:val="center"/>
        </w:trPr>
        <w:tc>
          <w:tcPr>
            <w:tcW w:w="1008"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65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5297"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rPr>
            </w:pPr>
            <w:r>
              <w:rPr>
                <w:rFonts w:cs="Arial"/>
                <w:b/>
              </w:rPr>
              <w:t>Description</w:t>
            </w:r>
          </w:p>
        </w:tc>
      </w:tr>
      <w:tr w:rsidR="00D10B75" w:rsidTr="00D10B75">
        <w:trPr>
          <w:jc w:val="center"/>
        </w:trPr>
        <w:tc>
          <w:tcPr>
            <w:tcW w:w="1008"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 xml:space="preserve">Type </w:t>
            </w:r>
          </w:p>
        </w:tc>
        <w:tc>
          <w:tcPr>
            <w:tcW w:w="165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5297"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Pr>
                <w:rFonts w:cs="Arial"/>
              </w:rPr>
              <w:t>U</w:t>
            </w:r>
            <w:r w:rsidRPr="00DD2726">
              <w:rPr>
                <w:rFonts w:cs="Arial"/>
              </w:rPr>
              <w:t>sed to tell the driver if the APA system expects them to</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5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r>
              <w:rPr>
                <w:rFonts w:cs="Arial"/>
              </w:rPr>
              <w:t>Null</w:t>
            </w:r>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0x0</w:t>
            </w:r>
          </w:p>
        </w:tc>
        <w:tc>
          <w:tcPr>
            <w:tcW w:w="5297" w:type="dxa"/>
            <w:tcBorders>
              <w:top w:val="nil"/>
              <w:left w:val="single" w:sz="4" w:space="0" w:color="auto"/>
              <w:bottom w:val="nil"/>
              <w:right w:val="single" w:sz="4" w:space="0" w:color="auto"/>
            </w:tcBorders>
          </w:tcPr>
          <w:p w:rsidR="00D10B75" w:rsidRDefault="00D10B75" w:rsidP="00D10B75">
            <w:pPr>
              <w:rPr>
                <w:rFonts w:cs="Arial"/>
              </w:rPr>
            </w:pPr>
            <w:r w:rsidRPr="00DD2726">
              <w:rPr>
                <w:rFonts w:cs="Arial"/>
              </w:rPr>
              <w:t>let go of the steering wheel or take control</w:t>
            </w:r>
            <w:r>
              <w:rPr>
                <w:rFonts w:cs="Arial"/>
              </w:rPr>
              <w:t>.</w:t>
            </w: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5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NoRequest</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0x1</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nil"/>
              <w:right w:val="single" w:sz="4" w:space="0" w:color="auto"/>
            </w:tcBorders>
          </w:tcPr>
          <w:p w:rsidR="00D10B75" w:rsidRDefault="00D10B75">
            <w:pPr>
              <w:rPr>
                <w:rFonts w:cs="Arial"/>
              </w:rPr>
            </w:pPr>
          </w:p>
        </w:tc>
        <w:tc>
          <w:tcPr>
            <w:tcW w:w="165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RemoveHands</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0x2</w:t>
            </w:r>
          </w:p>
        </w:tc>
        <w:tc>
          <w:tcPr>
            <w:tcW w:w="5297"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1008" w:type="dxa"/>
            <w:tcBorders>
              <w:top w:val="nil"/>
              <w:left w:val="single" w:sz="4" w:space="0" w:color="auto"/>
              <w:bottom w:val="single" w:sz="4" w:space="0" w:color="auto"/>
              <w:right w:val="single" w:sz="4" w:space="0" w:color="auto"/>
            </w:tcBorders>
          </w:tcPr>
          <w:p w:rsidR="00D10B75" w:rsidRDefault="00D10B75">
            <w:pPr>
              <w:rPr>
                <w:rFonts w:cs="Arial"/>
              </w:rPr>
            </w:pPr>
          </w:p>
        </w:tc>
        <w:tc>
          <w:tcPr>
            <w:tcW w:w="165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rPr>
            </w:pPr>
            <w:proofErr w:type="spellStart"/>
            <w:r>
              <w:rPr>
                <w:rFonts w:cs="Arial"/>
              </w:rPr>
              <w:t>TakeControl</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0x3</w:t>
            </w:r>
          </w:p>
        </w:tc>
        <w:tc>
          <w:tcPr>
            <w:tcW w:w="5297"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cs="Arial"/>
        </w:rPr>
      </w:pPr>
      <w:r>
        <w:rPr>
          <w:rFonts w:cs="Arial"/>
        </w:rPr>
        <w:t xml:space="preserve"> </w:t>
      </w:r>
    </w:p>
    <w:p w:rsidR="00D10B75" w:rsidRDefault="00D10B75" w:rsidP="00D10B75">
      <w:pPr>
        <w:pStyle w:val="Heading4"/>
      </w:pPr>
      <w:r w:rsidRPr="00B9479B">
        <w:t>MD-REQ-128712/D-</w:t>
      </w:r>
      <w:proofErr w:type="spellStart"/>
      <w:r w:rsidRPr="00B9479B">
        <w:t>ApaAcsy_D_RqDrv</w:t>
      </w:r>
      <w:proofErr w:type="spellEnd"/>
    </w:p>
    <w:p w:rsidR="00D10B75" w:rsidRDefault="00D10B75">
      <w:pPr>
        <w:rPr>
          <w:rFonts w:cs="Arial"/>
        </w:rPr>
      </w:pPr>
      <w:r>
        <w:rPr>
          <w:rFonts w:cs="Arial"/>
        </w:rPr>
        <w:t>Message Type: Request</w:t>
      </w:r>
    </w:p>
    <w:p w:rsidR="00D10B75" w:rsidRDefault="00D10B75">
      <w:pPr>
        <w:rPr>
          <w:rFonts w:cs="Arial"/>
        </w:rPr>
      </w:pPr>
    </w:p>
    <w:p w:rsidR="00D10B75" w:rsidRDefault="00D10B75">
      <w:pPr>
        <w:rPr>
          <w:rFonts w:cs="Arial"/>
        </w:rPr>
      </w:pPr>
      <w:r w:rsidRPr="00701591">
        <w:rPr>
          <w:rFonts w:cs="Arial"/>
        </w:rPr>
        <w:t xml:space="preserve">This </w:t>
      </w:r>
      <w:r>
        <w:rPr>
          <w:rFonts w:cs="Arial"/>
        </w:rPr>
        <w:t>signal is used to</w:t>
      </w:r>
      <w:r w:rsidRPr="00701591">
        <w:rPr>
          <w:rFonts w:cs="Arial"/>
        </w:rPr>
        <w:t xml:space="preserve"> communicates various APA system requests to the </w:t>
      </w:r>
      <w:proofErr w:type="gramStart"/>
      <w:r w:rsidRPr="00701591">
        <w:rPr>
          <w:rFonts w:cs="Arial"/>
        </w:rPr>
        <w:t>driver.</w:t>
      </w:r>
      <w:r>
        <w:rPr>
          <w:rFonts w:cs="Arial"/>
        </w:rPr>
        <w:t>.</w:t>
      </w:r>
      <w:proofErr w:type="gramEnd"/>
      <w:r>
        <w:rPr>
          <w:rFonts w:cs="Arial"/>
        </w:rPr>
        <w:t xml:space="preserve"> </w:t>
      </w:r>
    </w:p>
    <w:p w:rsidR="00D10B75" w:rsidRDefault="00D10B75">
      <w:pPr>
        <w:rPr>
          <w:rFonts w:cs="Arial"/>
        </w:rPr>
      </w:pPr>
    </w:p>
    <w:p w:rsidR="00D10B75" w:rsidRDefault="00D10B75">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62"/>
        <w:gridCol w:w="816"/>
        <w:gridCol w:w="4341"/>
      </w:tblGrid>
      <w:tr w:rsidR="00D10B75" w:rsidTr="00D10B75">
        <w:trPr>
          <w:jc w:val="center"/>
        </w:trPr>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Name</w:t>
            </w:r>
          </w:p>
        </w:tc>
        <w:tc>
          <w:tcPr>
            <w:tcW w:w="1762"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Value</w:t>
            </w:r>
          </w:p>
        </w:tc>
        <w:tc>
          <w:tcPr>
            <w:tcW w:w="4341" w:type="dxa"/>
            <w:tcBorders>
              <w:top w:val="single" w:sz="4" w:space="0" w:color="auto"/>
              <w:left w:val="single" w:sz="4" w:space="0" w:color="auto"/>
              <w:bottom w:val="single" w:sz="4" w:space="0" w:color="auto"/>
              <w:right w:val="single" w:sz="4" w:space="0" w:color="auto"/>
            </w:tcBorders>
            <w:shd w:val="clear" w:color="auto" w:fill="8DB4E3"/>
            <w:hideMark/>
          </w:tcPr>
          <w:p w:rsidR="00D10B75" w:rsidRDefault="00D10B75">
            <w:pPr>
              <w:rPr>
                <w:rFonts w:cs="Arial"/>
                <w:b/>
              </w:rPr>
            </w:pPr>
            <w:r>
              <w:rPr>
                <w:rFonts w:cs="Arial"/>
                <w:b/>
              </w:rPr>
              <w:t>Description</w:t>
            </w:r>
          </w:p>
        </w:tc>
      </w:tr>
      <w:tr w:rsidR="00D10B75" w:rsidTr="00D10B75">
        <w:trPr>
          <w:jc w:val="center"/>
        </w:trPr>
        <w:tc>
          <w:tcPr>
            <w:tcW w:w="816" w:type="dxa"/>
            <w:tcBorders>
              <w:top w:val="single" w:sz="4" w:space="0" w:color="auto"/>
              <w:left w:val="single" w:sz="4" w:space="0" w:color="auto"/>
              <w:bottom w:val="nil"/>
              <w:right w:val="single" w:sz="4" w:space="0" w:color="auto"/>
            </w:tcBorders>
            <w:hideMark/>
          </w:tcPr>
          <w:p w:rsidR="00D10B75" w:rsidRDefault="00D10B75">
            <w:pPr>
              <w:rPr>
                <w:rFonts w:cs="Arial"/>
              </w:rPr>
            </w:pPr>
            <w:r>
              <w:rPr>
                <w:rFonts w:cs="Arial"/>
              </w:rPr>
              <w:t>Type</w:t>
            </w:r>
          </w:p>
        </w:tc>
        <w:tc>
          <w:tcPr>
            <w:tcW w:w="1762"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w:t>
            </w:r>
          </w:p>
        </w:tc>
        <w:tc>
          <w:tcPr>
            <w:tcW w:w="4341" w:type="dxa"/>
            <w:tcBorders>
              <w:top w:val="single" w:sz="4" w:space="0" w:color="auto"/>
              <w:left w:val="single" w:sz="4" w:space="0" w:color="auto"/>
              <w:bottom w:val="nil"/>
              <w:right w:val="single" w:sz="4" w:space="0" w:color="auto"/>
            </w:tcBorders>
            <w:hideMark/>
          </w:tcPr>
          <w:p w:rsidR="00D10B75" w:rsidRDefault="00D10B75" w:rsidP="00D10B75">
            <w:pPr>
              <w:rPr>
                <w:rFonts w:cs="Arial"/>
              </w:rPr>
            </w:pPr>
            <w:r>
              <w:rPr>
                <w:rFonts w:cs="Arial"/>
              </w:rPr>
              <w:t>S</w:t>
            </w:r>
            <w:r w:rsidRPr="00701591">
              <w:rPr>
                <w:rFonts w:cs="Arial"/>
              </w:rPr>
              <w:t xml:space="preserve">ignal is used to inform the driver of </w:t>
            </w: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r>
              <w:rPr>
                <w:rFonts w:cs="Arial"/>
                <w:color w:val="000000"/>
              </w:rPr>
              <w:t>Null</w:t>
            </w:r>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0x0</w:t>
            </w:r>
          </w:p>
        </w:tc>
        <w:tc>
          <w:tcPr>
            <w:tcW w:w="4341" w:type="dxa"/>
            <w:tcBorders>
              <w:top w:val="nil"/>
              <w:left w:val="single" w:sz="4" w:space="0" w:color="auto"/>
              <w:bottom w:val="nil"/>
              <w:right w:val="single" w:sz="4" w:space="0" w:color="auto"/>
            </w:tcBorders>
          </w:tcPr>
          <w:p w:rsidR="00D10B75" w:rsidRDefault="00D10B75">
            <w:pPr>
              <w:rPr>
                <w:rFonts w:cs="Arial"/>
              </w:rPr>
            </w:pPr>
            <w:r w:rsidRPr="00701591">
              <w:rPr>
                <w:rFonts w:cs="Arial"/>
              </w:rPr>
              <w:t>"accessory" APA system requests</w:t>
            </w: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NoRequest</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0x1</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SelectSide</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0x2</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PressApaButton</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0x3</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CheckForObject</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0x4</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SelectSideLeft</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0x5</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nil"/>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SelectSideRight</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0x6</w:t>
            </w:r>
          </w:p>
        </w:tc>
        <w:tc>
          <w:tcPr>
            <w:tcW w:w="4341" w:type="dxa"/>
            <w:tcBorders>
              <w:top w:val="nil"/>
              <w:left w:val="single" w:sz="4" w:space="0" w:color="auto"/>
              <w:bottom w:val="nil"/>
              <w:right w:val="single" w:sz="4" w:space="0" w:color="auto"/>
            </w:tcBorders>
          </w:tcPr>
          <w:p w:rsidR="00D10B75" w:rsidRDefault="00D10B75">
            <w:pPr>
              <w:rPr>
                <w:rFonts w:cs="Arial"/>
              </w:rPr>
            </w:pPr>
          </w:p>
        </w:tc>
      </w:tr>
      <w:tr w:rsidR="00D10B75" w:rsidTr="00D10B75">
        <w:trPr>
          <w:jc w:val="center"/>
        </w:trPr>
        <w:tc>
          <w:tcPr>
            <w:tcW w:w="816" w:type="dxa"/>
            <w:tcBorders>
              <w:top w:val="nil"/>
              <w:left w:val="single" w:sz="4" w:space="0" w:color="auto"/>
              <w:bottom w:val="single" w:sz="4" w:space="0" w:color="auto"/>
              <w:right w:val="single" w:sz="4" w:space="0" w:color="auto"/>
            </w:tcBorders>
          </w:tcPr>
          <w:p w:rsidR="00D10B75" w:rsidRDefault="00D10B75">
            <w:pPr>
              <w:rPr>
                <w:rFonts w:cs="Arial"/>
              </w:rPr>
            </w:pPr>
          </w:p>
        </w:tc>
        <w:tc>
          <w:tcPr>
            <w:tcW w:w="17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color w:val="000000"/>
              </w:rPr>
            </w:pPr>
            <w:proofErr w:type="spellStart"/>
            <w:r>
              <w:rPr>
                <w:rFonts w:cs="Arial"/>
                <w:color w:val="000000"/>
              </w:rPr>
              <w:t>CloseDoor</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rPr>
            </w:pPr>
            <w:r>
              <w:rPr>
                <w:rFonts w:cs="Arial"/>
              </w:rPr>
              <w:t>0x7</w:t>
            </w:r>
          </w:p>
        </w:tc>
        <w:tc>
          <w:tcPr>
            <w:tcW w:w="4341" w:type="dxa"/>
            <w:tcBorders>
              <w:top w:val="nil"/>
              <w:left w:val="single" w:sz="4" w:space="0" w:color="auto"/>
              <w:bottom w:val="single" w:sz="4" w:space="0" w:color="auto"/>
              <w:right w:val="single" w:sz="4" w:space="0" w:color="auto"/>
            </w:tcBorders>
          </w:tcPr>
          <w:p w:rsidR="00D10B75" w:rsidRDefault="00D10B75">
            <w:pPr>
              <w:rPr>
                <w:rFonts w:cs="Arial"/>
              </w:rPr>
            </w:pPr>
          </w:p>
        </w:tc>
      </w:tr>
    </w:tbl>
    <w:p w:rsidR="00D10B75" w:rsidRDefault="00D10B75">
      <w:pPr>
        <w:rPr>
          <w:rFonts w:eastAsia="MS Mincho" w:cs="Arial"/>
        </w:rPr>
      </w:pPr>
    </w:p>
    <w:p w:rsidR="00D10B75" w:rsidRDefault="00D10B75" w:rsidP="00D10B75">
      <w:pPr>
        <w:pStyle w:val="Heading1"/>
      </w:pPr>
      <w:bookmarkStart w:id="9" w:name="_Toc22284763"/>
      <w:r>
        <w:lastRenderedPageBreak/>
        <w:t>General Requirements</w:t>
      </w:r>
      <w:bookmarkEnd w:id="9"/>
    </w:p>
    <w:p w:rsidR="00D10B75" w:rsidRDefault="00D10B75" w:rsidP="00D10B75">
      <w:pPr>
        <w:pStyle w:val="Heading2"/>
      </w:pPr>
      <w:bookmarkStart w:id="10" w:name="_Toc22284764"/>
      <w:r>
        <w:t>General Signal Interface</w:t>
      </w:r>
      <w:bookmarkEnd w:id="10"/>
    </w:p>
    <w:p w:rsidR="00D10B75" w:rsidRPr="00D10B75" w:rsidRDefault="00D10B75" w:rsidP="00D10B75">
      <w:pPr>
        <w:pStyle w:val="Heading3"/>
        <w:rPr>
          <w:b w:val="0"/>
          <w:u w:val="single"/>
        </w:rPr>
      </w:pPr>
      <w:bookmarkStart w:id="11" w:name="_Toc22284765"/>
      <w:r w:rsidRPr="00D10B75">
        <w:rPr>
          <w:b w:val="0"/>
          <w:u w:val="single"/>
        </w:rPr>
        <w:t>CAMERA-FUR-REQ-130570/B-General Signal Interface 1</w:t>
      </w:r>
      <w:bookmarkEnd w:id="11"/>
    </w:p>
    <w:p w:rsidR="00D10B75" w:rsidRDefault="00D10B75" w:rsidP="00D10B75">
      <w:r>
        <w:t>Any signals received or sent as part of a message defined by the CMDB but NOT listed in the following requirements shall be disregarded by the infotainment display system.</w:t>
      </w:r>
    </w:p>
    <w:p w:rsidR="00D10B75" w:rsidRDefault="00D10B75" w:rsidP="00D10B75">
      <w:r>
        <w:t>Note:</w:t>
      </w:r>
    </w:p>
    <w:p w:rsidR="00D10B75" w:rsidRDefault="00D10B75" w:rsidP="00D10B75">
      <w:r>
        <w:t>Examples: At the time of release of this document, the signals [</w:t>
      </w:r>
      <w:proofErr w:type="spellStart"/>
      <w:r>
        <w:t>PrkAidSnsRlSide_D_Stat</w:t>
      </w:r>
      <w:proofErr w:type="spellEnd"/>
      <w:r>
        <w:t>] and [</w:t>
      </w:r>
      <w:proofErr w:type="spellStart"/>
      <w:r>
        <w:t>PrkAidSnsRrSide_D_Stat</w:t>
      </w:r>
      <w:proofErr w:type="spellEnd"/>
      <w:r>
        <w:t>] are not functionally supported by the PAM for any configuration.  They are, however, included in the message ParkAid_Aud_Warn_Stat2 which is sent out by the PAM.  Similarly, the signals [</w:t>
      </w:r>
      <w:proofErr w:type="spellStart"/>
      <w:r>
        <w:t>PrkAidFront_D_Stat</w:t>
      </w:r>
      <w:proofErr w:type="spellEnd"/>
      <w:r>
        <w:t>] and [</w:t>
      </w:r>
      <w:proofErr w:type="spellStart"/>
      <w:r>
        <w:t>PrkAidFront_D_RqDrv</w:t>
      </w:r>
      <w:proofErr w:type="spellEnd"/>
      <w:r>
        <w:t>] need not be supported by the cluster even if they are still sent by the PAM with messages ParkAid_Aud_Warn_Stat2 and Cluster_Info4_HS1 (see Y2013_CGEA1.3_CMDB_v13.09_Export).</w:t>
      </w:r>
    </w:p>
    <w:p w:rsidR="00D10B75" w:rsidRPr="00CC2527" w:rsidRDefault="00D10B75" w:rsidP="00D10B75"/>
    <w:p w:rsidR="00D10B75" w:rsidRPr="00D10B75" w:rsidRDefault="00D10B75" w:rsidP="00D10B75">
      <w:pPr>
        <w:pStyle w:val="Heading3"/>
        <w:rPr>
          <w:b w:val="0"/>
          <w:u w:val="single"/>
        </w:rPr>
      </w:pPr>
      <w:bookmarkStart w:id="12" w:name="_Toc22284766"/>
      <w:r w:rsidRPr="00D10B75">
        <w:rPr>
          <w:b w:val="0"/>
          <w:u w:val="single"/>
        </w:rPr>
        <w:t>CAMERA-FUR-REQ-130571/B-General Signal Interface 2</w:t>
      </w:r>
      <w:bookmarkEnd w:id="12"/>
    </w:p>
    <w:p w:rsidR="00D10B75" w:rsidRDefault="00D10B75" w:rsidP="00D10B75">
      <w:r>
        <w:t>If the infotainment display is not a direct receiver of the signals described in this section, the signals shall be transmitted by a gateway module.  While uncommon, some gateways may change the signal names; the infotainment display shall map the signals accordingly.</w:t>
      </w:r>
    </w:p>
    <w:p w:rsidR="00D10B75" w:rsidRDefault="00D10B75" w:rsidP="00D10B75">
      <w:r>
        <w:t>Note:</w:t>
      </w:r>
    </w:p>
    <w:p w:rsidR="00D10B75" w:rsidRDefault="00D10B75" w:rsidP="00D10B75">
      <w:r>
        <w:t>In general, gateway specifications are beyond the scope of this document.  In case signal names are changed by the gateway, the gateway spec owner shall respect the requirements of this specification.</w:t>
      </w:r>
    </w:p>
    <w:p w:rsidR="00D10B75" w:rsidRPr="00336B5C" w:rsidRDefault="00D10B75" w:rsidP="00D10B75"/>
    <w:p w:rsidR="00D10B75" w:rsidRPr="00D10B75" w:rsidRDefault="00D10B75" w:rsidP="00D10B75">
      <w:pPr>
        <w:pStyle w:val="Heading3"/>
        <w:rPr>
          <w:b w:val="0"/>
          <w:u w:val="single"/>
        </w:rPr>
      </w:pPr>
      <w:bookmarkStart w:id="13" w:name="_Toc22284767"/>
      <w:r w:rsidRPr="00D10B75">
        <w:rPr>
          <w:b w:val="0"/>
          <w:u w:val="single"/>
        </w:rPr>
        <w:t>CAMERA-FUR-REQ-157189/B-General Signal Interface 3</w:t>
      </w:r>
      <w:bookmarkEnd w:id="13"/>
    </w:p>
    <w:p w:rsidR="00D10B75" w:rsidRDefault="00D10B75" w:rsidP="00D10B75">
      <w:r>
        <w:t>Unless otherwise specified, the Infotainment ECU shall respond to a signal state change by updating the display within 100ms of receipt.</w:t>
      </w:r>
    </w:p>
    <w:p w:rsidR="00D10B75" w:rsidRDefault="00D10B75" w:rsidP="00D10B75"/>
    <w:p w:rsidR="00D10B75" w:rsidRDefault="00D10B75" w:rsidP="00D10B75">
      <w:r>
        <w:t xml:space="preserve">Note: </w:t>
      </w:r>
      <w:r w:rsidRPr="00AB5861">
        <w:t>If the display system is in process of showing “non-functional” startup screens but functionally fully initialized and receives APA, BPA or camera requests other than “off” or “initialize” (so any of the features requests a screen), the display system shall show the requested screen.</w:t>
      </w:r>
      <w:r>
        <w:t xml:space="preserve"> This is so that interruption of any screen animations is consistent across features.</w:t>
      </w:r>
    </w:p>
    <w:p w:rsidR="00D10B75" w:rsidRDefault="00D10B75" w:rsidP="00D10B75">
      <w:pPr>
        <w:pStyle w:val="Heading2"/>
      </w:pPr>
      <w:bookmarkStart w:id="14" w:name="_Toc22284768"/>
      <w:r>
        <w:t>Graphical Position Definition</w:t>
      </w:r>
      <w:bookmarkEnd w:id="14"/>
    </w:p>
    <w:p w:rsidR="00D10B75" w:rsidRPr="00D10B75" w:rsidRDefault="00D10B75" w:rsidP="00D10B75">
      <w:pPr>
        <w:pStyle w:val="Heading3"/>
        <w:rPr>
          <w:b w:val="0"/>
          <w:u w:val="single"/>
        </w:rPr>
      </w:pPr>
      <w:bookmarkStart w:id="15" w:name="_Toc22284769"/>
      <w:r w:rsidRPr="00D10B75">
        <w:rPr>
          <w:b w:val="0"/>
          <w:u w:val="single"/>
        </w:rPr>
        <w:t>CAMERA-FUR-REQ-130574/B-Infotainment Graphical Position Definition 1</w:t>
      </w:r>
      <w:bookmarkEnd w:id="15"/>
    </w:p>
    <w:p w:rsidR="00D10B75" w:rsidRDefault="00D10B75" w:rsidP="00D10B75">
      <w:r>
        <w:t>The HMI system shall provide graphics with fixed assignments for each dedicated display area per HMI program-specific graphical specifications.</w:t>
      </w:r>
    </w:p>
    <w:p w:rsidR="00D10B75" w:rsidRPr="00D10B75" w:rsidRDefault="00D10B75" w:rsidP="00D10B75">
      <w:pPr>
        <w:pStyle w:val="Heading3"/>
        <w:rPr>
          <w:b w:val="0"/>
          <w:u w:val="single"/>
        </w:rPr>
      </w:pPr>
      <w:bookmarkStart w:id="16" w:name="_Toc22284770"/>
      <w:r w:rsidRPr="00D10B75">
        <w:rPr>
          <w:b w:val="0"/>
          <w:u w:val="single"/>
        </w:rPr>
        <w:t>CAMERA-FUR-REQ-130575/B-Infotainment Graphical Position Definition 2</w:t>
      </w:r>
      <w:bookmarkEnd w:id="16"/>
    </w:p>
    <w:p w:rsidR="00D10B75" w:rsidRDefault="00D10B75" w:rsidP="00D10B75">
      <w:r>
        <w:t>The infotainment system shall only show sectors/ execute the below requirements if a screen has been requested as per the HMI arbitration defined in this specification.</w:t>
      </w:r>
    </w:p>
    <w:p w:rsidR="00D10B75" w:rsidRPr="00D10B75" w:rsidRDefault="00D10B75" w:rsidP="00D10B75">
      <w:pPr>
        <w:pStyle w:val="Heading3"/>
        <w:rPr>
          <w:b w:val="0"/>
          <w:u w:val="single"/>
        </w:rPr>
      </w:pPr>
      <w:bookmarkStart w:id="17" w:name="_Toc22284771"/>
      <w:r w:rsidRPr="00D10B75">
        <w:rPr>
          <w:b w:val="0"/>
          <w:u w:val="single"/>
        </w:rPr>
        <w:t>CAMERA-FUR-REQ-130576/B-Infotainment Graphical Position Definition 3</w:t>
      </w:r>
      <w:bookmarkEnd w:id="17"/>
    </w:p>
    <w:p w:rsidR="00D10B75" w:rsidRDefault="00D10B75" w:rsidP="00D10B75">
      <w:pPr>
        <w:spacing w:before="40" w:after="40"/>
      </w:pPr>
      <w:r>
        <w:t>Specific graphical display locations and content per program shall be provided by HMI and concurred upon by VE and E/ESE Parking Assistance Engineering.</w:t>
      </w:r>
    </w:p>
    <w:p w:rsidR="00D10B75" w:rsidRDefault="00D10B75" w:rsidP="00D10B75">
      <w:pPr>
        <w:spacing w:before="40" w:after="40"/>
      </w:pPr>
      <w:r>
        <w:rPr>
          <w:b/>
        </w:rPr>
        <w:t>Note:</w:t>
      </w:r>
    </w:p>
    <w:p w:rsidR="00D10B75" w:rsidRDefault="00D10B75" w:rsidP="00D10B75">
      <w:r>
        <w:t xml:space="preserve">The above requirement means that the graphical examples provided in this specification are for functional direction only and are </w:t>
      </w:r>
      <w:r>
        <w:rPr>
          <w:u w:val="single"/>
        </w:rPr>
        <w:t>not</w:t>
      </w:r>
      <w:r>
        <w:t xml:space="preserve"> to be implemented exactly as they have been drawn herein.</w:t>
      </w:r>
    </w:p>
    <w:p w:rsidR="00D10B75" w:rsidRPr="00D10B75" w:rsidRDefault="00D10B75" w:rsidP="00D10B75">
      <w:pPr>
        <w:pStyle w:val="Heading3"/>
        <w:rPr>
          <w:b w:val="0"/>
          <w:u w:val="single"/>
        </w:rPr>
      </w:pPr>
      <w:bookmarkStart w:id="18" w:name="_Toc22284772"/>
      <w:r w:rsidRPr="00D10B75">
        <w:rPr>
          <w:b w:val="0"/>
          <w:u w:val="single"/>
        </w:rPr>
        <w:t>CAMERA-FUR-REQ-130577/B-Infotainment Graphical Position Definition 4</w:t>
      </w:r>
      <w:bookmarkEnd w:id="18"/>
    </w:p>
    <w:p w:rsidR="00D10B75" w:rsidRDefault="00D10B75" w:rsidP="00D10B75">
      <w:r>
        <w:t xml:space="preserve">All defined graphics shall always be supported. Should HMI deem a </w:t>
      </w:r>
      <w:proofErr w:type="gramStart"/>
      <w:r>
        <w:t>particular graphic</w:t>
      </w:r>
      <w:proofErr w:type="gramEnd"/>
      <w:r>
        <w:t xml:space="preserve"> not applicable, it shall achieve this appearance by defining the various states of that graphic as identical to the background.</w:t>
      </w:r>
    </w:p>
    <w:p w:rsidR="00D10B75" w:rsidRDefault="00D10B75" w:rsidP="00D10B75">
      <w:pPr>
        <w:pStyle w:val="Heading2"/>
      </w:pPr>
      <w:bookmarkStart w:id="19" w:name="_Toc22284773"/>
      <w:r>
        <w:lastRenderedPageBreak/>
        <w:t>Active Park Assist Graphical Requirements</w:t>
      </w:r>
      <w:bookmarkEnd w:id="19"/>
    </w:p>
    <w:p w:rsidR="00D10B75" w:rsidRPr="00D10B75" w:rsidRDefault="00D10B75" w:rsidP="00D10B75">
      <w:pPr>
        <w:pStyle w:val="Heading3"/>
        <w:rPr>
          <w:b w:val="0"/>
          <w:u w:val="single"/>
        </w:rPr>
      </w:pPr>
      <w:bookmarkStart w:id="20" w:name="_Toc400956106"/>
      <w:bookmarkStart w:id="21" w:name="_Toc22284774"/>
      <w:r w:rsidRPr="00D10B75">
        <w:rPr>
          <w:b w:val="0"/>
          <w:u w:val="single"/>
        </w:rPr>
        <w:t>CAMERA-FUR-REQ-130444/F-Active Park Assist Graphical Layout</w:t>
      </w:r>
      <w:bookmarkEnd w:id="21"/>
    </w:p>
    <w:p w:rsidR="00D10B75" w:rsidRDefault="00D10B75" w:rsidP="00D10B75">
      <w:pPr>
        <w:jc w:val="center"/>
      </w:pPr>
      <w:r>
        <w:t>Actual HMI graphics will be application specific</w:t>
      </w:r>
      <w:bookmarkEnd w:id="20"/>
      <w:r>
        <w:t>.</w:t>
      </w:r>
    </w:p>
    <w:p w:rsidR="00D10B75" w:rsidRDefault="00D10B75" w:rsidP="00D10B75">
      <w:pPr>
        <w:jc w:val="center"/>
      </w:pPr>
    </w:p>
    <w:p w:rsidR="00D10B75" w:rsidRDefault="00D10B75" w:rsidP="00D10B75">
      <w:pPr>
        <w:jc w:val="center"/>
      </w:pPr>
      <w:r>
        <w:t>Reference latest HMI specification “H36m APACSI” for graphical positional layout.</w:t>
      </w:r>
    </w:p>
    <w:p w:rsidR="00D10B75" w:rsidRPr="00D10B75" w:rsidRDefault="00D10B75" w:rsidP="00D10B75">
      <w:pPr>
        <w:pStyle w:val="Heading3"/>
        <w:rPr>
          <w:b w:val="0"/>
          <w:u w:val="single"/>
        </w:rPr>
      </w:pPr>
      <w:bookmarkStart w:id="22" w:name="_Toc22284775"/>
      <w:r w:rsidRPr="00D10B75">
        <w:rPr>
          <w:b w:val="0"/>
          <w:u w:val="single"/>
        </w:rPr>
        <w:t>CAMERA-FUR-REQ-131003/B-Active Park Assist Graphical Requirements - 1</w:t>
      </w:r>
      <w:bookmarkEnd w:id="22"/>
    </w:p>
    <w:p w:rsidR="00D10B75" w:rsidRDefault="00D10B75" w:rsidP="00D10B75">
      <w:r>
        <w:t>The APA screen content shall be developed in close cooperation between the APA function owner, HMI and VE.</w:t>
      </w:r>
    </w:p>
    <w:p w:rsidR="00D10B75" w:rsidRPr="00D10B75" w:rsidRDefault="00D10B75" w:rsidP="00D10B75">
      <w:pPr>
        <w:pStyle w:val="Heading3"/>
        <w:rPr>
          <w:b w:val="0"/>
          <w:u w:val="single"/>
        </w:rPr>
      </w:pPr>
      <w:bookmarkStart w:id="23" w:name="_Toc22284776"/>
      <w:r w:rsidRPr="00D10B75">
        <w:rPr>
          <w:b w:val="0"/>
          <w:u w:val="single"/>
        </w:rPr>
        <w:t>CAMERA-FUR-REQ-131004/B-Active Park Assist Graphical Requirements - 2</w:t>
      </w:r>
      <w:bookmarkEnd w:id="23"/>
    </w:p>
    <w:p w:rsidR="00D10B75" w:rsidRDefault="00D10B75" w:rsidP="00D10B75">
      <w:r>
        <w:t>The HMI team shall design the APA screens such that they reflect the detailed instructions that the driver must follow.</w:t>
      </w:r>
    </w:p>
    <w:p w:rsidR="00D10B75" w:rsidRPr="00D10B75" w:rsidRDefault="00D10B75" w:rsidP="00D10B75">
      <w:pPr>
        <w:pStyle w:val="Heading3"/>
        <w:rPr>
          <w:b w:val="0"/>
          <w:u w:val="single"/>
        </w:rPr>
      </w:pPr>
      <w:bookmarkStart w:id="24" w:name="_Toc22284777"/>
      <w:r w:rsidRPr="00D10B75">
        <w:rPr>
          <w:b w:val="0"/>
          <w:u w:val="single"/>
        </w:rPr>
        <w:t>CAMERA-FUR-REQ-131005/C-Active Park Assist Graphical Requirements - 3</w:t>
      </w:r>
      <w:bookmarkEnd w:id="24"/>
    </w:p>
    <w:p w:rsidR="00D10B75" w:rsidRDefault="00D10B75" w:rsidP="00D10B75">
      <w:r>
        <w:t>The HMI system screen designer shall meet the functional direction of this interface specification (e.g. a graphic shall be provided for each functional block) however the actual graphic and its position shall be placed per HMI direction.</w:t>
      </w:r>
    </w:p>
    <w:p w:rsidR="00D10B75" w:rsidRPr="003A3C57" w:rsidRDefault="00D10B75" w:rsidP="00D10B75"/>
    <w:p w:rsidR="00D10B75" w:rsidRPr="00D10B75" w:rsidRDefault="00D10B75" w:rsidP="00D10B75">
      <w:pPr>
        <w:pStyle w:val="Heading3"/>
        <w:rPr>
          <w:b w:val="0"/>
          <w:u w:val="single"/>
        </w:rPr>
      </w:pPr>
      <w:bookmarkStart w:id="25" w:name="_Toc22284778"/>
      <w:r w:rsidRPr="00D10B75">
        <w:rPr>
          <w:b w:val="0"/>
          <w:u w:val="single"/>
        </w:rPr>
        <w:t>CAMERA-FUR-REQ-131006/B-Active Park Assist Graphical Requirements - 4</w:t>
      </w:r>
      <w:bookmarkEnd w:id="25"/>
    </w:p>
    <w:p w:rsidR="00D10B75" w:rsidRDefault="00D10B75" w:rsidP="00D10B75">
      <w:r>
        <w:t xml:space="preserve">It is acceptable for the HMI design to overlap </w:t>
      </w:r>
      <w:proofErr w:type="spellStart"/>
      <w:r>
        <w:t>positionals</w:t>
      </w:r>
      <w:proofErr w:type="spellEnd"/>
      <w:r>
        <w:t xml:space="preserve"> as deemed necessary per HMI direction. Should this be required, all overlaps shall be reviewed with parking assistance engineering to ensure proper foreground/background priority has been assigned to the overlapping </w:t>
      </w:r>
      <w:proofErr w:type="spellStart"/>
      <w:r>
        <w:t>positionals</w:t>
      </w:r>
      <w:proofErr w:type="spellEnd"/>
      <w:r>
        <w:t>.</w:t>
      </w:r>
    </w:p>
    <w:p w:rsidR="00D10B75" w:rsidRPr="00F4453B" w:rsidRDefault="00D10B75" w:rsidP="00D10B75"/>
    <w:p w:rsidR="00D10B75" w:rsidRPr="00D10B75" w:rsidRDefault="00D10B75" w:rsidP="00D10B75">
      <w:pPr>
        <w:pStyle w:val="Heading3"/>
        <w:rPr>
          <w:b w:val="0"/>
          <w:u w:val="single"/>
        </w:rPr>
      </w:pPr>
      <w:bookmarkStart w:id="26" w:name="_Toc22284779"/>
      <w:r w:rsidRPr="00D10B75">
        <w:rPr>
          <w:b w:val="0"/>
          <w:u w:val="single"/>
        </w:rPr>
        <w:t>CAMERA-FUR-REQ-131007/B-Active Park Assist Graphical Requirements - 5</w:t>
      </w:r>
      <w:bookmarkEnd w:id="26"/>
    </w:p>
    <w:p w:rsidR="00D10B75" w:rsidRDefault="00D10B75" w:rsidP="00D10B75">
      <w:r>
        <w:t>Each logical value of the simplified signals shall determine the display of each positional as defined in section Active Park Assist (APA) Signal Processing.</w:t>
      </w:r>
    </w:p>
    <w:p w:rsidR="00D10B75" w:rsidRPr="00517C8D" w:rsidRDefault="00D10B75" w:rsidP="00D10B75"/>
    <w:p w:rsidR="00D10B75" w:rsidRPr="00D10B75" w:rsidRDefault="00D10B75" w:rsidP="00D10B75">
      <w:pPr>
        <w:pStyle w:val="Heading3"/>
        <w:rPr>
          <w:b w:val="0"/>
          <w:u w:val="single"/>
        </w:rPr>
      </w:pPr>
      <w:bookmarkStart w:id="27" w:name="_Toc22284780"/>
      <w:r w:rsidRPr="00D10B75">
        <w:rPr>
          <w:b w:val="0"/>
          <w:u w:val="single"/>
        </w:rPr>
        <w:t>CAMERA-FUR-REQ-165413/B-Active Park Assist Graphical Requirements - 6</w:t>
      </w:r>
      <w:bookmarkEnd w:id="27"/>
    </w:p>
    <w:p w:rsidR="00D10B75" w:rsidRDefault="00D10B75" w:rsidP="00D10B75">
      <w:r>
        <w:t xml:space="preserve">If Reverse Video Camera (RVC) and Active Park Assist (APA) are equipped and operational, </w:t>
      </w:r>
    </w:p>
    <w:p w:rsidR="00D10B75" w:rsidRDefault="00D10B75" w:rsidP="00D10B75">
      <w:r>
        <w:t>(</w:t>
      </w:r>
      <w:proofErr w:type="spellStart"/>
      <w:r>
        <w:t>ApaSteScanMde_D_Stat</w:t>
      </w:r>
      <w:proofErr w:type="spellEnd"/>
      <w:r>
        <w:t xml:space="preserve"> == Scanning) and a transition from (Gear ~= Reverse) to (Gear == Reverse) takes place:</w:t>
      </w:r>
    </w:p>
    <w:p w:rsidR="00D10B75" w:rsidRDefault="00D10B75" w:rsidP="00D10B75"/>
    <w:p w:rsidR="00D10B75" w:rsidRDefault="00D10B75" w:rsidP="00D10B75">
      <w:r>
        <w:t>- The HMI system shall memorize the SAP system's current screen request "</w:t>
      </w:r>
      <w:proofErr w:type="spellStart"/>
      <w:r>
        <w:t>SapScrn@Rentry</w:t>
      </w:r>
      <w:proofErr w:type="spellEnd"/>
      <w:r>
        <w:t>".</w:t>
      </w:r>
    </w:p>
    <w:p w:rsidR="00D10B75" w:rsidRDefault="00D10B75" w:rsidP="00D10B75">
      <w:r>
        <w:t>- The RVC base screen shall be built (including the VPA overlay) prior to populating any APA overlay.</w:t>
      </w:r>
    </w:p>
    <w:p w:rsidR="00D10B75" w:rsidRDefault="00D10B75" w:rsidP="00D10B75">
      <w:r>
        <w:t xml:space="preserve">- The HMI display shall (only) populate the SAP-BPA- RVC base screen with SAP text and symbols if it receives </w:t>
      </w:r>
      <w:proofErr w:type="gramStart"/>
      <w:r>
        <w:t>a</w:t>
      </w:r>
      <w:proofErr w:type="gramEnd"/>
      <w:r>
        <w:t xml:space="preserve"> SAP system screen request other than "</w:t>
      </w:r>
      <w:proofErr w:type="spellStart"/>
      <w:r>
        <w:t>SapScrn@Rentry</w:t>
      </w:r>
      <w:proofErr w:type="spellEnd"/>
      <w:r>
        <w:t>".</w:t>
      </w:r>
    </w:p>
    <w:p w:rsidR="00D10B75" w:rsidRDefault="00D10B75" w:rsidP="00D10B75"/>
    <w:p w:rsidR="00D10B75" w:rsidRDefault="00D10B75" w:rsidP="00D10B75"/>
    <w:p w:rsidR="00D10B75" w:rsidRPr="00406C2C" w:rsidRDefault="00D10B75" w:rsidP="00D10B75">
      <w:r>
        <w:t xml:space="preserve">Note: this is for flicker prevention. The HMI ECU memorizes the state of the APA signals at APA screen transition and does not overlay any APA </w:t>
      </w:r>
      <w:proofErr w:type="spellStart"/>
      <w:r>
        <w:t>positionals</w:t>
      </w:r>
      <w:proofErr w:type="spellEnd"/>
      <w:r>
        <w:t xml:space="preserve"> until there is a state change of the input signals.</w:t>
      </w:r>
    </w:p>
    <w:p w:rsidR="00D10B75" w:rsidRDefault="00D10B75" w:rsidP="00D10B75">
      <w:pPr>
        <w:pStyle w:val="Heading2"/>
      </w:pPr>
      <w:bookmarkStart w:id="28" w:name="_Toc22284781"/>
      <w:r>
        <w:lastRenderedPageBreak/>
        <w:t>Active Park Assist (APA) and Park Distance Control (PDC) during Rear Video Camera (RVC) Graphical Requirements</w:t>
      </w:r>
      <w:bookmarkEnd w:id="28"/>
    </w:p>
    <w:p w:rsidR="00D10B75" w:rsidRPr="00D10B75" w:rsidRDefault="00D10B75" w:rsidP="00D10B75">
      <w:pPr>
        <w:pStyle w:val="Heading3"/>
        <w:rPr>
          <w:b w:val="0"/>
          <w:u w:val="single"/>
        </w:rPr>
      </w:pPr>
      <w:bookmarkStart w:id="29" w:name="_Toc22284782"/>
      <w:r w:rsidRPr="00D10B75">
        <w:rPr>
          <w:b w:val="0"/>
          <w:u w:val="single"/>
        </w:rPr>
        <w:t>CAMERA-FUR-REQ-161276/B-Active Park Assist (APA) and Park Distance Control (PDC) during Rear Video Camera (RVC) Graphical Layout</w:t>
      </w:r>
      <w:bookmarkEnd w:id="29"/>
    </w:p>
    <w:p w:rsidR="00D10B75" w:rsidRDefault="00D10B75" w:rsidP="00D10B75">
      <w:pPr>
        <w:ind w:left="432"/>
        <w:jc w:val="center"/>
      </w:pPr>
      <w:r>
        <w:rPr>
          <w:noProof/>
        </w:rPr>
        <w:drawing>
          <wp:inline distT="0" distB="0" distL="0" distR="0">
            <wp:extent cx="4314825" cy="2295525"/>
            <wp:effectExtent l="0" t="0" r="9525" b="9525"/>
            <wp:docPr id="4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4825" cy="2295525"/>
                    </a:xfrm>
                    <a:prstGeom prst="rect">
                      <a:avLst/>
                    </a:prstGeom>
                    <a:noFill/>
                    <a:ln>
                      <a:noFill/>
                    </a:ln>
                  </pic:spPr>
                </pic:pic>
              </a:graphicData>
            </a:graphic>
          </wp:inline>
        </w:drawing>
      </w:r>
    </w:p>
    <w:p w:rsidR="00D10B75" w:rsidRDefault="00D10B75" w:rsidP="00D10B75">
      <w:pPr>
        <w:jc w:val="center"/>
      </w:pPr>
    </w:p>
    <w:p w:rsidR="00D10B75" w:rsidRDefault="00D10B75" w:rsidP="00D10B75">
      <w:pPr>
        <w:pStyle w:val="Caption"/>
        <w:jc w:val="center"/>
      </w:pPr>
      <w:r>
        <w:t>Actual HMI graphics will be application specific.</w:t>
      </w:r>
    </w:p>
    <w:p w:rsidR="00D10B75" w:rsidRDefault="00D10B75" w:rsidP="00D10B75">
      <w:pPr>
        <w:rPr>
          <w:rFonts w:eastAsiaTheme="majorEastAsia" w:cstheme="majorBidi"/>
          <w:b/>
          <w:bCs/>
          <w:sz w:val="24"/>
          <w:szCs w:val="26"/>
        </w:rPr>
      </w:pPr>
    </w:p>
    <w:tbl>
      <w:tblPr>
        <w:tblStyle w:val="TableGrid"/>
        <w:tblW w:w="0" w:type="auto"/>
        <w:jc w:val="center"/>
        <w:tblCellMar>
          <w:left w:w="115" w:type="dxa"/>
          <w:right w:w="115" w:type="dxa"/>
        </w:tblCellMar>
        <w:tblLook w:val="04A0" w:firstRow="1" w:lastRow="0" w:firstColumn="1" w:lastColumn="0" w:noHBand="0" w:noVBand="1"/>
      </w:tblPr>
      <w:tblGrid>
        <w:gridCol w:w="3132"/>
        <w:gridCol w:w="2204"/>
      </w:tblGrid>
      <w:tr w:rsidR="00D10B75" w:rsidTr="00D10B75">
        <w:trPr>
          <w:cantSplit/>
          <w:tblHeader/>
          <w:jc w:val="center"/>
        </w:trPr>
        <w:tc>
          <w:tcPr>
            <w:tcW w:w="313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after="60"/>
              <w:jc w:val="center"/>
              <w:rPr>
                <w:rFonts w:cs="Arial"/>
                <w:b/>
                <w:lang w:val="de-DE" w:eastAsia="ja-JP"/>
              </w:rPr>
            </w:pPr>
            <w:r>
              <w:rPr>
                <w:b/>
                <w:lang w:val="de-DE"/>
              </w:rPr>
              <w:t>Position</w:t>
            </w:r>
          </w:p>
        </w:tc>
        <w:tc>
          <w:tcPr>
            <w:tcW w:w="22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after="60"/>
              <w:jc w:val="center"/>
              <w:rPr>
                <w:rFonts w:cs="Arial"/>
                <w:b/>
                <w:lang w:val="de-DE" w:eastAsia="ja-JP"/>
              </w:rPr>
            </w:pPr>
            <w:r>
              <w:rPr>
                <w:b/>
                <w:lang w:val="de-DE"/>
              </w:rPr>
              <w:t>Abbreviation</w:t>
            </w:r>
          </w:p>
        </w:tc>
      </w:tr>
      <w:tr w:rsidR="00D10B75" w:rsidTr="00D10B75">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ja-JP"/>
              </w:rPr>
            </w:pPr>
            <w:r>
              <w:rPr>
                <w:lang w:val="de-DE"/>
              </w:rPr>
              <w:t>Driver Instruction/Information</w:t>
            </w:r>
          </w:p>
        </w:tc>
        <w:tc>
          <w:tcPr>
            <w:tcW w:w="220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ja-JP"/>
              </w:rPr>
            </w:pPr>
            <w:r>
              <w:rPr>
                <w:lang w:val="de-DE"/>
              </w:rPr>
              <w:t>Symbol 3</w:t>
            </w:r>
          </w:p>
        </w:tc>
      </w:tr>
      <w:tr w:rsidR="00D10B75" w:rsidTr="00D10B75">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lang w:val="de-DE"/>
              </w:rPr>
            </w:pPr>
            <w:r>
              <w:rPr>
                <w:lang w:val="de-DE"/>
              </w:rPr>
              <w:t>Driver Instruction/Information</w:t>
            </w:r>
          </w:p>
        </w:tc>
        <w:tc>
          <w:tcPr>
            <w:tcW w:w="220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lang w:val="de-DE"/>
              </w:rPr>
            </w:pPr>
            <w:r>
              <w:rPr>
                <w:lang w:val="de-DE"/>
              </w:rPr>
              <w:t>Symbol 4</w:t>
            </w:r>
          </w:p>
        </w:tc>
      </w:tr>
      <w:tr w:rsidR="00D10B75" w:rsidTr="00D10B75">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ja-JP"/>
              </w:rPr>
            </w:pPr>
            <w:r>
              <w:rPr>
                <w:lang w:val="de-DE"/>
              </w:rPr>
              <w:t>Driver Instruction/Information</w:t>
            </w:r>
          </w:p>
        </w:tc>
        <w:tc>
          <w:tcPr>
            <w:tcW w:w="220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ja-JP"/>
              </w:rPr>
            </w:pPr>
            <w:r>
              <w:rPr>
                <w:lang w:val="de-DE"/>
              </w:rPr>
              <w:t>Text3</w:t>
            </w:r>
          </w:p>
        </w:tc>
      </w:tr>
      <w:tr w:rsidR="00D10B75" w:rsidTr="00D10B75">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ja-JP"/>
              </w:rPr>
            </w:pPr>
            <w:r>
              <w:rPr>
                <w:lang w:val="de-DE"/>
              </w:rPr>
              <w:t>Driver Instruction/Information</w:t>
            </w:r>
          </w:p>
        </w:tc>
        <w:tc>
          <w:tcPr>
            <w:tcW w:w="220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ja-JP"/>
              </w:rPr>
            </w:pPr>
            <w:r>
              <w:rPr>
                <w:lang w:val="de-DE"/>
              </w:rPr>
              <w:t>Text4</w:t>
            </w:r>
          </w:p>
        </w:tc>
      </w:tr>
      <w:tr w:rsidR="00D10B75" w:rsidTr="00D10B75">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ja-JP"/>
              </w:rPr>
            </w:pPr>
            <w:r>
              <w:rPr>
                <w:lang w:val="de-DE"/>
              </w:rPr>
              <w:t xml:space="preserve">Visual Park Aid Zone Graphic  </w:t>
            </w:r>
          </w:p>
        </w:tc>
        <w:tc>
          <w:tcPr>
            <w:tcW w:w="220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ja-JP"/>
              </w:rPr>
            </w:pPr>
            <w:r>
              <w:rPr>
                <w:lang w:val="de-DE"/>
              </w:rPr>
              <w:t>ParkPilot</w:t>
            </w:r>
          </w:p>
        </w:tc>
      </w:tr>
    </w:tbl>
    <w:p w:rsidR="00D10B75" w:rsidRDefault="00D10B75" w:rsidP="00D10B75">
      <w:pPr>
        <w:pStyle w:val="Caption"/>
        <w:jc w:val="center"/>
      </w:pPr>
      <w:r>
        <w:t>HMI Zone Assignment for APA and PDC during RVC</w:t>
      </w:r>
    </w:p>
    <w:p w:rsidR="00D10B75" w:rsidRPr="005F0530" w:rsidRDefault="00D10B75" w:rsidP="00D10B75"/>
    <w:p w:rsidR="00D10B75" w:rsidRPr="00D10B75" w:rsidRDefault="00D10B75" w:rsidP="00D10B75">
      <w:pPr>
        <w:pStyle w:val="Heading3"/>
        <w:rPr>
          <w:b w:val="0"/>
          <w:u w:val="single"/>
        </w:rPr>
      </w:pPr>
      <w:bookmarkStart w:id="30" w:name="_Toc22284783"/>
      <w:r w:rsidRPr="00D10B75">
        <w:rPr>
          <w:b w:val="0"/>
          <w:u w:val="single"/>
        </w:rPr>
        <w:t>CAMERA-FUR-REQ-161271/B-Active Park Assist (APA) and Park Distance Control (PDC) during Rear Video Camera (RVC) Graphical Requirements 1</w:t>
      </w:r>
      <w:bookmarkEnd w:id="30"/>
    </w:p>
    <w:p w:rsidR="00D10B75" w:rsidRDefault="00D10B75" w:rsidP="00D10B75">
      <w:r>
        <w:t>The APA and PDC during RVC screen content shall be developed in close cooperation between the APA function owner, HMI and VE.</w:t>
      </w:r>
    </w:p>
    <w:p w:rsidR="00D10B75" w:rsidRPr="00D10B75" w:rsidRDefault="00D10B75" w:rsidP="00D10B75">
      <w:pPr>
        <w:pStyle w:val="Heading3"/>
        <w:rPr>
          <w:b w:val="0"/>
          <w:u w:val="single"/>
        </w:rPr>
      </w:pPr>
      <w:bookmarkStart w:id="31" w:name="_Toc22284784"/>
      <w:r w:rsidRPr="00D10B75">
        <w:rPr>
          <w:b w:val="0"/>
          <w:u w:val="single"/>
        </w:rPr>
        <w:t>CAMERA-FUR-REQ-161272/B-Active Park Assist (APA) and Park Distance Control (PDC) during Rear Video Camera (RVC) Graphical Requirements 2</w:t>
      </w:r>
      <w:bookmarkEnd w:id="31"/>
    </w:p>
    <w:p w:rsidR="00D10B75" w:rsidRDefault="00D10B75" w:rsidP="00D10B75">
      <w:r>
        <w:t>The HMI team shall design the screens such that they reflect the detailed instructions that the driver must follow.</w:t>
      </w:r>
    </w:p>
    <w:p w:rsidR="00D10B75" w:rsidRPr="00D10B75" w:rsidRDefault="00D10B75" w:rsidP="00D10B75">
      <w:pPr>
        <w:pStyle w:val="Heading3"/>
        <w:rPr>
          <w:b w:val="0"/>
          <w:u w:val="single"/>
        </w:rPr>
      </w:pPr>
      <w:bookmarkStart w:id="32" w:name="_Toc22284785"/>
      <w:r w:rsidRPr="00D10B75">
        <w:rPr>
          <w:b w:val="0"/>
          <w:u w:val="single"/>
        </w:rPr>
        <w:t>CAMERA-FUR-REQ-161273/B-Active Park Assist (APA) and Park Distance Control (PDC) during Rear Video Camera (RVC) Graphical Requirements 3</w:t>
      </w:r>
      <w:bookmarkEnd w:id="32"/>
    </w:p>
    <w:p w:rsidR="00D10B75" w:rsidRDefault="00D10B75" w:rsidP="00D10B75">
      <w:r>
        <w:t>The HMI system screen designer shall meet the functional direction of this interface specification (e.g. a graphic shall be provided for each functional block) however the actual graphic and its position shall be placed per HMI team direction.</w:t>
      </w:r>
    </w:p>
    <w:p w:rsidR="00D10B75" w:rsidRPr="00D10B75" w:rsidRDefault="00D10B75" w:rsidP="00D10B75">
      <w:pPr>
        <w:pStyle w:val="Heading3"/>
        <w:rPr>
          <w:b w:val="0"/>
          <w:u w:val="single"/>
        </w:rPr>
      </w:pPr>
      <w:bookmarkStart w:id="33" w:name="_Toc22284786"/>
      <w:r w:rsidRPr="00D10B75">
        <w:rPr>
          <w:b w:val="0"/>
          <w:u w:val="single"/>
        </w:rPr>
        <w:t>CAMERA-FUR-REQ-161274/B-Active Park Assist (APA) and Park Distance Control (PDC) during Rear Video Camera (RVC) Graphical Requirements 4</w:t>
      </w:r>
      <w:bookmarkEnd w:id="33"/>
    </w:p>
    <w:p w:rsidR="00D10B75" w:rsidRDefault="00D10B75" w:rsidP="00D10B75">
      <w:r>
        <w:t xml:space="preserve">It is acceptable for the HMI design to overlap </w:t>
      </w:r>
      <w:proofErr w:type="spellStart"/>
      <w:r>
        <w:t>positionals</w:t>
      </w:r>
      <w:proofErr w:type="spellEnd"/>
      <w:r>
        <w:t xml:space="preserve"> as deemed necessary. Should this be required, all overlaps shall be reviewed with parking assistance engineering to ensure proper foreground/background priority has been assigned to the overlapping </w:t>
      </w:r>
      <w:proofErr w:type="spellStart"/>
      <w:r>
        <w:t>positionals</w:t>
      </w:r>
      <w:proofErr w:type="spellEnd"/>
      <w:r>
        <w:t>.</w:t>
      </w:r>
    </w:p>
    <w:p w:rsidR="00D10B75" w:rsidRPr="00D10B75" w:rsidRDefault="00D10B75" w:rsidP="00D10B75">
      <w:pPr>
        <w:pStyle w:val="Heading3"/>
        <w:rPr>
          <w:b w:val="0"/>
          <w:u w:val="single"/>
        </w:rPr>
      </w:pPr>
      <w:bookmarkStart w:id="34" w:name="_Toc22284787"/>
      <w:r w:rsidRPr="00D10B75">
        <w:rPr>
          <w:b w:val="0"/>
          <w:u w:val="single"/>
        </w:rPr>
        <w:lastRenderedPageBreak/>
        <w:t>CAMERA-FUR-REQ-161275/B-Active Park Assist (APA) and Park Distance Control (PDC) during Rear Video Camera (RVC) Graphical Requirements 5</w:t>
      </w:r>
      <w:bookmarkEnd w:id="34"/>
    </w:p>
    <w:p w:rsidR="00D10B75" w:rsidRDefault="00D10B75" w:rsidP="00D10B75">
      <w:r>
        <w:t>Each logical value of the simplified signals shall determine the display of each positional as defined in section Active Park Assist (APA) and Park Distance Control (PDC) during Rear Video Camera (RVC) Signal Processing.</w:t>
      </w:r>
    </w:p>
    <w:p w:rsidR="00D10B75" w:rsidRPr="00D10B75" w:rsidRDefault="00D10B75" w:rsidP="00D10B75">
      <w:pPr>
        <w:pStyle w:val="Heading3"/>
        <w:rPr>
          <w:b w:val="0"/>
          <w:u w:val="single"/>
        </w:rPr>
      </w:pPr>
      <w:bookmarkStart w:id="35" w:name="_Toc22284788"/>
      <w:r w:rsidRPr="00D10B75">
        <w:rPr>
          <w:b w:val="0"/>
          <w:u w:val="single"/>
        </w:rPr>
        <w:t>CAMERA-FUR-REQ-165415/A-Active Park Assist (APA) and Park Distance Control (PDC) during Rear Video Camera (RVC) Graphical Requirements 6</w:t>
      </w:r>
      <w:bookmarkEnd w:id="35"/>
    </w:p>
    <w:p w:rsidR="00D10B75" w:rsidRDefault="00D10B75" w:rsidP="00D10B75">
      <w:r>
        <w:t xml:space="preserve">Upon transition into or out of “Active Park Assist (APA) and Park Distance Control (PDC) during Rear Video Camera (RVC),” active park </w:t>
      </w:r>
      <w:proofErr w:type="spellStart"/>
      <w:r>
        <w:t>positionals</w:t>
      </w:r>
      <w:proofErr w:type="spellEnd"/>
      <w:r>
        <w:t xml:space="preserve"> shall not be displayed until the state of the active park input signals has changed.</w:t>
      </w:r>
    </w:p>
    <w:p w:rsidR="00D10B75" w:rsidRDefault="00D10B75" w:rsidP="00D10B75">
      <w:r>
        <w:t xml:space="preserve">Note: this is for flicker prevention. The HMI ECU memorizes the state of the APA signals at RVC screen transition and does not overlay any APA </w:t>
      </w:r>
      <w:proofErr w:type="spellStart"/>
      <w:r>
        <w:t>positionals</w:t>
      </w:r>
      <w:proofErr w:type="spellEnd"/>
      <w:r>
        <w:t xml:space="preserve"> until there is a state change of the input sign</w:t>
      </w:r>
    </w:p>
    <w:p w:rsidR="00D10B75" w:rsidRDefault="00D10B75" w:rsidP="00D10B75">
      <w:pPr>
        <w:pStyle w:val="Heading2"/>
      </w:pPr>
      <w:bookmarkStart w:id="36" w:name="_Toc22284789"/>
      <w:proofErr w:type="spellStart"/>
      <w:r>
        <w:t>HotKey</w:t>
      </w:r>
      <w:proofErr w:type="spellEnd"/>
      <w:r>
        <w:t xml:space="preserve"> Shortcut Menu Interface</w:t>
      </w:r>
      <w:bookmarkEnd w:id="36"/>
    </w:p>
    <w:p w:rsidR="00D10B75" w:rsidRDefault="00D10B75" w:rsidP="00D10B75">
      <w:r>
        <w:t xml:space="preserve">The interface requirements of this section shall be met by the HMI in order to support the </w:t>
      </w:r>
      <w:proofErr w:type="spellStart"/>
      <w:r>
        <w:t>HotKey</w:t>
      </w:r>
      <w:proofErr w:type="spellEnd"/>
      <w:r>
        <w:t xml:space="preserve"> shortcut menu high level functional requirements.</w:t>
      </w:r>
    </w:p>
    <w:p w:rsidR="00D10B75" w:rsidRDefault="00D10B75" w:rsidP="00D10B75">
      <w:pPr>
        <w:pStyle w:val="Heading3"/>
      </w:pPr>
      <w:bookmarkStart w:id="37" w:name="_Toc22284790"/>
      <w:proofErr w:type="spellStart"/>
      <w:r>
        <w:t>HotKey</w:t>
      </w:r>
      <w:proofErr w:type="spellEnd"/>
      <w:r>
        <w:t xml:space="preserve"> Shortcut Menu General Requirements</w:t>
      </w:r>
      <w:bookmarkEnd w:id="37"/>
    </w:p>
    <w:p w:rsidR="00D10B75" w:rsidRDefault="00D10B75" w:rsidP="00D10B75">
      <w:r>
        <w:t xml:space="preserve">A </w:t>
      </w:r>
      <w:proofErr w:type="gramStart"/>
      <w:r>
        <w:t>high level</w:t>
      </w:r>
      <w:proofErr w:type="gramEnd"/>
      <w:r>
        <w:t xml:space="preserve"> sketch of the functional distribution that is the baseline of the hotkey logic is depicted below. Note that the signal interface for triggering visual APA and BPA indication is intentionally excluded from the sketch.</w:t>
      </w:r>
    </w:p>
    <w:p w:rsidR="00D10B75" w:rsidRDefault="00D10B75" w:rsidP="00D10B75"/>
    <w:p w:rsidR="00D10B75" w:rsidRDefault="00D10B75" w:rsidP="00D10B75">
      <w:pPr>
        <w:jc w:val="center"/>
      </w:pPr>
      <w:r>
        <w:rPr>
          <w:noProof/>
        </w:rPr>
        <w:drawing>
          <wp:inline distT="0" distB="0" distL="0" distR="0" wp14:anchorId="6C6A18DF" wp14:editId="3D491DBF">
            <wp:extent cx="5943600" cy="3564890"/>
            <wp:effectExtent l="0" t="0" r="0" b="0"/>
            <wp:docPr id="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rsidR="00D10B75" w:rsidRDefault="00D10B75" w:rsidP="00D10B75"/>
    <w:p w:rsidR="00D10B75" w:rsidRDefault="00D10B75" w:rsidP="00D10B75">
      <w:r>
        <w:t xml:space="preserve">High level functional distribution for hotkey logic (visual indication </w:t>
      </w:r>
      <w:r>
        <w:rPr>
          <w:u w:val="single"/>
        </w:rPr>
        <w:t>excluded</w:t>
      </w:r>
      <w:r>
        <w:t>)</w:t>
      </w:r>
    </w:p>
    <w:p w:rsidR="00D10B75" w:rsidRDefault="00D10B75" w:rsidP="00D10B75"/>
    <w:p w:rsidR="00D10B75" w:rsidRPr="00D10B75" w:rsidRDefault="00D10B75" w:rsidP="00D10B75">
      <w:pPr>
        <w:pStyle w:val="Heading4"/>
        <w:rPr>
          <w:b w:val="0"/>
          <w:u w:val="single"/>
        </w:rPr>
      </w:pPr>
      <w:r w:rsidRPr="00D10B75">
        <w:rPr>
          <w:b w:val="0"/>
          <w:u w:val="single"/>
        </w:rPr>
        <w:t>CAMERA-FUR-REQ-236837/C-</w:t>
      </w:r>
      <w:proofErr w:type="spellStart"/>
      <w:r w:rsidRPr="00D10B75">
        <w:rPr>
          <w:b w:val="0"/>
          <w:u w:val="single"/>
        </w:rPr>
        <w:t>HotKey</w:t>
      </w:r>
      <w:proofErr w:type="spellEnd"/>
      <w:r w:rsidRPr="00D10B75">
        <w:rPr>
          <w:b w:val="0"/>
          <w:u w:val="single"/>
        </w:rPr>
        <w:t xml:space="preserve"> Shortcut Menu General Requirements 1</w:t>
      </w:r>
    </w:p>
    <w:p w:rsidR="00D10B75" w:rsidRDefault="00D10B75" w:rsidP="00D10B75">
      <w:pPr>
        <w:rPr>
          <w:lang w:eastAsia="ar-SA"/>
        </w:rPr>
      </w:pPr>
      <w:r>
        <w:rPr>
          <w:lang w:eastAsia="ar-SA"/>
        </w:rPr>
        <w:t>The P-hotkey menu shall offer to select the active park assist feature (“APA-option”), de-activate or activate the BPA feature (“BPA-option”) or select “other features” (“Other-option”).</w:t>
      </w:r>
    </w:p>
    <w:p w:rsidR="00D10B75" w:rsidRDefault="00D10B75" w:rsidP="00D10B75">
      <w:pPr>
        <w:rPr>
          <w:b/>
          <w:i/>
          <w:lang w:eastAsia="ar-SA"/>
        </w:rPr>
      </w:pPr>
      <w:r>
        <w:rPr>
          <w:b/>
          <w:i/>
          <w:lang w:eastAsia="ar-SA"/>
        </w:rPr>
        <w:t>Note:</w:t>
      </w:r>
    </w:p>
    <w:p w:rsidR="00D10B75" w:rsidRDefault="00D10B75" w:rsidP="00D10B75">
      <w:pPr>
        <w:rPr>
          <w:i/>
          <w:lang w:eastAsia="ar-SA"/>
        </w:rPr>
      </w:pPr>
      <w:r>
        <w:rPr>
          <w:i/>
          <w:lang w:eastAsia="ar-SA"/>
        </w:rPr>
        <w:t>This specification is established by the APA/BPA feature owners. Hence, the “other features” are not within author’s responsibility. Still, the way they are presented has an impact on the APA/BPA feature activation and deactivation. The detailed layout is of course the HMI design/ ergo team’s responsibility.</w:t>
      </w:r>
      <w:r w:rsidRPr="006A58FB">
        <w:rPr>
          <w:i/>
          <w:lang w:eastAsia="ar-SA"/>
        </w:rPr>
        <w:t xml:space="preserve"> </w:t>
      </w:r>
      <w:r>
        <w:rPr>
          <w:i/>
          <w:lang w:eastAsia="ar-SA"/>
        </w:rPr>
        <w:t>The sketch deliberately does not provide any details with respect to the MyKey use case and the BPA option. It is expected that the HMI team decides what the menu should look like, e.g. greyed out not-selectable option or not shown at all. (P-HotkeyReq014)</w:t>
      </w:r>
    </w:p>
    <w:p w:rsidR="00D10B75" w:rsidRPr="00D10B75" w:rsidRDefault="00D10B75" w:rsidP="00D10B75">
      <w:pPr>
        <w:pStyle w:val="Heading4"/>
        <w:rPr>
          <w:b w:val="0"/>
          <w:u w:val="single"/>
        </w:rPr>
      </w:pPr>
      <w:r w:rsidRPr="00D10B75">
        <w:rPr>
          <w:b w:val="0"/>
          <w:u w:val="single"/>
        </w:rPr>
        <w:lastRenderedPageBreak/>
        <w:t>CAMERA-FUR-REQ-236838/B-</w:t>
      </w:r>
      <w:proofErr w:type="spellStart"/>
      <w:r w:rsidRPr="00D10B75">
        <w:rPr>
          <w:b w:val="0"/>
          <w:u w:val="single"/>
        </w:rPr>
        <w:t>HotKey</w:t>
      </w:r>
      <w:proofErr w:type="spellEnd"/>
      <w:r w:rsidRPr="00D10B75">
        <w:rPr>
          <w:b w:val="0"/>
          <w:u w:val="single"/>
        </w:rPr>
        <w:t xml:space="preserve"> Shortcut Menu General Requirements 2</w:t>
      </w:r>
    </w:p>
    <w:p w:rsidR="00D10B75" w:rsidRDefault="00D10B75" w:rsidP="00D10B75">
      <w:pPr>
        <w:rPr>
          <w:lang w:eastAsia="ar-SA"/>
        </w:rPr>
      </w:pPr>
      <w:r>
        <w:rPr>
          <w:lang w:eastAsia="ar-SA"/>
        </w:rPr>
        <w:t>The P-hotkey menu shall only be accessible via the hotkey.</w:t>
      </w:r>
    </w:p>
    <w:p w:rsidR="00D10B75" w:rsidRDefault="00D10B75" w:rsidP="00D10B75">
      <w:pPr>
        <w:rPr>
          <w:b/>
          <w:i/>
          <w:lang w:eastAsia="ar-SA"/>
        </w:rPr>
      </w:pPr>
      <w:r>
        <w:rPr>
          <w:b/>
          <w:i/>
          <w:lang w:eastAsia="ar-SA"/>
        </w:rPr>
        <w:t>Note:</w:t>
      </w:r>
    </w:p>
    <w:p w:rsidR="00D10B75" w:rsidRDefault="00D10B75" w:rsidP="00D10B75">
      <w:pPr>
        <w:rPr>
          <w:i/>
          <w:lang w:eastAsia="ar-SA"/>
        </w:rPr>
      </w:pPr>
      <w:r>
        <w:rPr>
          <w:i/>
          <w:lang w:eastAsia="ar-SA"/>
        </w:rPr>
        <w:t xml:space="preserve">For the FAP feature we expect to always see a button press before we go active. If the menu would be available via any kind of SYNC menu (thus avoiding use of the hotkey) this concept would no longer work. </w:t>
      </w:r>
      <w:proofErr w:type="gramStart"/>
      <w:r>
        <w:rPr>
          <w:i/>
          <w:lang w:eastAsia="ar-SA"/>
        </w:rPr>
        <w:t>So</w:t>
      </w:r>
      <w:proofErr w:type="gramEnd"/>
      <w:r>
        <w:rPr>
          <w:i/>
          <w:lang w:eastAsia="ar-SA"/>
        </w:rPr>
        <w:t xml:space="preserve"> it must be guaranteed that the menu (and thus FAP) can only be called when the button is pressed.</w:t>
      </w:r>
    </w:p>
    <w:p w:rsidR="00D10B75" w:rsidRDefault="00D10B75" w:rsidP="00D10B75">
      <w:pPr>
        <w:rPr>
          <w:i/>
          <w:lang w:eastAsia="ar-SA"/>
        </w:rPr>
      </w:pPr>
    </w:p>
    <w:p w:rsidR="00D10B75" w:rsidRDefault="00D10B75" w:rsidP="00D10B75">
      <w:pPr>
        <w:jc w:val="center"/>
        <w:rPr>
          <w:lang w:eastAsia="ar-SA"/>
        </w:rPr>
      </w:pPr>
      <w:r>
        <w:rPr>
          <w:noProof/>
        </w:rPr>
        <w:drawing>
          <wp:inline distT="0" distB="0" distL="0" distR="0">
            <wp:extent cx="3952875" cy="2066925"/>
            <wp:effectExtent l="0" t="0" r="9525" b="9525"/>
            <wp:docPr id="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2066925"/>
                    </a:xfrm>
                    <a:prstGeom prst="rect">
                      <a:avLst/>
                    </a:prstGeom>
                    <a:noFill/>
                    <a:ln>
                      <a:noFill/>
                    </a:ln>
                  </pic:spPr>
                </pic:pic>
              </a:graphicData>
            </a:graphic>
          </wp:inline>
        </w:drawing>
      </w:r>
    </w:p>
    <w:p w:rsidR="00D10B75" w:rsidRDefault="00D10B75" w:rsidP="00D10B75">
      <w:r>
        <w:t>High level sketch of possible hotkey menu design</w:t>
      </w:r>
    </w:p>
    <w:p w:rsidR="00D10B75" w:rsidRDefault="00D10B75" w:rsidP="00D10B75">
      <w:r>
        <w:t>(P-HotkeyReq015)</w:t>
      </w:r>
    </w:p>
    <w:p w:rsidR="00D10B75" w:rsidRPr="0058797D" w:rsidRDefault="00D10B75" w:rsidP="00D10B75">
      <w:pPr>
        <w:rPr>
          <w:i/>
          <w:lang w:eastAsia="ar-SA"/>
        </w:rPr>
      </w:pPr>
    </w:p>
    <w:p w:rsidR="00D10B75" w:rsidRPr="00D10B75" w:rsidRDefault="00D10B75" w:rsidP="00D10B75">
      <w:pPr>
        <w:pStyle w:val="Heading4"/>
        <w:rPr>
          <w:b w:val="0"/>
          <w:u w:val="single"/>
        </w:rPr>
      </w:pPr>
      <w:r w:rsidRPr="00D10B75">
        <w:rPr>
          <w:b w:val="0"/>
          <w:u w:val="single"/>
        </w:rPr>
        <w:t>CAMERA-FUR-REQ-236839/C-</w:t>
      </w:r>
      <w:proofErr w:type="spellStart"/>
      <w:r w:rsidRPr="00D10B75">
        <w:rPr>
          <w:b w:val="0"/>
          <w:u w:val="single"/>
        </w:rPr>
        <w:t>HotKey</w:t>
      </w:r>
      <w:proofErr w:type="spellEnd"/>
      <w:r w:rsidRPr="00D10B75">
        <w:rPr>
          <w:b w:val="0"/>
          <w:u w:val="single"/>
        </w:rPr>
        <w:t xml:space="preserve"> Shortcut Menu General Requirements 3</w:t>
      </w:r>
    </w:p>
    <w:p w:rsidR="00D10B75" w:rsidRDefault="00D10B75" w:rsidP="00D10B75">
      <w:pPr>
        <w:rPr>
          <w:lang w:eastAsia="ar-SA"/>
        </w:rPr>
      </w:pPr>
      <w:r>
        <w:rPr>
          <w:lang w:eastAsia="ar-SA"/>
        </w:rPr>
        <w:t xml:space="preserve">If the P-hotkey is concept is applied, </w:t>
      </w:r>
      <w:r>
        <w:rPr>
          <w:u w:val="single"/>
          <w:lang w:eastAsia="ar-SA"/>
        </w:rPr>
        <w:t>all</w:t>
      </w:r>
      <w:r>
        <w:rPr>
          <w:lang w:eastAsia="ar-SA"/>
        </w:rPr>
        <w:t xml:space="preserve"> APA full screen scanning screens shall show the feature selection menu bar.</w:t>
      </w:r>
    </w:p>
    <w:p w:rsidR="00D10B75" w:rsidRDefault="00D10B75" w:rsidP="00D10B75">
      <w:pPr>
        <w:rPr>
          <w:b/>
          <w:i/>
          <w:lang w:eastAsia="ar-SA"/>
        </w:rPr>
      </w:pPr>
      <w:r>
        <w:rPr>
          <w:b/>
          <w:i/>
          <w:lang w:eastAsia="ar-SA"/>
        </w:rPr>
        <w:t>Note:</w:t>
      </w:r>
    </w:p>
    <w:p w:rsidR="00D10B75" w:rsidRDefault="00D10B75" w:rsidP="00D10B75">
      <w:pPr>
        <w:rPr>
          <w:i/>
          <w:lang w:eastAsia="ar-SA"/>
        </w:rPr>
      </w:pPr>
      <w:r>
        <w:rPr>
          <w:i/>
          <w:lang w:eastAsia="ar-SA"/>
        </w:rPr>
        <w:t xml:space="preserve">This requirement needs to be respected by the HMI system. As we lose the possibility to toggle features via the hard button, availability of the feature selection menu </w:t>
      </w:r>
      <w:r>
        <w:rPr>
          <w:i/>
          <w:u w:val="single"/>
          <w:lang w:eastAsia="ar-SA"/>
        </w:rPr>
        <w:t>must</w:t>
      </w:r>
      <w:r>
        <w:rPr>
          <w:i/>
          <w:lang w:eastAsia="ar-SA"/>
        </w:rPr>
        <w:t xml:space="preserve"> be guaranteed.</w:t>
      </w:r>
    </w:p>
    <w:p w:rsidR="00D10B75" w:rsidRPr="00B33D28" w:rsidRDefault="00D10B75" w:rsidP="00D10B75">
      <w:pPr>
        <w:rPr>
          <w:i/>
          <w:lang w:eastAsia="ar-SA"/>
        </w:rPr>
      </w:pPr>
      <w:r>
        <w:rPr>
          <w:i/>
          <w:lang w:eastAsia="ar-SA"/>
        </w:rPr>
        <w:t>(P-HotkeyReq067)</w:t>
      </w:r>
    </w:p>
    <w:p w:rsidR="00D10B75" w:rsidRPr="00D10B75" w:rsidRDefault="00D10B75" w:rsidP="00D10B75">
      <w:pPr>
        <w:pStyle w:val="Heading4"/>
        <w:rPr>
          <w:b w:val="0"/>
          <w:u w:val="single"/>
        </w:rPr>
      </w:pPr>
      <w:r w:rsidRPr="00D10B75">
        <w:rPr>
          <w:b w:val="0"/>
          <w:u w:val="single"/>
        </w:rPr>
        <w:t>CAMERA-FUR-REQ-235899/B-</w:t>
      </w:r>
      <w:proofErr w:type="spellStart"/>
      <w:r w:rsidRPr="00D10B75">
        <w:rPr>
          <w:b w:val="0"/>
          <w:u w:val="single"/>
        </w:rPr>
        <w:t>HotKey</w:t>
      </w:r>
      <w:proofErr w:type="spellEnd"/>
      <w:r w:rsidRPr="00D10B75">
        <w:rPr>
          <w:b w:val="0"/>
          <w:u w:val="single"/>
        </w:rPr>
        <w:t xml:space="preserve"> Shortcut Menu General Requirements 4</w:t>
      </w:r>
    </w:p>
    <w:p w:rsidR="00D10B75" w:rsidRDefault="00D10B75" w:rsidP="00D10B75">
      <w:r w:rsidRPr="00596CDD">
        <w:t>If the p-hotkey menu is currently shown when reverse gear is engaged, the HMI system shall close the p-hotkey menu and show the RVC view as defined by requirements from the reverse camera team.</w:t>
      </w:r>
    </w:p>
    <w:p w:rsidR="00D10B75" w:rsidRDefault="00D10B75" w:rsidP="00D10B75">
      <w:r>
        <w:t>Note:</w:t>
      </w:r>
    </w:p>
    <w:p w:rsidR="00D10B75" w:rsidRDefault="00D10B75" w:rsidP="00D10B75">
      <w:r>
        <w:t>Requirements applicable for RVC indication as applicable at the time of release of this specification remain in place.</w:t>
      </w:r>
    </w:p>
    <w:p w:rsidR="00D10B75" w:rsidRPr="00596CDD" w:rsidRDefault="00D10B75" w:rsidP="00D10B75">
      <w:r>
        <w:t>(P-HotkeyReq104)</w:t>
      </w:r>
    </w:p>
    <w:p w:rsidR="00D10B75" w:rsidRPr="00D10B75" w:rsidRDefault="00D10B75" w:rsidP="00D10B75">
      <w:pPr>
        <w:pStyle w:val="Heading4"/>
        <w:rPr>
          <w:b w:val="0"/>
          <w:u w:val="single"/>
        </w:rPr>
      </w:pPr>
      <w:r w:rsidRPr="00D10B75">
        <w:rPr>
          <w:b w:val="0"/>
          <w:u w:val="single"/>
        </w:rPr>
        <w:t>CAMERA-FUR-REQ-235900/B-</w:t>
      </w:r>
      <w:proofErr w:type="spellStart"/>
      <w:r w:rsidRPr="00D10B75">
        <w:rPr>
          <w:b w:val="0"/>
          <w:u w:val="single"/>
        </w:rPr>
        <w:t>HotKey</w:t>
      </w:r>
      <w:proofErr w:type="spellEnd"/>
      <w:r w:rsidRPr="00D10B75">
        <w:rPr>
          <w:b w:val="0"/>
          <w:u w:val="single"/>
        </w:rPr>
        <w:t xml:space="preserve"> Shortcut Menu General Requirements 5</w:t>
      </w:r>
    </w:p>
    <w:p w:rsidR="00D10B75" w:rsidRDefault="00D10B75" w:rsidP="00D10B75">
      <w:r>
        <w:t>If the p-hotkey menu is closed due to reverse gear being engaged, the HMI system shall not show APA information on the RVC screen.</w:t>
      </w:r>
    </w:p>
    <w:p w:rsidR="00D10B75" w:rsidRDefault="00D10B75" w:rsidP="00D10B75">
      <w:r>
        <w:t>Note:</w:t>
      </w:r>
    </w:p>
    <w:p w:rsidR="00D10B75" w:rsidRDefault="00D10B75" w:rsidP="00D10B75">
      <w:r w:rsidRPr="004B2B0C">
        <w:t xml:space="preserve">We need to avoid race conditions. Imagine that the APA feature may be slower to change from the mode it is in if the hotkey menu is shown to the mode it is in when the menu is off. Mind that both systems use reverse gear and </w:t>
      </w:r>
      <w:proofErr w:type="gramStart"/>
      <w:r w:rsidRPr="004B2B0C">
        <w:t>have to</w:t>
      </w:r>
      <w:proofErr w:type="gramEnd"/>
      <w:r w:rsidRPr="004B2B0C">
        <w:t xml:space="preserve"> process it to change states. In this case the HMI could then still receive APA information that was sent to adapt the appearance of the APA selection option because the PAM may be slower processing/ receiving reverse gear. We do not want this information to appear on the RVC screen.</w:t>
      </w:r>
    </w:p>
    <w:p w:rsidR="00D10B75" w:rsidRPr="004B2B0C" w:rsidRDefault="00D10B75" w:rsidP="00D10B75">
      <w:r>
        <w:t>(P-HotkeyReq105)</w:t>
      </w:r>
    </w:p>
    <w:p w:rsidR="00D10B75" w:rsidRPr="00D10B75" w:rsidRDefault="00D10B75" w:rsidP="00D10B75">
      <w:pPr>
        <w:pStyle w:val="Heading4"/>
        <w:rPr>
          <w:b w:val="0"/>
          <w:u w:val="single"/>
        </w:rPr>
      </w:pPr>
      <w:r w:rsidRPr="00D10B75">
        <w:rPr>
          <w:b w:val="0"/>
          <w:u w:val="single"/>
        </w:rPr>
        <w:t>CAMERA-FUR-REQ-235901/B-</w:t>
      </w:r>
      <w:proofErr w:type="spellStart"/>
      <w:r w:rsidRPr="00D10B75">
        <w:rPr>
          <w:b w:val="0"/>
          <w:u w:val="single"/>
        </w:rPr>
        <w:t>HotKey</w:t>
      </w:r>
      <w:proofErr w:type="spellEnd"/>
      <w:r w:rsidRPr="00D10B75">
        <w:rPr>
          <w:b w:val="0"/>
          <w:u w:val="single"/>
        </w:rPr>
        <w:t xml:space="preserve"> Shortcut Menu General Requirements 6</w:t>
      </w:r>
    </w:p>
    <w:p w:rsidR="00D10B75" w:rsidRDefault="00D10B75" w:rsidP="00D10B75">
      <w:r>
        <w:t>The HMI system shall never change from a non p-hotkey screen to full screen APA.</w:t>
      </w:r>
    </w:p>
    <w:p w:rsidR="00D10B75" w:rsidRDefault="00D10B75" w:rsidP="00D10B75">
      <w:r>
        <w:t>Note:</w:t>
      </w:r>
    </w:p>
    <w:p w:rsidR="00D10B75" w:rsidRDefault="00D10B75" w:rsidP="00D10B75">
      <w:r>
        <w:t xml:space="preserve">We need to make sure we avoid flicker. When the button is pressed the PAM goes into a dedicated operational mode associated to showing information while the menu is shown. Now imagine we have an overspeed use case. This means when the PAM goes into this “menu mode” it provides the </w:t>
      </w:r>
      <w:proofErr w:type="spellStart"/>
      <w:r>
        <w:t>ApaCsi</w:t>
      </w:r>
      <w:proofErr w:type="spellEnd"/>
      <w:r>
        <w:t xml:space="preserve"> signals that in non-hotkey variants trigger the APA overspeed screen. Imagine now that the HMI would interpret the </w:t>
      </w:r>
      <w:proofErr w:type="spellStart"/>
      <w:r>
        <w:t>ApaCsi</w:t>
      </w:r>
      <w:proofErr w:type="spellEnd"/>
      <w:r>
        <w:t xml:space="preserve"> signals for overspeed first and only afterwards </w:t>
      </w:r>
      <w:r>
        <w:lastRenderedPageBreak/>
        <w:t xml:space="preserve">consider the signal from the switch (which should be send by the PAM simultaneously, but there are multiple messages to read). When pressing the </w:t>
      </w:r>
      <w:proofErr w:type="gramStart"/>
      <w:r>
        <w:t>switch</w:t>
      </w:r>
      <w:proofErr w:type="gramEnd"/>
      <w:r>
        <w:t xml:space="preserve"> we could then have a brief flicker of today’s APA overspeed screen followed by the p-hotkey menu. And this is something we surely don’t want. </w:t>
      </w:r>
      <w:proofErr w:type="gramStart"/>
      <w:r>
        <w:t>So</w:t>
      </w:r>
      <w:proofErr w:type="gramEnd"/>
      <w:r>
        <w:t xml:space="preserve"> the HMI system needs to make sure all signals/ messages are evaluated, before it reacts. If the switch signal is received as pressed simultaneously with the </w:t>
      </w:r>
      <w:proofErr w:type="spellStart"/>
      <w:r>
        <w:t>ApaCsi</w:t>
      </w:r>
      <w:proofErr w:type="spellEnd"/>
      <w:r>
        <w:t xml:space="preserve"> signals for e.g. APA overspeed, then we want to see “just” the p-hotkey menu with the APA option shown for the overspeed condition.</w:t>
      </w:r>
    </w:p>
    <w:p w:rsidR="00D10B75" w:rsidRPr="003B51CC" w:rsidRDefault="00D10B75" w:rsidP="00D10B75">
      <w:r>
        <w:t>(P-HotkeyReq100)</w:t>
      </w:r>
    </w:p>
    <w:p w:rsidR="00D10B75" w:rsidRPr="00D10B75" w:rsidRDefault="00D10B75" w:rsidP="00D10B75">
      <w:pPr>
        <w:pStyle w:val="Heading4"/>
        <w:rPr>
          <w:b w:val="0"/>
          <w:u w:val="single"/>
        </w:rPr>
      </w:pPr>
      <w:r w:rsidRPr="00D10B75">
        <w:rPr>
          <w:b w:val="0"/>
          <w:u w:val="single"/>
        </w:rPr>
        <w:t>CAMERA-FUR-REQ-236526/B-</w:t>
      </w:r>
      <w:proofErr w:type="spellStart"/>
      <w:r w:rsidRPr="00D10B75">
        <w:rPr>
          <w:b w:val="0"/>
          <w:u w:val="single"/>
        </w:rPr>
        <w:t>HotKey</w:t>
      </w:r>
      <w:proofErr w:type="spellEnd"/>
      <w:r w:rsidRPr="00D10B75">
        <w:rPr>
          <w:b w:val="0"/>
          <w:u w:val="single"/>
        </w:rPr>
        <w:t xml:space="preserve"> Shortcut Menu General Requirements 7</w:t>
      </w:r>
    </w:p>
    <w:p w:rsidR="00D10B75" w:rsidRDefault="00D10B75" w:rsidP="00D10B75">
      <w:r>
        <w:t>The BPA feature activation status shall be clearly reflected in the P-hotkey menu.</w:t>
      </w:r>
    </w:p>
    <w:p w:rsidR="00D10B75" w:rsidRDefault="00D10B75" w:rsidP="00D10B75">
      <w:r>
        <w:t>(P-HotkeyReq068)</w:t>
      </w:r>
    </w:p>
    <w:p w:rsidR="00D10B75" w:rsidRPr="00D10B75" w:rsidRDefault="00D10B75" w:rsidP="00D10B75">
      <w:pPr>
        <w:pStyle w:val="Heading4"/>
        <w:rPr>
          <w:b w:val="0"/>
          <w:u w:val="single"/>
        </w:rPr>
      </w:pPr>
      <w:r w:rsidRPr="00D10B75">
        <w:rPr>
          <w:b w:val="0"/>
          <w:u w:val="single"/>
        </w:rPr>
        <w:t>CAMERA-FUR-REQ-236527/B-</w:t>
      </w:r>
      <w:proofErr w:type="spellStart"/>
      <w:r w:rsidRPr="00D10B75">
        <w:rPr>
          <w:b w:val="0"/>
          <w:u w:val="single"/>
        </w:rPr>
        <w:t>HotKey</w:t>
      </w:r>
      <w:proofErr w:type="spellEnd"/>
      <w:r w:rsidRPr="00D10B75">
        <w:rPr>
          <w:b w:val="0"/>
          <w:u w:val="single"/>
        </w:rPr>
        <w:t xml:space="preserve"> Shortcut Menu General Requirements 8</w:t>
      </w:r>
    </w:p>
    <w:p w:rsidR="00D10B75" w:rsidRDefault="00D10B75" w:rsidP="00D10B75">
      <w:r>
        <w:t>If the driver has called up the P-hotkey menu and has selected the “BPA-option”, the p-hotkey menu shall time out after [</w:t>
      </w:r>
      <w:proofErr w:type="spellStart"/>
      <w:r>
        <w:t>tCloseConfirm</w:t>
      </w:r>
      <w:proofErr w:type="spellEnd"/>
      <w:r>
        <w:t>].</w:t>
      </w:r>
    </w:p>
    <w:p w:rsidR="00D10B75" w:rsidRDefault="00D10B75" w:rsidP="00D10B75">
      <w:r>
        <w:t>Note:</w:t>
      </w:r>
    </w:p>
    <w:p w:rsidR="00D10B75" w:rsidRDefault="00D10B75" w:rsidP="00D10B75">
      <w:r>
        <w:t xml:space="preserve">It should be safe to assume that when the driver has opened the menu to activate or deactivate the BPA option this was the only action they wanted to perform. </w:t>
      </w:r>
      <w:proofErr w:type="gramStart"/>
      <w:r>
        <w:t>Thus</w:t>
      </w:r>
      <w:proofErr w:type="gramEnd"/>
      <w:r>
        <w:t xml:space="preserve"> the menu can be automatically closed.</w:t>
      </w:r>
      <w:r w:rsidRPr="00995D94">
        <w:t xml:space="preserve"> We add the delay [</w:t>
      </w:r>
      <w:proofErr w:type="spellStart"/>
      <w:r w:rsidRPr="00995D94">
        <w:t>tCloseConfirm</w:t>
      </w:r>
      <w:proofErr w:type="spellEnd"/>
      <w:r w:rsidRPr="00995D94">
        <w:t>], though, to make sure the driver sees the confirmation of his/her action by a change of state of the BPA ON/Off menu.</w:t>
      </w:r>
    </w:p>
    <w:p w:rsidR="00D10B75" w:rsidRPr="00AF2749" w:rsidRDefault="00D10B75" w:rsidP="00D10B75">
      <w:r>
        <w:t>(P-HotkeyReq051)</w:t>
      </w:r>
    </w:p>
    <w:p w:rsidR="00D10B75" w:rsidRPr="00D10B75" w:rsidRDefault="00D10B75" w:rsidP="00D10B75">
      <w:pPr>
        <w:pStyle w:val="Heading4"/>
        <w:rPr>
          <w:b w:val="0"/>
          <w:u w:val="single"/>
        </w:rPr>
      </w:pPr>
      <w:r w:rsidRPr="00D10B75">
        <w:rPr>
          <w:b w:val="0"/>
          <w:u w:val="single"/>
        </w:rPr>
        <w:t>CAMERA-FUR-REQ-236529/B-</w:t>
      </w:r>
      <w:proofErr w:type="spellStart"/>
      <w:r w:rsidRPr="00D10B75">
        <w:rPr>
          <w:b w:val="0"/>
          <w:u w:val="single"/>
        </w:rPr>
        <w:t>HotKey</w:t>
      </w:r>
      <w:proofErr w:type="spellEnd"/>
      <w:r w:rsidRPr="00D10B75">
        <w:rPr>
          <w:b w:val="0"/>
          <w:u w:val="single"/>
        </w:rPr>
        <w:t xml:space="preserve"> Shortcut Menu General Requirements 9</w:t>
      </w:r>
    </w:p>
    <w:p w:rsidR="00D10B75" w:rsidRDefault="00D10B75" w:rsidP="00D10B75">
      <w:r>
        <w:t xml:space="preserve">If the driver has called up the P-hotkey menu and successfully selected the “APA-option”, the hotkey menu shall be </w:t>
      </w:r>
      <w:proofErr w:type="gramStart"/>
      <w:r>
        <w:t>closed</w:t>
      </w:r>
      <w:proofErr w:type="gramEnd"/>
      <w:r>
        <w:t xml:space="preserve"> and the APA feature shall be shown full screen.</w:t>
      </w:r>
    </w:p>
    <w:p w:rsidR="00D10B75" w:rsidRDefault="00D10B75" w:rsidP="00D10B75">
      <w:r>
        <w:t>Note:</w:t>
      </w:r>
    </w:p>
    <w:p w:rsidR="00D10B75" w:rsidRDefault="00D10B75" w:rsidP="00D10B75">
      <w:r>
        <w:t>The driver can of course only “successfully” select the “APA-option” if it is selectable.</w:t>
      </w:r>
    </w:p>
    <w:p w:rsidR="00D10B75" w:rsidRPr="003D4934" w:rsidRDefault="00D10B75" w:rsidP="00D10B75">
      <w:r w:rsidRPr="00F737F6">
        <w:t>(P-HotkeyReq069)</w:t>
      </w:r>
    </w:p>
    <w:p w:rsidR="00D10B75" w:rsidRPr="00D10B75" w:rsidRDefault="00D10B75" w:rsidP="00D10B75">
      <w:pPr>
        <w:pStyle w:val="Heading4"/>
        <w:rPr>
          <w:b w:val="0"/>
          <w:u w:val="single"/>
        </w:rPr>
      </w:pPr>
      <w:r w:rsidRPr="00D10B75">
        <w:rPr>
          <w:b w:val="0"/>
          <w:u w:val="single"/>
        </w:rPr>
        <w:t>CAMERA-FUR-REQ-236530/B-</w:t>
      </w:r>
      <w:proofErr w:type="spellStart"/>
      <w:r w:rsidRPr="00D10B75">
        <w:rPr>
          <w:b w:val="0"/>
          <w:u w:val="single"/>
        </w:rPr>
        <w:t>HotKey</w:t>
      </w:r>
      <w:proofErr w:type="spellEnd"/>
      <w:r w:rsidRPr="00D10B75">
        <w:rPr>
          <w:b w:val="0"/>
          <w:u w:val="single"/>
        </w:rPr>
        <w:t xml:space="preserve"> Shortcut Menu General Requirements 10</w:t>
      </w:r>
    </w:p>
    <w:p w:rsidR="00D10B75" w:rsidRDefault="00D10B75" w:rsidP="00D10B75">
      <w:r>
        <w:t>The “BPA-option” of the P-hotkey menu shall have an “ON/ ENABLED” and “OFF/ DISABLED” state.</w:t>
      </w:r>
    </w:p>
    <w:p w:rsidR="00D10B75" w:rsidRDefault="00D10B75" w:rsidP="00D10B75">
      <w:r>
        <w:t>Note:</w:t>
      </w:r>
    </w:p>
    <w:p w:rsidR="00D10B75" w:rsidRDefault="00D10B75" w:rsidP="00D10B75">
      <w:r>
        <w:t>The design of this interface is the responsibility of HMI, but the BPA feature owner needs to sign off.</w:t>
      </w:r>
    </w:p>
    <w:p w:rsidR="00D10B75" w:rsidRDefault="00D10B75" w:rsidP="00D10B75">
      <w:r>
        <w:t>(P-HotkeyReq064)</w:t>
      </w:r>
    </w:p>
    <w:p w:rsidR="00D10B75" w:rsidRPr="00D10B75" w:rsidRDefault="00D10B75" w:rsidP="00D10B75">
      <w:pPr>
        <w:pStyle w:val="Heading4"/>
        <w:rPr>
          <w:b w:val="0"/>
          <w:u w:val="single"/>
        </w:rPr>
      </w:pPr>
      <w:r w:rsidRPr="00D10B75">
        <w:rPr>
          <w:b w:val="0"/>
          <w:u w:val="single"/>
        </w:rPr>
        <w:t>CAMERA-FUR-REQ-236531/B-</w:t>
      </w:r>
      <w:proofErr w:type="spellStart"/>
      <w:r w:rsidRPr="00D10B75">
        <w:rPr>
          <w:b w:val="0"/>
          <w:u w:val="single"/>
        </w:rPr>
        <w:t>HotKey</w:t>
      </w:r>
      <w:proofErr w:type="spellEnd"/>
      <w:r w:rsidRPr="00D10B75">
        <w:rPr>
          <w:b w:val="0"/>
          <w:u w:val="single"/>
        </w:rPr>
        <w:t xml:space="preserve"> Shortcut Menu General Requirements 11</w:t>
      </w:r>
    </w:p>
    <w:p w:rsidR="00D10B75" w:rsidRDefault="00D10B75" w:rsidP="00D10B75">
      <w:r>
        <w:t>The “APA-option” of the P-hotkey menu shall have a “normal” state, an “overspeed” state, an “</w:t>
      </w:r>
      <w:proofErr w:type="spellStart"/>
      <w:r>
        <w:t>unavalaible</w:t>
      </w:r>
      <w:proofErr w:type="spellEnd"/>
      <w:r>
        <w:t>” state and a “fault” state.</w:t>
      </w:r>
    </w:p>
    <w:p w:rsidR="00D10B75" w:rsidRDefault="00D10B75" w:rsidP="00D10B75">
      <w:r>
        <w:t>(P-HotkeyReq019)</w:t>
      </w:r>
    </w:p>
    <w:p w:rsidR="00D10B75" w:rsidRPr="00D10B75" w:rsidRDefault="00D10B75" w:rsidP="00D10B75">
      <w:pPr>
        <w:pStyle w:val="Heading4"/>
        <w:rPr>
          <w:b w:val="0"/>
          <w:u w:val="single"/>
        </w:rPr>
      </w:pPr>
      <w:r w:rsidRPr="00D10B75">
        <w:rPr>
          <w:b w:val="0"/>
          <w:u w:val="single"/>
        </w:rPr>
        <w:t>CAMERA-FUR-REQ-236532/B-</w:t>
      </w:r>
      <w:proofErr w:type="spellStart"/>
      <w:r w:rsidRPr="00D10B75">
        <w:rPr>
          <w:b w:val="0"/>
          <w:u w:val="single"/>
        </w:rPr>
        <w:t>HotKey</w:t>
      </w:r>
      <w:proofErr w:type="spellEnd"/>
      <w:r w:rsidRPr="00D10B75">
        <w:rPr>
          <w:b w:val="0"/>
          <w:u w:val="single"/>
        </w:rPr>
        <w:t xml:space="preserve"> Shortcut Menu General Requirements 12</w:t>
      </w:r>
    </w:p>
    <w:p w:rsidR="00D10B75" w:rsidRDefault="00D10B75" w:rsidP="00D10B75">
      <w:r w:rsidRPr="005953BE">
        <w:t>When in “normal” state the “APA-option” shall be designed to indicate that the feature is selectable.</w:t>
      </w:r>
    </w:p>
    <w:p w:rsidR="00D10B75" w:rsidRPr="005953BE" w:rsidRDefault="00D10B75" w:rsidP="00D10B75">
      <w:r>
        <w:t>(P-HotkeyReq020)</w:t>
      </w:r>
    </w:p>
    <w:p w:rsidR="00D10B75" w:rsidRPr="00D10B75" w:rsidRDefault="00D10B75" w:rsidP="00D10B75">
      <w:pPr>
        <w:pStyle w:val="Heading4"/>
        <w:rPr>
          <w:b w:val="0"/>
          <w:u w:val="single"/>
        </w:rPr>
      </w:pPr>
      <w:r w:rsidRPr="00D10B75">
        <w:rPr>
          <w:b w:val="0"/>
          <w:u w:val="single"/>
        </w:rPr>
        <w:t>CAMERA-FUR-REQ-236533/C-</w:t>
      </w:r>
      <w:proofErr w:type="spellStart"/>
      <w:r w:rsidRPr="00D10B75">
        <w:rPr>
          <w:b w:val="0"/>
          <w:u w:val="single"/>
        </w:rPr>
        <w:t>HotKey</w:t>
      </w:r>
      <w:proofErr w:type="spellEnd"/>
      <w:r w:rsidRPr="00D10B75">
        <w:rPr>
          <w:b w:val="0"/>
          <w:u w:val="single"/>
        </w:rPr>
        <w:t xml:space="preserve"> Shortcut Menu General Requirements 13</w:t>
      </w:r>
    </w:p>
    <w:p w:rsidR="00D10B75" w:rsidRDefault="00D10B75" w:rsidP="00D10B75">
      <w:r w:rsidRPr="00443A29">
        <w:t>When in “overspeed” state, the “APA-option” shall provide additional symbols or text to indicate that the vehicle is operated outside of the APA feature’s speed envelope, but the “APA-option” shall be shown as selectable.</w:t>
      </w:r>
    </w:p>
    <w:p w:rsidR="00D10B75" w:rsidRDefault="00D10B75" w:rsidP="00D10B75">
      <w:pPr>
        <w:jc w:val="center"/>
      </w:pPr>
      <w:r>
        <w:rPr>
          <w:noProof/>
        </w:rPr>
        <w:lastRenderedPageBreak/>
        <w:drawing>
          <wp:inline distT="0" distB="0" distL="0" distR="0" wp14:anchorId="68AE9CE4" wp14:editId="7980E374">
            <wp:extent cx="3768090" cy="1972310"/>
            <wp:effectExtent l="0" t="0" r="3810" b="8890"/>
            <wp:docPr id="6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768090" cy="1972310"/>
                    </a:xfrm>
                    <a:prstGeom prst="rect">
                      <a:avLst/>
                    </a:prstGeom>
                  </pic:spPr>
                </pic:pic>
              </a:graphicData>
            </a:graphic>
          </wp:inline>
        </w:drawing>
      </w:r>
    </w:p>
    <w:p w:rsidR="00D10B75" w:rsidRDefault="00D10B75" w:rsidP="00D10B75">
      <w:r>
        <w:t xml:space="preserve"> </w:t>
      </w:r>
    </w:p>
    <w:p w:rsidR="00D10B75" w:rsidRDefault="00D10B75" w:rsidP="00D10B75">
      <w:r>
        <w:t>Sketch for possible design of APA feature selection during overspeed</w:t>
      </w:r>
    </w:p>
    <w:p w:rsidR="00D10B75" w:rsidRPr="00632A83" w:rsidRDefault="00D10B75" w:rsidP="00D10B75">
      <w:r>
        <w:t>(P-HotkeyReq021)</w:t>
      </w:r>
    </w:p>
    <w:p w:rsidR="00D10B75" w:rsidRPr="00D10B75" w:rsidRDefault="00D10B75" w:rsidP="00D10B75">
      <w:pPr>
        <w:pStyle w:val="Heading4"/>
        <w:rPr>
          <w:b w:val="0"/>
          <w:u w:val="single"/>
        </w:rPr>
      </w:pPr>
      <w:r w:rsidRPr="00D10B75">
        <w:rPr>
          <w:b w:val="0"/>
          <w:u w:val="single"/>
        </w:rPr>
        <w:t>CAMERA-FUR-REQ-236534/B-</w:t>
      </w:r>
      <w:proofErr w:type="spellStart"/>
      <w:r w:rsidRPr="00D10B75">
        <w:rPr>
          <w:b w:val="0"/>
          <w:u w:val="single"/>
        </w:rPr>
        <w:t>HotKey</w:t>
      </w:r>
      <w:proofErr w:type="spellEnd"/>
      <w:r w:rsidRPr="00D10B75">
        <w:rPr>
          <w:b w:val="0"/>
          <w:u w:val="single"/>
        </w:rPr>
        <w:t xml:space="preserve"> Shortcut Menu General Requirements 14</w:t>
      </w:r>
    </w:p>
    <w:p w:rsidR="00D10B75" w:rsidRDefault="00D10B75" w:rsidP="00D10B75">
      <w:r>
        <w:t>When in “unavailable” state, the “APA-option” shall be “greyed out” or provide additional symbols or text to indicate that (and why) the APA feature is not available and cannot be selected.</w:t>
      </w:r>
    </w:p>
    <w:p w:rsidR="00D10B75" w:rsidRDefault="00D10B75" w:rsidP="00D10B75">
      <w:pPr>
        <w:jc w:val="center"/>
      </w:pPr>
      <w:r>
        <w:rPr>
          <w:noProof/>
        </w:rPr>
        <w:drawing>
          <wp:inline distT="0" distB="0" distL="0" distR="0" wp14:anchorId="5DA6AA0D" wp14:editId="0CD72897">
            <wp:extent cx="3768090" cy="1972310"/>
            <wp:effectExtent l="0" t="0" r="3810" b="8890"/>
            <wp:docPr id="7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768090" cy="1972310"/>
                    </a:xfrm>
                    <a:prstGeom prst="rect">
                      <a:avLst/>
                    </a:prstGeom>
                  </pic:spPr>
                </pic:pic>
              </a:graphicData>
            </a:graphic>
          </wp:inline>
        </w:drawing>
      </w:r>
    </w:p>
    <w:p w:rsidR="00D10B75" w:rsidRDefault="00D10B75" w:rsidP="00D10B75">
      <w:r>
        <w:t xml:space="preserve"> </w:t>
      </w:r>
    </w:p>
    <w:p w:rsidR="00D10B75" w:rsidRDefault="00D10B75" w:rsidP="00D10B75">
      <w:r>
        <w:t>Sketch for possible design of APA feature selection when APA is not available.</w:t>
      </w:r>
    </w:p>
    <w:p w:rsidR="00D10B75" w:rsidRPr="00467D6D" w:rsidRDefault="00D10B75" w:rsidP="00D10B75">
      <w:r>
        <w:t>(P-HotkeyReq022)</w:t>
      </w:r>
    </w:p>
    <w:p w:rsidR="00D10B75" w:rsidRPr="00D10B75" w:rsidRDefault="00D10B75" w:rsidP="00D10B75">
      <w:pPr>
        <w:pStyle w:val="Heading4"/>
        <w:rPr>
          <w:b w:val="0"/>
          <w:u w:val="single"/>
        </w:rPr>
      </w:pPr>
      <w:r w:rsidRPr="00D10B75">
        <w:rPr>
          <w:b w:val="0"/>
          <w:u w:val="single"/>
        </w:rPr>
        <w:t>CAMERA-FUR-REQ-236546/B-</w:t>
      </w:r>
      <w:proofErr w:type="spellStart"/>
      <w:r w:rsidRPr="00D10B75">
        <w:rPr>
          <w:b w:val="0"/>
          <w:u w:val="single"/>
        </w:rPr>
        <w:t>HotKey</w:t>
      </w:r>
      <w:proofErr w:type="spellEnd"/>
      <w:r w:rsidRPr="00D10B75">
        <w:rPr>
          <w:b w:val="0"/>
          <w:u w:val="single"/>
        </w:rPr>
        <w:t xml:space="preserve"> Shortcut Menu General Requirements 15</w:t>
      </w:r>
    </w:p>
    <w:p w:rsidR="00D10B75" w:rsidRDefault="00D10B75" w:rsidP="00D10B75">
      <w:r>
        <w:t>When in “fault” state, the “APA-option” shall be “greyed out” or provide additional symbols or text to indicate that the APA feature is faulted and cannot be selected.</w:t>
      </w:r>
    </w:p>
    <w:p w:rsidR="00D10B75" w:rsidRDefault="00D10B75" w:rsidP="00D10B75">
      <w:r>
        <w:t>(P-HotkeyReq023)</w:t>
      </w:r>
    </w:p>
    <w:p w:rsidR="00D10B75" w:rsidRPr="00D10B75" w:rsidRDefault="00D10B75" w:rsidP="00D10B75">
      <w:pPr>
        <w:pStyle w:val="Heading4"/>
        <w:rPr>
          <w:b w:val="0"/>
          <w:u w:val="single"/>
        </w:rPr>
      </w:pPr>
      <w:r w:rsidRPr="00D10B75">
        <w:rPr>
          <w:b w:val="0"/>
          <w:u w:val="single"/>
        </w:rPr>
        <w:t>CAMERA-FUR-REQ-236829/B-</w:t>
      </w:r>
      <w:proofErr w:type="spellStart"/>
      <w:r w:rsidRPr="00D10B75">
        <w:rPr>
          <w:b w:val="0"/>
          <w:u w:val="single"/>
        </w:rPr>
        <w:t>HotKey</w:t>
      </w:r>
      <w:proofErr w:type="spellEnd"/>
      <w:r w:rsidRPr="00D10B75">
        <w:rPr>
          <w:b w:val="0"/>
          <w:u w:val="single"/>
        </w:rPr>
        <w:t xml:space="preserve"> Shortcut Menu General Requirements 16</w:t>
      </w:r>
    </w:p>
    <w:p w:rsidR="00D10B75" w:rsidRDefault="00D10B75" w:rsidP="00D10B75">
      <w:r>
        <w:t>When the “</w:t>
      </w:r>
      <w:proofErr w:type="gramStart"/>
      <w:r>
        <w:t>APA.-</w:t>
      </w:r>
      <w:proofErr w:type="gramEnd"/>
      <w:r>
        <w:t>option” is in “overspeed” state, feature selection and thus a change to full screen APA mode shall remain available.</w:t>
      </w:r>
    </w:p>
    <w:p w:rsidR="00D10B75" w:rsidRDefault="00D10B75" w:rsidP="00D10B75">
      <w:r>
        <w:t>Note:</w:t>
      </w:r>
    </w:p>
    <w:p w:rsidR="00D10B75" w:rsidRDefault="00D10B75" w:rsidP="00D10B75">
      <w:r>
        <w:t xml:space="preserve">We here consider that the vehicle may be driven just slightly outside of the APA feature’s speed envelope. </w:t>
      </w:r>
      <w:proofErr w:type="gramStart"/>
      <w:r>
        <w:t>So</w:t>
      </w:r>
      <w:proofErr w:type="gramEnd"/>
      <w:r>
        <w:t xml:space="preserve"> we do allow selecting the feature. Note that when activated in overspeed condition the APA feature controls the screen time out. This is the same behavior as for APA implementations with a hard button directly communicating with the APA feature. This is supported by PAM signals.</w:t>
      </w:r>
    </w:p>
    <w:p w:rsidR="00D10B75" w:rsidRPr="00E04330" w:rsidRDefault="00D10B75" w:rsidP="00D10B75">
      <w:r>
        <w:t>(P-HotkeyReq024)</w:t>
      </w:r>
    </w:p>
    <w:p w:rsidR="00D10B75" w:rsidRPr="00D10B75" w:rsidRDefault="00D10B75" w:rsidP="00D10B75">
      <w:pPr>
        <w:pStyle w:val="Heading4"/>
        <w:rPr>
          <w:b w:val="0"/>
          <w:u w:val="single"/>
        </w:rPr>
      </w:pPr>
      <w:r w:rsidRPr="00D10B75">
        <w:rPr>
          <w:b w:val="0"/>
          <w:u w:val="single"/>
        </w:rPr>
        <w:t>CAMERA-FUR-REQ-236830/B-</w:t>
      </w:r>
      <w:proofErr w:type="spellStart"/>
      <w:r w:rsidRPr="00D10B75">
        <w:rPr>
          <w:b w:val="0"/>
          <w:u w:val="single"/>
        </w:rPr>
        <w:t>HotKey</w:t>
      </w:r>
      <w:proofErr w:type="spellEnd"/>
      <w:r w:rsidRPr="00D10B75">
        <w:rPr>
          <w:b w:val="0"/>
          <w:u w:val="single"/>
        </w:rPr>
        <w:t xml:space="preserve"> Shortcut Menu General Requirements 17</w:t>
      </w:r>
    </w:p>
    <w:p w:rsidR="00D10B75" w:rsidRDefault="00D10B75" w:rsidP="00D10B75">
      <w:r>
        <w:t>When the “APA-option” is in “fault” or “unavailable” state, feature selection shall not be available and a change to full screen APA mode shall not be possible.</w:t>
      </w:r>
    </w:p>
    <w:p w:rsidR="00D10B75" w:rsidRDefault="00D10B75" w:rsidP="00D10B75">
      <w:r>
        <w:t>(P-HotkeyReq025)</w:t>
      </w:r>
    </w:p>
    <w:p w:rsidR="00D10B75" w:rsidRPr="00D10B75" w:rsidRDefault="00D10B75" w:rsidP="00D10B75">
      <w:pPr>
        <w:pStyle w:val="Heading4"/>
        <w:rPr>
          <w:b w:val="0"/>
          <w:u w:val="single"/>
        </w:rPr>
      </w:pPr>
      <w:r w:rsidRPr="00D10B75">
        <w:rPr>
          <w:b w:val="0"/>
          <w:u w:val="single"/>
        </w:rPr>
        <w:lastRenderedPageBreak/>
        <w:t>CAMERA-FUR-REQ-236833/B-</w:t>
      </w:r>
      <w:proofErr w:type="spellStart"/>
      <w:r w:rsidRPr="00D10B75">
        <w:rPr>
          <w:b w:val="0"/>
          <w:u w:val="single"/>
        </w:rPr>
        <w:t>HotKey</w:t>
      </w:r>
      <w:proofErr w:type="spellEnd"/>
      <w:r w:rsidRPr="00D10B75">
        <w:rPr>
          <w:b w:val="0"/>
          <w:u w:val="single"/>
        </w:rPr>
        <w:t xml:space="preserve"> Shortcut Menu General Requirements 20</w:t>
      </w:r>
    </w:p>
    <w:p w:rsidR="00D10B75" w:rsidRDefault="00D10B75" w:rsidP="00D10B75">
      <w:r>
        <w:t>All APA screens shall feature an “APA off” option.</w:t>
      </w:r>
    </w:p>
    <w:p w:rsidR="00D10B75" w:rsidRDefault="00D10B75" w:rsidP="00D10B75">
      <w:r>
        <w:t>Note:</w:t>
      </w:r>
    </w:p>
    <w:p w:rsidR="00D10B75" w:rsidRDefault="00D10B75" w:rsidP="00D10B75">
      <w:r>
        <w:t xml:space="preserve">The “off option” is today already part of the scanning screens. This requirement extends its availability to the screens for active steering. This is necessary as we no longer have the </w:t>
      </w:r>
      <w:proofErr w:type="spellStart"/>
      <w:r>
        <w:t>hardbutton</w:t>
      </w:r>
      <w:proofErr w:type="spellEnd"/>
      <w:r>
        <w:t xml:space="preserve"> to deactivate active steering.</w:t>
      </w:r>
    </w:p>
    <w:p w:rsidR="00D10B75" w:rsidRPr="00AB623E" w:rsidRDefault="00D10B75" w:rsidP="00D10B75">
      <w:r>
        <w:t>(P-HotkeyReq046)</w:t>
      </w:r>
    </w:p>
    <w:p w:rsidR="00D10B75" w:rsidRPr="00D10B75" w:rsidRDefault="00D10B75" w:rsidP="00D10B75">
      <w:pPr>
        <w:pStyle w:val="Heading4"/>
        <w:rPr>
          <w:b w:val="0"/>
          <w:u w:val="single"/>
        </w:rPr>
      </w:pPr>
      <w:r w:rsidRPr="00D10B75">
        <w:rPr>
          <w:b w:val="0"/>
          <w:u w:val="single"/>
        </w:rPr>
        <w:t>CAMERA-FUR-REQ-236834/B-</w:t>
      </w:r>
      <w:proofErr w:type="spellStart"/>
      <w:r w:rsidRPr="00D10B75">
        <w:rPr>
          <w:b w:val="0"/>
          <w:u w:val="single"/>
        </w:rPr>
        <w:t>HotKey</w:t>
      </w:r>
      <w:proofErr w:type="spellEnd"/>
      <w:r w:rsidRPr="00D10B75">
        <w:rPr>
          <w:b w:val="0"/>
          <w:u w:val="single"/>
        </w:rPr>
        <w:t xml:space="preserve"> Shortcut Menu General Requirements 21</w:t>
      </w:r>
    </w:p>
    <w:p w:rsidR="00D10B75" w:rsidRDefault="00D10B75" w:rsidP="00D10B75">
      <w:r>
        <w:t>The RVC screen shall provide an interface to activate/ deactivate BPA.</w:t>
      </w:r>
    </w:p>
    <w:p w:rsidR="00D10B75" w:rsidRDefault="00D10B75" w:rsidP="00D10B75">
      <w:r>
        <w:t>Note:</w:t>
      </w:r>
    </w:p>
    <w:p w:rsidR="00D10B75" w:rsidRDefault="00D10B75" w:rsidP="00D10B75">
      <w:r>
        <w:t>With the introduction with the p-hotkey we lose the standalone BPA switch. And as the p-hotkey is not available in reverse gear, we do need another possibility to deactivate BPA.</w:t>
      </w:r>
    </w:p>
    <w:p w:rsidR="00D10B75" w:rsidRPr="00BD3F2B" w:rsidRDefault="00D10B75" w:rsidP="00D10B75">
      <w:r>
        <w:t>(P-HotkeyReq099)</w:t>
      </w:r>
    </w:p>
    <w:p w:rsidR="00D10B75" w:rsidRPr="00D10B75" w:rsidRDefault="00D10B75" w:rsidP="00D10B75">
      <w:pPr>
        <w:pStyle w:val="Heading4"/>
        <w:rPr>
          <w:b w:val="0"/>
          <w:u w:val="single"/>
        </w:rPr>
      </w:pPr>
      <w:r w:rsidRPr="00D10B75">
        <w:rPr>
          <w:b w:val="0"/>
          <w:u w:val="single"/>
        </w:rPr>
        <w:t>CAMERA-FUR-REQ-250044/A-</w:t>
      </w:r>
      <w:proofErr w:type="spellStart"/>
      <w:r w:rsidRPr="00D10B75">
        <w:rPr>
          <w:b w:val="0"/>
          <w:u w:val="single"/>
        </w:rPr>
        <w:t>HotKey</w:t>
      </w:r>
      <w:proofErr w:type="spellEnd"/>
      <w:r w:rsidRPr="00D10B75">
        <w:rPr>
          <w:b w:val="0"/>
          <w:u w:val="single"/>
        </w:rPr>
        <w:t xml:space="preserve"> Shortcut Menu General Requirements 22</w:t>
      </w:r>
    </w:p>
    <w:p w:rsidR="00D10B75" w:rsidRDefault="00D10B75" w:rsidP="00D10B75">
      <w:r>
        <w:t>If the driver has called up the P-hotkey menu and selects the “Other-option”, the p-hotkey menu shall be immediately closed and the “Other-option” shall be shown full screen.</w:t>
      </w:r>
    </w:p>
    <w:p w:rsidR="00D10B75" w:rsidRDefault="00D10B75" w:rsidP="00D10B75">
      <w:r>
        <w:t>(P-Hotkey126)</w:t>
      </w:r>
    </w:p>
    <w:p w:rsidR="00D10B75" w:rsidRPr="00D10B75" w:rsidRDefault="00D10B75" w:rsidP="00D10B75">
      <w:pPr>
        <w:pStyle w:val="Heading4"/>
        <w:rPr>
          <w:b w:val="0"/>
          <w:u w:val="single"/>
        </w:rPr>
      </w:pPr>
      <w:r w:rsidRPr="00D10B75">
        <w:rPr>
          <w:b w:val="0"/>
          <w:u w:val="single"/>
        </w:rPr>
        <w:t>CAMERA-FUR-REQ-250046/A-</w:t>
      </w:r>
      <w:proofErr w:type="spellStart"/>
      <w:r w:rsidRPr="00D10B75">
        <w:rPr>
          <w:b w:val="0"/>
          <w:u w:val="single"/>
        </w:rPr>
        <w:t>HotKey</w:t>
      </w:r>
      <w:proofErr w:type="spellEnd"/>
      <w:r w:rsidRPr="00D10B75">
        <w:rPr>
          <w:b w:val="0"/>
          <w:u w:val="single"/>
        </w:rPr>
        <w:t xml:space="preserve"> Shortcut Menu General Requirements 23</w:t>
      </w:r>
    </w:p>
    <w:p w:rsidR="00D10B75" w:rsidRDefault="00D10B75" w:rsidP="00D10B75">
      <w:r>
        <w:t>If the p-hotkey menu has been shown without interruption for [</w:t>
      </w:r>
      <w:proofErr w:type="spellStart"/>
      <w:r>
        <w:t>tCloseNoSelection</w:t>
      </w:r>
      <w:proofErr w:type="spellEnd"/>
      <w:r>
        <w:t>], the hotkey menu shall be closed.</w:t>
      </w:r>
    </w:p>
    <w:p w:rsidR="00D10B75" w:rsidRDefault="00D10B75" w:rsidP="00D10B75"/>
    <w:p w:rsidR="00D10B75" w:rsidRDefault="00D10B75" w:rsidP="00D10B75">
      <w:r>
        <w:t>Note;</w:t>
      </w:r>
    </w:p>
    <w:p w:rsidR="00D10B75" w:rsidRDefault="00D10B75" w:rsidP="00D10B75">
      <w:r>
        <w:t>An interruption in this context could e.g. be the indication of the BPA “full screen” overlay on top of the p-hotkey menu or selection of any of the p-hotkey menu’s options.</w:t>
      </w:r>
    </w:p>
    <w:p w:rsidR="00D10B75" w:rsidRDefault="00D10B75" w:rsidP="00D10B75">
      <w:r>
        <w:t>(P-HotkeyReq129)</w:t>
      </w:r>
    </w:p>
    <w:p w:rsidR="00D10B75" w:rsidRPr="00D10B75" w:rsidRDefault="00D10B75" w:rsidP="00D10B75">
      <w:pPr>
        <w:pStyle w:val="Heading4"/>
        <w:rPr>
          <w:b w:val="0"/>
          <w:u w:val="single"/>
        </w:rPr>
      </w:pPr>
      <w:r w:rsidRPr="00D10B75">
        <w:rPr>
          <w:b w:val="0"/>
          <w:u w:val="single"/>
        </w:rPr>
        <w:t>CAMERA-FUR-REQ-250047/A-</w:t>
      </w:r>
      <w:proofErr w:type="spellStart"/>
      <w:r w:rsidRPr="00D10B75">
        <w:rPr>
          <w:b w:val="0"/>
          <w:u w:val="single"/>
        </w:rPr>
        <w:t>HotKey</w:t>
      </w:r>
      <w:proofErr w:type="spellEnd"/>
      <w:r w:rsidRPr="00D10B75">
        <w:rPr>
          <w:b w:val="0"/>
          <w:u w:val="single"/>
        </w:rPr>
        <w:t xml:space="preserve"> Shortcut Menu General Requirements 24</w:t>
      </w:r>
    </w:p>
    <w:p w:rsidR="00D10B75" w:rsidRDefault="00D10B75" w:rsidP="00D10B75">
      <w:r>
        <w:t>If the hotkey concept is applied, all “full screen” BPA overlays shall include a BPA “ON/OFF” option as symbolically shown by the Figure.</w:t>
      </w:r>
    </w:p>
    <w:p w:rsidR="00D10B75" w:rsidRDefault="00D10B75" w:rsidP="00D10B75">
      <w:r>
        <w:t>Note:</w:t>
      </w:r>
    </w:p>
    <w:p w:rsidR="00D10B75" w:rsidRDefault="00D10B75" w:rsidP="00D10B75">
      <w:r>
        <w:t xml:space="preserve">The final design fulfilling all ergo and BPA requirements </w:t>
      </w:r>
      <w:proofErr w:type="gramStart"/>
      <w:r>
        <w:t>has to</w:t>
      </w:r>
      <w:proofErr w:type="gramEnd"/>
      <w:r>
        <w:t xml:space="preserve"> be defined by the HMI design team and signed off by the BPA feature owner.</w:t>
      </w:r>
    </w:p>
    <w:p w:rsidR="00D10B75" w:rsidRDefault="00D10B75" w:rsidP="00D10B75">
      <w:pPr>
        <w:jc w:val="center"/>
      </w:pPr>
      <w:r>
        <w:t xml:space="preserve"> </w:t>
      </w:r>
      <w:r>
        <w:rPr>
          <w:noProof/>
        </w:rPr>
        <w:drawing>
          <wp:inline distT="0" distB="0" distL="0" distR="0" wp14:anchorId="7D12D4A3">
            <wp:extent cx="3206750" cy="1926590"/>
            <wp:effectExtent l="0" t="0" r="0" b="0"/>
            <wp:docPr id="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6750" cy="1926590"/>
                    </a:xfrm>
                    <a:prstGeom prst="rect">
                      <a:avLst/>
                    </a:prstGeom>
                    <a:noFill/>
                  </pic:spPr>
                </pic:pic>
              </a:graphicData>
            </a:graphic>
          </wp:inline>
        </w:drawing>
      </w:r>
    </w:p>
    <w:p w:rsidR="00D10B75" w:rsidRDefault="00D10B75" w:rsidP="00D10B75">
      <w:r>
        <w:tab/>
        <w:t>sketch of BPA overlay with ON/OFF (HMI to decide on final design)</w:t>
      </w:r>
    </w:p>
    <w:p w:rsidR="00D10B75" w:rsidRDefault="00D10B75" w:rsidP="00D10B75">
      <w:r>
        <w:t>(P-HotkeyReq159)</w:t>
      </w:r>
    </w:p>
    <w:p w:rsidR="00D10B75" w:rsidRPr="00D10B75" w:rsidRDefault="00D10B75" w:rsidP="00D10B75">
      <w:pPr>
        <w:pStyle w:val="Heading4"/>
        <w:rPr>
          <w:b w:val="0"/>
          <w:u w:val="single"/>
        </w:rPr>
      </w:pPr>
      <w:r w:rsidRPr="00D10B75">
        <w:rPr>
          <w:b w:val="0"/>
          <w:u w:val="single"/>
        </w:rPr>
        <w:t>CAMERA-FUR-REQ-250491/B-</w:t>
      </w:r>
      <w:proofErr w:type="spellStart"/>
      <w:r w:rsidRPr="00D10B75">
        <w:rPr>
          <w:b w:val="0"/>
          <w:u w:val="single"/>
        </w:rPr>
        <w:t>HotKey</w:t>
      </w:r>
      <w:proofErr w:type="spellEnd"/>
      <w:r w:rsidRPr="00D10B75">
        <w:rPr>
          <w:b w:val="0"/>
          <w:u w:val="single"/>
        </w:rPr>
        <w:t xml:space="preserve"> Shortcut Menu General Requirements 25</w:t>
      </w:r>
    </w:p>
    <w:p w:rsidR="00D10B75" w:rsidRPr="00476A97" w:rsidRDefault="00D10B75" w:rsidP="00D10B75">
      <w:r w:rsidRPr="00476A97">
        <w:t>If the hotkey menu offers any “on-screen close option” that can be used to deactivate the P-hotkey menu;</w:t>
      </w:r>
    </w:p>
    <w:p w:rsidR="00D10B75" w:rsidRPr="00476A97" w:rsidRDefault="00D10B75" w:rsidP="00D10B75">
      <w:r w:rsidRPr="00476A97">
        <w:t>If the P-hotkey menu closes due to activation of the on-screen deactivation option, the operational table for [</w:t>
      </w:r>
      <w:proofErr w:type="spellStart"/>
      <w:r w:rsidRPr="00476A97">
        <w:t>ApaMdeStat_D_</w:t>
      </w:r>
      <w:proofErr w:type="gramStart"/>
      <w:r w:rsidRPr="00476A97">
        <w:t>RqDrv</w:t>
      </w:r>
      <w:proofErr w:type="spellEnd"/>
      <w:r w:rsidRPr="00476A97">
        <w:t>]  shall</w:t>
      </w:r>
      <w:proofErr w:type="gramEnd"/>
      <w:r w:rsidRPr="00476A97">
        <w:t xml:space="preserve"> be respected.</w:t>
      </w:r>
    </w:p>
    <w:p w:rsidR="00D10B75" w:rsidRPr="00476A97" w:rsidRDefault="00D10B75" w:rsidP="00D10B75"/>
    <w:p w:rsidR="00D10B75" w:rsidRDefault="00D10B75" w:rsidP="00D10B75">
      <w:r w:rsidRPr="00476A97">
        <w:t xml:space="preserve">This requirement covers the possibility that the generic hotkey menu design includes a “Cancel” or “Close” option on the touch screen. This option is not part of the APA/ BPA feature </w:t>
      </w:r>
      <w:proofErr w:type="gramStart"/>
      <w:r w:rsidRPr="00476A97">
        <w:t>specifications, but</w:t>
      </w:r>
      <w:proofErr w:type="gramEnd"/>
      <w:r w:rsidRPr="00476A97">
        <w:t xml:space="preserve"> seems to be a generic design. </w:t>
      </w:r>
      <w:proofErr w:type="gramStart"/>
      <w:r w:rsidRPr="00476A97">
        <w:t>So</w:t>
      </w:r>
      <w:proofErr w:type="gramEnd"/>
      <w:r w:rsidRPr="00476A97">
        <w:t xml:space="preserve"> it is important to respect this requirement as when the menu closes, the PAM/ APA feature always needs to be informed.</w:t>
      </w:r>
    </w:p>
    <w:p w:rsidR="00D10B75" w:rsidRDefault="00D10B75" w:rsidP="00D10B75">
      <w:r>
        <w:lastRenderedPageBreak/>
        <w:t>(P-HotKeyReq170)</w:t>
      </w:r>
    </w:p>
    <w:p w:rsidR="00D10B75" w:rsidRPr="00D10B75" w:rsidRDefault="00D10B75" w:rsidP="00D10B75">
      <w:pPr>
        <w:pStyle w:val="Heading4"/>
        <w:rPr>
          <w:b w:val="0"/>
          <w:u w:val="single"/>
        </w:rPr>
      </w:pPr>
      <w:r w:rsidRPr="00D10B75">
        <w:rPr>
          <w:b w:val="0"/>
          <w:u w:val="single"/>
        </w:rPr>
        <w:t>CAMERA-FUR-REQ-272559/A-</w:t>
      </w:r>
      <w:proofErr w:type="spellStart"/>
      <w:r w:rsidRPr="00D10B75">
        <w:rPr>
          <w:b w:val="0"/>
          <w:u w:val="single"/>
        </w:rPr>
        <w:t>HotKey</w:t>
      </w:r>
      <w:proofErr w:type="spellEnd"/>
      <w:r w:rsidRPr="00D10B75">
        <w:rPr>
          <w:b w:val="0"/>
          <w:u w:val="single"/>
        </w:rPr>
        <w:t xml:space="preserve"> Shortcut Menu General Requirements 26</w:t>
      </w:r>
    </w:p>
    <w:p w:rsidR="00D10B75" w:rsidRDefault="00D10B75" w:rsidP="00D10B75">
      <w:r>
        <w:t>If MyKey is present the BPA on/off selection of the BPA overlay shall not be shown.</w:t>
      </w:r>
    </w:p>
    <w:p w:rsidR="00D10B75" w:rsidRDefault="00D10B75" w:rsidP="00D10B75"/>
    <w:p w:rsidR="00D10B75" w:rsidRDefault="00D10B75" w:rsidP="00D10B75">
      <w:r>
        <w:t>Note:</w:t>
      </w:r>
    </w:p>
    <w:p w:rsidR="00D10B75" w:rsidRDefault="00D10B75" w:rsidP="00D10B75">
      <w:r>
        <w:t xml:space="preserve">In case of the BPA overlay it does not make much sense to show the </w:t>
      </w:r>
      <w:proofErr w:type="gramStart"/>
      <w:r>
        <w:t>On</w:t>
      </w:r>
      <w:proofErr w:type="gramEnd"/>
      <w:r>
        <w:t xml:space="preserve">/Off option, but make it not selectable. This might confuse people more than it helps. With the </w:t>
      </w:r>
      <w:proofErr w:type="gramStart"/>
      <w:r>
        <w:t>On</w:t>
      </w:r>
      <w:proofErr w:type="gramEnd"/>
      <w:r>
        <w:t>/Off option simply not being there, the message that BPA cannot be deactivated in case of MyKey is clear.</w:t>
      </w:r>
    </w:p>
    <w:p w:rsidR="00D10B75" w:rsidRDefault="00D10B75" w:rsidP="00D10B75">
      <w:r>
        <w:t>(P-HotkeyReq173)</w:t>
      </w:r>
    </w:p>
    <w:p w:rsidR="00D10B75" w:rsidRPr="00D10B75" w:rsidRDefault="00D10B75" w:rsidP="00D10B75">
      <w:pPr>
        <w:pStyle w:val="Heading4"/>
        <w:rPr>
          <w:b w:val="0"/>
          <w:u w:val="single"/>
        </w:rPr>
      </w:pPr>
      <w:r w:rsidRPr="00D10B75">
        <w:rPr>
          <w:b w:val="0"/>
          <w:u w:val="single"/>
        </w:rPr>
        <w:t>CAMERA-FUR-REQ-272563/A-</w:t>
      </w:r>
      <w:proofErr w:type="spellStart"/>
      <w:r w:rsidRPr="00D10B75">
        <w:rPr>
          <w:b w:val="0"/>
          <w:u w:val="single"/>
        </w:rPr>
        <w:t>HotKey</w:t>
      </w:r>
      <w:proofErr w:type="spellEnd"/>
      <w:r w:rsidRPr="00D10B75">
        <w:rPr>
          <w:b w:val="0"/>
          <w:u w:val="single"/>
        </w:rPr>
        <w:t xml:space="preserve"> Shortcut Menu General Requirements 27</w:t>
      </w:r>
    </w:p>
    <w:p w:rsidR="00D10B75" w:rsidRDefault="00D10B75" w:rsidP="00D10B75">
      <w:r w:rsidRPr="002D1169">
        <w:t xml:space="preserve">If the P-hotkey menu closes </w:t>
      </w:r>
      <w:r>
        <w:t xml:space="preserve">due to </w:t>
      </w:r>
      <w:r w:rsidRPr="002D1169">
        <w:t>[</w:t>
      </w:r>
      <w:proofErr w:type="spellStart"/>
      <w:r w:rsidRPr="002D1169">
        <w:t>tCloseConfirm</w:t>
      </w:r>
      <w:proofErr w:type="spellEnd"/>
      <w:r w:rsidRPr="002D1169">
        <w:t>]</w:t>
      </w:r>
      <w:r>
        <w:t xml:space="preserve"> timeout</w:t>
      </w:r>
      <w:r w:rsidRPr="002D1169">
        <w:t>, [</w:t>
      </w:r>
      <w:proofErr w:type="spellStart"/>
      <w:r w:rsidRPr="002D1169">
        <w:t>tCloseNoSelection</w:t>
      </w:r>
      <w:proofErr w:type="spellEnd"/>
      <w:r w:rsidRPr="002D1169">
        <w:t>]</w:t>
      </w:r>
      <w:r>
        <w:t xml:space="preserve"> timeout or any </w:t>
      </w:r>
      <w:r w:rsidRPr="002D1169">
        <w:t>on-screen deactivation option</w:t>
      </w:r>
      <w:r>
        <w:t xml:space="preserve">: </w:t>
      </w:r>
      <w:r w:rsidRPr="002D1169">
        <w:t>The P-Hotkey menu shall be closed without any discernable flicker.</w:t>
      </w:r>
    </w:p>
    <w:p w:rsidR="00D10B75" w:rsidRDefault="00D10B75" w:rsidP="00D10B75">
      <w:r>
        <w:t>(P-HotkeyReq171)</w:t>
      </w:r>
    </w:p>
    <w:p w:rsidR="00D10B75" w:rsidRDefault="00D10B75" w:rsidP="00D10B75">
      <w:pPr>
        <w:pStyle w:val="Heading3"/>
      </w:pPr>
      <w:bookmarkStart w:id="38" w:name="_Toc22284791"/>
      <w:proofErr w:type="spellStart"/>
      <w:r>
        <w:t>HotKey</w:t>
      </w:r>
      <w:proofErr w:type="spellEnd"/>
      <w:r>
        <w:t xml:space="preserve"> Shortcut Menu Signal List</w:t>
      </w:r>
      <w:bookmarkEnd w:id="38"/>
    </w:p>
    <w:p w:rsidR="00D10B75" w:rsidRPr="00D10B75" w:rsidRDefault="00D10B75" w:rsidP="00D10B75">
      <w:pPr>
        <w:pStyle w:val="Heading4"/>
        <w:rPr>
          <w:b w:val="0"/>
          <w:u w:val="single"/>
        </w:rPr>
      </w:pPr>
      <w:r w:rsidRPr="00D10B75">
        <w:rPr>
          <w:b w:val="0"/>
          <w:u w:val="single"/>
        </w:rPr>
        <w:t>CAMERA-FUR-REQ-235902/B-</w:t>
      </w:r>
      <w:proofErr w:type="spellStart"/>
      <w:r w:rsidRPr="00D10B75">
        <w:rPr>
          <w:b w:val="0"/>
          <w:u w:val="single"/>
        </w:rPr>
        <w:t>HotKey</w:t>
      </w:r>
      <w:proofErr w:type="spellEnd"/>
      <w:r w:rsidRPr="00D10B75">
        <w:rPr>
          <w:b w:val="0"/>
          <w:u w:val="single"/>
        </w:rPr>
        <w:t xml:space="preserve"> Shortcut Menu Signal List - </w:t>
      </w:r>
      <w:proofErr w:type="spellStart"/>
      <w:r w:rsidRPr="00D10B75">
        <w:rPr>
          <w:b w:val="0"/>
          <w:u w:val="single"/>
        </w:rPr>
        <w:t>ApaMdeStat_D_RqDrv</w:t>
      </w:r>
      <w:proofErr w:type="spellEnd"/>
    </w:p>
    <w:p w:rsidR="00D10B75" w:rsidRDefault="00D10B75" w:rsidP="00D10B75">
      <w:r>
        <w:t>The HMI system shall transmit the signal [</w:t>
      </w:r>
      <w:proofErr w:type="spellStart"/>
      <w:r>
        <w:t>ApaMdeStat_D_RqDrv</w:t>
      </w:r>
      <w:proofErr w:type="spellEnd"/>
      <w:r>
        <w:t>] to the PAM.</w:t>
      </w:r>
    </w:p>
    <w:p w:rsidR="00D10B75" w:rsidRDefault="00D10B75" w:rsidP="00D10B75">
      <w:r>
        <w:t>Note:</w:t>
      </w:r>
    </w:p>
    <w:p w:rsidR="00D10B75" w:rsidRDefault="00D10B75" w:rsidP="00D10B75">
      <w:r>
        <w:t>This signal already exists today. It is used for feature selection via the APA feature menu. The associated functional logic is a little expanded to support the hotkey concept.</w:t>
      </w:r>
    </w:p>
    <w:p w:rsidR="00D10B75" w:rsidRPr="00EE62B1" w:rsidRDefault="00D10B75" w:rsidP="00D10B75">
      <w:r w:rsidRPr="008A295E">
        <w:t>(P-HotkeyReq033)</w:t>
      </w:r>
    </w:p>
    <w:p w:rsidR="00D10B75" w:rsidRPr="00D10B75" w:rsidRDefault="00D10B75" w:rsidP="00D10B75">
      <w:pPr>
        <w:pStyle w:val="Heading4"/>
        <w:rPr>
          <w:b w:val="0"/>
          <w:u w:val="single"/>
        </w:rPr>
      </w:pPr>
      <w:r w:rsidRPr="00D10B75">
        <w:rPr>
          <w:b w:val="0"/>
          <w:u w:val="single"/>
        </w:rPr>
        <w:t>CAMERA-FUR-REQ-235903/B-</w:t>
      </w:r>
      <w:proofErr w:type="spellStart"/>
      <w:r w:rsidRPr="00D10B75">
        <w:rPr>
          <w:b w:val="0"/>
          <w:u w:val="single"/>
        </w:rPr>
        <w:t>HotKey</w:t>
      </w:r>
      <w:proofErr w:type="spellEnd"/>
      <w:r w:rsidRPr="00D10B75">
        <w:rPr>
          <w:b w:val="0"/>
          <w:u w:val="single"/>
        </w:rPr>
        <w:t xml:space="preserve"> Shortcut Menu Signal List - </w:t>
      </w:r>
      <w:proofErr w:type="spellStart"/>
      <w:r w:rsidRPr="00D10B75">
        <w:rPr>
          <w:b w:val="0"/>
          <w:u w:val="single"/>
        </w:rPr>
        <w:t>ApaSwtch_D_RqMnu</w:t>
      </w:r>
      <w:proofErr w:type="spellEnd"/>
    </w:p>
    <w:p w:rsidR="00D10B75" w:rsidRDefault="00D10B75" w:rsidP="00D10B75">
      <w:r>
        <w:t>The HMI system shall transmit the signal [</w:t>
      </w:r>
      <w:proofErr w:type="spellStart"/>
      <w:r>
        <w:t>ApaSwtch_D_RqMnu</w:t>
      </w:r>
      <w:proofErr w:type="spellEnd"/>
      <w:r>
        <w:t>] to the PAM.</w:t>
      </w:r>
    </w:p>
    <w:p w:rsidR="00D10B75" w:rsidRDefault="00D10B75" w:rsidP="00D10B75">
      <w:r>
        <w:t>Note:</w:t>
      </w:r>
    </w:p>
    <w:p w:rsidR="00D10B75" w:rsidRDefault="00D10B75" w:rsidP="00D10B75">
      <w:r w:rsidRPr="00C30E48">
        <w:t>The signal is used to activate/ deactivate APA active scanning. See requirements of this section.</w:t>
      </w:r>
    </w:p>
    <w:p w:rsidR="00D10B75" w:rsidRPr="00084064" w:rsidRDefault="00D10B75" w:rsidP="00D10B75">
      <w:r>
        <w:t>(P-HotkeyReq058</w:t>
      </w:r>
      <w:r w:rsidRPr="00535D12">
        <w:t>)</w:t>
      </w:r>
    </w:p>
    <w:p w:rsidR="00D10B75" w:rsidRPr="00D10B75" w:rsidRDefault="00D10B75" w:rsidP="00D10B75">
      <w:pPr>
        <w:pStyle w:val="Heading4"/>
        <w:rPr>
          <w:b w:val="0"/>
          <w:u w:val="single"/>
        </w:rPr>
      </w:pPr>
      <w:r w:rsidRPr="00D10B75">
        <w:rPr>
          <w:b w:val="0"/>
          <w:u w:val="single"/>
        </w:rPr>
        <w:t>CAMERA-FUR-REQ-235904/B-</w:t>
      </w:r>
      <w:proofErr w:type="spellStart"/>
      <w:r w:rsidRPr="00D10B75">
        <w:rPr>
          <w:b w:val="0"/>
          <w:u w:val="single"/>
        </w:rPr>
        <w:t>HotKey</w:t>
      </w:r>
      <w:proofErr w:type="spellEnd"/>
      <w:r w:rsidRPr="00D10B75">
        <w:rPr>
          <w:b w:val="0"/>
          <w:u w:val="single"/>
        </w:rPr>
        <w:t xml:space="preserve"> Shortcut Menu Signal List - </w:t>
      </w:r>
      <w:proofErr w:type="spellStart"/>
      <w:r w:rsidRPr="00D10B75">
        <w:rPr>
          <w:b w:val="0"/>
          <w:u w:val="single"/>
        </w:rPr>
        <w:t>PrkAidSwtch_D_RqMnu</w:t>
      </w:r>
      <w:proofErr w:type="spellEnd"/>
    </w:p>
    <w:p w:rsidR="00D10B75" w:rsidRDefault="00D10B75" w:rsidP="00D10B75">
      <w:r>
        <w:t>The HMI system shall transmit the signal [</w:t>
      </w:r>
      <w:proofErr w:type="spellStart"/>
      <w:r>
        <w:t>PrkAidSwtch_D_RqMnu</w:t>
      </w:r>
      <w:proofErr w:type="spellEnd"/>
      <w:r>
        <w:t>] to the PAM.</w:t>
      </w:r>
    </w:p>
    <w:p w:rsidR="00D10B75" w:rsidRDefault="00D10B75" w:rsidP="00D10B75">
      <w:r>
        <w:t xml:space="preserve">Note: </w:t>
      </w:r>
    </w:p>
    <w:p w:rsidR="00D10B75" w:rsidRDefault="00D10B75" w:rsidP="00D10B75">
      <w:r>
        <w:t>The signal is used to activate/ deactivate BPA. See requirements of this section.</w:t>
      </w:r>
    </w:p>
    <w:p w:rsidR="00D10B75" w:rsidRPr="007F3511" w:rsidRDefault="00D10B75" w:rsidP="00D10B75">
      <w:r w:rsidRPr="002B72EF">
        <w:t>(P-HotkeyReq059)</w:t>
      </w:r>
    </w:p>
    <w:p w:rsidR="00D10B75" w:rsidRPr="00D10B75" w:rsidRDefault="00D10B75" w:rsidP="00D10B75">
      <w:pPr>
        <w:pStyle w:val="Heading4"/>
        <w:rPr>
          <w:b w:val="0"/>
          <w:u w:val="single"/>
        </w:rPr>
      </w:pPr>
      <w:r w:rsidRPr="00D10B75">
        <w:rPr>
          <w:b w:val="0"/>
          <w:u w:val="single"/>
        </w:rPr>
        <w:t>CAMERA-FUR-REQ-236835/B-</w:t>
      </w:r>
      <w:proofErr w:type="spellStart"/>
      <w:r w:rsidRPr="00D10B75">
        <w:rPr>
          <w:b w:val="0"/>
          <w:u w:val="single"/>
        </w:rPr>
        <w:t>HotKey</w:t>
      </w:r>
      <w:proofErr w:type="spellEnd"/>
      <w:r w:rsidRPr="00D10B75">
        <w:rPr>
          <w:b w:val="0"/>
          <w:u w:val="single"/>
        </w:rPr>
        <w:t xml:space="preserve"> Shortcut Menu Signal List - </w:t>
      </w:r>
      <w:proofErr w:type="spellStart"/>
      <w:r w:rsidRPr="00D10B75">
        <w:rPr>
          <w:b w:val="0"/>
          <w:u w:val="single"/>
        </w:rPr>
        <w:t>PrkAidFront_D_Stat</w:t>
      </w:r>
      <w:proofErr w:type="spellEnd"/>
    </w:p>
    <w:p w:rsidR="00D10B75" w:rsidRDefault="00D10B75" w:rsidP="00D10B75">
      <w:r>
        <w:t xml:space="preserve">The HMI system shall receive the signal </w:t>
      </w:r>
      <w:proofErr w:type="spellStart"/>
      <w:r>
        <w:t>PrkAidFront_D_Stat</w:t>
      </w:r>
      <w:proofErr w:type="spellEnd"/>
      <w:r>
        <w:t xml:space="preserve"> from the PAM.</w:t>
      </w:r>
    </w:p>
    <w:p w:rsidR="00D10B75" w:rsidRDefault="00D10B75" w:rsidP="00D10B75">
      <w:r>
        <w:t>Note:</w:t>
      </w:r>
    </w:p>
    <w:p w:rsidR="00D10B75" w:rsidRDefault="00D10B75" w:rsidP="00D10B75">
      <w:r>
        <w:t>We don’t know today if the Hotkey logic will be used only with park aid variants &gt;4channel. In theory, if that’s the case we could use a single signal. For timing reasons and to protect potential later usage with 4channel/ RPA-only variants we here take two existing signals.</w:t>
      </w:r>
    </w:p>
    <w:p w:rsidR="00D10B75" w:rsidRDefault="00D10B75" w:rsidP="00D10B75">
      <w:r w:rsidRPr="00E9529E">
        <w:t>(P-HotkeyReq111)</w:t>
      </w:r>
    </w:p>
    <w:p w:rsidR="00D10B75" w:rsidRPr="00D10B75" w:rsidRDefault="00D10B75" w:rsidP="00D10B75">
      <w:pPr>
        <w:pStyle w:val="Heading4"/>
        <w:rPr>
          <w:b w:val="0"/>
          <w:u w:val="single"/>
        </w:rPr>
      </w:pPr>
      <w:r w:rsidRPr="00D10B75">
        <w:rPr>
          <w:b w:val="0"/>
          <w:u w:val="single"/>
        </w:rPr>
        <w:t>CAMERA-FUR-REQ-236836/B-</w:t>
      </w:r>
      <w:proofErr w:type="spellStart"/>
      <w:r w:rsidRPr="00D10B75">
        <w:rPr>
          <w:b w:val="0"/>
          <w:u w:val="single"/>
        </w:rPr>
        <w:t>HotKey</w:t>
      </w:r>
      <w:proofErr w:type="spellEnd"/>
      <w:r w:rsidRPr="00D10B75">
        <w:rPr>
          <w:b w:val="0"/>
          <w:u w:val="single"/>
        </w:rPr>
        <w:t xml:space="preserve"> Shortcut Menu Signal List - </w:t>
      </w:r>
      <w:proofErr w:type="spellStart"/>
      <w:r w:rsidRPr="00D10B75">
        <w:rPr>
          <w:b w:val="0"/>
          <w:u w:val="single"/>
        </w:rPr>
        <w:t>PrkAidRear_D_Stat</w:t>
      </w:r>
      <w:proofErr w:type="spellEnd"/>
    </w:p>
    <w:p w:rsidR="00D10B75" w:rsidRDefault="00D10B75" w:rsidP="00D10B75">
      <w:r>
        <w:t xml:space="preserve">The HMI system shall receive the signal </w:t>
      </w:r>
      <w:proofErr w:type="spellStart"/>
      <w:r>
        <w:t>PrkAidRear_D_Stat</w:t>
      </w:r>
      <w:proofErr w:type="spellEnd"/>
      <w:r>
        <w:t xml:space="preserve"> from the PAM.</w:t>
      </w:r>
    </w:p>
    <w:p w:rsidR="00D10B75" w:rsidRDefault="00D10B75" w:rsidP="00D10B75">
      <w:r>
        <w:t>Note:</w:t>
      </w:r>
    </w:p>
    <w:p w:rsidR="00D10B75" w:rsidRDefault="00D10B75" w:rsidP="00D10B75">
      <w:r>
        <w:t>We don’t know today if the Hotkey logic will be used only with park aid variants &gt;4channel. In theory, if that’s the case we could use a single signal. For timing reasons and to protect potential later usage with 4channel/ RPA-only variants we here take two existing signals.</w:t>
      </w:r>
    </w:p>
    <w:p w:rsidR="00D10B75" w:rsidRDefault="00D10B75" w:rsidP="00D10B75">
      <w:r w:rsidRPr="00846F71">
        <w:t>(P-HotkeyReq111)</w:t>
      </w:r>
    </w:p>
    <w:p w:rsidR="00D10B75" w:rsidRDefault="00D10B75" w:rsidP="00D10B75">
      <w:pPr>
        <w:pStyle w:val="Heading3"/>
      </w:pPr>
      <w:bookmarkStart w:id="39" w:name="_Toc22284792"/>
      <w:proofErr w:type="spellStart"/>
      <w:r>
        <w:lastRenderedPageBreak/>
        <w:t>HotKey</w:t>
      </w:r>
      <w:proofErr w:type="spellEnd"/>
      <w:r>
        <w:t xml:space="preserve"> Shortcut Menu Signal Processing</w:t>
      </w:r>
      <w:bookmarkEnd w:id="39"/>
    </w:p>
    <w:p w:rsidR="00D10B75" w:rsidRPr="00D10B75" w:rsidRDefault="00D10B75" w:rsidP="00D10B75">
      <w:pPr>
        <w:pStyle w:val="Heading4"/>
        <w:rPr>
          <w:b w:val="0"/>
          <w:u w:val="single"/>
        </w:rPr>
      </w:pPr>
      <w:r w:rsidRPr="00D10B75">
        <w:rPr>
          <w:b w:val="0"/>
          <w:u w:val="single"/>
        </w:rPr>
        <w:t>CAMERA-FUR-REQ-235906/B-</w:t>
      </w:r>
      <w:proofErr w:type="spellStart"/>
      <w:r w:rsidRPr="00D10B75">
        <w:rPr>
          <w:b w:val="0"/>
          <w:u w:val="single"/>
        </w:rPr>
        <w:t>HotKey</w:t>
      </w:r>
      <w:proofErr w:type="spellEnd"/>
      <w:r w:rsidRPr="00D10B75">
        <w:rPr>
          <w:b w:val="0"/>
          <w:u w:val="single"/>
        </w:rPr>
        <w:t xml:space="preserve"> Shortcut Menu Signal Processing Requirements 1</w:t>
      </w:r>
    </w:p>
    <w:p w:rsidR="00D10B75" w:rsidRDefault="00D10B75" w:rsidP="00D10B75">
      <w:r w:rsidRPr="00DD581E">
        <w:t>When the HMI system initializes, the default of the signal [</w:t>
      </w:r>
      <w:proofErr w:type="spellStart"/>
      <w:r w:rsidRPr="00DD581E">
        <w:t>ApaMdeStat_D_RqDrv</w:t>
      </w:r>
      <w:proofErr w:type="spellEnd"/>
      <w:r w:rsidRPr="00DD581E">
        <w:t>] shall be “0x0 – Inactive”.</w:t>
      </w:r>
    </w:p>
    <w:p w:rsidR="00D10B75" w:rsidRPr="00DD581E" w:rsidRDefault="00D10B75" w:rsidP="00D10B75">
      <w:r w:rsidRPr="008B2E15">
        <w:t>(P-HotkeyReq034)</w:t>
      </w:r>
    </w:p>
    <w:p w:rsidR="00D10B75" w:rsidRPr="00D10B75" w:rsidRDefault="00D10B75" w:rsidP="00D10B75">
      <w:pPr>
        <w:pStyle w:val="Heading4"/>
        <w:rPr>
          <w:b w:val="0"/>
          <w:u w:val="single"/>
        </w:rPr>
      </w:pPr>
      <w:r w:rsidRPr="00D10B75">
        <w:rPr>
          <w:b w:val="0"/>
          <w:u w:val="single"/>
        </w:rPr>
        <w:t>CAMERA-FUR-REQ-235908/B-</w:t>
      </w:r>
      <w:proofErr w:type="spellStart"/>
      <w:r w:rsidRPr="00D10B75">
        <w:rPr>
          <w:b w:val="0"/>
          <w:u w:val="single"/>
        </w:rPr>
        <w:t>HotKey</w:t>
      </w:r>
      <w:proofErr w:type="spellEnd"/>
      <w:r w:rsidRPr="00D10B75">
        <w:rPr>
          <w:b w:val="0"/>
          <w:u w:val="single"/>
        </w:rPr>
        <w:t xml:space="preserve"> Shortcut Menu Signal Processing Requirements 2</w:t>
      </w:r>
    </w:p>
    <w:p w:rsidR="00D10B75" w:rsidRDefault="00D10B75" w:rsidP="00D10B75">
      <w:r w:rsidRPr="005D7155">
        <w:t>When the HMI system initializes, the default</w:t>
      </w:r>
      <w:r>
        <w:t xml:space="preserve"> of the signal [</w:t>
      </w:r>
      <w:proofErr w:type="spellStart"/>
      <w:r>
        <w:t>ApaSwtch_D_RqMnu</w:t>
      </w:r>
      <w:proofErr w:type="spellEnd"/>
      <w:r w:rsidRPr="005D7155">
        <w:t>] shall be “0x0 – Not pressed”.</w:t>
      </w:r>
    </w:p>
    <w:p w:rsidR="00D10B75" w:rsidRPr="005D7155" w:rsidRDefault="00D10B75" w:rsidP="00D10B75">
      <w:r>
        <w:t>(P-HotkeyReq060</w:t>
      </w:r>
      <w:r w:rsidRPr="00CE3BC9">
        <w:t>)</w:t>
      </w:r>
    </w:p>
    <w:p w:rsidR="00D10B75" w:rsidRPr="00D10B75" w:rsidRDefault="00D10B75" w:rsidP="00D10B75">
      <w:pPr>
        <w:pStyle w:val="Heading4"/>
        <w:rPr>
          <w:b w:val="0"/>
          <w:u w:val="single"/>
        </w:rPr>
      </w:pPr>
      <w:r w:rsidRPr="00D10B75">
        <w:rPr>
          <w:b w:val="0"/>
          <w:u w:val="single"/>
        </w:rPr>
        <w:t>CAMERA-FUR-REQ-235909/B-</w:t>
      </w:r>
      <w:proofErr w:type="spellStart"/>
      <w:r w:rsidRPr="00D10B75">
        <w:rPr>
          <w:b w:val="0"/>
          <w:u w:val="single"/>
        </w:rPr>
        <w:t>HotKey</w:t>
      </w:r>
      <w:proofErr w:type="spellEnd"/>
      <w:r w:rsidRPr="00D10B75">
        <w:rPr>
          <w:b w:val="0"/>
          <w:u w:val="single"/>
        </w:rPr>
        <w:t xml:space="preserve"> Shortcut Menu Signal Processing Requirements 3</w:t>
      </w:r>
    </w:p>
    <w:p w:rsidR="00D10B75" w:rsidRDefault="00D10B75" w:rsidP="00D10B75">
      <w:r w:rsidRPr="005D3D33">
        <w:t>When the HMI system initializes, the default o</w:t>
      </w:r>
      <w:r>
        <w:t>f the signal [</w:t>
      </w:r>
      <w:proofErr w:type="spellStart"/>
      <w:r>
        <w:t>PrkAidSwtch_D_RqMnu</w:t>
      </w:r>
      <w:proofErr w:type="spellEnd"/>
      <w:r w:rsidRPr="005D3D33">
        <w:t>] shall be “0x0 – Not pressed”.</w:t>
      </w:r>
    </w:p>
    <w:p w:rsidR="00D10B75" w:rsidRPr="005D3D33" w:rsidRDefault="00D10B75" w:rsidP="00D10B75">
      <w:r>
        <w:t>(P-HotkeyReq061</w:t>
      </w:r>
      <w:r w:rsidRPr="002064C4">
        <w:t>)</w:t>
      </w:r>
    </w:p>
    <w:p w:rsidR="00D10B75" w:rsidRPr="00D10B75" w:rsidRDefault="00D10B75" w:rsidP="00D10B75">
      <w:pPr>
        <w:pStyle w:val="Heading4"/>
        <w:rPr>
          <w:b w:val="0"/>
          <w:u w:val="single"/>
        </w:rPr>
      </w:pPr>
      <w:r w:rsidRPr="00D10B75">
        <w:rPr>
          <w:b w:val="0"/>
          <w:u w:val="single"/>
        </w:rPr>
        <w:t>CAMERA-FUR-REQ-235910/C-</w:t>
      </w:r>
      <w:proofErr w:type="spellStart"/>
      <w:r w:rsidRPr="00D10B75">
        <w:rPr>
          <w:b w:val="0"/>
          <w:u w:val="single"/>
        </w:rPr>
        <w:t>HotKey</w:t>
      </w:r>
      <w:proofErr w:type="spellEnd"/>
      <w:r w:rsidRPr="00D10B75">
        <w:rPr>
          <w:b w:val="0"/>
          <w:u w:val="single"/>
        </w:rPr>
        <w:t xml:space="preserve"> Shortcut Menu Signal Processing Requirements 4</w:t>
      </w:r>
    </w:p>
    <w:p w:rsidR="00D10B75" w:rsidRDefault="00D10B75" w:rsidP="00D10B75">
      <w:r w:rsidRPr="00DF70A6">
        <w:t>The HMI system shall react on [</w:t>
      </w:r>
      <w:proofErr w:type="spellStart"/>
      <w:r w:rsidRPr="00DF70A6">
        <w:t>PrkAidSwtch_B_Stat</w:t>
      </w:r>
      <w:proofErr w:type="spellEnd"/>
      <w:r w:rsidRPr="00DF70A6">
        <w:t xml:space="preserve">] (received from the PAM) as defined by </w:t>
      </w:r>
      <w:r>
        <w:t>the following table.</w:t>
      </w:r>
    </w:p>
    <w:p w:rsidR="00D10B75" w:rsidRPr="00DF70A6" w:rsidRDefault="00D10B75" w:rsidP="00D10B75"/>
    <w:tbl>
      <w:tblPr>
        <w:tblStyle w:val="TableGrid"/>
        <w:tblW w:w="9648" w:type="dxa"/>
        <w:jc w:val="center"/>
        <w:tblLook w:val="04A0" w:firstRow="1" w:lastRow="0" w:firstColumn="1" w:lastColumn="0" w:noHBand="0" w:noVBand="1"/>
      </w:tblPr>
      <w:tblGrid>
        <w:gridCol w:w="2178"/>
        <w:gridCol w:w="720"/>
        <w:gridCol w:w="3060"/>
        <w:gridCol w:w="540"/>
        <w:gridCol w:w="3150"/>
      </w:tblGrid>
      <w:tr w:rsidR="00D10B75" w:rsidTr="00D10B75">
        <w:trPr>
          <w:jc w:val="center"/>
        </w:trPr>
        <w:tc>
          <w:tcPr>
            <w:tcW w:w="2178"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Initial HMI p-hotkey menu status</w:t>
            </w:r>
          </w:p>
        </w:tc>
        <w:tc>
          <w:tcPr>
            <w:tcW w:w="720" w:type="dxa"/>
            <w:tcBorders>
              <w:top w:val="single" w:sz="4" w:space="0" w:color="auto"/>
              <w:left w:val="single" w:sz="4" w:space="0" w:color="auto"/>
              <w:bottom w:val="single" w:sz="4" w:space="0" w:color="auto"/>
              <w:right w:val="single" w:sz="4" w:space="0" w:color="auto"/>
            </w:tcBorders>
            <w:shd w:val="pct10" w:color="auto" w:fill="auto"/>
          </w:tcPr>
          <w:p w:rsidR="00D10B75" w:rsidRDefault="00D10B75">
            <w:pPr>
              <w:rPr>
                <w:rFonts w:cs="Arial"/>
                <w:b/>
                <w:lang w:val="de-DE" w:eastAsia="ja-JP"/>
              </w:rPr>
            </w:pPr>
          </w:p>
        </w:tc>
        <w:tc>
          <w:tcPr>
            <w:tcW w:w="3060"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Status of [PrkAidSwtch_B_Stat]</w:t>
            </w:r>
          </w:p>
        </w:tc>
        <w:tc>
          <w:tcPr>
            <w:tcW w:w="540" w:type="dxa"/>
            <w:tcBorders>
              <w:top w:val="single" w:sz="4" w:space="0" w:color="auto"/>
              <w:left w:val="single" w:sz="4" w:space="0" w:color="auto"/>
              <w:bottom w:val="single" w:sz="4" w:space="0" w:color="auto"/>
              <w:right w:val="single" w:sz="4" w:space="0" w:color="auto"/>
            </w:tcBorders>
            <w:shd w:val="pct10" w:color="auto" w:fill="auto"/>
          </w:tcPr>
          <w:p w:rsidR="00D10B75" w:rsidRDefault="00D10B75">
            <w:pPr>
              <w:rPr>
                <w:rFonts w:cs="Arial"/>
                <w:b/>
                <w:lang w:val="de-DE" w:eastAsia="ja-JP"/>
              </w:rPr>
            </w:pPr>
          </w:p>
        </w:tc>
        <w:tc>
          <w:tcPr>
            <w:tcW w:w="3150"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Resulting p-hotkey menu status</w:t>
            </w:r>
          </w:p>
        </w:tc>
      </w:tr>
      <w:tr w:rsidR="00D10B75" w:rsidTr="00D10B75">
        <w:trPr>
          <w:jc w:val="center"/>
        </w:trPr>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 xml:space="preserve">p-hotkey menu </w:t>
            </w:r>
            <w:r>
              <w:rPr>
                <w:u w:val="single"/>
                <w:lang w:val="de-DE"/>
              </w:rPr>
              <w:t>not</w:t>
            </w:r>
            <w:r>
              <w:rPr>
                <w:lang w:val="de-DE"/>
              </w:rPr>
              <w:t xml:space="preserve"> shown</w:t>
            </w:r>
          </w:p>
        </w:tc>
        <w:tc>
          <w:tcPr>
            <w:tcW w:w="72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AND</w:t>
            </w:r>
          </w:p>
        </w:tc>
        <w:tc>
          <w:tcPr>
            <w:tcW w:w="30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0x0 “Not pressed”</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7"/>
              </w:numPr>
              <w:ind w:left="0" w:firstLine="0"/>
              <w:rPr>
                <w:sz w:val="32"/>
                <w:szCs w:val="32"/>
                <w:lang w:val="de-DE" w:eastAsia="ja-JP"/>
              </w:rPr>
            </w:pPr>
          </w:p>
        </w:tc>
        <w:tc>
          <w:tcPr>
            <w:tcW w:w="31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p-hotkey menu not shown, any other screen remains shown</w:t>
            </w:r>
          </w:p>
        </w:tc>
      </w:tr>
      <w:tr w:rsidR="00D10B75" w:rsidTr="00D10B75">
        <w:trPr>
          <w:jc w:val="center"/>
        </w:trPr>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 xml:space="preserve">p-hotkey menu </w:t>
            </w:r>
            <w:r>
              <w:rPr>
                <w:u w:val="single"/>
                <w:lang w:val="de-DE"/>
              </w:rPr>
              <w:t>not</w:t>
            </w:r>
            <w:r>
              <w:rPr>
                <w:lang w:val="de-DE"/>
              </w:rPr>
              <w:t xml:space="preserve"> shown *</w:t>
            </w:r>
          </w:p>
        </w:tc>
        <w:tc>
          <w:tcPr>
            <w:tcW w:w="72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AND</w:t>
            </w:r>
          </w:p>
        </w:tc>
        <w:tc>
          <w:tcPr>
            <w:tcW w:w="30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Transition from 0x0 “Not pressed” to 0x1 “Pressed”</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7"/>
              </w:numPr>
              <w:ind w:left="0" w:firstLine="0"/>
              <w:rPr>
                <w:sz w:val="32"/>
                <w:szCs w:val="32"/>
                <w:lang w:val="de-DE" w:eastAsia="ja-JP"/>
              </w:rPr>
            </w:pPr>
          </w:p>
        </w:tc>
        <w:tc>
          <w:tcPr>
            <w:tcW w:w="31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Show p-hotkey menu</w:t>
            </w:r>
          </w:p>
        </w:tc>
      </w:tr>
      <w:tr w:rsidR="00D10B75" w:rsidTr="00D10B75">
        <w:trPr>
          <w:jc w:val="center"/>
        </w:trPr>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p-hotkey menu shown</w:t>
            </w:r>
          </w:p>
        </w:tc>
        <w:tc>
          <w:tcPr>
            <w:tcW w:w="72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AND</w:t>
            </w:r>
          </w:p>
        </w:tc>
        <w:tc>
          <w:tcPr>
            <w:tcW w:w="30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Transitionfrom 0x0 “Not pressed”</w:t>
            </w:r>
          </w:p>
          <w:p w:rsidR="00D10B75" w:rsidRDefault="00D10B75">
            <w:pPr>
              <w:rPr>
                <w:rFonts w:cs="Arial"/>
                <w:lang w:val="de-DE" w:eastAsia="ja-JP"/>
              </w:rPr>
            </w:pPr>
            <w:r>
              <w:rPr>
                <w:lang w:val="de-DE"/>
              </w:rPr>
              <w:t>to 0x1 “Pressed”</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7"/>
              </w:numPr>
              <w:ind w:left="0" w:firstLine="0"/>
              <w:rPr>
                <w:sz w:val="32"/>
                <w:szCs w:val="32"/>
                <w:lang w:val="de-DE" w:eastAsia="ja-JP"/>
              </w:rPr>
            </w:pPr>
          </w:p>
        </w:tc>
        <w:tc>
          <w:tcPr>
            <w:tcW w:w="31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Close p-hotkey menu</w:t>
            </w:r>
          </w:p>
          <w:p w:rsidR="00D10B75" w:rsidRDefault="00D10B75">
            <w:pPr>
              <w:rPr>
                <w:rFonts w:cs="Arial"/>
                <w:lang w:val="de-DE" w:eastAsia="ja-JP"/>
              </w:rPr>
            </w:pPr>
            <w:r>
              <w:rPr>
                <w:lang w:val="de-DE"/>
              </w:rPr>
              <w:t>(Return to active screen prior to activation of p-hotkey menu)</w:t>
            </w:r>
          </w:p>
        </w:tc>
      </w:tr>
      <w:tr w:rsidR="00D10B75" w:rsidTr="00D10B75">
        <w:trPr>
          <w:jc w:val="center"/>
        </w:trPr>
        <w:tc>
          <w:tcPr>
            <w:tcW w:w="9648" w:type="dxa"/>
            <w:gridSpan w:val="5"/>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 Note that this state includes full screen APA mode and the BPA “full screen” overlay on top of the menu screen.</w:t>
            </w:r>
          </w:p>
        </w:tc>
      </w:tr>
    </w:tbl>
    <w:p w:rsidR="00D10B75" w:rsidRPr="00DF70A6" w:rsidRDefault="00D10B75" w:rsidP="00D10B75"/>
    <w:p w:rsidR="00D10B75" w:rsidRDefault="00D10B75" w:rsidP="00D10B75">
      <w:r w:rsidRPr="00DF70A6">
        <w:t xml:space="preserve">HMI system reaction to </w:t>
      </w:r>
      <w:proofErr w:type="spellStart"/>
      <w:r w:rsidRPr="00DF70A6">
        <w:t>PrkAidSwtch_B_Stat</w:t>
      </w:r>
      <w:proofErr w:type="spellEnd"/>
    </w:p>
    <w:p w:rsidR="00D10B75" w:rsidRPr="00DF70A6" w:rsidRDefault="00D10B75" w:rsidP="00D10B75">
      <w:r>
        <w:t>(P-HotkeyReq056</w:t>
      </w:r>
      <w:r w:rsidRPr="00173F58">
        <w:t>)</w:t>
      </w:r>
    </w:p>
    <w:p w:rsidR="00D10B75" w:rsidRPr="00D10B75" w:rsidRDefault="00D10B75" w:rsidP="00D10B75">
      <w:pPr>
        <w:pStyle w:val="Heading4"/>
        <w:rPr>
          <w:b w:val="0"/>
          <w:u w:val="single"/>
        </w:rPr>
      </w:pPr>
      <w:r w:rsidRPr="00D10B75">
        <w:rPr>
          <w:b w:val="0"/>
          <w:u w:val="single"/>
        </w:rPr>
        <w:t>CAMERA-FUR-REQ-235911/B-</w:t>
      </w:r>
      <w:proofErr w:type="spellStart"/>
      <w:r w:rsidRPr="00D10B75">
        <w:rPr>
          <w:b w:val="0"/>
          <w:u w:val="single"/>
        </w:rPr>
        <w:t>HotKey</w:t>
      </w:r>
      <w:proofErr w:type="spellEnd"/>
      <w:r w:rsidRPr="00D10B75">
        <w:rPr>
          <w:b w:val="0"/>
          <w:u w:val="single"/>
        </w:rPr>
        <w:t xml:space="preserve"> Shortcut Menu Signal Processing Requirements 5</w:t>
      </w:r>
    </w:p>
    <w:p w:rsidR="00D10B75" w:rsidRPr="00D315A5" w:rsidRDefault="00D10B75" w:rsidP="00D10B75">
      <w:r w:rsidRPr="00D315A5">
        <w:t>The HMI system shall change the state</w:t>
      </w:r>
      <w:r>
        <w:t xml:space="preserve"> of the signal [</w:t>
      </w:r>
      <w:proofErr w:type="spellStart"/>
      <w:r>
        <w:t>ApaSwtch_D_RqMnu</w:t>
      </w:r>
      <w:proofErr w:type="spellEnd"/>
      <w:r w:rsidRPr="00D315A5">
        <w:t xml:space="preserve">] as </w:t>
      </w:r>
      <w:r>
        <w:t>per the following table.</w:t>
      </w:r>
    </w:p>
    <w:p w:rsidR="00D10B75" w:rsidRPr="00D315A5" w:rsidRDefault="00D10B75" w:rsidP="00D10B75"/>
    <w:tbl>
      <w:tblPr>
        <w:tblStyle w:val="TableGrid"/>
        <w:tblW w:w="0" w:type="auto"/>
        <w:jc w:val="center"/>
        <w:tblLook w:val="04A0" w:firstRow="1" w:lastRow="0" w:firstColumn="1" w:lastColumn="0" w:noHBand="0" w:noVBand="1"/>
      </w:tblPr>
      <w:tblGrid>
        <w:gridCol w:w="2411"/>
        <w:gridCol w:w="708"/>
        <w:gridCol w:w="2309"/>
        <w:gridCol w:w="675"/>
        <w:gridCol w:w="3005"/>
      </w:tblGrid>
      <w:tr w:rsidR="00D10B75" w:rsidRPr="00D315A5" w:rsidTr="00D10B75">
        <w:trPr>
          <w:jc w:val="center"/>
        </w:trPr>
        <w:tc>
          <w:tcPr>
            <w:tcW w:w="2411" w:type="dxa"/>
            <w:tcBorders>
              <w:top w:val="single" w:sz="4" w:space="0" w:color="auto"/>
              <w:left w:val="single" w:sz="4" w:space="0" w:color="auto"/>
              <w:bottom w:val="single" w:sz="4" w:space="0" w:color="auto"/>
              <w:right w:val="single" w:sz="4" w:space="0" w:color="auto"/>
            </w:tcBorders>
            <w:shd w:val="pct10" w:color="auto" w:fill="auto"/>
            <w:hideMark/>
          </w:tcPr>
          <w:p w:rsidR="00D10B75" w:rsidRPr="00D315A5" w:rsidRDefault="00D10B75">
            <w:pPr>
              <w:rPr>
                <w:rFonts w:cs="Arial"/>
                <w:b/>
                <w:lang w:val="de-DE" w:eastAsia="ja-JP"/>
              </w:rPr>
            </w:pPr>
            <w:r w:rsidRPr="00D315A5">
              <w:rPr>
                <w:b/>
                <w:lang w:val="de-DE"/>
              </w:rPr>
              <w:t>p-hotkey menu state</w:t>
            </w:r>
          </w:p>
        </w:tc>
        <w:tc>
          <w:tcPr>
            <w:tcW w:w="708" w:type="dxa"/>
            <w:tcBorders>
              <w:top w:val="single" w:sz="4" w:space="0" w:color="auto"/>
              <w:left w:val="single" w:sz="4" w:space="0" w:color="auto"/>
              <w:bottom w:val="single" w:sz="4" w:space="0" w:color="auto"/>
              <w:right w:val="single" w:sz="4" w:space="0" w:color="auto"/>
            </w:tcBorders>
            <w:shd w:val="pct10" w:color="auto" w:fill="auto"/>
            <w:hideMark/>
          </w:tcPr>
          <w:p w:rsidR="00D10B75" w:rsidRPr="00D315A5" w:rsidRDefault="00D10B75">
            <w:pPr>
              <w:rPr>
                <w:rFonts w:cs="Arial"/>
                <w:b/>
                <w:lang w:val="de-DE" w:eastAsia="ja-JP"/>
              </w:rPr>
            </w:pPr>
            <w:r w:rsidRPr="00D315A5">
              <w:rPr>
                <w:b/>
                <w:lang w:val="de-DE"/>
              </w:rPr>
              <w:t>AND</w:t>
            </w:r>
          </w:p>
        </w:tc>
        <w:tc>
          <w:tcPr>
            <w:tcW w:w="2309" w:type="dxa"/>
            <w:tcBorders>
              <w:top w:val="single" w:sz="4" w:space="0" w:color="auto"/>
              <w:left w:val="single" w:sz="4" w:space="0" w:color="auto"/>
              <w:bottom w:val="single" w:sz="4" w:space="0" w:color="auto"/>
              <w:right w:val="single" w:sz="4" w:space="0" w:color="auto"/>
            </w:tcBorders>
            <w:shd w:val="pct10" w:color="auto" w:fill="auto"/>
            <w:hideMark/>
          </w:tcPr>
          <w:p w:rsidR="00D10B75" w:rsidRPr="00D315A5" w:rsidRDefault="00D10B75">
            <w:pPr>
              <w:rPr>
                <w:rFonts w:cs="Arial"/>
                <w:b/>
                <w:lang w:val="de-DE" w:eastAsia="ja-JP"/>
              </w:rPr>
            </w:pPr>
            <w:r w:rsidRPr="00D315A5">
              <w:rPr>
                <w:b/>
                <w:lang w:val="de-DE"/>
              </w:rPr>
              <w:t>driver action</w:t>
            </w:r>
          </w:p>
        </w:tc>
        <w:tc>
          <w:tcPr>
            <w:tcW w:w="675" w:type="dxa"/>
            <w:tcBorders>
              <w:top w:val="single" w:sz="4" w:space="0" w:color="auto"/>
              <w:left w:val="single" w:sz="4" w:space="0" w:color="auto"/>
              <w:bottom w:val="single" w:sz="4" w:space="0" w:color="auto"/>
              <w:right w:val="single" w:sz="4" w:space="0" w:color="auto"/>
            </w:tcBorders>
            <w:shd w:val="pct10" w:color="auto" w:fill="auto"/>
          </w:tcPr>
          <w:p w:rsidR="00D10B75" w:rsidRPr="00D315A5" w:rsidRDefault="00D10B75">
            <w:pPr>
              <w:rPr>
                <w:rFonts w:cs="Arial"/>
                <w:b/>
                <w:lang w:val="de-DE" w:eastAsia="ja-JP"/>
              </w:rPr>
            </w:pPr>
          </w:p>
        </w:tc>
        <w:tc>
          <w:tcPr>
            <w:tcW w:w="3005" w:type="dxa"/>
            <w:tcBorders>
              <w:top w:val="single" w:sz="4" w:space="0" w:color="auto"/>
              <w:left w:val="single" w:sz="4" w:space="0" w:color="auto"/>
              <w:bottom w:val="single" w:sz="4" w:space="0" w:color="auto"/>
              <w:right w:val="single" w:sz="4" w:space="0" w:color="auto"/>
            </w:tcBorders>
            <w:shd w:val="pct10" w:color="auto" w:fill="auto"/>
            <w:hideMark/>
          </w:tcPr>
          <w:p w:rsidR="00D10B75" w:rsidRPr="00D315A5" w:rsidRDefault="00D10B75">
            <w:pPr>
              <w:rPr>
                <w:rFonts w:cs="Arial"/>
                <w:b/>
                <w:lang w:val="de-DE" w:eastAsia="ja-JP"/>
              </w:rPr>
            </w:pPr>
            <w:r>
              <w:rPr>
                <w:b/>
                <w:lang w:val="de-DE"/>
              </w:rPr>
              <w:t>State of [ApaSwtch_D_RqMnu</w:t>
            </w:r>
            <w:r w:rsidRPr="00D315A5">
              <w:rPr>
                <w:b/>
                <w:lang w:val="de-DE"/>
              </w:rPr>
              <w:t>]</w:t>
            </w:r>
          </w:p>
        </w:tc>
      </w:tr>
      <w:tr w:rsidR="00D10B75" w:rsidRPr="00D315A5" w:rsidTr="00D10B75">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spacing w:before="60" w:after="60"/>
              <w:rPr>
                <w:rFonts w:cs="Arial"/>
                <w:lang w:val="de-DE" w:eastAsia="ja-JP"/>
              </w:rPr>
            </w:pPr>
            <w:r w:rsidRPr="00D315A5">
              <w:rPr>
                <w:lang w:val="de-DE"/>
              </w:rPr>
              <w:t xml:space="preserve">p-hotkey menu </w:t>
            </w:r>
            <w:r w:rsidRPr="00D315A5">
              <w:rPr>
                <w:u w:val="single"/>
                <w:lang w:val="de-DE"/>
              </w:rPr>
              <w:t>not</w:t>
            </w:r>
            <w:r w:rsidRPr="00D315A5">
              <w:rPr>
                <w:lang w:val="de-DE"/>
              </w:rPr>
              <w:t xml:space="preserve">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tabs>
                <w:tab w:val="left" w:pos="1087"/>
              </w:tabs>
              <w:rPr>
                <w:rFonts w:cs="Arial"/>
                <w:noProof/>
                <w:lang w:val="de-DE"/>
              </w:rPr>
            </w:pPr>
            <w:r w:rsidRPr="00D315A5">
              <w:rPr>
                <w:noProof/>
                <w:lang w:val="de-DE"/>
              </w:rPr>
              <w:t>-</w:t>
            </w:r>
          </w:p>
        </w:tc>
        <w:tc>
          <w:tcPr>
            <w:tcW w:w="2309" w:type="dxa"/>
            <w:tcBorders>
              <w:top w:val="single" w:sz="4" w:space="0" w:color="auto"/>
              <w:left w:val="single" w:sz="4" w:space="0" w:color="auto"/>
              <w:bottom w:val="single" w:sz="4" w:space="0" w:color="auto"/>
              <w:right w:val="single" w:sz="4" w:space="0" w:color="auto"/>
            </w:tcBorders>
            <w:hideMark/>
          </w:tcPr>
          <w:p w:rsidR="00D10B75" w:rsidRPr="00D315A5" w:rsidRDefault="00D10B75">
            <w:pPr>
              <w:tabs>
                <w:tab w:val="left" w:pos="1087"/>
              </w:tabs>
              <w:rPr>
                <w:rFonts w:cs="Arial"/>
                <w:noProof/>
                <w:lang w:val="de-DE"/>
              </w:rPr>
            </w:pPr>
            <w:r w:rsidRPr="00D315A5">
              <w:rPr>
                <w:noProof/>
                <w:lang w:val="de-DE"/>
              </w:rPr>
              <w:t>don’t care</w:t>
            </w:r>
          </w:p>
        </w:tc>
        <w:tc>
          <w:tcPr>
            <w:tcW w:w="675" w:type="dxa"/>
            <w:tcBorders>
              <w:top w:val="single" w:sz="4" w:space="0" w:color="auto"/>
              <w:left w:val="single" w:sz="4" w:space="0" w:color="auto"/>
              <w:bottom w:val="single" w:sz="4" w:space="0" w:color="auto"/>
              <w:right w:val="single" w:sz="4" w:space="0" w:color="auto"/>
            </w:tcBorders>
            <w:vAlign w:val="center"/>
          </w:tcPr>
          <w:p w:rsidR="00D10B75" w:rsidRPr="00D315A5" w:rsidRDefault="00D10B75" w:rsidP="00F80951">
            <w:pPr>
              <w:numPr>
                <w:ilvl w:val="0"/>
                <w:numId w:val="8"/>
              </w:numPr>
              <w:tabs>
                <w:tab w:val="left" w:pos="1087"/>
              </w:tabs>
              <w:ind w:left="357" w:hanging="357"/>
              <w:rPr>
                <w:sz w:val="32"/>
                <w:szCs w:val="32"/>
                <w:lang w:val="de-DE"/>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tabs>
                <w:tab w:val="left" w:pos="1087"/>
              </w:tabs>
              <w:rPr>
                <w:rFonts w:cs="Arial"/>
                <w:lang w:val="de-DE" w:eastAsia="ja-JP"/>
              </w:rPr>
            </w:pPr>
            <w:r w:rsidRPr="00D315A5">
              <w:rPr>
                <w:lang w:val="de-DE"/>
              </w:rPr>
              <w:t>“0x0 Not pressed”</w:t>
            </w:r>
          </w:p>
        </w:tc>
      </w:tr>
      <w:tr w:rsidR="00D10B75" w:rsidRPr="00D315A5" w:rsidTr="00D10B75">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spacing w:before="60" w:after="60"/>
              <w:rPr>
                <w:rFonts w:cs="Arial"/>
                <w:lang w:val="de-DE" w:eastAsia="ja-JP"/>
              </w:rPr>
            </w:pPr>
            <w:r w:rsidRPr="00D315A5">
              <w:rPr>
                <w:lang w:val="de-DE"/>
              </w:rPr>
              <w:t>p-hotkey menu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tabs>
                <w:tab w:val="left" w:pos="1087"/>
              </w:tabs>
              <w:rPr>
                <w:rFonts w:cs="Arial"/>
                <w:noProof/>
                <w:lang w:val="de-DE"/>
              </w:rPr>
            </w:pPr>
            <w:r w:rsidRPr="00D315A5">
              <w:rPr>
                <w:b/>
                <w:lang w:val="de-DE"/>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tabs>
                <w:tab w:val="left" w:pos="1087"/>
              </w:tabs>
              <w:rPr>
                <w:rFonts w:cs="Arial"/>
                <w:noProof/>
                <w:lang w:val="de-DE"/>
              </w:rPr>
            </w:pPr>
            <w:r w:rsidRPr="00D315A5">
              <w:rPr>
                <w:noProof/>
                <w:lang w:val="de-DE"/>
              </w:rPr>
              <w:t>None</w:t>
            </w:r>
          </w:p>
        </w:tc>
        <w:tc>
          <w:tcPr>
            <w:tcW w:w="675" w:type="dxa"/>
            <w:tcBorders>
              <w:top w:val="single" w:sz="4" w:space="0" w:color="auto"/>
              <w:left w:val="single" w:sz="4" w:space="0" w:color="auto"/>
              <w:bottom w:val="single" w:sz="4" w:space="0" w:color="auto"/>
              <w:right w:val="single" w:sz="4" w:space="0" w:color="auto"/>
            </w:tcBorders>
            <w:vAlign w:val="center"/>
          </w:tcPr>
          <w:p w:rsidR="00D10B75" w:rsidRPr="00D315A5" w:rsidRDefault="00D10B75" w:rsidP="00F80951">
            <w:pPr>
              <w:numPr>
                <w:ilvl w:val="0"/>
                <w:numId w:val="8"/>
              </w:numPr>
              <w:tabs>
                <w:tab w:val="left" w:pos="1087"/>
              </w:tabs>
              <w:ind w:left="357" w:hanging="357"/>
              <w:rPr>
                <w:noProof/>
                <w:sz w:val="32"/>
                <w:szCs w:val="32"/>
                <w:lang w:val="de-DE"/>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tabs>
                <w:tab w:val="left" w:pos="1087"/>
              </w:tabs>
              <w:rPr>
                <w:rFonts w:cs="Arial"/>
                <w:lang w:val="de-DE" w:eastAsia="ja-JP"/>
              </w:rPr>
            </w:pPr>
            <w:r w:rsidRPr="00D315A5">
              <w:rPr>
                <w:lang w:val="de-DE"/>
              </w:rPr>
              <w:t>“0x0 Not pressed”</w:t>
            </w:r>
          </w:p>
        </w:tc>
      </w:tr>
      <w:tr w:rsidR="00D10B75" w:rsidRPr="00D315A5" w:rsidTr="00D10B75">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rPr>
                <w:rFonts w:cs="Arial"/>
                <w:lang w:val="de-DE" w:eastAsia="ja-JP"/>
              </w:rPr>
            </w:pPr>
            <w:r w:rsidRPr="00D315A5">
              <w:rPr>
                <w:lang w:val="de-DE"/>
              </w:rPr>
              <w:t>p-hotkey menu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tabs>
                <w:tab w:val="left" w:pos="1087"/>
              </w:tabs>
              <w:rPr>
                <w:rFonts w:cs="Arial"/>
                <w:noProof/>
                <w:lang w:val="de-DE"/>
              </w:rPr>
            </w:pPr>
            <w:r w:rsidRPr="00D315A5">
              <w:rPr>
                <w:b/>
                <w:lang w:val="de-DE"/>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tabs>
                <w:tab w:val="left" w:pos="1087"/>
              </w:tabs>
              <w:rPr>
                <w:rFonts w:cs="Arial"/>
                <w:noProof/>
                <w:lang w:val="de-DE"/>
              </w:rPr>
            </w:pPr>
            <w:r w:rsidRPr="00D315A5">
              <w:rPr>
                <w:lang w:val="de-DE"/>
              </w:rPr>
              <w:t>driver selects “BPA-option” of p-hotkey menu</w:t>
            </w:r>
          </w:p>
        </w:tc>
        <w:tc>
          <w:tcPr>
            <w:tcW w:w="675" w:type="dxa"/>
            <w:tcBorders>
              <w:top w:val="single" w:sz="4" w:space="0" w:color="auto"/>
              <w:left w:val="single" w:sz="4" w:space="0" w:color="auto"/>
              <w:bottom w:val="single" w:sz="4" w:space="0" w:color="auto"/>
              <w:right w:val="single" w:sz="4" w:space="0" w:color="auto"/>
            </w:tcBorders>
            <w:vAlign w:val="center"/>
          </w:tcPr>
          <w:p w:rsidR="00D10B75" w:rsidRPr="00D315A5" w:rsidRDefault="00D10B75" w:rsidP="00F80951">
            <w:pPr>
              <w:numPr>
                <w:ilvl w:val="0"/>
                <w:numId w:val="8"/>
              </w:numPr>
              <w:tabs>
                <w:tab w:val="left" w:pos="1087"/>
              </w:tabs>
              <w:ind w:left="357" w:hanging="357"/>
              <w:rPr>
                <w:sz w:val="32"/>
                <w:szCs w:val="32"/>
                <w:lang w:val="de-DE"/>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tabs>
                <w:tab w:val="left" w:pos="1087"/>
              </w:tabs>
              <w:rPr>
                <w:rFonts w:cs="Arial"/>
                <w:lang w:val="de-DE" w:eastAsia="ja-JP"/>
              </w:rPr>
            </w:pPr>
            <w:r w:rsidRPr="00D315A5">
              <w:rPr>
                <w:lang w:val="de-DE"/>
              </w:rPr>
              <w:t>“0x0 Not pressed”</w:t>
            </w:r>
          </w:p>
        </w:tc>
      </w:tr>
      <w:tr w:rsidR="00D10B75" w:rsidRPr="00D315A5" w:rsidTr="00D10B75">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rPr>
                <w:rFonts w:cs="Arial"/>
                <w:lang w:val="de-DE" w:eastAsia="ja-JP"/>
              </w:rPr>
            </w:pPr>
            <w:r w:rsidRPr="00D315A5">
              <w:rPr>
                <w:lang w:val="de-DE"/>
              </w:rPr>
              <w:t>p-hotkey menu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tabs>
                <w:tab w:val="left" w:pos="1087"/>
              </w:tabs>
              <w:rPr>
                <w:rFonts w:cs="Arial"/>
                <w:noProof/>
                <w:lang w:val="de-DE"/>
              </w:rPr>
            </w:pPr>
            <w:r w:rsidRPr="00D315A5">
              <w:rPr>
                <w:b/>
                <w:lang w:val="de-DE"/>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tabs>
                <w:tab w:val="left" w:pos="1087"/>
              </w:tabs>
              <w:rPr>
                <w:rFonts w:cs="Arial"/>
                <w:noProof/>
                <w:lang w:val="de-DE"/>
              </w:rPr>
            </w:pPr>
            <w:r w:rsidRPr="00D315A5">
              <w:rPr>
                <w:lang w:val="de-DE"/>
              </w:rPr>
              <w:t>driver selects “Other-option” of p-hotkey menu</w:t>
            </w:r>
          </w:p>
        </w:tc>
        <w:tc>
          <w:tcPr>
            <w:tcW w:w="675" w:type="dxa"/>
            <w:tcBorders>
              <w:top w:val="single" w:sz="4" w:space="0" w:color="auto"/>
              <w:left w:val="single" w:sz="4" w:space="0" w:color="auto"/>
              <w:bottom w:val="single" w:sz="4" w:space="0" w:color="auto"/>
              <w:right w:val="single" w:sz="4" w:space="0" w:color="auto"/>
            </w:tcBorders>
            <w:vAlign w:val="center"/>
          </w:tcPr>
          <w:p w:rsidR="00D10B75" w:rsidRPr="00D315A5" w:rsidRDefault="00D10B75" w:rsidP="00F80951">
            <w:pPr>
              <w:numPr>
                <w:ilvl w:val="0"/>
                <w:numId w:val="8"/>
              </w:numPr>
              <w:tabs>
                <w:tab w:val="left" w:pos="1087"/>
              </w:tabs>
              <w:ind w:left="357" w:hanging="357"/>
              <w:rPr>
                <w:sz w:val="32"/>
                <w:szCs w:val="32"/>
                <w:lang w:val="de-DE"/>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tabs>
                <w:tab w:val="left" w:pos="1087"/>
              </w:tabs>
              <w:rPr>
                <w:rFonts w:cs="Arial"/>
                <w:lang w:val="de-DE" w:eastAsia="ja-JP"/>
              </w:rPr>
            </w:pPr>
            <w:r w:rsidRPr="00D315A5">
              <w:rPr>
                <w:lang w:val="de-DE"/>
              </w:rPr>
              <w:t>“0x0 Not pressed”</w:t>
            </w:r>
          </w:p>
        </w:tc>
      </w:tr>
      <w:tr w:rsidR="00D10B75" w:rsidRPr="00D315A5" w:rsidTr="00D10B75">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rPr>
                <w:rFonts w:cs="Arial"/>
                <w:lang w:val="de-DE" w:eastAsia="ja-JP"/>
              </w:rPr>
            </w:pPr>
            <w:r w:rsidRPr="00D315A5">
              <w:rPr>
                <w:lang w:val="de-DE"/>
              </w:rPr>
              <w:t>p-hotkey menu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rPr>
                <w:rFonts w:cs="Arial"/>
                <w:noProof/>
                <w:lang w:val="de-DE"/>
              </w:rPr>
            </w:pPr>
            <w:r w:rsidRPr="00D315A5">
              <w:rPr>
                <w:b/>
                <w:lang w:val="de-DE"/>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pPr>
              <w:rPr>
                <w:rFonts w:cs="Arial"/>
                <w:noProof/>
                <w:lang w:val="de-DE"/>
              </w:rPr>
            </w:pPr>
            <w:r w:rsidRPr="00D315A5">
              <w:rPr>
                <w:lang w:val="de-DE"/>
              </w:rPr>
              <w:t>driver selects “APA-option” of p-hotkey menu</w:t>
            </w:r>
          </w:p>
        </w:tc>
        <w:tc>
          <w:tcPr>
            <w:tcW w:w="675" w:type="dxa"/>
            <w:tcBorders>
              <w:top w:val="single" w:sz="4" w:space="0" w:color="auto"/>
              <w:left w:val="single" w:sz="4" w:space="0" w:color="auto"/>
              <w:bottom w:val="single" w:sz="4" w:space="0" w:color="auto"/>
              <w:right w:val="single" w:sz="4" w:space="0" w:color="auto"/>
            </w:tcBorders>
            <w:vAlign w:val="center"/>
          </w:tcPr>
          <w:p w:rsidR="00D10B75" w:rsidRPr="00D315A5" w:rsidRDefault="00D10B75" w:rsidP="00F80951">
            <w:pPr>
              <w:numPr>
                <w:ilvl w:val="0"/>
                <w:numId w:val="8"/>
              </w:numPr>
              <w:ind w:left="357" w:hanging="357"/>
              <w:rPr>
                <w:sz w:val="32"/>
                <w:szCs w:val="32"/>
                <w:lang w:val="de-DE"/>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D10B75" w:rsidRPr="00D315A5" w:rsidRDefault="00D10B75" w:rsidP="00D10B75">
            <w:pPr>
              <w:rPr>
                <w:rFonts w:cs="Arial"/>
                <w:lang w:val="de-DE" w:eastAsia="ja-JP"/>
              </w:rPr>
            </w:pPr>
            <w:r>
              <w:rPr>
                <w:lang w:val="de-DE"/>
              </w:rPr>
              <w:t>Cycle</w:t>
            </w:r>
          </w:p>
        </w:tc>
      </w:tr>
    </w:tbl>
    <w:p w:rsidR="00D10B75" w:rsidRDefault="00D10B75" w:rsidP="00D10B75">
      <w:r w:rsidRPr="00D315A5">
        <w:t>HMI sys</w:t>
      </w:r>
      <w:r>
        <w:t xml:space="preserve">tem logic for </w:t>
      </w:r>
      <w:proofErr w:type="spellStart"/>
      <w:r w:rsidRPr="001C43FD">
        <w:t>ApaSwtch_D_RqMnu</w:t>
      </w:r>
      <w:proofErr w:type="spellEnd"/>
      <w:r w:rsidRPr="001C43FD">
        <w:t xml:space="preserve"> </w:t>
      </w:r>
      <w:r w:rsidRPr="00D315A5">
        <w:t>– Change from 0x0 to “other”</w:t>
      </w:r>
    </w:p>
    <w:p w:rsidR="00D10B75" w:rsidRPr="00D315A5" w:rsidRDefault="00D10B75" w:rsidP="00D10B75">
      <w:r>
        <w:t>(P-HotkeyReq036</w:t>
      </w:r>
      <w:r w:rsidRPr="007D4B25">
        <w:t>)</w:t>
      </w:r>
    </w:p>
    <w:p w:rsidR="00D10B75" w:rsidRPr="00D10B75" w:rsidRDefault="00D10B75" w:rsidP="00D10B75">
      <w:pPr>
        <w:pStyle w:val="Heading4"/>
        <w:rPr>
          <w:b w:val="0"/>
          <w:u w:val="single"/>
        </w:rPr>
      </w:pPr>
      <w:r w:rsidRPr="00D10B75">
        <w:rPr>
          <w:b w:val="0"/>
          <w:u w:val="single"/>
        </w:rPr>
        <w:t>CAMERA-FUR-REQ-235912/C-</w:t>
      </w:r>
      <w:proofErr w:type="spellStart"/>
      <w:r w:rsidRPr="00D10B75">
        <w:rPr>
          <w:b w:val="0"/>
          <w:u w:val="single"/>
        </w:rPr>
        <w:t>HotKey</w:t>
      </w:r>
      <w:proofErr w:type="spellEnd"/>
      <w:r w:rsidRPr="00D10B75">
        <w:rPr>
          <w:b w:val="0"/>
          <w:u w:val="single"/>
        </w:rPr>
        <w:t xml:space="preserve"> Shortcut Menu Signal Processing Requirements 6</w:t>
      </w:r>
    </w:p>
    <w:p w:rsidR="00D10B75" w:rsidRDefault="00D10B75" w:rsidP="00D10B75">
      <w:r>
        <w:t>The HMI system shall change the state of the signal [</w:t>
      </w:r>
      <w:proofErr w:type="spellStart"/>
      <w:r>
        <w:t>ApaMdeStat_D_RqDrv</w:t>
      </w:r>
      <w:proofErr w:type="spellEnd"/>
      <w:r>
        <w:t>] as per the following tables.</w:t>
      </w:r>
    </w:p>
    <w:p w:rsidR="00D10B75" w:rsidRDefault="00D10B75" w:rsidP="00D10B75">
      <w:pPr>
        <w:rPr>
          <w:b/>
          <w:i/>
        </w:rPr>
      </w:pPr>
      <w:r>
        <w:rPr>
          <w:b/>
          <w:i/>
        </w:rPr>
        <w:t>Note:</w:t>
      </w:r>
    </w:p>
    <w:p w:rsidR="00D10B75" w:rsidRDefault="00D10B75" w:rsidP="00D10B75">
      <w:pPr>
        <w:rPr>
          <w:i/>
        </w:rPr>
      </w:pPr>
      <w:r>
        <w:rPr>
          <w:i/>
        </w:rPr>
        <w:lastRenderedPageBreak/>
        <w:t>The logic with respect to the state of [</w:t>
      </w:r>
      <w:proofErr w:type="spellStart"/>
      <w:r>
        <w:rPr>
          <w:i/>
        </w:rPr>
        <w:t>ApaMdeStat_D_RqDrv</w:t>
      </w:r>
      <w:proofErr w:type="spellEnd"/>
      <w:r>
        <w:rPr>
          <w:i/>
        </w:rPr>
        <w:t>] and [</w:t>
      </w:r>
      <w:proofErr w:type="spellStart"/>
      <w:r>
        <w:rPr>
          <w:i/>
        </w:rPr>
        <w:t>ApaMde_D_Stat</w:t>
      </w:r>
      <w:proofErr w:type="spellEnd"/>
      <w:r>
        <w:rPr>
          <w:i/>
        </w:rPr>
        <w:t xml:space="preserve">] is already in place today. This table should not be in conflict with that existing </w:t>
      </w:r>
      <w:proofErr w:type="gramStart"/>
      <w:r>
        <w:rPr>
          <w:i/>
        </w:rPr>
        <w:t>logic, but</w:t>
      </w:r>
      <w:proofErr w:type="gramEnd"/>
      <w:r>
        <w:rPr>
          <w:i/>
        </w:rPr>
        <w:t xml:space="preserve"> is added here to complete this specification.</w:t>
      </w:r>
    </w:p>
    <w:tbl>
      <w:tblPr>
        <w:tblStyle w:val="TableGrid"/>
        <w:tblW w:w="0" w:type="auto"/>
        <w:jc w:val="center"/>
        <w:tblLook w:val="04A0" w:firstRow="1" w:lastRow="0" w:firstColumn="1" w:lastColumn="0" w:noHBand="0" w:noVBand="1"/>
      </w:tblPr>
      <w:tblGrid>
        <w:gridCol w:w="516"/>
        <w:gridCol w:w="2452"/>
        <w:gridCol w:w="693"/>
        <w:gridCol w:w="2599"/>
        <w:gridCol w:w="321"/>
        <w:gridCol w:w="2995"/>
      </w:tblGrid>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shd w:val="pct10" w:color="auto" w:fill="auto"/>
          </w:tcPr>
          <w:p w:rsidR="00D10B75" w:rsidRDefault="00D10B75">
            <w:pPr>
              <w:rPr>
                <w:rFonts w:cs="Arial"/>
                <w:b/>
                <w:lang w:val="de-DE" w:eastAsia="ja-JP"/>
              </w:rPr>
            </w:pPr>
          </w:p>
        </w:tc>
        <w:tc>
          <w:tcPr>
            <w:tcW w:w="2452"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HMI screen</w:t>
            </w:r>
          </w:p>
        </w:tc>
        <w:tc>
          <w:tcPr>
            <w:tcW w:w="693" w:type="dxa"/>
            <w:tcBorders>
              <w:top w:val="single" w:sz="4" w:space="0" w:color="auto"/>
              <w:left w:val="single" w:sz="4" w:space="0" w:color="auto"/>
              <w:bottom w:val="single" w:sz="4" w:space="0" w:color="auto"/>
              <w:right w:val="single" w:sz="4" w:space="0" w:color="auto"/>
            </w:tcBorders>
            <w:shd w:val="pct10" w:color="auto" w:fill="auto"/>
          </w:tcPr>
          <w:p w:rsidR="00D10B75" w:rsidRDefault="00D10B75">
            <w:pPr>
              <w:rPr>
                <w:rFonts w:cs="Arial"/>
                <w:b/>
                <w:lang w:val="de-DE" w:eastAsia="ja-JP"/>
              </w:rPr>
            </w:pPr>
          </w:p>
        </w:tc>
        <w:tc>
          <w:tcPr>
            <w:tcW w:w="2599"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driver action / menu state</w:t>
            </w:r>
          </w:p>
        </w:tc>
        <w:tc>
          <w:tcPr>
            <w:tcW w:w="321" w:type="dxa"/>
            <w:tcBorders>
              <w:top w:val="single" w:sz="4" w:space="0" w:color="auto"/>
              <w:left w:val="single" w:sz="4" w:space="0" w:color="auto"/>
              <w:bottom w:val="single" w:sz="4" w:space="0" w:color="auto"/>
              <w:right w:val="single" w:sz="4" w:space="0" w:color="auto"/>
            </w:tcBorders>
            <w:shd w:val="pct10" w:color="auto" w:fill="auto"/>
          </w:tcPr>
          <w:p w:rsidR="00D10B75" w:rsidRDefault="00D10B75">
            <w:pPr>
              <w:rPr>
                <w:rFonts w:cs="Arial"/>
                <w:b/>
                <w:lang w:val="de-DE" w:eastAsia="ja-JP"/>
              </w:rPr>
            </w:pPr>
          </w:p>
        </w:tc>
        <w:tc>
          <w:tcPr>
            <w:tcW w:w="2995"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State of [ApaMdeStat_D_RqDrv]</w:t>
            </w:r>
          </w:p>
        </w:tc>
      </w:tr>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1</w:t>
            </w:r>
          </w:p>
        </w:tc>
        <w:tc>
          <w:tcPr>
            <w:tcW w:w="2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 xml:space="preserve">any screen shown </w:t>
            </w:r>
            <w:r>
              <w:rPr>
                <w:u w:val="single"/>
                <w:lang w:val="de-DE"/>
              </w:rPr>
              <w:t>but</w:t>
            </w:r>
            <w:r>
              <w:rPr>
                <w:lang w:val="de-DE"/>
              </w:rPr>
              <w:t xml:space="preserve"> not the p-hotkey menu</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don’t care</w:t>
            </w:r>
          </w:p>
        </w:tc>
        <w:tc>
          <w:tcPr>
            <w:tcW w:w="321"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tabs>
                <w:tab w:val="left" w:pos="1087"/>
              </w:tabs>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tabs>
                <w:tab w:val="left" w:pos="1087"/>
              </w:tabs>
              <w:rPr>
                <w:rFonts w:cs="Arial"/>
                <w:lang w:val="de-DE" w:eastAsia="ja-JP"/>
              </w:rPr>
            </w:pPr>
            <w:r>
              <w:rPr>
                <w:lang w:val="de-DE"/>
              </w:rPr>
              <w:t>“0x0 Inactive”</w:t>
            </w:r>
          </w:p>
        </w:tc>
      </w:tr>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2</w:t>
            </w:r>
          </w:p>
        </w:tc>
        <w:tc>
          <w:tcPr>
            <w:tcW w:w="2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None</w:t>
            </w:r>
          </w:p>
        </w:tc>
        <w:tc>
          <w:tcPr>
            <w:tcW w:w="321"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tabs>
                <w:tab w:val="left" w:pos="1087"/>
              </w:tabs>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tabs>
                <w:tab w:val="left" w:pos="1087"/>
              </w:tabs>
              <w:rPr>
                <w:rFonts w:cs="Arial"/>
                <w:lang w:val="de-DE" w:eastAsia="ja-JP"/>
              </w:rPr>
            </w:pPr>
            <w:r>
              <w:rPr>
                <w:lang w:val="de-DE"/>
              </w:rPr>
              <w:t>“0x0 Inactive”</w:t>
            </w:r>
          </w:p>
        </w:tc>
      </w:tr>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3</w:t>
            </w:r>
          </w:p>
        </w:tc>
        <w:tc>
          <w:tcPr>
            <w:tcW w:w="2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driver selects “BPA-option” of p-hotkey menu</w:t>
            </w:r>
          </w:p>
        </w:tc>
        <w:tc>
          <w:tcPr>
            <w:tcW w:w="321"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tabs>
                <w:tab w:val="left" w:pos="1087"/>
              </w:tabs>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tabs>
                <w:tab w:val="left" w:pos="1087"/>
              </w:tabs>
              <w:rPr>
                <w:rFonts w:cs="Arial"/>
                <w:lang w:val="de-DE" w:eastAsia="ja-JP"/>
              </w:rPr>
            </w:pPr>
            <w:r>
              <w:rPr>
                <w:lang w:val="de-DE"/>
              </w:rPr>
              <w:t>“0x0 Inactive”</w:t>
            </w:r>
          </w:p>
        </w:tc>
      </w:tr>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4</w:t>
            </w:r>
          </w:p>
        </w:tc>
        <w:tc>
          <w:tcPr>
            <w:tcW w:w="2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driver selects “Other-option” of p-hotkey menu</w:t>
            </w:r>
          </w:p>
        </w:tc>
        <w:tc>
          <w:tcPr>
            <w:tcW w:w="321"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tabs>
                <w:tab w:val="left" w:pos="1087"/>
              </w:tabs>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tabs>
                <w:tab w:val="left" w:pos="1087"/>
              </w:tabs>
              <w:rPr>
                <w:rFonts w:cs="Arial"/>
                <w:lang w:val="de-DE" w:eastAsia="ja-JP"/>
              </w:rPr>
            </w:pPr>
            <w:r>
              <w:rPr>
                <w:lang w:val="de-DE"/>
              </w:rPr>
              <w:t>“0x0 Off”</w:t>
            </w:r>
          </w:p>
        </w:tc>
      </w:tr>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5</w:t>
            </w:r>
          </w:p>
        </w:tc>
        <w:tc>
          <w:tcPr>
            <w:tcW w:w="2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driver selects “APA-option” of p-hotkey menu</w:t>
            </w:r>
          </w:p>
        </w:tc>
        <w:tc>
          <w:tcPr>
            <w:tcW w:w="321"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“0x0 Inactive”</w:t>
            </w:r>
          </w:p>
        </w:tc>
      </w:tr>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6</w:t>
            </w:r>
          </w:p>
        </w:tc>
        <w:tc>
          <w:tcPr>
            <w:tcW w:w="2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None</w:t>
            </w:r>
          </w:p>
        </w:tc>
        <w:tc>
          <w:tcPr>
            <w:tcW w:w="321"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“0x0 Inactive”</w:t>
            </w:r>
          </w:p>
        </w:tc>
      </w:tr>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7</w:t>
            </w:r>
          </w:p>
        </w:tc>
        <w:tc>
          <w:tcPr>
            <w:tcW w:w="2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driver selects “IPa” option</w:t>
            </w:r>
          </w:p>
        </w:tc>
        <w:tc>
          <w:tcPr>
            <w:tcW w:w="321"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“0x1 SAPP”</w:t>
            </w:r>
          </w:p>
        </w:tc>
      </w:tr>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8</w:t>
            </w:r>
          </w:p>
        </w:tc>
        <w:tc>
          <w:tcPr>
            <w:tcW w:w="2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driver selects “IPe” option</w:t>
            </w:r>
          </w:p>
        </w:tc>
        <w:tc>
          <w:tcPr>
            <w:tcW w:w="321"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“0x2 PPA”</w:t>
            </w:r>
          </w:p>
        </w:tc>
      </w:tr>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9</w:t>
            </w:r>
          </w:p>
        </w:tc>
        <w:tc>
          <w:tcPr>
            <w:tcW w:w="2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driver selects “OPa” option</w:t>
            </w:r>
          </w:p>
        </w:tc>
        <w:tc>
          <w:tcPr>
            <w:tcW w:w="321"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“0x3 POA”</w:t>
            </w:r>
          </w:p>
        </w:tc>
      </w:tr>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10</w:t>
            </w:r>
          </w:p>
        </w:tc>
        <w:tc>
          <w:tcPr>
            <w:tcW w:w="2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driver selects “Off” option</w:t>
            </w:r>
          </w:p>
        </w:tc>
        <w:tc>
          <w:tcPr>
            <w:tcW w:w="321"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“0x6 Off”</w:t>
            </w:r>
          </w:p>
        </w:tc>
      </w:tr>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11</w:t>
            </w:r>
          </w:p>
        </w:tc>
        <w:tc>
          <w:tcPr>
            <w:tcW w:w="2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APA “off” option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driver selects “Off” option</w:t>
            </w:r>
          </w:p>
        </w:tc>
        <w:tc>
          <w:tcPr>
            <w:tcW w:w="321"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“0x6 Off”</w:t>
            </w:r>
          </w:p>
        </w:tc>
      </w:tr>
      <w:tr w:rsidR="00D10B75" w:rsidTr="00D10B75">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12</w:t>
            </w:r>
          </w:p>
        </w:tc>
        <w:tc>
          <w:tcPr>
            <w:tcW w:w="2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r>
              <w:rPr>
                <w:lang w:val="de-DE"/>
              </w:rPr>
              <w:t xml:space="preserve">p-hotkey menu closes due to [tCloseConfirm] timeout, [tCloseNoSelection] timeout or any other </w:t>
            </w:r>
            <w:r w:rsidRPr="00654005">
              <w:rPr>
                <w:lang w:val="de-DE"/>
              </w:rPr>
              <w:t>on-screen deactivation option</w:t>
            </w:r>
          </w:p>
        </w:tc>
        <w:tc>
          <w:tcPr>
            <w:tcW w:w="321"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“0x6 Off”</w:t>
            </w:r>
          </w:p>
        </w:tc>
      </w:tr>
    </w:tbl>
    <w:p w:rsidR="00D10B75" w:rsidRDefault="00D10B75" w:rsidP="00D10B75">
      <w:r>
        <w:t>HMI system logic for [</w:t>
      </w:r>
      <w:proofErr w:type="spellStart"/>
      <w:r>
        <w:t>ApaMdeStat_D_RqDrv</w:t>
      </w:r>
      <w:proofErr w:type="spellEnd"/>
      <w:r>
        <w:t>] – Change from 0x0 to “other”</w:t>
      </w:r>
    </w:p>
    <w:p w:rsidR="00D10B75" w:rsidRDefault="00D10B75" w:rsidP="00D10B75"/>
    <w:p w:rsidR="00D10B75" w:rsidRDefault="00D10B75" w:rsidP="00D10B75"/>
    <w:tbl>
      <w:tblPr>
        <w:tblStyle w:val="TableGrid"/>
        <w:tblW w:w="0" w:type="auto"/>
        <w:jc w:val="center"/>
        <w:tblLook w:val="04A0" w:firstRow="1" w:lastRow="0" w:firstColumn="1" w:lastColumn="0" w:noHBand="0" w:noVBand="1"/>
      </w:tblPr>
      <w:tblGrid>
        <w:gridCol w:w="2549"/>
        <w:gridCol w:w="793"/>
        <w:gridCol w:w="3996"/>
        <w:gridCol w:w="567"/>
        <w:gridCol w:w="2707"/>
      </w:tblGrid>
      <w:tr w:rsidR="00D10B75" w:rsidTr="00D10B75">
        <w:trPr>
          <w:jc w:val="center"/>
        </w:trPr>
        <w:tc>
          <w:tcPr>
            <w:tcW w:w="2549"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Initial state of [ApaMdeStat_D_RqDrv]</w:t>
            </w:r>
          </w:p>
        </w:tc>
        <w:tc>
          <w:tcPr>
            <w:tcW w:w="793" w:type="dxa"/>
            <w:tcBorders>
              <w:top w:val="single" w:sz="4" w:space="0" w:color="auto"/>
              <w:left w:val="single" w:sz="4" w:space="0" w:color="auto"/>
              <w:bottom w:val="single" w:sz="4" w:space="0" w:color="auto"/>
              <w:right w:val="single" w:sz="4" w:space="0" w:color="auto"/>
            </w:tcBorders>
            <w:shd w:val="pct10" w:color="auto" w:fill="auto"/>
          </w:tcPr>
          <w:p w:rsidR="00D10B75" w:rsidRDefault="00D10B75">
            <w:pPr>
              <w:rPr>
                <w:rFonts w:cs="Arial"/>
                <w:b/>
                <w:lang w:val="de-DE" w:eastAsia="ja-JP"/>
              </w:rPr>
            </w:pPr>
          </w:p>
        </w:tc>
        <w:tc>
          <w:tcPr>
            <w:tcW w:w="3996"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State of [ApaMde_D_Stat]</w:t>
            </w:r>
          </w:p>
          <w:p w:rsidR="00D10B75" w:rsidRDefault="00D10B75">
            <w:pPr>
              <w:rPr>
                <w:rFonts w:cs="Arial"/>
                <w:b/>
                <w:lang w:val="de-DE" w:eastAsia="ja-JP"/>
              </w:rPr>
            </w:pPr>
            <w:r>
              <w:rPr>
                <w:b/>
                <w:lang w:val="de-DE"/>
              </w:rPr>
              <w:t>(received from PAM)</w:t>
            </w:r>
          </w:p>
        </w:tc>
        <w:tc>
          <w:tcPr>
            <w:tcW w:w="567" w:type="dxa"/>
            <w:tcBorders>
              <w:top w:val="single" w:sz="4" w:space="0" w:color="auto"/>
              <w:left w:val="single" w:sz="4" w:space="0" w:color="auto"/>
              <w:bottom w:val="single" w:sz="4" w:space="0" w:color="auto"/>
              <w:right w:val="single" w:sz="4" w:space="0" w:color="auto"/>
            </w:tcBorders>
            <w:shd w:val="pct10" w:color="auto" w:fill="auto"/>
          </w:tcPr>
          <w:p w:rsidR="00D10B75" w:rsidRDefault="00D10B75">
            <w:pPr>
              <w:rPr>
                <w:rFonts w:cs="Arial"/>
                <w:b/>
                <w:lang w:val="de-DE" w:eastAsia="ja-JP"/>
              </w:rPr>
            </w:pPr>
          </w:p>
        </w:tc>
        <w:tc>
          <w:tcPr>
            <w:tcW w:w="2707"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Resulting state of [ApaMdeStat_D_RqDrv]</w:t>
            </w:r>
          </w:p>
        </w:tc>
      </w:tr>
      <w:tr w:rsidR="00D10B75" w:rsidTr="00D10B75">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0x0 “Inactive”</w:t>
            </w:r>
          </w:p>
        </w:tc>
        <w:tc>
          <w:tcPr>
            <w:tcW w:w="7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tabs>
                <w:tab w:val="left" w:pos="1087"/>
              </w:tabs>
              <w:rPr>
                <w:rFonts w:cs="Arial"/>
                <w:b/>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tabs>
                <w:tab w:val="left" w:pos="1087"/>
              </w:tabs>
              <w:rPr>
                <w:rFonts w:cs="Arial"/>
                <w:lang w:val="de-DE" w:eastAsia="ja-JP"/>
              </w:rPr>
            </w:pPr>
            <w:r>
              <w:rPr>
                <w:lang w:val="de-DE"/>
              </w:rPr>
              <w:t>Any change</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tabs>
                <w:tab w:val="left" w:pos="1087"/>
              </w:tabs>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tabs>
                <w:tab w:val="left" w:pos="1087"/>
              </w:tabs>
              <w:rPr>
                <w:rFonts w:cs="Arial"/>
                <w:lang w:val="de-DE" w:eastAsia="ja-JP"/>
              </w:rPr>
            </w:pPr>
            <w:r>
              <w:rPr>
                <w:lang w:val="de-DE"/>
              </w:rPr>
              <w:t>“0x0 Inactive”</w:t>
            </w:r>
          </w:p>
        </w:tc>
      </w:tr>
      <w:tr w:rsidR="00D10B75" w:rsidTr="00D10B75">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0x1 “SAPP”</w:t>
            </w:r>
          </w:p>
        </w:tc>
        <w:tc>
          <w:tcPr>
            <w:tcW w:w="7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Changes from “Any” to “0x2 SAPP”</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“0x0 Inactive”</w:t>
            </w:r>
          </w:p>
        </w:tc>
      </w:tr>
      <w:tr w:rsidR="00D10B75" w:rsidTr="00D10B75">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0x1 “SAPP”</w:t>
            </w:r>
          </w:p>
        </w:tc>
        <w:tc>
          <w:tcPr>
            <w:tcW w:w="7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Is/remains “0x2 SAPP”</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“0x0 Inactive”</w:t>
            </w:r>
          </w:p>
        </w:tc>
      </w:tr>
      <w:tr w:rsidR="00D10B75" w:rsidTr="00D10B75">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0x2 “PPA”</w:t>
            </w:r>
          </w:p>
        </w:tc>
        <w:tc>
          <w:tcPr>
            <w:tcW w:w="7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Changes from “Any” to “0x3 PPA”</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“0x0 Inactive”</w:t>
            </w:r>
          </w:p>
        </w:tc>
      </w:tr>
      <w:tr w:rsidR="00D10B75" w:rsidTr="00D10B75">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0x2 “PPA”</w:t>
            </w:r>
          </w:p>
        </w:tc>
        <w:tc>
          <w:tcPr>
            <w:tcW w:w="7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r>
              <w:rPr>
                <w:lang w:val="de-DE"/>
              </w:rPr>
              <w:t>Is/remains “0x3 PPA”</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“0x0 Inactive”</w:t>
            </w:r>
          </w:p>
        </w:tc>
      </w:tr>
      <w:tr w:rsidR="00D10B75" w:rsidTr="00D10B75">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0x3 “POA”</w:t>
            </w:r>
          </w:p>
        </w:tc>
        <w:tc>
          <w:tcPr>
            <w:tcW w:w="7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Changes from “Any” to “0x4 POA”</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“0x0 Inactive”</w:t>
            </w:r>
          </w:p>
        </w:tc>
      </w:tr>
      <w:tr w:rsidR="00D10B75" w:rsidTr="00D10B75">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0x3 “POA”</w:t>
            </w:r>
          </w:p>
        </w:tc>
        <w:tc>
          <w:tcPr>
            <w:tcW w:w="7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Is/remains “0x4 POA”</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“0x0 Inactive”</w:t>
            </w:r>
          </w:p>
        </w:tc>
      </w:tr>
      <w:tr w:rsidR="00D10B75" w:rsidTr="00D10B75">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0x6 “Off”</w:t>
            </w:r>
          </w:p>
        </w:tc>
        <w:tc>
          <w:tcPr>
            <w:tcW w:w="7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Changes from “Any” to “0x1 OFF”</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“0x0 Inactive”</w:t>
            </w:r>
          </w:p>
        </w:tc>
      </w:tr>
    </w:tbl>
    <w:p w:rsidR="00D10B75" w:rsidRDefault="00D10B75" w:rsidP="00D10B75">
      <w:r>
        <w:t>HMI system logic for [</w:t>
      </w:r>
      <w:proofErr w:type="spellStart"/>
      <w:r>
        <w:t>ApaMdeStat_D_RqDrv</w:t>
      </w:r>
      <w:proofErr w:type="spellEnd"/>
      <w:r>
        <w:t xml:space="preserve">] – Change from “other “to 0x0 </w:t>
      </w:r>
    </w:p>
    <w:p w:rsidR="00D10B75" w:rsidRDefault="00D10B75" w:rsidP="00D10B75">
      <w:r>
        <w:t>(P-HotkeyReq057)</w:t>
      </w:r>
    </w:p>
    <w:p w:rsidR="00D10B75" w:rsidRPr="00BD5255" w:rsidRDefault="00D10B75" w:rsidP="00D10B75"/>
    <w:p w:rsidR="00D10B75" w:rsidRPr="00D10B75" w:rsidRDefault="00D10B75" w:rsidP="00D10B75">
      <w:pPr>
        <w:pStyle w:val="Heading4"/>
        <w:rPr>
          <w:b w:val="0"/>
          <w:u w:val="single"/>
        </w:rPr>
      </w:pPr>
      <w:r w:rsidRPr="00D10B75">
        <w:rPr>
          <w:b w:val="0"/>
          <w:u w:val="single"/>
        </w:rPr>
        <w:t>CAMERA-FUR-REQ-235913/B-</w:t>
      </w:r>
      <w:proofErr w:type="spellStart"/>
      <w:r w:rsidRPr="00D10B75">
        <w:rPr>
          <w:b w:val="0"/>
          <w:u w:val="single"/>
        </w:rPr>
        <w:t>HotKey</w:t>
      </w:r>
      <w:proofErr w:type="spellEnd"/>
      <w:r w:rsidRPr="00D10B75">
        <w:rPr>
          <w:b w:val="0"/>
          <w:u w:val="single"/>
        </w:rPr>
        <w:t xml:space="preserve"> Shortcut Menu Signal Processing Requirements 7</w:t>
      </w:r>
    </w:p>
    <w:p w:rsidR="00D10B75" w:rsidRDefault="00D10B75" w:rsidP="00D10B75">
      <w:r>
        <w:t>When the trigger conditions for cycling are fulfilled, the HMI system shall change [</w:t>
      </w:r>
      <w:proofErr w:type="spellStart"/>
      <w:r>
        <w:t>ApaSwtch_D_RqMnu</w:t>
      </w:r>
      <w:proofErr w:type="spellEnd"/>
      <w:r>
        <w:t>] from state “0x0” to state “0x1”, hold this state for at least [</w:t>
      </w:r>
      <w:proofErr w:type="spellStart"/>
      <w:r>
        <w:t>tHoldPressed</w:t>
      </w:r>
      <w:proofErr w:type="spellEnd"/>
      <w:r>
        <w:t xml:space="preserve">] and end the cycle with the transition back to state “0x0”. </w:t>
      </w:r>
    </w:p>
    <w:p w:rsidR="00D10B75" w:rsidRDefault="00D10B75" w:rsidP="00D10B75">
      <w:r>
        <w:t>Note:</w:t>
      </w:r>
    </w:p>
    <w:p w:rsidR="00D10B75" w:rsidRDefault="00D10B75" w:rsidP="00D10B75">
      <w:r>
        <w:lastRenderedPageBreak/>
        <w:t>See figure. The requirement to keep the pressed state set at least [</w:t>
      </w:r>
      <w:proofErr w:type="spellStart"/>
      <w:r>
        <w:t>tHoldPressed</w:t>
      </w:r>
      <w:proofErr w:type="spellEnd"/>
      <w:r>
        <w:t xml:space="preserve">] aims at assuring the PAM detects the change.  You may consider this requirement fulfilled if the minimum </w:t>
      </w:r>
      <w:proofErr w:type="spellStart"/>
      <w:r>
        <w:t>SeperationTime</w:t>
      </w:r>
      <w:proofErr w:type="spellEnd"/>
      <w:r>
        <w:t xml:space="preserve"> as defined per applicable CAN specifications for event periodic signals or if the message rate of the signal [</w:t>
      </w:r>
      <w:proofErr w:type="spellStart"/>
      <w:r>
        <w:t>ApaSwtch_D_RqMnu</w:t>
      </w:r>
      <w:proofErr w:type="spellEnd"/>
      <w:r>
        <w:t>] is the same or bigger than [</w:t>
      </w:r>
      <w:proofErr w:type="spellStart"/>
      <w:r>
        <w:t>tHoldPressed</w:t>
      </w:r>
      <w:proofErr w:type="spellEnd"/>
      <w:r>
        <w:t>].</w:t>
      </w:r>
    </w:p>
    <w:p w:rsidR="00D10B75" w:rsidRDefault="00D10B75" w:rsidP="00D10B75"/>
    <w:p w:rsidR="00D10B75" w:rsidRDefault="00D10B75" w:rsidP="00D10B75">
      <w:pPr>
        <w:jc w:val="center"/>
      </w:pPr>
      <w:r>
        <w:t xml:space="preserve"> </w:t>
      </w:r>
      <w:r>
        <w:rPr>
          <w:noProof/>
        </w:rPr>
        <w:drawing>
          <wp:inline distT="0" distB="0" distL="0" distR="0" wp14:anchorId="1283491D" wp14:editId="6395C20E">
            <wp:extent cx="4387850" cy="1216660"/>
            <wp:effectExtent l="0" t="0" r="0" b="2540"/>
            <wp:docPr id="9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387850" cy="1216660"/>
                    </a:xfrm>
                    <a:prstGeom prst="rect">
                      <a:avLst/>
                    </a:prstGeom>
                  </pic:spPr>
                </pic:pic>
              </a:graphicData>
            </a:graphic>
          </wp:inline>
        </w:drawing>
      </w:r>
    </w:p>
    <w:p w:rsidR="00D10B75" w:rsidRDefault="00D10B75" w:rsidP="00D10B75"/>
    <w:p w:rsidR="00D10B75" w:rsidRDefault="00D10B75" w:rsidP="00D10B75">
      <w:r>
        <w:t>Cycle for [</w:t>
      </w:r>
      <w:proofErr w:type="spellStart"/>
      <w:r>
        <w:t>ApaSwtch_D_RqMnu</w:t>
      </w:r>
      <w:proofErr w:type="spellEnd"/>
      <w:r>
        <w:t>] and [</w:t>
      </w:r>
      <w:proofErr w:type="spellStart"/>
      <w:r>
        <w:t>PrkAidSwtch_D_RqMnu</w:t>
      </w:r>
      <w:proofErr w:type="spellEnd"/>
      <w:r>
        <w:t>]</w:t>
      </w:r>
    </w:p>
    <w:p w:rsidR="00D10B75" w:rsidRPr="005B3EDC" w:rsidRDefault="00D10B75" w:rsidP="00D10B75">
      <w:r w:rsidRPr="003041A1">
        <w:t>(P-HotkeyReq038)</w:t>
      </w:r>
    </w:p>
    <w:p w:rsidR="00D10B75" w:rsidRPr="00D10B75" w:rsidRDefault="00D10B75" w:rsidP="00D10B75">
      <w:pPr>
        <w:pStyle w:val="Heading4"/>
        <w:rPr>
          <w:b w:val="0"/>
          <w:u w:val="single"/>
        </w:rPr>
      </w:pPr>
      <w:r w:rsidRPr="00D10B75">
        <w:rPr>
          <w:b w:val="0"/>
          <w:u w:val="single"/>
        </w:rPr>
        <w:t>CAMERA-FUR-REQ-235914/C-</w:t>
      </w:r>
      <w:proofErr w:type="spellStart"/>
      <w:r w:rsidRPr="00D10B75">
        <w:rPr>
          <w:b w:val="0"/>
          <w:u w:val="single"/>
        </w:rPr>
        <w:t>HotKey</w:t>
      </w:r>
      <w:proofErr w:type="spellEnd"/>
      <w:r w:rsidRPr="00D10B75">
        <w:rPr>
          <w:b w:val="0"/>
          <w:u w:val="single"/>
        </w:rPr>
        <w:t xml:space="preserve"> Shortcut Menu Signal Processing Requirements 8</w:t>
      </w:r>
    </w:p>
    <w:p w:rsidR="00D10B75" w:rsidRPr="00CC6CEE" w:rsidRDefault="00D10B75" w:rsidP="00D10B75">
      <w:r w:rsidRPr="00CC6CEE">
        <w:t>If the hotkey menu is shown, the APA feature selection interface shall depend on the signal</w:t>
      </w:r>
      <w:r>
        <w:t xml:space="preserve"> [</w:t>
      </w:r>
      <w:proofErr w:type="spellStart"/>
      <w:r>
        <w:t>ApaSys_D_Stat</w:t>
      </w:r>
      <w:proofErr w:type="spellEnd"/>
      <w:r>
        <w:t>] as detailed by the following table.</w:t>
      </w:r>
    </w:p>
    <w:p w:rsidR="00D10B75" w:rsidRPr="00CC6CEE" w:rsidRDefault="00D10B75" w:rsidP="00D10B75"/>
    <w:tbl>
      <w:tblPr>
        <w:tblW w:w="9825" w:type="dxa"/>
        <w:jc w:val="center"/>
        <w:tblLayout w:type="fixed"/>
        <w:tblLook w:val="04A0" w:firstRow="1" w:lastRow="0" w:firstColumn="1" w:lastColumn="0" w:noHBand="0" w:noVBand="1"/>
      </w:tblPr>
      <w:tblGrid>
        <w:gridCol w:w="724"/>
        <w:gridCol w:w="1558"/>
        <w:gridCol w:w="7543"/>
      </w:tblGrid>
      <w:tr w:rsidR="00D10B75" w:rsidTr="00D10B75">
        <w:trPr>
          <w:trHeight w:val="300"/>
          <w:tblHeader/>
          <w:jc w:val="center"/>
        </w:trPr>
        <w:tc>
          <w:tcPr>
            <w:tcW w:w="2282" w:type="dxa"/>
            <w:gridSpan w:val="2"/>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color w:val="000000"/>
                <w:lang w:val="de-DE"/>
              </w:rPr>
            </w:pPr>
            <w:r>
              <w:rPr>
                <w:b/>
                <w:color w:val="000000"/>
                <w:lang w:val="de-DE"/>
              </w:rPr>
              <w:t>[ApaSys_D_Stat]</w:t>
            </w:r>
          </w:p>
        </w:tc>
        <w:tc>
          <w:tcPr>
            <w:tcW w:w="7543" w:type="dxa"/>
            <w:vMerge w:val="restart"/>
            <w:tcBorders>
              <w:top w:val="single" w:sz="4" w:space="0" w:color="auto"/>
              <w:left w:val="single" w:sz="4" w:space="0" w:color="auto"/>
              <w:bottom w:val="single" w:sz="4" w:space="0" w:color="auto"/>
              <w:right w:val="single" w:sz="4" w:space="0" w:color="auto"/>
            </w:tcBorders>
            <w:shd w:val="pct10" w:color="auto" w:fill="auto"/>
            <w:vAlign w:val="bottom"/>
            <w:hideMark/>
          </w:tcPr>
          <w:p w:rsidR="00D10B75" w:rsidRDefault="00D10B75">
            <w:pPr>
              <w:rPr>
                <w:rFonts w:cs="Arial"/>
                <w:b/>
                <w:color w:val="000000"/>
                <w:lang w:val="de-DE"/>
              </w:rPr>
            </w:pPr>
            <w:r>
              <w:rPr>
                <w:b/>
                <w:color w:val="000000"/>
                <w:lang w:val="de-DE"/>
              </w:rPr>
              <w:t>If hotkey menu is shown, APA feature selection option shall show that:</w:t>
            </w:r>
          </w:p>
        </w:tc>
      </w:tr>
      <w:tr w:rsidR="00D10B75" w:rsidTr="00D10B75">
        <w:trPr>
          <w:trHeight w:val="300"/>
          <w:tblHeader/>
          <w:jc w:val="center"/>
        </w:trPr>
        <w:tc>
          <w:tcPr>
            <w:tcW w:w="724"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color w:val="000000"/>
                <w:lang w:val="de-DE"/>
              </w:rPr>
            </w:pPr>
            <w:r>
              <w:rPr>
                <w:b/>
                <w:color w:val="000000"/>
                <w:lang w:val="de-DE"/>
              </w:rPr>
              <w:t>State</w:t>
            </w:r>
          </w:p>
        </w:tc>
        <w:tc>
          <w:tcPr>
            <w:tcW w:w="1558" w:type="dxa"/>
            <w:tcBorders>
              <w:top w:val="single" w:sz="4" w:space="0" w:color="auto"/>
              <w:left w:val="nil"/>
              <w:bottom w:val="single" w:sz="4" w:space="0" w:color="auto"/>
              <w:right w:val="single" w:sz="4" w:space="0" w:color="auto"/>
            </w:tcBorders>
            <w:shd w:val="pct10" w:color="auto" w:fill="auto"/>
            <w:hideMark/>
          </w:tcPr>
          <w:p w:rsidR="00D10B75" w:rsidRDefault="00D10B75">
            <w:pPr>
              <w:rPr>
                <w:rFonts w:cs="Arial"/>
                <w:b/>
                <w:color w:val="000000"/>
                <w:lang w:val="de-DE"/>
              </w:rPr>
            </w:pPr>
            <w:r>
              <w:rPr>
                <w:b/>
                <w:color w:val="000000"/>
                <w:lang w:val="de-DE"/>
              </w:rPr>
              <w:t>Description</w:t>
            </w:r>
          </w:p>
        </w:tc>
        <w:tc>
          <w:tcPr>
            <w:tcW w:w="7543"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color w:val="000000"/>
                <w:lang w:val="de-DE"/>
              </w:rPr>
            </w:pPr>
          </w:p>
        </w:tc>
      </w:tr>
      <w:tr w:rsidR="00D10B75" w:rsidTr="00D10B75">
        <w:trPr>
          <w:trHeight w:val="300"/>
          <w:jc w:val="center"/>
        </w:trPr>
        <w:tc>
          <w:tcPr>
            <w:tcW w:w="724"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0x0</w:t>
            </w:r>
          </w:p>
        </w:tc>
        <w:tc>
          <w:tcPr>
            <w:tcW w:w="1558" w:type="dxa"/>
            <w:tcBorders>
              <w:top w:val="single" w:sz="4" w:space="0" w:color="auto"/>
              <w:left w:val="nil"/>
              <w:bottom w:val="single" w:sz="4" w:space="0" w:color="auto"/>
              <w:right w:val="single" w:sz="4" w:space="0" w:color="auto"/>
            </w:tcBorders>
            <w:hideMark/>
          </w:tcPr>
          <w:p w:rsidR="00D10B75" w:rsidRDefault="00D10B75">
            <w:pPr>
              <w:rPr>
                <w:rFonts w:cs="Arial"/>
                <w:color w:val="000000"/>
                <w:lang w:val="de-DE"/>
              </w:rPr>
            </w:pPr>
            <w:r>
              <w:rPr>
                <w:color w:val="000000"/>
                <w:lang w:val="de-DE"/>
              </w:rPr>
              <w:t>Null</w:t>
            </w:r>
          </w:p>
        </w:tc>
        <w:tc>
          <w:tcPr>
            <w:tcW w:w="7543"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APA option is selectable:</w:t>
            </w:r>
            <w:r>
              <w:rPr>
                <w:color w:val="000000"/>
                <w:lang w:val="de-DE"/>
              </w:rPr>
              <w:tab/>
            </w:r>
            <w:r>
              <w:rPr>
                <w:b/>
                <w:i/>
                <w:color w:val="000000"/>
                <w:lang w:val="de-DE"/>
              </w:rPr>
              <w:t>No</w:t>
            </w:r>
          </w:p>
          <w:p w:rsidR="00D10B75" w:rsidRDefault="00D10B75">
            <w:pPr>
              <w:rPr>
                <w:color w:val="000000"/>
                <w:vertAlign w:val="superscript"/>
                <w:lang w:val="de-DE"/>
              </w:rPr>
            </w:pPr>
            <w:r>
              <w:rPr>
                <w:color w:val="000000"/>
                <w:lang w:val="de-DE"/>
              </w:rPr>
              <w:t>APA option additional info:</w:t>
            </w:r>
            <w:r>
              <w:rPr>
                <w:color w:val="000000"/>
                <w:lang w:val="de-DE"/>
              </w:rPr>
              <w:tab/>
            </w:r>
            <w:r>
              <w:rPr>
                <w:b/>
                <w:i/>
                <w:color w:val="000000"/>
                <w:lang w:val="de-DE"/>
              </w:rPr>
              <w:t>None</w:t>
            </w:r>
          </w:p>
          <w:p w:rsidR="00D10B75" w:rsidRDefault="00D10B75">
            <w:pPr>
              <w:rPr>
                <w:b/>
                <w:i/>
                <w:color w:val="000000"/>
                <w:sz w:val="16"/>
                <w:szCs w:val="16"/>
                <w:lang w:val="de-DE"/>
              </w:rPr>
            </w:pPr>
            <w:r>
              <w:rPr>
                <w:b/>
                <w:i/>
                <w:color w:val="000000"/>
                <w:sz w:val="16"/>
                <w:szCs w:val="16"/>
                <w:lang w:val="de-DE"/>
              </w:rPr>
              <w:t>Note:</w:t>
            </w:r>
          </w:p>
          <w:p w:rsidR="00D10B75" w:rsidRDefault="00D10B75">
            <w:pPr>
              <w:rPr>
                <w:rFonts w:cs="Arial"/>
                <w:color w:val="000000"/>
                <w:lang w:val="de-DE"/>
              </w:rPr>
            </w:pPr>
            <w:r>
              <w:rPr>
                <w:i/>
                <w:color w:val="000000"/>
                <w:sz w:val="16"/>
                <w:szCs w:val="16"/>
                <w:lang w:val="de-DE"/>
              </w:rPr>
              <w:t>When this state is set the APA system is initializing. So this is a theoretical case as it should be assumed that during initialization the p-hotkey does not work and hence the menu</w:t>
            </w:r>
          </w:p>
        </w:tc>
      </w:tr>
      <w:tr w:rsidR="00D10B75" w:rsidTr="00D10B75">
        <w:trPr>
          <w:trHeight w:val="300"/>
          <w:jc w:val="center"/>
        </w:trPr>
        <w:tc>
          <w:tcPr>
            <w:tcW w:w="724" w:type="dxa"/>
            <w:tcBorders>
              <w:top w:val="nil"/>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0x1</w:t>
            </w:r>
          </w:p>
        </w:tc>
        <w:tc>
          <w:tcPr>
            <w:tcW w:w="1558" w:type="dxa"/>
            <w:tcBorders>
              <w:top w:val="single" w:sz="4" w:space="0" w:color="auto"/>
              <w:left w:val="nil"/>
              <w:bottom w:val="single" w:sz="4" w:space="0" w:color="auto"/>
              <w:right w:val="single" w:sz="4" w:space="0" w:color="auto"/>
            </w:tcBorders>
            <w:hideMark/>
          </w:tcPr>
          <w:p w:rsidR="00D10B75" w:rsidRDefault="00D10B75">
            <w:pPr>
              <w:rPr>
                <w:rFonts w:cs="Arial"/>
                <w:color w:val="000000"/>
                <w:lang w:val="de-DE"/>
              </w:rPr>
            </w:pPr>
            <w:r>
              <w:rPr>
                <w:color w:val="000000"/>
                <w:lang w:val="de-DE"/>
              </w:rPr>
              <w:t>Off</w:t>
            </w:r>
          </w:p>
        </w:tc>
        <w:tc>
          <w:tcPr>
            <w:tcW w:w="7543"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APA option is selectable:</w:t>
            </w:r>
            <w:r>
              <w:rPr>
                <w:color w:val="000000"/>
                <w:lang w:val="de-DE"/>
              </w:rPr>
              <w:tab/>
            </w:r>
            <w:r>
              <w:rPr>
                <w:b/>
                <w:i/>
                <w:color w:val="000000"/>
                <w:lang w:val="de-DE"/>
              </w:rPr>
              <w:t>Yes</w:t>
            </w:r>
          </w:p>
          <w:p w:rsidR="00D10B75" w:rsidRDefault="00D10B75">
            <w:pPr>
              <w:rPr>
                <w:color w:val="000000"/>
                <w:vertAlign w:val="superscript"/>
                <w:lang w:val="de-DE"/>
              </w:rPr>
            </w:pPr>
            <w:r>
              <w:rPr>
                <w:color w:val="000000"/>
                <w:lang w:val="de-DE"/>
              </w:rPr>
              <w:t>APA option additional info:</w:t>
            </w:r>
            <w:r>
              <w:rPr>
                <w:color w:val="000000"/>
                <w:lang w:val="de-DE"/>
              </w:rPr>
              <w:tab/>
            </w:r>
            <w:r>
              <w:rPr>
                <w:b/>
                <w:i/>
                <w:color w:val="000000"/>
                <w:lang w:val="de-DE"/>
              </w:rPr>
              <w:t>None</w:t>
            </w:r>
          </w:p>
          <w:p w:rsidR="00D10B75" w:rsidRDefault="00D10B75">
            <w:pPr>
              <w:rPr>
                <w:b/>
                <w:i/>
                <w:color w:val="000000"/>
                <w:sz w:val="16"/>
                <w:szCs w:val="16"/>
                <w:lang w:val="de-DE"/>
              </w:rPr>
            </w:pPr>
            <w:r>
              <w:rPr>
                <w:b/>
                <w:i/>
                <w:color w:val="000000"/>
                <w:sz w:val="16"/>
                <w:szCs w:val="16"/>
                <w:lang w:val="de-DE"/>
              </w:rPr>
              <w:t>Note:</w:t>
            </w:r>
          </w:p>
          <w:p w:rsidR="00D10B75" w:rsidRDefault="00D10B75">
            <w:pPr>
              <w:rPr>
                <w:rFonts w:cs="Arial"/>
                <w:color w:val="000000"/>
                <w:lang w:val="de-DE"/>
              </w:rPr>
            </w:pPr>
            <w:r>
              <w:rPr>
                <w:i/>
                <w:color w:val="000000"/>
                <w:sz w:val="16"/>
                <w:szCs w:val="16"/>
                <w:lang w:val="de-DE"/>
              </w:rPr>
              <w:t>This is a standard use case that occurs every time the p-hotkey calls up the menu and speed is within range and APA is available.</w:t>
            </w:r>
          </w:p>
        </w:tc>
      </w:tr>
      <w:tr w:rsidR="00D10B75" w:rsidTr="00D10B75">
        <w:trPr>
          <w:trHeight w:val="300"/>
          <w:jc w:val="center"/>
        </w:trPr>
        <w:tc>
          <w:tcPr>
            <w:tcW w:w="724" w:type="dxa"/>
            <w:tcBorders>
              <w:top w:val="nil"/>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0x2</w:t>
            </w:r>
          </w:p>
        </w:tc>
        <w:tc>
          <w:tcPr>
            <w:tcW w:w="1558" w:type="dxa"/>
            <w:tcBorders>
              <w:top w:val="single" w:sz="4" w:space="0" w:color="auto"/>
              <w:left w:val="nil"/>
              <w:bottom w:val="single" w:sz="4" w:space="0" w:color="auto"/>
              <w:right w:val="single" w:sz="4" w:space="0" w:color="auto"/>
            </w:tcBorders>
            <w:hideMark/>
          </w:tcPr>
          <w:p w:rsidR="00D10B75" w:rsidRDefault="00D10B75">
            <w:pPr>
              <w:rPr>
                <w:rFonts w:cs="Arial"/>
                <w:color w:val="000000"/>
                <w:lang w:val="de-DE"/>
              </w:rPr>
            </w:pPr>
            <w:r>
              <w:rPr>
                <w:color w:val="000000"/>
                <w:lang w:val="de-DE"/>
              </w:rPr>
              <w:t>On</w:t>
            </w:r>
          </w:p>
        </w:tc>
        <w:tc>
          <w:tcPr>
            <w:tcW w:w="7543"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color w:val="000000"/>
                <w:vertAlign w:val="superscript"/>
                <w:lang w:val="de-DE"/>
              </w:rPr>
            </w:pPr>
            <w:r>
              <w:rPr>
                <w:color w:val="000000"/>
                <w:lang w:val="de-DE"/>
              </w:rPr>
              <w:t>n/a – in this case the full APA screen is shown, no hotkey menu available</w:t>
            </w:r>
            <w:r>
              <w:rPr>
                <w:color w:val="000000"/>
                <w:vertAlign w:val="superscript"/>
                <w:lang w:val="de-DE"/>
              </w:rPr>
              <w:t xml:space="preserve"> </w:t>
            </w:r>
          </w:p>
          <w:p w:rsidR="00D10B75" w:rsidRDefault="00D10B75">
            <w:pPr>
              <w:rPr>
                <w:b/>
                <w:i/>
                <w:color w:val="000000"/>
                <w:sz w:val="16"/>
                <w:szCs w:val="16"/>
                <w:lang w:val="de-DE"/>
              </w:rPr>
            </w:pPr>
            <w:r>
              <w:rPr>
                <w:b/>
                <w:i/>
                <w:color w:val="000000"/>
                <w:sz w:val="16"/>
                <w:szCs w:val="16"/>
                <w:lang w:val="de-DE"/>
              </w:rPr>
              <w:t>Note:</w:t>
            </w:r>
          </w:p>
          <w:p w:rsidR="00D10B75" w:rsidRDefault="00D10B75" w:rsidP="00D10B75">
            <w:pPr>
              <w:rPr>
                <w:rFonts w:cs="Arial"/>
                <w:color w:val="000000"/>
                <w:lang w:val="de-DE"/>
              </w:rPr>
            </w:pPr>
            <w:r>
              <w:rPr>
                <w:i/>
                <w:color w:val="000000"/>
                <w:sz w:val="16"/>
                <w:szCs w:val="16"/>
                <w:lang w:val="de-DE"/>
              </w:rPr>
              <w:t>When [ApaSys_D_Stat] is “On”, APA must be in full screen mode. Therefore this state cannot coincide with the menu being shown. Mind that changes from full screen APA to the P-hotkey menu can only be achieved by pressing the P-hotkey. As the P-hotkey is controlled by the PAM/ APA feature, however, the PAM can control that [ApaSys_D_Stat] is set to “Off” simultaneously with the change of [PrkAidSwtch_B_Stat].</w:t>
            </w:r>
          </w:p>
        </w:tc>
      </w:tr>
      <w:tr w:rsidR="00D10B75" w:rsidTr="00D10B75">
        <w:trPr>
          <w:trHeight w:val="300"/>
          <w:jc w:val="center"/>
        </w:trPr>
        <w:tc>
          <w:tcPr>
            <w:tcW w:w="724" w:type="dxa"/>
            <w:tcBorders>
              <w:top w:val="nil"/>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0x3</w:t>
            </w:r>
          </w:p>
        </w:tc>
        <w:tc>
          <w:tcPr>
            <w:tcW w:w="1558" w:type="dxa"/>
            <w:tcBorders>
              <w:top w:val="single" w:sz="4" w:space="0" w:color="auto"/>
              <w:left w:val="nil"/>
              <w:bottom w:val="single" w:sz="4" w:space="0" w:color="auto"/>
              <w:right w:val="single" w:sz="4" w:space="0" w:color="auto"/>
            </w:tcBorders>
            <w:hideMark/>
          </w:tcPr>
          <w:p w:rsidR="00D10B75" w:rsidRDefault="00D10B75">
            <w:pPr>
              <w:rPr>
                <w:rFonts w:cs="Arial"/>
                <w:color w:val="000000"/>
                <w:lang w:val="de-DE"/>
              </w:rPr>
            </w:pPr>
            <w:r>
              <w:rPr>
                <w:color w:val="000000"/>
                <w:lang w:val="de-DE"/>
              </w:rPr>
              <w:t>Overspeed</w:t>
            </w:r>
          </w:p>
        </w:tc>
        <w:tc>
          <w:tcPr>
            <w:tcW w:w="7543"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APA option is selectable:</w:t>
            </w:r>
            <w:r>
              <w:rPr>
                <w:color w:val="000000"/>
                <w:lang w:val="de-DE"/>
              </w:rPr>
              <w:tab/>
            </w:r>
            <w:r>
              <w:rPr>
                <w:b/>
                <w:i/>
                <w:color w:val="000000"/>
                <w:lang w:val="de-DE"/>
              </w:rPr>
              <w:t>Yes</w:t>
            </w:r>
          </w:p>
          <w:p w:rsidR="00D10B75" w:rsidRDefault="00D10B75">
            <w:pPr>
              <w:rPr>
                <w:color w:val="000000"/>
                <w:vertAlign w:val="superscript"/>
                <w:lang w:val="de-DE"/>
              </w:rPr>
            </w:pPr>
            <w:r>
              <w:rPr>
                <w:color w:val="000000"/>
                <w:lang w:val="de-DE"/>
              </w:rPr>
              <w:t>APA option additional info:</w:t>
            </w:r>
            <w:r>
              <w:rPr>
                <w:color w:val="000000"/>
                <w:lang w:val="de-DE"/>
              </w:rPr>
              <w:tab/>
            </w:r>
            <w:r>
              <w:rPr>
                <w:b/>
                <w:i/>
                <w:color w:val="000000"/>
                <w:lang w:val="de-DE"/>
              </w:rPr>
              <w:t>Overspeed condition</w:t>
            </w:r>
            <w:r>
              <w:rPr>
                <w:color w:val="000000"/>
                <w:lang w:val="de-DE"/>
              </w:rPr>
              <w:t xml:space="preserve"> (show symbol or text)</w:t>
            </w:r>
          </w:p>
          <w:p w:rsidR="00D10B75" w:rsidRDefault="00D10B75">
            <w:pPr>
              <w:rPr>
                <w:b/>
                <w:i/>
                <w:color w:val="000000"/>
                <w:sz w:val="16"/>
                <w:szCs w:val="16"/>
                <w:lang w:val="de-DE"/>
              </w:rPr>
            </w:pPr>
            <w:r>
              <w:rPr>
                <w:b/>
                <w:i/>
                <w:color w:val="000000"/>
                <w:sz w:val="16"/>
                <w:szCs w:val="16"/>
                <w:lang w:val="de-DE"/>
              </w:rPr>
              <w:t>Note:</w:t>
            </w:r>
          </w:p>
          <w:p w:rsidR="00D10B75" w:rsidRDefault="00D10B75">
            <w:pPr>
              <w:rPr>
                <w:rFonts w:cs="Arial"/>
                <w:color w:val="000000"/>
                <w:lang w:val="de-DE"/>
              </w:rPr>
            </w:pPr>
            <w:r>
              <w:rPr>
                <w:i/>
                <w:color w:val="000000"/>
                <w:sz w:val="16"/>
                <w:szCs w:val="16"/>
                <w:lang w:val="de-DE"/>
              </w:rPr>
              <w:t>This is a standard use case if the vehicle is driven above scanning speed. So the HMI does not need to look at speed. It can use this state from the PAM.</w:t>
            </w:r>
          </w:p>
        </w:tc>
      </w:tr>
      <w:tr w:rsidR="00D10B75" w:rsidTr="00D10B75">
        <w:trPr>
          <w:trHeight w:val="300"/>
          <w:jc w:val="center"/>
        </w:trPr>
        <w:tc>
          <w:tcPr>
            <w:tcW w:w="724" w:type="dxa"/>
            <w:tcBorders>
              <w:top w:val="nil"/>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0x4</w:t>
            </w:r>
          </w:p>
        </w:tc>
        <w:tc>
          <w:tcPr>
            <w:tcW w:w="1558" w:type="dxa"/>
            <w:tcBorders>
              <w:top w:val="single" w:sz="4" w:space="0" w:color="auto"/>
              <w:left w:val="nil"/>
              <w:bottom w:val="single" w:sz="4" w:space="0" w:color="auto"/>
              <w:right w:val="single" w:sz="4" w:space="0" w:color="auto"/>
            </w:tcBorders>
            <w:hideMark/>
          </w:tcPr>
          <w:p w:rsidR="00D10B75" w:rsidRDefault="00D10B75">
            <w:pPr>
              <w:rPr>
                <w:rFonts w:cs="Arial"/>
                <w:color w:val="000000"/>
                <w:lang w:val="de-DE"/>
              </w:rPr>
            </w:pPr>
            <w:r>
              <w:rPr>
                <w:color w:val="000000"/>
                <w:lang w:val="de-DE"/>
              </w:rPr>
              <w:t>ApaCancelled</w:t>
            </w:r>
          </w:p>
        </w:tc>
        <w:tc>
          <w:tcPr>
            <w:tcW w:w="7543"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APA option is selectable:</w:t>
            </w:r>
            <w:r>
              <w:rPr>
                <w:color w:val="000000"/>
                <w:lang w:val="de-DE"/>
              </w:rPr>
              <w:tab/>
            </w:r>
            <w:r>
              <w:rPr>
                <w:b/>
                <w:i/>
                <w:color w:val="000000"/>
                <w:lang w:val="de-DE"/>
              </w:rPr>
              <w:t>Yes</w:t>
            </w:r>
          </w:p>
          <w:p w:rsidR="00D10B75" w:rsidRDefault="00D10B75">
            <w:pPr>
              <w:rPr>
                <w:color w:val="000000"/>
                <w:vertAlign w:val="superscript"/>
                <w:lang w:val="de-DE"/>
              </w:rPr>
            </w:pPr>
            <w:r>
              <w:rPr>
                <w:color w:val="000000"/>
                <w:lang w:val="de-DE"/>
              </w:rPr>
              <w:t>APA option additional info:</w:t>
            </w:r>
            <w:r>
              <w:rPr>
                <w:color w:val="000000"/>
                <w:lang w:val="de-DE"/>
              </w:rPr>
              <w:tab/>
            </w:r>
            <w:r>
              <w:rPr>
                <w:b/>
                <w:i/>
                <w:color w:val="000000"/>
                <w:lang w:val="de-DE"/>
              </w:rPr>
              <w:t>None</w:t>
            </w:r>
          </w:p>
          <w:p w:rsidR="00D10B75" w:rsidRDefault="00D10B75">
            <w:pPr>
              <w:rPr>
                <w:b/>
                <w:i/>
                <w:color w:val="000000"/>
                <w:sz w:val="16"/>
                <w:szCs w:val="16"/>
                <w:lang w:val="de-DE"/>
              </w:rPr>
            </w:pPr>
            <w:r>
              <w:rPr>
                <w:b/>
                <w:i/>
                <w:color w:val="000000"/>
                <w:sz w:val="16"/>
                <w:szCs w:val="16"/>
                <w:lang w:val="de-DE"/>
              </w:rPr>
              <w:t>Note:</w:t>
            </w:r>
          </w:p>
          <w:p w:rsidR="00D10B75" w:rsidRDefault="00D10B75">
            <w:pPr>
              <w:rPr>
                <w:rFonts w:cs="Arial"/>
                <w:color w:val="000000"/>
                <w:lang w:val="de-DE"/>
              </w:rPr>
            </w:pPr>
            <w:r>
              <w:rPr>
                <w:i/>
                <w:color w:val="000000"/>
                <w:sz w:val="16"/>
                <w:szCs w:val="16"/>
                <w:lang w:val="de-DE"/>
              </w:rPr>
              <w:t>The states “ApaCancelled” and “Finished” can only occur during APA full screen mode. The only way to change from APA full screen mode back to showing the menu is via a press of the P_Hotkey. Imagine that the customer pushes the p-hotkey while the APA system is triggering a message for cancellation or has just finished and is still triggering the finish screen.  As per the overall architecture, the P-hotkey is connected to the APA module. So the APA module can then always reset [ApaSys_D_Stat to “Off”] simultaneously with sending the signal for switch pressed [PrkAidSwtch_B_Stat]. Therefore, for the architecture in place the APA feature can prevent these states from appearing when the menu is shown. We still do define HMI system reaction for these states. Just in case.</w:t>
            </w:r>
          </w:p>
        </w:tc>
      </w:tr>
      <w:tr w:rsidR="00D10B75" w:rsidTr="00D10B75">
        <w:trPr>
          <w:trHeight w:val="300"/>
          <w:jc w:val="center"/>
        </w:trPr>
        <w:tc>
          <w:tcPr>
            <w:tcW w:w="724" w:type="dxa"/>
            <w:tcBorders>
              <w:top w:val="nil"/>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0x5</w:t>
            </w:r>
          </w:p>
        </w:tc>
        <w:tc>
          <w:tcPr>
            <w:tcW w:w="1558" w:type="dxa"/>
            <w:tcBorders>
              <w:top w:val="single" w:sz="4" w:space="0" w:color="auto"/>
              <w:left w:val="nil"/>
              <w:bottom w:val="single" w:sz="4" w:space="0" w:color="auto"/>
              <w:right w:val="single" w:sz="4" w:space="0" w:color="auto"/>
            </w:tcBorders>
            <w:hideMark/>
          </w:tcPr>
          <w:p w:rsidR="00D10B75" w:rsidRDefault="00D10B75">
            <w:pPr>
              <w:rPr>
                <w:rFonts w:cs="Arial"/>
                <w:color w:val="000000"/>
                <w:lang w:val="de-DE"/>
              </w:rPr>
            </w:pPr>
            <w:r>
              <w:rPr>
                <w:color w:val="000000"/>
                <w:lang w:val="de-DE"/>
              </w:rPr>
              <w:t>NotAccessible</w:t>
            </w:r>
          </w:p>
        </w:tc>
        <w:tc>
          <w:tcPr>
            <w:tcW w:w="7543"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APA option is selectable:</w:t>
            </w:r>
            <w:r>
              <w:rPr>
                <w:color w:val="000000"/>
                <w:lang w:val="de-DE"/>
              </w:rPr>
              <w:tab/>
            </w:r>
            <w:r>
              <w:rPr>
                <w:b/>
                <w:i/>
                <w:color w:val="000000"/>
                <w:lang w:val="de-DE"/>
              </w:rPr>
              <w:t>No</w:t>
            </w:r>
          </w:p>
          <w:p w:rsidR="00D10B75" w:rsidRDefault="00D10B75">
            <w:pPr>
              <w:rPr>
                <w:color w:val="000000"/>
                <w:lang w:val="de-DE"/>
              </w:rPr>
            </w:pPr>
            <w:r>
              <w:rPr>
                <w:color w:val="000000"/>
                <w:lang w:val="de-DE"/>
              </w:rPr>
              <w:t>APA option additional info:</w:t>
            </w:r>
            <w:r>
              <w:rPr>
                <w:color w:val="000000"/>
                <w:lang w:val="de-DE"/>
              </w:rPr>
              <w:tab/>
            </w:r>
            <w:r>
              <w:rPr>
                <w:b/>
                <w:i/>
                <w:color w:val="000000"/>
                <w:lang w:val="de-DE"/>
              </w:rPr>
              <w:t>Read additional signals to show info:</w:t>
            </w:r>
          </w:p>
          <w:p w:rsidR="00D10B75" w:rsidRDefault="00D10B75">
            <w:pPr>
              <w:rPr>
                <w:i/>
                <w:color w:val="000000"/>
                <w:sz w:val="18"/>
                <w:szCs w:val="18"/>
                <w:lang w:val="de-DE"/>
              </w:rPr>
            </w:pPr>
            <w:r>
              <w:rPr>
                <w:color w:val="000000"/>
                <w:lang w:val="de-DE"/>
              </w:rPr>
              <w:tab/>
            </w:r>
            <w:r>
              <w:rPr>
                <w:i/>
                <w:color w:val="000000"/>
                <w:sz w:val="18"/>
                <w:szCs w:val="18"/>
                <w:lang w:val="de-DE"/>
              </w:rPr>
              <w:t xml:space="preserve">if [ApaMsgTxt_D_Rq] == </w:t>
            </w:r>
            <w:r>
              <w:rPr>
                <w:i/>
                <w:color w:val="000000"/>
                <w:sz w:val="18"/>
                <w:szCs w:val="18"/>
                <w:lang w:val="de-DE"/>
              </w:rPr>
              <w:tab/>
              <w:t>0x3 “TcsDisabled”</w:t>
            </w:r>
          </w:p>
          <w:p w:rsidR="00D10B75" w:rsidRDefault="00D10B75">
            <w:pPr>
              <w:rPr>
                <w:i/>
                <w:color w:val="000000"/>
                <w:sz w:val="18"/>
                <w:szCs w:val="18"/>
                <w:lang w:val="de-DE"/>
              </w:rPr>
            </w:pPr>
            <w:r>
              <w:rPr>
                <w:i/>
                <w:color w:val="000000"/>
                <w:sz w:val="18"/>
                <w:szCs w:val="18"/>
                <w:lang w:val="de-DE"/>
              </w:rPr>
              <w:tab/>
            </w:r>
            <w:r>
              <w:rPr>
                <w:i/>
                <w:color w:val="000000"/>
                <w:sz w:val="18"/>
                <w:szCs w:val="18"/>
                <w:lang w:val="de-DE"/>
              </w:rPr>
              <w:tab/>
              <w:t>Indicate TCS needs to be enabled to use APA (wording or symbol tbd)</w:t>
            </w:r>
          </w:p>
          <w:p w:rsidR="00D10B75" w:rsidRDefault="00D10B75">
            <w:pPr>
              <w:rPr>
                <w:i/>
                <w:color w:val="000000"/>
                <w:sz w:val="18"/>
                <w:szCs w:val="18"/>
                <w:lang w:val="de-DE"/>
              </w:rPr>
            </w:pPr>
            <w:r>
              <w:rPr>
                <w:i/>
                <w:color w:val="000000"/>
                <w:sz w:val="18"/>
                <w:szCs w:val="18"/>
                <w:lang w:val="de-DE"/>
              </w:rPr>
              <w:tab/>
              <w:t>elseif [ApaMsgTxt_D_Rq] ~= 0x3 “TcsDisabled” (includes signal n/a)</w:t>
            </w:r>
          </w:p>
          <w:p w:rsidR="00D10B75" w:rsidRDefault="00D10B75">
            <w:pPr>
              <w:rPr>
                <w:i/>
                <w:color w:val="000000"/>
                <w:sz w:val="18"/>
                <w:szCs w:val="18"/>
                <w:lang w:val="de-DE"/>
              </w:rPr>
            </w:pPr>
            <w:r>
              <w:rPr>
                <w:i/>
                <w:color w:val="000000"/>
                <w:sz w:val="18"/>
                <w:szCs w:val="18"/>
                <w:lang w:val="de-DE"/>
              </w:rPr>
              <w:tab/>
            </w:r>
            <w:r>
              <w:rPr>
                <w:i/>
                <w:color w:val="000000"/>
                <w:sz w:val="18"/>
                <w:szCs w:val="18"/>
                <w:lang w:val="de-DE"/>
              </w:rPr>
              <w:tab/>
              <w:t>check [TrlrLampCnnct_B_Actl]</w:t>
            </w:r>
          </w:p>
          <w:p w:rsidR="00D10B75" w:rsidRDefault="00D10B75">
            <w:pPr>
              <w:rPr>
                <w:i/>
                <w:color w:val="000000"/>
                <w:sz w:val="18"/>
                <w:szCs w:val="18"/>
                <w:lang w:val="de-DE"/>
              </w:rPr>
            </w:pPr>
            <w:r>
              <w:rPr>
                <w:i/>
                <w:color w:val="000000"/>
                <w:sz w:val="18"/>
                <w:szCs w:val="18"/>
                <w:lang w:val="de-DE"/>
              </w:rPr>
              <w:lastRenderedPageBreak/>
              <w:tab/>
              <w:t>end</w:t>
            </w:r>
          </w:p>
          <w:p w:rsidR="00D10B75" w:rsidRDefault="00D10B75">
            <w:pPr>
              <w:rPr>
                <w:i/>
                <w:color w:val="000000"/>
                <w:sz w:val="18"/>
                <w:szCs w:val="18"/>
                <w:lang w:val="de-DE"/>
              </w:rPr>
            </w:pPr>
            <w:r>
              <w:rPr>
                <w:i/>
                <w:color w:val="000000"/>
                <w:sz w:val="18"/>
                <w:szCs w:val="18"/>
                <w:lang w:val="de-DE"/>
              </w:rPr>
              <w:tab/>
              <w:t>if [TrlrLampCnnct_B_Actl] == 0x1</w:t>
            </w:r>
          </w:p>
          <w:p w:rsidR="00D10B75" w:rsidRDefault="00D10B75">
            <w:pPr>
              <w:rPr>
                <w:i/>
                <w:color w:val="000000"/>
                <w:sz w:val="18"/>
                <w:szCs w:val="18"/>
                <w:lang w:val="de-DE"/>
              </w:rPr>
            </w:pPr>
            <w:r>
              <w:rPr>
                <w:i/>
                <w:color w:val="000000"/>
                <w:sz w:val="18"/>
                <w:szCs w:val="18"/>
                <w:lang w:val="de-DE"/>
              </w:rPr>
              <w:tab/>
            </w:r>
            <w:r>
              <w:rPr>
                <w:i/>
                <w:color w:val="000000"/>
                <w:sz w:val="18"/>
                <w:szCs w:val="18"/>
                <w:lang w:val="de-DE"/>
              </w:rPr>
              <w:tab/>
              <w:t>Indicate APA cannot be used with a trailer attached (wording or symbol tbd)</w:t>
            </w:r>
          </w:p>
          <w:p w:rsidR="00D10B75" w:rsidRDefault="00D10B75">
            <w:pPr>
              <w:rPr>
                <w:i/>
                <w:color w:val="000000"/>
                <w:sz w:val="18"/>
                <w:szCs w:val="18"/>
                <w:lang w:val="de-DE"/>
              </w:rPr>
            </w:pPr>
            <w:r>
              <w:rPr>
                <w:i/>
                <w:color w:val="000000"/>
                <w:sz w:val="18"/>
                <w:szCs w:val="18"/>
                <w:lang w:val="de-DE"/>
              </w:rPr>
              <w:tab/>
              <w:t>else</w:t>
            </w:r>
          </w:p>
          <w:p w:rsidR="00D10B75" w:rsidRDefault="00D10B75">
            <w:pPr>
              <w:rPr>
                <w:i/>
                <w:color w:val="000000"/>
                <w:sz w:val="18"/>
                <w:szCs w:val="18"/>
                <w:lang w:val="de-DE"/>
              </w:rPr>
            </w:pPr>
            <w:r>
              <w:rPr>
                <w:i/>
                <w:color w:val="000000"/>
                <w:sz w:val="18"/>
                <w:szCs w:val="18"/>
                <w:lang w:val="de-DE"/>
              </w:rPr>
              <w:tab/>
            </w:r>
            <w:r>
              <w:rPr>
                <w:i/>
                <w:color w:val="000000"/>
                <w:sz w:val="18"/>
                <w:szCs w:val="18"/>
                <w:lang w:val="de-DE"/>
              </w:rPr>
              <w:tab/>
              <w:t>Don’t show additional info</w:t>
            </w:r>
          </w:p>
          <w:p w:rsidR="00D10B75" w:rsidRDefault="00D10B75">
            <w:pPr>
              <w:rPr>
                <w:i/>
                <w:color w:val="000000"/>
                <w:vertAlign w:val="superscript"/>
                <w:lang w:val="de-DE"/>
              </w:rPr>
            </w:pPr>
            <w:r>
              <w:rPr>
                <w:i/>
                <w:color w:val="000000"/>
                <w:sz w:val="18"/>
                <w:szCs w:val="18"/>
                <w:lang w:val="de-DE"/>
              </w:rPr>
              <w:tab/>
              <w:t>end</w:t>
            </w:r>
          </w:p>
          <w:p w:rsidR="00D10B75" w:rsidRDefault="00D10B75">
            <w:pPr>
              <w:rPr>
                <w:b/>
                <w:i/>
                <w:color w:val="000000"/>
                <w:sz w:val="16"/>
                <w:szCs w:val="16"/>
                <w:lang w:val="de-DE"/>
              </w:rPr>
            </w:pPr>
            <w:r>
              <w:rPr>
                <w:b/>
                <w:i/>
                <w:color w:val="000000"/>
                <w:sz w:val="16"/>
                <w:szCs w:val="16"/>
                <w:lang w:val="de-DE"/>
              </w:rPr>
              <w:t>Note:</w:t>
            </w:r>
          </w:p>
          <w:p w:rsidR="00D10B75" w:rsidRDefault="00D10B75">
            <w:pPr>
              <w:rPr>
                <w:rFonts w:cs="Arial"/>
                <w:color w:val="000000"/>
                <w:lang w:val="de-DE"/>
              </w:rPr>
            </w:pPr>
            <w:r>
              <w:rPr>
                <w:i/>
                <w:color w:val="000000"/>
                <w:sz w:val="16"/>
                <w:szCs w:val="16"/>
                <w:lang w:val="de-DE"/>
              </w:rPr>
              <w:t>This logic considers that the driver could have hooked up a trailer or disabled traction control prior to pressing the P-hotkey or while the menu was shown. In both cases the APA feature is not available. The reason for the unavailability can easily be derived from existing signals. Showing additional information aims at reducing TGW in case of users that are unaware of these limitations.</w:t>
            </w:r>
          </w:p>
        </w:tc>
      </w:tr>
      <w:tr w:rsidR="00D10B75" w:rsidTr="00D10B75">
        <w:trPr>
          <w:trHeight w:val="300"/>
          <w:jc w:val="center"/>
        </w:trPr>
        <w:tc>
          <w:tcPr>
            <w:tcW w:w="724" w:type="dxa"/>
            <w:tcBorders>
              <w:top w:val="nil"/>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lastRenderedPageBreak/>
              <w:t>0x6</w:t>
            </w:r>
          </w:p>
        </w:tc>
        <w:tc>
          <w:tcPr>
            <w:tcW w:w="1558" w:type="dxa"/>
            <w:tcBorders>
              <w:top w:val="single" w:sz="4" w:space="0" w:color="auto"/>
              <w:left w:val="nil"/>
              <w:bottom w:val="single" w:sz="4" w:space="0" w:color="auto"/>
              <w:right w:val="single" w:sz="4" w:space="0" w:color="auto"/>
            </w:tcBorders>
            <w:hideMark/>
          </w:tcPr>
          <w:p w:rsidR="00D10B75" w:rsidRDefault="00D10B75">
            <w:pPr>
              <w:rPr>
                <w:rFonts w:cs="Arial"/>
                <w:color w:val="000000"/>
                <w:lang w:val="de-DE"/>
              </w:rPr>
            </w:pPr>
            <w:r>
              <w:rPr>
                <w:color w:val="000000"/>
                <w:lang w:val="de-DE"/>
              </w:rPr>
              <w:t>Finished</w:t>
            </w:r>
          </w:p>
        </w:tc>
        <w:tc>
          <w:tcPr>
            <w:tcW w:w="7543"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APA option is selectable:</w:t>
            </w:r>
            <w:r>
              <w:rPr>
                <w:color w:val="000000"/>
                <w:lang w:val="de-DE"/>
              </w:rPr>
              <w:tab/>
            </w:r>
            <w:r>
              <w:rPr>
                <w:b/>
                <w:i/>
                <w:color w:val="000000"/>
                <w:lang w:val="de-DE"/>
              </w:rPr>
              <w:t>Yes</w:t>
            </w:r>
            <w:r>
              <w:rPr>
                <w:color w:val="000000"/>
                <w:vertAlign w:val="superscript"/>
                <w:lang w:val="de-DE"/>
              </w:rPr>
              <w:t>4</w:t>
            </w:r>
          </w:p>
          <w:p w:rsidR="00D10B75" w:rsidRDefault="00D10B75">
            <w:pPr>
              <w:rPr>
                <w:color w:val="000000"/>
                <w:vertAlign w:val="superscript"/>
                <w:lang w:val="de-DE"/>
              </w:rPr>
            </w:pPr>
            <w:r>
              <w:rPr>
                <w:color w:val="000000"/>
                <w:lang w:val="de-DE"/>
              </w:rPr>
              <w:t>APA option additional info:</w:t>
            </w:r>
            <w:r>
              <w:rPr>
                <w:color w:val="000000"/>
                <w:lang w:val="de-DE"/>
              </w:rPr>
              <w:tab/>
            </w:r>
            <w:r>
              <w:rPr>
                <w:b/>
                <w:i/>
                <w:color w:val="000000"/>
                <w:lang w:val="de-DE"/>
              </w:rPr>
              <w:t>No</w:t>
            </w:r>
          </w:p>
          <w:p w:rsidR="00D10B75" w:rsidRDefault="00D10B75">
            <w:pPr>
              <w:rPr>
                <w:b/>
                <w:i/>
                <w:color w:val="000000"/>
                <w:sz w:val="16"/>
                <w:szCs w:val="16"/>
                <w:lang w:val="de-DE"/>
              </w:rPr>
            </w:pPr>
            <w:r>
              <w:rPr>
                <w:b/>
                <w:i/>
                <w:color w:val="000000"/>
                <w:sz w:val="16"/>
                <w:szCs w:val="16"/>
                <w:lang w:val="de-DE"/>
              </w:rPr>
              <w:t>Note:</w:t>
            </w:r>
          </w:p>
          <w:p w:rsidR="00D10B75" w:rsidRDefault="00D10B75">
            <w:pPr>
              <w:rPr>
                <w:rFonts w:cs="Arial"/>
                <w:i/>
                <w:color w:val="000000"/>
                <w:lang w:val="de-DE"/>
              </w:rPr>
            </w:pPr>
            <w:r>
              <w:rPr>
                <w:i/>
                <w:color w:val="000000"/>
                <w:sz w:val="16"/>
                <w:szCs w:val="16"/>
                <w:lang w:val="de-DE"/>
              </w:rPr>
              <w:t>See note to 0x4.</w:t>
            </w:r>
          </w:p>
        </w:tc>
      </w:tr>
      <w:tr w:rsidR="00D10B75" w:rsidTr="00D10B75">
        <w:trPr>
          <w:trHeight w:val="300"/>
          <w:jc w:val="center"/>
        </w:trPr>
        <w:tc>
          <w:tcPr>
            <w:tcW w:w="724" w:type="dxa"/>
            <w:tcBorders>
              <w:top w:val="nil"/>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0x7</w:t>
            </w:r>
          </w:p>
        </w:tc>
        <w:tc>
          <w:tcPr>
            <w:tcW w:w="1558" w:type="dxa"/>
            <w:tcBorders>
              <w:top w:val="single" w:sz="4" w:space="0" w:color="auto"/>
              <w:left w:val="nil"/>
              <w:bottom w:val="single" w:sz="4" w:space="0" w:color="auto"/>
              <w:right w:val="single" w:sz="4" w:space="0" w:color="auto"/>
            </w:tcBorders>
            <w:hideMark/>
          </w:tcPr>
          <w:p w:rsidR="00D10B75" w:rsidRDefault="00D10B75">
            <w:pPr>
              <w:rPr>
                <w:rFonts w:cs="Arial"/>
                <w:color w:val="000000"/>
                <w:lang w:val="de-DE"/>
              </w:rPr>
            </w:pPr>
            <w:r>
              <w:rPr>
                <w:color w:val="000000"/>
                <w:lang w:val="de-DE"/>
              </w:rPr>
              <w:t>Faulty</w:t>
            </w:r>
          </w:p>
        </w:tc>
        <w:tc>
          <w:tcPr>
            <w:tcW w:w="7543"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color w:val="000000"/>
                <w:lang w:val="de-DE"/>
              </w:rPr>
            </w:pPr>
            <w:r>
              <w:rPr>
                <w:color w:val="000000"/>
                <w:lang w:val="de-DE"/>
              </w:rPr>
              <w:t>APA option is selectable:</w:t>
            </w:r>
            <w:r>
              <w:rPr>
                <w:color w:val="000000"/>
                <w:lang w:val="de-DE"/>
              </w:rPr>
              <w:tab/>
            </w:r>
            <w:r>
              <w:rPr>
                <w:b/>
                <w:i/>
                <w:color w:val="000000"/>
                <w:lang w:val="de-DE"/>
              </w:rPr>
              <w:t>No</w:t>
            </w:r>
          </w:p>
          <w:p w:rsidR="00D10B75" w:rsidRDefault="00D10B75">
            <w:pPr>
              <w:rPr>
                <w:rFonts w:cs="Arial"/>
                <w:color w:val="000000"/>
                <w:lang w:val="de-DE"/>
              </w:rPr>
            </w:pPr>
            <w:r>
              <w:rPr>
                <w:color w:val="000000"/>
                <w:lang w:val="de-DE"/>
              </w:rPr>
              <w:t>APA option additional info:</w:t>
            </w:r>
            <w:r>
              <w:rPr>
                <w:color w:val="000000"/>
                <w:lang w:val="de-DE"/>
              </w:rPr>
              <w:tab/>
            </w:r>
            <w:r>
              <w:rPr>
                <w:b/>
                <w:i/>
                <w:color w:val="000000"/>
                <w:lang w:val="de-DE"/>
              </w:rPr>
              <w:t>APA is faulted</w:t>
            </w:r>
            <w:r>
              <w:rPr>
                <w:color w:val="000000"/>
                <w:lang w:val="de-DE"/>
              </w:rPr>
              <w:t xml:space="preserve"> (show symbol or text)</w:t>
            </w:r>
          </w:p>
        </w:tc>
      </w:tr>
    </w:tbl>
    <w:p w:rsidR="00D10B75" w:rsidRDefault="00D10B75" w:rsidP="00D10B75"/>
    <w:p w:rsidR="00D10B75" w:rsidRDefault="00D10B75" w:rsidP="00D10B75">
      <w:r w:rsidRPr="00CC6CEE">
        <w:t xml:space="preserve">APA feature selection option </w:t>
      </w:r>
      <w:proofErr w:type="gramStart"/>
      <w:r w:rsidRPr="00CC6CEE">
        <w:t>with regard to</w:t>
      </w:r>
      <w:proofErr w:type="gramEnd"/>
      <w:r w:rsidRPr="00CC6CEE">
        <w:t xml:space="preserve"> </w:t>
      </w:r>
      <w:proofErr w:type="spellStart"/>
      <w:r w:rsidRPr="00CC6CEE">
        <w:t>ApaSys_D_Stat</w:t>
      </w:r>
      <w:proofErr w:type="spellEnd"/>
    </w:p>
    <w:p w:rsidR="00D10B75" w:rsidRPr="00CC6CEE" w:rsidRDefault="00D10B75" w:rsidP="00D10B75">
      <w:r>
        <w:t>(P-HotkeyReq044)</w:t>
      </w:r>
    </w:p>
    <w:p w:rsidR="00D10B75" w:rsidRPr="00D10B75" w:rsidRDefault="00D10B75" w:rsidP="00D10B75">
      <w:pPr>
        <w:pStyle w:val="Heading4"/>
        <w:rPr>
          <w:b w:val="0"/>
          <w:u w:val="single"/>
        </w:rPr>
      </w:pPr>
      <w:r w:rsidRPr="00D10B75">
        <w:rPr>
          <w:b w:val="0"/>
          <w:u w:val="single"/>
        </w:rPr>
        <w:t>CAMERA-FUR-REQ-235915/B-</w:t>
      </w:r>
      <w:proofErr w:type="spellStart"/>
      <w:r w:rsidRPr="00D10B75">
        <w:rPr>
          <w:b w:val="0"/>
          <w:u w:val="single"/>
        </w:rPr>
        <w:t>HotKey</w:t>
      </w:r>
      <w:proofErr w:type="spellEnd"/>
      <w:r w:rsidRPr="00D10B75">
        <w:rPr>
          <w:b w:val="0"/>
          <w:u w:val="single"/>
        </w:rPr>
        <w:t xml:space="preserve"> Shortcut Menu Signal Processing Requirements 9</w:t>
      </w:r>
    </w:p>
    <w:p w:rsidR="00D10B75" w:rsidRPr="00F010AC" w:rsidRDefault="00D10B75" w:rsidP="00D10B75">
      <w:r w:rsidRPr="00F010AC">
        <w:t>If [</w:t>
      </w:r>
      <w:proofErr w:type="spellStart"/>
      <w:r w:rsidRPr="00F010AC">
        <w:t>ApaSys_D_Stat</w:t>
      </w:r>
      <w:proofErr w:type="spellEnd"/>
      <w:r w:rsidRPr="00F010AC">
        <w:t xml:space="preserve">] changes from any state to “0x2 – On”, the HMI system shall show APA screens in full screen mode according to the </w:t>
      </w:r>
      <w:proofErr w:type="spellStart"/>
      <w:r w:rsidRPr="00F010AC">
        <w:t>ApaCsi</w:t>
      </w:r>
      <w:proofErr w:type="spellEnd"/>
      <w:r w:rsidRPr="00F010AC">
        <w:t xml:space="preserve"> interface specifications.</w:t>
      </w:r>
    </w:p>
    <w:p w:rsidR="00D10B75" w:rsidRPr="00F010AC" w:rsidRDefault="00D10B75" w:rsidP="00D10B75">
      <w:pPr>
        <w:rPr>
          <w:b/>
          <w:i/>
        </w:rPr>
      </w:pPr>
      <w:r w:rsidRPr="00F010AC">
        <w:rPr>
          <w:b/>
          <w:i/>
        </w:rPr>
        <w:t>Note:</w:t>
      </w:r>
    </w:p>
    <w:p w:rsidR="00D10B75" w:rsidRDefault="00D10B75" w:rsidP="00D10B75">
      <w:pPr>
        <w:rPr>
          <w:i/>
        </w:rPr>
      </w:pPr>
      <w:r w:rsidRPr="00F010AC">
        <w:rPr>
          <w:i/>
        </w:rPr>
        <w:t>Remember that when the APA feature option is selected, the HMI system cycles the signal [</w:t>
      </w:r>
      <w:proofErr w:type="spellStart"/>
      <w:r w:rsidRPr="00F010AC">
        <w:rPr>
          <w:i/>
        </w:rPr>
        <w:t>ApaSwtch_D_Rq</w:t>
      </w:r>
      <w:r>
        <w:rPr>
          <w:i/>
        </w:rPr>
        <w:t>Mnu</w:t>
      </w:r>
      <w:proofErr w:type="spellEnd"/>
      <w:r w:rsidRPr="00F010AC">
        <w:rPr>
          <w:i/>
        </w:rPr>
        <w:t>] and this makes the PAM change from its menu mode to full screen mode. We intentionally wait for the PAM response before the full screen mode is launched. While this could produce “slow reaction”, it should reduce the risk of undefined states. These undefined states would occur if the HMI immediately jumped to full screen mode with the APA feature initially being still in menu mode.</w:t>
      </w:r>
    </w:p>
    <w:p w:rsidR="00D10B75" w:rsidRPr="00F010AC" w:rsidRDefault="00D10B75" w:rsidP="00D10B75">
      <w:r w:rsidRPr="009A0C91">
        <w:t>(P-HotkeyReq096)</w:t>
      </w:r>
    </w:p>
    <w:p w:rsidR="00D10B75" w:rsidRPr="00D10B75" w:rsidRDefault="00D10B75" w:rsidP="00D10B75">
      <w:pPr>
        <w:pStyle w:val="Heading4"/>
        <w:rPr>
          <w:b w:val="0"/>
          <w:u w:val="single"/>
        </w:rPr>
      </w:pPr>
      <w:r w:rsidRPr="00D10B75">
        <w:rPr>
          <w:b w:val="0"/>
          <w:u w:val="single"/>
        </w:rPr>
        <w:t>CAMERA-FUR-REQ-236842/B-</w:t>
      </w:r>
      <w:proofErr w:type="spellStart"/>
      <w:r w:rsidRPr="00D10B75">
        <w:rPr>
          <w:b w:val="0"/>
          <w:u w:val="single"/>
        </w:rPr>
        <w:t>HotKey</w:t>
      </w:r>
      <w:proofErr w:type="spellEnd"/>
      <w:r w:rsidRPr="00D10B75">
        <w:rPr>
          <w:b w:val="0"/>
          <w:u w:val="single"/>
        </w:rPr>
        <w:t xml:space="preserve"> Shortcut Menu Signal Processing Requirements 10</w:t>
      </w:r>
    </w:p>
    <w:p w:rsidR="00D10B75" w:rsidRPr="00AE06BC" w:rsidRDefault="00D10B75" w:rsidP="00D10B7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9"/>
        <w:gridCol w:w="723"/>
      </w:tblGrid>
      <w:tr w:rsidR="00D10B75" w:rsidTr="00D10B75">
        <w:trPr>
          <w:jc w:val="center"/>
        </w:trPr>
        <w:tc>
          <w:tcPr>
            <w:tcW w:w="9889" w:type="dxa"/>
            <w:hideMark/>
          </w:tcPr>
          <w:p w:rsidR="00D10B75" w:rsidRDefault="00D10B75">
            <w:pPr>
              <w:spacing w:after="60"/>
              <w:rPr>
                <w:rFonts w:cs="Arial"/>
                <w:lang w:val="de-DE" w:eastAsia="ja-JP"/>
              </w:rPr>
            </w:pPr>
            <w:r>
              <w:rPr>
                <w:lang w:val="de-DE"/>
              </w:rPr>
              <w:t>If the p-hotkey menu is shown</w:t>
            </w:r>
          </w:p>
        </w:tc>
        <w:tc>
          <w:tcPr>
            <w:tcW w:w="723" w:type="dxa"/>
            <w:hideMark/>
          </w:tcPr>
          <w:p w:rsidR="00D10B75" w:rsidRDefault="00D10B75">
            <w:pPr>
              <w:spacing w:after="60"/>
              <w:rPr>
                <w:rFonts w:cs="Arial"/>
                <w:b/>
                <w:lang w:val="de-DE" w:eastAsia="ja-JP"/>
              </w:rPr>
            </w:pPr>
            <w:r>
              <w:rPr>
                <w:b/>
                <w:lang w:val="de-DE"/>
              </w:rPr>
              <w:t>AND</w:t>
            </w:r>
          </w:p>
        </w:tc>
      </w:tr>
      <w:tr w:rsidR="00D10B75" w:rsidTr="00D10B75">
        <w:trPr>
          <w:jc w:val="center"/>
        </w:trPr>
        <w:tc>
          <w:tcPr>
            <w:tcW w:w="9889" w:type="dxa"/>
            <w:hideMark/>
          </w:tcPr>
          <w:p w:rsidR="00D10B75" w:rsidRDefault="00D10B75">
            <w:pPr>
              <w:spacing w:after="60"/>
              <w:jc w:val="center"/>
              <w:rPr>
                <w:rFonts w:cs="Arial"/>
                <w:lang w:val="de-DE" w:eastAsia="ja-JP"/>
              </w:rPr>
            </w:pPr>
            <w:r>
              <w:rPr>
                <w:lang w:val="de-DE"/>
              </w:rPr>
              <w:t xml:space="preserve">[ApaSys_D_Stat] has any state </w:t>
            </w:r>
            <w:r>
              <w:rPr>
                <w:u w:val="single"/>
                <w:lang w:val="de-DE"/>
              </w:rPr>
              <w:t>other than</w:t>
            </w:r>
            <w:r>
              <w:rPr>
                <w:lang w:val="de-DE"/>
              </w:rPr>
              <w:t xml:space="preserve"> (“0x0 – Null”) or (“0x2 – On”) or (“0x5 – NotAccessible”) or (“0x7 – Faulty”),</w:t>
            </w:r>
          </w:p>
        </w:tc>
        <w:tc>
          <w:tcPr>
            <w:tcW w:w="723" w:type="dxa"/>
            <w:tcBorders>
              <w:top w:val="nil"/>
              <w:left w:val="nil"/>
              <w:bottom w:val="nil"/>
            </w:tcBorders>
            <w:hideMark/>
          </w:tcPr>
          <w:p w:rsidR="00D10B75" w:rsidRDefault="00D10B75">
            <w:pPr>
              <w:spacing w:after="60"/>
              <w:jc w:val="center"/>
              <w:rPr>
                <w:rFonts w:cs="Arial"/>
                <w:b/>
                <w:lang w:val="de-DE" w:eastAsia="ja-JP"/>
              </w:rPr>
            </w:pPr>
            <w:r>
              <w:rPr>
                <w:b/>
                <w:lang w:val="de-DE"/>
              </w:rPr>
              <w:t>AND</w:t>
            </w:r>
          </w:p>
        </w:tc>
      </w:tr>
      <w:tr w:rsidR="00D10B75" w:rsidTr="00D10B75">
        <w:trPr>
          <w:jc w:val="center"/>
        </w:trPr>
        <w:tc>
          <w:tcPr>
            <w:tcW w:w="9889" w:type="dxa"/>
            <w:hideMark/>
          </w:tcPr>
          <w:p w:rsidR="00D10B75" w:rsidRDefault="00D10B75">
            <w:pPr>
              <w:spacing w:after="60"/>
              <w:rPr>
                <w:rFonts w:cs="Arial"/>
                <w:lang w:val="de-DE" w:eastAsia="ja-JP"/>
              </w:rPr>
            </w:pPr>
            <w:r>
              <w:rPr>
                <w:lang w:val="de-DE"/>
              </w:rPr>
              <w:t>the driver selects the APA option in the p-hotkey menu,</w:t>
            </w:r>
          </w:p>
        </w:tc>
        <w:tc>
          <w:tcPr>
            <w:tcW w:w="723" w:type="dxa"/>
          </w:tcPr>
          <w:p w:rsidR="00D10B75" w:rsidRDefault="00D10B75">
            <w:pPr>
              <w:spacing w:after="60"/>
              <w:rPr>
                <w:rFonts w:cs="Arial"/>
                <w:b/>
                <w:lang w:val="de-DE" w:eastAsia="ja-JP"/>
              </w:rPr>
            </w:pPr>
          </w:p>
        </w:tc>
      </w:tr>
      <w:tr w:rsidR="00D10B75" w:rsidTr="00D10B75">
        <w:trPr>
          <w:jc w:val="center"/>
        </w:trPr>
        <w:tc>
          <w:tcPr>
            <w:tcW w:w="9889" w:type="dxa"/>
            <w:hideMark/>
          </w:tcPr>
          <w:p w:rsidR="00D10B75" w:rsidRDefault="00D10B75">
            <w:pPr>
              <w:spacing w:after="60"/>
              <w:rPr>
                <w:rFonts w:cs="Arial"/>
                <w:lang w:val="de-DE" w:eastAsia="ja-JP"/>
              </w:rPr>
            </w:pPr>
            <w:r>
              <w:rPr>
                <w:lang w:val="de-DE"/>
              </w:rPr>
              <w:t>the HMI system shall cycle the signal [ApaSwtch_D_RqMnu].</w:t>
            </w:r>
          </w:p>
        </w:tc>
        <w:tc>
          <w:tcPr>
            <w:tcW w:w="723" w:type="dxa"/>
          </w:tcPr>
          <w:p w:rsidR="00D10B75" w:rsidRDefault="00D10B75">
            <w:pPr>
              <w:spacing w:after="60"/>
              <w:rPr>
                <w:rFonts w:cs="Arial"/>
                <w:lang w:val="de-DE" w:eastAsia="ja-JP"/>
              </w:rPr>
            </w:pPr>
          </w:p>
        </w:tc>
      </w:tr>
    </w:tbl>
    <w:p w:rsidR="00D10B75" w:rsidRPr="001879AA" w:rsidRDefault="00D10B75" w:rsidP="00D10B75">
      <w:r>
        <w:t>(P-HotKeyReq097)</w:t>
      </w:r>
    </w:p>
    <w:p w:rsidR="00D10B75" w:rsidRPr="00D10B75" w:rsidRDefault="00D10B75" w:rsidP="00D10B75">
      <w:pPr>
        <w:pStyle w:val="Heading4"/>
        <w:rPr>
          <w:b w:val="0"/>
          <w:u w:val="single"/>
        </w:rPr>
      </w:pPr>
      <w:r w:rsidRPr="00D10B75">
        <w:rPr>
          <w:b w:val="0"/>
          <w:u w:val="single"/>
        </w:rPr>
        <w:t>CAMERA-FUR-REQ-236843/B-</w:t>
      </w:r>
      <w:proofErr w:type="spellStart"/>
      <w:r w:rsidRPr="00D10B75">
        <w:rPr>
          <w:b w:val="0"/>
          <w:u w:val="single"/>
        </w:rPr>
        <w:t>HotKey</w:t>
      </w:r>
      <w:proofErr w:type="spellEnd"/>
      <w:r w:rsidRPr="00D10B75">
        <w:rPr>
          <w:b w:val="0"/>
          <w:u w:val="single"/>
        </w:rPr>
        <w:t xml:space="preserve"> Shortcut Menu Signal Processing Requirements 11</w:t>
      </w:r>
    </w:p>
    <w:p w:rsidR="00D10B75" w:rsidRPr="00AE06BC" w:rsidRDefault="00D10B75" w:rsidP="00D10B75"/>
    <w:tbl>
      <w:tblPr>
        <w:tblStyle w:val="TableGrid"/>
        <w:tblW w:w="0" w:type="auto"/>
        <w:jc w:val="center"/>
        <w:tblLook w:val="04A0" w:firstRow="1" w:lastRow="0" w:firstColumn="1" w:lastColumn="0" w:noHBand="0" w:noVBand="1"/>
      </w:tblPr>
      <w:tblGrid>
        <w:gridCol w:w="9180"/>
        <w:gridCol w:w="709"/>
        <w:gridCol w:w="723"/>
      </w:tblGrid>
      <w:tr w:rsidR="00D10B75" w:rsidTr="00D10B75">
        <w:trPr>
          <w:jc w:val="center"/>
        </w:trPr>
        <w:tc>
          <w:tcPr>
            <w:tcW w:w="9889" w:type="dxa"/>
            <w:gridSpan w:val="2"/>
            <w:tcBorders>
              <w:top w:val="nil"/>
              <w:left w:val="nil"/>
              <w:bottom w:val="nil"/>
              <w:right w:val="nil"/>
            </w:tcBorders>
            <w:hideMark/>
          </w:tcPr>
          <w:p w:rsidR="00D10B75" w:rsidRDefault="00D10B75">
            <w:pPr>
              <w:spacing w:after="60"/>
              <w:rPr>
                <w:rFonts w:cs="Arial"/>
                <w:lang w:val="de-DE" w:eastAsia="ja-JP"/>
              </w:rPr>
            </w:pPr>
            <w:r>
              <w:rPr>
                <w:lang w:val="de-DE"/>
              </w:rPr>
              <w:t>If the p-hotkey menu is shown</w:t>
            </w:r>
          </w:p>
        </w:tc>
        <w:tc>
          <w:tcPr>
            <w:tcW w:w="723" w:type="dxa"/>
            <w:tcBorders>
              <w:top w:val="nil"/>
              <w:left w:val="nil"/>
              <w:bottom w:val="nil"/>
              <w:right w:val="nil"/>
            </w:tcBorders>
            <w:hideMark/>
          </w:tcPr>
          <w:p w:rsidR="00D10B75" w:rsidRDefault="00D10B75">
            <w:pPr>
              <w:spacing w:after="60"/>
              <w:rPr>
                <w:rFonts w:cs="Arial"/>
                <w:b/>
                <w:lang w:val="de-DE" w:eastAsia="ja-JP"/>
              </w:rPr>
            </w:pPr>
            <w:r>
              <w:rPr>
                <w:b/>
                <w:lang w:val="de-DE"/>
              </w:rPr>
              <w:t>AND</w:t>
            </w:r>
          </w:p>
        </w:tc>
      </w:tr>
      <w:tr w:rsidR="00D10B75" w:rsidTr="00D10B75">
        <w:trPr>
          <w:jc w:val="center"/>
        </w:trPr>
        <w:tc>
          <w:tcPr>
            <w:tcW w:w="9180" w:type="dxa"/>
            <w:tcBorders>
              <w:top w:val="nil"/>
              <w:left w:val="nil"/>
              <w:bottom w:val="nil"/>
              <w:right w:val="nil"/>
            </w:tcBorders>
            <w:hideMark/>
          </w:tcPr>
          <w:p w:rsidR="00D10B75" w:rsidRDefault="00D10B75">
            <w:pPr>
              <w:spacing w:after="60"/>
              <w:rPr>
                <w:rFonts w:cs="Arial"/>
                <w:lang w:val="de-DE" w:eastAsia="ja-JP"/>
              </w:rPr>
            </w:pPr>
            <w:r>
              <w:rPr>
                <w:lang w:val="de-DE"/>
              </w:rPr>
              <w:t>[ApaSys_D_Stat] has the state (“0x0 – Null”) or (“0x2 – On”) or (“0x5 – NotAccessible”) or (“0x7 – Faulty”),</w:t>
            </w:r>
          </w:p>
        </w:tc>
        <w:tc>
          <w:tcPr>
            <w:tcW w:w="1432" w:type="dxa"/>
            <w:gridSpan w:val="2"/>
            <w:tcBorders>
              <w:top w:val="nil"/>
              <w:left w:val="nil"/>
              <w:bottom w:val="nil"/>
              <w:right w:val="nil"/>
            </w:tcBorders>
          </w:tcPr>
          <w:p w:rsidR="00D10B75" w:rsidRDefault="00D10B75">
            <w:pPr>
              <w:spacing w:after="60"/>
              <w:rPr>
                <w:rFonts w:cs="Arial"/>
                <w:lang w:val="de-DE" w:eastAsia="ja-JP"/>
              </w:rPr>
            </w:pPr>
          </w:p>
        </w:tc>
      </w:tr>
      <w:tr w:rsidR="00D10B75" w:rsidTr="00D10B75">
        <w:trPr>
          <w:jc w:val="center"/>
        </w:trPr>
        <w:tc>
          <w:tcPr>
            <w:tcW w:w="10612" w:type="dxa"/>
            <w:gridSpan w:val="3"/>
            <w:tcBorders>
              <w:top w:val="nil"/>
              <w:left w:val="nil"/>
              <w:bottom w:val="nil"/>
              <w:right w:val="nil"/>
            </w:tcBorders>
            <w:hideMark/>
          </w:tcPr>
          <w:p w:rsidR="00D10B75" w:rsidRDefault="00D10B75">
            <w:pPr>
              <w:rPr>
                <w:rFonts w:cs="Arial"/>
                <w:lang w:val="de-DE" w:eastAsia="ja-JP"/>
              </w:rPr>
            </w:pPr>
            <w:r>
              <w:rPr>
                <w:lang w:val="de-DE"/>
              </w:rPr>
              <w:t>the driver shall not be able to select the APA option in the p-hotkey menu.</w:t>
            </w:r>
          </w:p>
          <w:p w:rsidR="00D10B75" w:rsidRDefault="00D10B75">
            <w:pPr>
              <w:rPr>
                <w:b/>
                <w:i/>
                <w:lang w:val="de-DE"/>
              </w:rPr>
            </w:pPr>
            <w:r>
              <w:rPr>
                <w:b/>
                <w:i/>
                <w:lang w:val="de-DE"/>
              </w:rPr>
              <w:t>Note:</w:t>
            </w:r>
          </w:p>
          <w:p w:rsidR="00D10B75" w:rsidRDefault="00D10B75">
            <w:pPr>
              <w:spacing w:after="60"/>
              <w:rPr>
                <w:rFonts w:cs="Arial"/>
                <w:lang w:val="de-DE" w:eastAsia="ja-JP"/>
              </w:rPr>
            </w:pPr>
            <w:r>
              <w:rPr>
                <w:i/>
                <w:lang w:val="de-DE"/>
              </w:rPr>
              <w:t>The state “0x2 – On” here is only mentioned for completeness. Per overall system interface design [ApaSys_D_Stat] can never be “0x2 – On” when the menu is shown. For this state we will always have the full screen APA mode.</w:t>
            </w:r>
          </w:p>
        </w:tc>
      </w:tr>
    </w:tbl>
    <w:p w:rsidR="00D10B75" w:rsidRPr="006622CF" w:rsidRDefault="00D10B75" w:rsidP="00D10B75">
      <w:r>
        <w:t>(P-HotKeyReq048)</w:t>
      </w:r>
    </w:p>
    <w:p w:rsidR="00D10B75" w:rsidRPr="00D10B75" w:rsidRDefault="00D10B75" w:rsidP="00D10B75">
      <w:pPr>
        <w:pStyle w:val="Heading4"/>
        <w:rPr>
          <w:b w:val="0"/>
          <w:u w:val="single"/>
        </w:rPr>
      </w:pPr>
      <w:r w:rsidRPr="00D10B75">
        <w:rPr>
          <w:b w:val="0"/>
          <w:u w:val="single"/>
        </w:rPr>
        <w:lastRenderedPageBreak/>
        <w:t>CAMERA-FUR-REQ-235916/B-</w:t>
      </w:r>
      <w:proofErr w:type="spellStart"/>
      <w:r w:rsidRPr="00D10B75">
        <w:rPr>
          <w:b w:val="0"/>
          <w:u w:val="single"/>
        </w:rPr>
        <w:t>HotKey</w:t>
      </w:r>
      <w:proofErr w:type="spellEnd"/>
      <w:r w:rsidRPr="00D10B75">
        <w:rPr>
          <w:b w:val="0"/>
          <w:u w:val="single"/>
        </w:rPr>
        <w:t xml:space="preserve"> Shortcut Menu Signal Processing Requirements 12</w:t>
      </w:r>
    </w:p>
    <w:p w:rsidR="00D10B75" w:rsidRDefault="00D10B75" w:rsidP="00D10B75">
      <w:r w:rsidRPr="009F1B62">
        <w:t xml:space="preserve">If the p-hotkey menu is shown and </w:t>
      </w:r>
      <w:r>
        <w:t>the “BPA-option” is selectable</w:t>
      </w:r>
      <w:r w:rsidRPr="009F1B62">
        <w:t xml:space="preserve"> and the driver selects the “BPA-option”, the HMI system shall cycle</w:t>
      </w:r>
      <w:r>
        <w:t xml:space="preserve"> the signal [</w:t>
      </w:r>
      <w:proofErr w:type="spellStart"/>
      <w:r>
        <w:t>PrkAidSwtch_D_RqMnu</w:t>
      </w:r>
      <w:proofErr w:type="spellEnd"/>
      <w:r w:rsidRPr="009F1B62">
        <w:t xml:space="preserve">] as defined by </w:t>
      </w:r>
      <w:r>
        <w:t>the following figure</w:t>
      </w:r>
      <w:r w:rsidRPr="009F1B62">
        <w:t>.</w:t>
      </w:r>
    </w:p>
    <w:p w:rsidR="00D10B75" w:rsidRDefault="00D10B75" w:rsidP="00D10B75">
      <w:pPr>
        <w:jc w:val="center"/>
        <w:rPr>
          <w:highlight w:val="yellow"/>
        </w:rPr>
      </w:pPr>
      <w:r>
        <w:rPr>
          <w:noProof/>
        </w:rPr>
        <w:drawing>
          <wp:inline distT="0" distB="0" distL="0" distR="0">
            <wp:extent cx="4762500" cy="1219200"/>
            <wp:effectExtent l="0" t="0" r="0" b="0"/>
            <wp:docPr id="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1219200"/>
                    </a:xfrm>
                    <a:prstGeom prst="rect">
                      <a:avLst/>
                    </a:prstGeom>
                    <a:noFill/>
                    <a:ln>
                      <a:noFill/>
                    </a:ln>
                  </pic:spPr>
                </pic:pic>
              </a:graphicData>
            </a:graphic>
          </wp:inline>
        </w:drawing>
      </w:r>
    </w:p>
    <w:p w:rsidR="00D10B75" w:rsidRDefault="00D10B75" w:rsidP="00D10B75">
      <w:r w:rsidRPr="00F85C65">
        <w:t>Cycle for [</w:t>
      </w:r>
      <w:proofErr w:type="spellStart"/>
      <w:r>
        <w:t>PrkAidSwtch_D_RqMnu</w:t>
      </w:r>
      <w:proofErr w:type="spellEnd"/>
      <w:r w:rsidRPr="00F85C65">
        <w:t>]</w:t>
      </w:r>
    </w:p>
    <w:p w:rsidR="00D10B75" w:rsidRDefault="00D10B75" w:rsidP="00D10B75">
      <w:r w:rsidRPr="006F1F89">
        <w:t>(P-HotkeyReq106)</w:t>
      </w:r>
    </w:p>
    <w:p w:rsidR="00D10B75" w:rsidRPr="00D10B75" w:rsidRDefault="00D10B75" w:rsidP="00D10B75">
      <w:pPr>
        <w:pStyle w:val="Heading4"/>
        <w:rPr>
          <w:b w:val="0"/>
          <w:u w:val="single"/>
        </w:rPr>
      </w:pPr>
      <w:r w:rsidRPr="00D10B75">
        <w:rPr>
          <w:b w:val="0"/>
          <w:u w:val="single"/>
        </w:rPr>
        <w:t>CAMERA-FUR-REQ-236840/C-</w:t>
      </w:r>
      <w:proofErr w:type="spellStart"/>
      <w:r w:rsidRPr="00D10B75">
        <w:rPr>
          <w:b w:val="0"/>
          <w:u w:val="single"/>
        </w:rPr>
        <w:t>HotKey</w:t>
      </w:r>
      <w:proofErr w:type="spellEnd"/>
      <w:r w:rsidRPr="00D10B75">
        <w:rPr>
          <w:b w:val="0"/>
          <w:u w:val="single"/>
        </w:rPr>
        <w:t xml:space="preserve"> Shortcut Menu Signal Processing Requirements 13</w:t>
      </w:r>
    </w:p>
    <w:p w:rsidR="00D10B75" w:rsidRDefault="00D10B75" w:rsidP="00D10B75">
      <w:r>
        <w:t>The status of the “BPA-option” shall be set as per the table.</w:t>
      </w:r>
    </w:p>
    <w:p w:rsidR="00D10B75" w:rsidRDefault="00D10B75" w:rsidP="00D10B75"/>
    <w:tbl>
      <w:tblPr>
        <w:tblStyle w:val="TableGrid"/>
        <w:tblW w:w="9828" w:type="dxa"/>
        <w:jc w:val="center"/>
        <w:tblLayout w:type="fixed"/>
        <w:tblLook w:val="04A0" w:firstRow="1" w:lastRow="0" w:firstColumn="1" w:lastColumn="0" w:noHBand="0" w:noVBand="1"/>
      </w:tblPr>
      <w:tblGrid>
        <w:gridCol w:w="1230"/>
        <w:gridCol w:w="693"/>
        <w:gridCol w:w="2145"/>
        <w:gridCol w:w="720"/>
        <w:gridCol w:w="2070"/>
        <w:gridCol w:w="540"/>
        <w:gridCol w:w="1080"/>
        <w:gridCol w:w="1350"/>
      </w:tblGrid>
      <w:tr w:rsidR="00D10B75" w:rsidTr="00D10B75">
        <w:trPr>
          <w:trHeight w:val="387"/>
          <w:jc w:val="center"/>
        </w:trPr>
        <w:tc>
          <w:tcPr>
            <w:tcW w:w="7398" w:type="dxa"/>
            <w:gridSpan w:val="6"/>
            <w:tcBorders>
              <w:top w:val="single" w:sz="4" w:space="0" w:color="auto"/>
              <w:left w:val="single" w:sz="4" w:space="0" w:color="auto"/>
              <w:bottom w:val="single" w:sz="4" w:space="0" w:color="auto"/>
              <w:right w:val="single" w:sz="4" w:space="0" w:color="auto"/>
            </w:tcBorders>
            <w:shd w:val="pct10" w:color="auto" w:fill="auto"/>
          </w:tcPr>
          <w:p w:rsidR="00D10B75" w:rsidRDefault="00D10B75">
            <w:pPr>
              <w:rPr>
                <w:rFonts w:cs="Arial"/>
                <w:b/>
                <w:lang w:val="de-DE" w:eastAsia="ja-JP"/>
              </w:rPr>
            </w:pPr>
          </w:p>
        </w:tc>
        <w:tc>
          <w:tcPr>
            <w:tcW w:w="2430" w:type="dxa"/>
            <w:gridSpan w:val="2"/>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“BPA-option”</w:t>
            </w:r>
          </w:p>
        </w:tc>
      </w:tr>
      <w:tr w:rsidR="00D10B75" w:rsidTr="00D10B75">
        <w:trPr>
          <w:trHeight w:val="521"/>
          <w:jc w:val="center"/>
        </w:trPr>
        <w:tc>
          <w:tcPr>
            <w:tcW w:w="1230"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HMI p-hotkey menu status</w:t>
            </w:r>
          </w:p>
        </w:tc>
        <w:tc>
          <w:tcPr>
            <w:tcW w:w="693" w:type="dxa"/>
            <w:tcBorders>
              <w:top w:val="single" w:sz="4" w:space="0" w:color="auto"/>
              <w:left w:val="single" w:sz="4" w:space="0" w:color="auto"/>
              <w:bottom w:val="single" w:sz="4" w:space="0" w:color="auto"/>
              <w:right w:val="single" w:sz="4" w:space="0" w:color="auto"/>
            </w:tcBorders>
            <w:shd w:val="pct10" w:color="auto" w:fill="auto"/>
          </w:tcPr>
          <w:p w:rsidR="00D10B75" w:rsidRDefault="00D10B75">
            <w:pPr>
              <w:rPr>
                <w:rFonts w:cs="Arial"/>
                <w:b/>
                <w:lang w:val="de-DE" w:eastAsia="ja-JP"/>
              </w:rPr>
            </w:pPr>
          </w:p>
        </w:tc>
        <w:tc>
          <w:tcPr>
            <w:tcW w:w="2145"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PrkAidFront_D_Stat</w:t>
            </w:r>
          </w:p>
        </w:tc>
        <w:tc>
          <w:tcPr>
            <w:tcW w:w="720" w:type="dxa"/>
            <w:tcBorders>
              <w:top w:val="single" w:sz="4" w:space="0" w:color="auto"/>
              <w:left w:val="single" w:sz="4" w:space="0" w:color="auto"/>
              <w:bottom w:val="single" w:sz="4" w:space="0" w:color="auto"/>
              <w:right w:val="single" w:sz="4" w:space="0" w:color="auto"/>
            </w:tcBorders>
            <w:shd w:val="pct10" w:color="auto" w:fill="auto"/>
          </w:tcPr>
          <w:p w:rsidR="00D10B75" w:rsidRDefault="00D10B75">
            <w:pPr>
              <w:rPr>
                <w:rFonts w:cs="Arial"/>
                <w:b/>
                <w:lang w:val="de-DE" w:eastAsia="ja-JP"/>
              </w:rPr>
            </w:pPr>
          </w:p>
        </w:tc>
        <w:tc>
          <w:tcPr>
            <w:tcW w:w="2070"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PrkAidRear_D_Stat</w:t>
            </w:r>
          </w:p>
        </w:tc>
        <w:tc>
          <w:tcPr>
            <w:tcW w:w="540" w:type="dxa"/>
            <w:tcBorders>
              <w:top w:val="single" w:sz="4" w:space="0" w:color="auto"/>
              <w:left w:val="single" w:sz="4" w:space="0" w:color="auto"/>
              <w:bottom w:val="single" w:sz="4" w:space="0" w:color="auto"/>
              <w:right w:val="single" w:sz="4" w:space="0" w:color="auto"/>
            </w:tcBorders>
            <w:shd w:val="pct10" w:color="auto" w:fill="auto"/>
          </w:tcPr>
          <w:p w:rsidR="00D10B75" w:rsidRDefault="00D10B75">
            <w:pPr>
              <w:rPr>
                <w:rFonts w:cs="Arial"/>
                <w:b/>
                <w:lang w:val="de-DE" w:eastAsia="ja-JP"/>
              </w:rPr>
            </w:pPr>
          </w:p>
        </w:tc>
        <w:tc>
          <w:tcPr>
            <w:tcW w:w="1080"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Style</w:t>
            </w:r>
          </w:p>
        </w:tc>
        <w:tc>
          <w:tcPr>
            <w:tcW w:w="1350" w:type="dxa"/>
            <w:tcBorders>
              <w:top w:val="single" w:sz="4" w:space="0" w:color="auto"/>
              <w:left w:val="single" w:sz="4" w:space="0" w:color="auto"/>
              <w:bottom w:val="single" w:sz="4" w:space="0" w:color="auto"/>
              <w:right w:val="single" w:sz="4" w:space="0" w:color="auto"/>
            </w:tcBorders>
            <w:shd w:val="pct10" w:color="auto" w:fill="auto"/>
            <w:hideMark/>
          </w:tcPr>
          <w:p w:rsidR="00D10B75" w:rsidRDefault="00D10B75">
            <w:pPr>
              <w:rPr>
                <w:rFonts w:cs="Arial"/>
                <w:b/>
                <w:lang w:val="de-DE" w:eastAsia="ja-JP"/>
              </w:rPr>
            </w:pPr>
            <w:r>
              <w:rPr>
                <w:b/>
                <w:lang w:val="de-DE"/>
              </w:rPr>
              <w:t>Selectability</w:t>
            </w:r>
          </w:p>
        </w:tc>
      </w:tr>
      <w:tr w:rsidR="00D10B75" w:rsidTr="00D10B75">
        <w:trPr>
          <w:jc w:val="center"/>
        </w:trPr>
        <w:tc>
          <w:tcPr>
            <w:tcW w:w="1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u w:val="single"/>
                <w:lang w:val="de-DE"/>
              </w:rPr>
              <w:t>not</w:t>
            </w:r>
            <w:r>
              <w:rPr>
                <w:lang w:val="de-DE"/>
              </w:rPr>
              <w:t xml:space="preserve">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w:t>
            </w:r>
          </w:p>
        </w:tc>
        <w:tc>
          <w:tcPr>
            <w:tcW w:w="214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Don’t’ care</w:t>
            </w:r>
          </w:p>
        </w:tc>
        <w:tc>
          <w:tcPr>
            <w:tcW w:w="72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w:t>
            </w:r>
          </w:p>
        </w:tc>
        <w:tc>
          <w:tcPr>
            <w:tcW w:w="20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32"/>
                <w:szCs w:val="32"/>
                <w:lang w:val="de-DE" w:eastAsia="ja-JP"/>
              </w:rPr>
            </w:pPr>
            <w:r>
              <w:rPr>
                <w:lang w:val="de-DE"/>
              </w:rPr>
              <w:t>Don’t’ care</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10"/>
              </w:numPr>
              <w:ind w:left="0" w:firstLine="0"/>
              <w:rPr>
                <w:sz w:val="32"/>
                <w:szCs w:val="32"/>
                <w:lang w:val="de-DE" w:eastAsia="ja-JP"/>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Don’t care</w:t>
            </w:r>
          </w:p>
        </w:tc>
        <w:tc>
          <w:tcPr>
            <w:tcW w:w="13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None</w:t>
            </w:r>
          </w:p>
        </w:tc>
      </w:tr>
      <w:tr w:rsidR="00D10B75" w:rsidTr="00D10B75">
        <w:trPr>
          <w:jc w:val="center"/>
        </w:trPr>
        <w:tc>
          <w:tcPr>
            <w:tcW w:w="1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AND</w:t>
            </w:r>
          </w:p>
        </w:tc>
        <w:tc>
          <w:tcPr>
            <w:tcW w:w="214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0x1 “Enabled”</w:t>
            </w:r>
          </w:p>
        </w:tc>
        <w:tc>
          <w:tcPr>
            <w:tcW w:w="72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OR</w:t>
            </w:r>
          </w:p>
        </w:tc>
        <w:tc>
          <w:tcPr>
            <w:tcW w:w="20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32"/>
                <w:szCs w:val="32"/>
                <w:lang w:val="de-DE" w:eastAsia="ja-JP"/>
              </w:rPr>
            </w:pPr>
            <w:r>
              <w:rPr>
                <w:lang w:val="de-DE"/>
              </w:rPr>
              <w:t>0x1 “Enabled”</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10"/>
              </w:numPr>
              <w:ind w:left="0" w:firstLine="0"/>
              <w:rPr>
                <w:sz w:val="32"/>
                <w:szCs w:val="32"/>
                <w:lang w:val="de-DE" w:eastAsia="ja-JP"/>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BPA enabled</w:t>
            </w:r>
          </w:p>
        </w:tc>
        <w:tc>
          <w:tcPr>
            <w:tcW w:w="13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Selectable</w:t>
            </w:r>
          </w:p>
        </w:tc>
      </w:tr>
      <w:tr w:rsidR="00D10B75" w:rsidTr="00D10B75">
        <w:trPr>
          <w:jc w:val="center"/>
        </w:trPr>
        <w:tc>
          <w:tcPr>
            <w:tcW w:w="1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AND</w:t>
            </w:r>
          </w:p>
        </w:tc>
        <w:tc>
          <w:tcPr>
            <w:tcW w:w="214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0x0 “Disabled”</w:t>
            </w:r>
          </w:p>
        </w:tc>
        <w:tc>
          <w:tcPr>
            <w:tcW w:w="72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b/>
                <w:sz w:val="32"/>
                <w:szCs w:val="32"/>
                <w:lang w:val="de-DE" w:eastAsia="ja-JP"/>
              </w:rPr>
            </w:pPr>
            <w:r>
              <w:rPr>
                <w:b/>
                <w:lang w:val="de-DE"/>
              </w:rPr>
              <w:t>AND</w:t>
            </w:r>
          </w:p>
        </w:tc>
        <w:tc>
          <w:tcPr>
            <w:tcW w:w="20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32"/>
                <w:szCs w:val="32"/>
                <w:lang w:val="de-DE" w:eastAsia="ja-JP"/>
              </w:rPr>
            </w:pPr>
            <w:r>
              <w:rPr>
                <w:lang w:val="de-DE"/>
              </w:rPr>
              <w:t>0x0 “Disabled”</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10"/>
              </w:numPr>
              <w:ind w:left="0" w:firstLine="0"/>
              <w:rPr>
                <w:sz w:val="32"/>
                <w:szCs w:val="32"/>
                <w:lang w:val="de-DE" w:eastAsia="ja-JP"/>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BPA disabled</w:t>
            </w:r>
          </w:p>
        </w:tc>
        <w:tc>
          <w:tcPr>
            <w:tcW w:w="13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Selectable</w:t>
            </w:r>
          </w:p>
        </w:tc>
      </w:tr>
      <w:tr w:rsidR="00D10B75" w:rsidTr="00D10B75">
        <w:trPr>
          <w:jc w:val="center"/>
        </w:trPr>
        <w:tc>
          <w:tcPr>
            <w:tcW w:w="1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lang w:val="de-DE" w:eastAsia="ja-JP"/>
              </w:rPr>
            </w:pPr>
            <w:r>
              <w:rPr>
                <w:b/>
                <w:lang w:val="de-DE"/>
              </w:rPr>
              <w:t>AND</w:t>
            </w:r>
          </w:p>
        </w:tc>
        <w:tc>
          <w:tcPr>
            <w:tcW w:w="214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 xml:space="preserve">0x2 “Not used” </w:t>
            </w:r>
            <w:r>
              <w:rPr>
                <w:b/>
                <w:i/>
                <w:lang w:val="de-DE"/>
              </w:rPr>
              <w:t>OR</w:t>
            </w:r>
          </w:p>
          <w:p w:rsidR="00D10B75" w:rsidRDefault="00D10B75">
            <w:pPr>
              <w:rPr>
                <w:rFonts w:cs="Arial"/>
                <w:lang w:val="de-DE" w:eastAsia="ja-JP"/>
              </w:rPr>
            </w:pPr>
            <w:r>
              <w:rPr>
                <w:lang w:val="de-DE"/>
              </w:rPr>
              <w:t>0x3 “Faulty”</w:t>
            </w:r>
          </w:p>
        </w:tc>
        <w:tc>
          <w:tcPr>
            <w:tcW w:w="72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b/>
                <w:lang w:val="de-DE" w:eastAsia="ja-JP"/>
              </w:rPr>
            </w:pPr>
            <w:r>
              <w:rPr>
                <w:b/>
                <w:lang w:val="de-DE"/>
              </w:rPr>
              <w:t>OR</w:t>
            </w:r>
          </w:p>
        </w:tc>
        <w:tc>
          <w:tcPr>
            <w:tcW w:w="20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 xml:space="preserve">0x2 “Not used” </w:t>
            </w:r>
            <w:r>
              <w:rPr>
                <w:b/>
                <w:i/>
                <w:lang w:val="de-DE"/>
              </w:rPr>
              <w:t>OR</w:t>
            </w:r>
          </w:p>
          <w:p w:rsidR="00D10B75" w:rsidRDefault="00D10B75">
            <w:pPr>
              <w:rPr>
                <w:lang w:val="de-DE" w:eastAsia="ja-JP"/>
              </w:rPr>
            </w:pPr>
            <w:r>
              <w:rPr>
                <w:lang w:val="de-DE"/>
              </w:rPr>
              <w:t>0x3 “Faulty”</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10"/>
              </w:numPr>
              <w:ind w:left="0" w:firstLine="0"/>
              <w:rPr>
                <w:sz w:val="32"/>
                <w:szCs w:val="32"/>
                <w:lang w:val="de-DE" w:eastAsia="ja-JP"/>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BPA disabled</w:t>
            </w:r>
          </w:p>
        </w:tc>
        <w:tc>
          <w:tcPr>
            <w:tcW w:w="13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r>
              <w:rPr>
                <w:lang w:val="de-DE"/>
              </w:rPr>
              <w:t>Not Selectable</w:t>
            </w:r>
          </w:p>
        </w:tc>
      </w:tr>
      <w:tr w:rsidR="00D10B75" w:rsidTr="00D10B75">
        <w:trPr>
          <w:jc w:val="center"/>
        </w:trPr>
        <w:tc>
          <w:tcPr>
            <w:tcW w:w="9828" w:type="dxa"/>
            <w:gridSpan w:val="8"/>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b/>
                <w:i/>
                <w:lang w:val="de-DE" w:eastAsia="ja-JP"/>
              </w:rPr>
            </w:pPr>
            <w:r>
              <w:rPr>
                <w:b/>
                <w:i/>
                <w:lang w:val="de-DE"/>
              </w:rPr>
              <w:t>Note:</w:t>
            </w:r>
          </w:p>
          <w:p w:rsidR="00D10B75" w:rsidRDefault="00D10B75">
            <w:pPr>
              <w:rPr>
                <w:rFonts w:cs="Arial"/>
                <w:i/>
                <w:lang w:val="de-DE" w:eastAsia="ja-JP"/>
              </w:rPr>
            </w:pPr>
            <w:r>
              <w:rPr>
                <w:i/>
                <w:lang w:val="de-DE"/>
              </w:rPr>
              <w:t>As per PAM specification the combinations “Faulty” and “Enabled” for front/rear (or vice versa) are not possible. Whenever any of the two signals assumes the state “Faulty” while the menu is shown, the HMI system shall apply the last requirement line of the above table.</w:t>
            </w:r>
          </w:p>
        </w:tc>
      </w:tr>
    </w:tbl>
    <w:p w:rsidR="00D10B75" w:rsidRDefault="00D10B75" w:rsidP="00D10B75">
      <w:pPr>
        <w:ind w:left="1440" w:hanging="1440"/>
      </w:pPr>
    </w:p>
    <w:p w:rsidR="00D10B75" w:rsidRDefault="00D10B75" w:rsidP="00D10B75">
      <w:pPr>
        <w:ind w:left="1440" w:hanging="1440"/>
      </w:pPr>
      <w:r>
        <w:t xml:space="preserve">State of BPA selection option as a function of </w:t>
      </w:r>
      <w:proofErr w:type="spellStart"/>
      <w:r>
        <w:t>ParkAidFront_D_Stat</w:t>
      </w:r>
      <w:proofErr w:type="spellEnd"/>
      <w:r>
        <w:t xml:space="preserve"> / </w:t>
      </w:r>
      <w:proofErr w:type="spellStart"/>
      <w:r>
        <w:t>ParkAidRear_D_Stat</w:t>
      </w:r>
      <w:proofErr w:type="spellEnd"/>
    </w:p>
    <w:p w:rsidR="00D10B75" w:rsidRDefault="00D10B75" w:rsidP="00D10B75">
      <w:pPr>
        <w:ind w:left="1440" w:hanging="1440"/>
      </w:pPr>
    </w:p>
    <w:p w:rsidR="00D10B75" w:rsidRDefault="00D10B75" w:rsidP="00D10B75">
      <w:pPr>
        <w:ind w:left="1440" w:hanging="1440"/>
      </w:pPr>
    </w:p>
    <w:tbl>
      <w:tblPr>
        <w:tblStyle w:val="TableGrid"/>
        <w:tblW w:w="9828" w:type="dxa"/>
        <w:jc w:val="center"/>
        <w:tblLook w:val="04A0" w:firstRow="1" w:lastRow="0" w:firstColumn="1" w:lastColumn="0" w:noHBand="0" w:noVBand="1"/>
      </w:tblPr>
      <w:tblGrid>
        <w:gridCol w:w="2358"/>
        <w:gridCol w:w="2520"/>
        <w:gridCol w:w="360"/>
        <w:gridCol w:w="4590"/>
      </w:tblGrid>
      <w:tr w:rsidR="00D10B75" w:rsidTr="00D10B75">
        <w:trPr>
          <w:jc w:val="center"/>
        </w:trPr>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rPr>
                <w:rFonts w:cs="Arial"/>
                <w:b/>
                <w:lang w:val="de-DE" w:eastAsia="ja-JP"/>
              </w:rPr>
            </w:pPr>
            <w:r>
              <w:rPr>
                <w:b/>
                <w:lang w:val="de-DE"/>
              </w:rPr>
              <w:t xml:space="preserve">BPA selection interface </w:t>
            </w:r>
          </w:p>
        </w:tc>
        <w:tc>
          <w:tcPr>
            <w:tcW w:w="252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rPr>
                <w:rFonts w:cs="Arial"/>
                <w:b/>
                <w:lang w:val="de-DE" w:eastAsia="ja-JP"/>
              </w:rPr>
            </w:pPr>
            <w:r>
              <w:rPr>
                <w:b/>
                <w:lang w:val="de-DE"/>
              </w:rPr>
              <w:t>[IgnKeyType_D_Actl]</w:t>
            </w:r>
          </w:p>
        </w:tc>
        <w:tc>
          <w:tcPr>
            <w:tcW w:w="360" w:type="dxa"/>
            <w:tcBorders>
              <w:top w:val="single" w:sz="4" w:space="0" w:color="auto"/>
              <w:left w:val="single" w:sz="4" w:space="0" w:color="auto"/>
              <w:bottom w:val="single" w:sz="4" w:space="0" w:color="auto"/>
              <w:right w:val="single" w:sz="4" w:space="0" w:color="auto"/>
            </w:tcBorders>
          </w:tcPr>
          <w:p w:rsidR="00D10B75" w:rsidRDefault="00D10B75">
            <w:pPr>
              <w:spacing w:beforeLines="40" w:before="96" w:afterLines="40" w:after="96"/>
              <w:rPr>
                <w:rFonts w:cs="Arial"/>
                <w:b/>
                <w:lang w:val="de-DE" w:eastAsia="ja-JP"/>
              </w:rPr>
            </w:pPr>
          </w:p>
        </w:tc>
        <w:tc>
          <w:tcPr>
            <w:tcW w:w="4590" w:type="dxa"/>
            <w:tcBorders>
              <w:top w:val="single" w:sz="4" w:space="0" w:color="auto"/>
              <w:left w:val="single" w:sz="4" w:space="0" w:color="auto"/>
              <w:bottom w:val="single" w:sz="4" w:space="0" w:color="auto"/>
              <w:right w:val="single" w:sz="4" w:space="0" w:color="auto"/>
            </w:tcBorders>
            <w:hideMark/>
          </w:tcPr>
          <w:p w:rsidR="00D10B75" w:rsidRDefault="00D10B75">
            <w:pPr>
              <w:spacing w:beforeLines="40" w:before="96" w:afterLines="40" w:after="96"/>
              <w:rPr>
                <w:rFonts w:cs="Arial"/>
                <w:b/>
                <w:lang w:val="de-DE" w:eastAsia="ja-JP"/>
              </w:rPr>
            </w:pPr>
            <w:r>
              <w:rPr>
                <w:b/>
                <w:lang w:val="de-DE"/>
              </w:rPr>
              <w:t>Style / consequence</w:t>
            </w:r>
          </w:p>
        </w:tc>
      </w:tr>
      <w:tr w:rsidR="00D10B75" w:rsidTr="00D10B75">
        <w:trPr>
          <w:jc w:val="center"/>
        </w:trPr>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rPr>
                <w:rFonts w:cs="Arial"/>
                <w:lang w:val="de-DE" w:eastAsia="ar-SA"/>
              </w:rPr>
            </w:pPr>
            <w:r>
              <w:rPr>
                <w:lang w:val="de-DE"/>
              </w:rPr>
              <w:t>Hotkey menu</w:t>
            </w:r>
          </w:p>
        </w:tc>
        <w:tc>
          <w:tcPr>
            <w:tcW w:w="2520" w:type="dxa"/>
            <w:tcBorders>
              <w:top w:val="single" w:sz="4" w:space="0" w:color="auto"/>
              <w:left w:val="single" w:sz="4" w:space="0" w:color="auto"/>
              <w:bottom w:val="single" w:sz="4" w:space="0" w:color="auto"/>
              <w:right w:val="single" w:sz="4" w:space="0" w:color="auto"/>
            </w:tcBorders>
            <w:hideMark/>
          </w:tcPr>
          <w:p w:rsidR="00D10B75" w:rsidRDefault="00D10B75">
            <w:pPr>
              <w:spacing w:beforeLines="40" w:before="96" w:afterLines="40" w:after="96"/>
              <w:rPr>
                <w:rFonts w:cs="Arial"/>
                <w:lang w:val="de-DE" w:eastAsia="ja-JP"/>
              </w:rPr>
            </w:pPr>
            <w:r>
              <w:rPr>
                <w:lang w:val="de-DE"/>
              </w:rPr>
              <w:t xml:space="preserve">Is </w:t>
            </w:r>
          </w:p>
          <w:p w:rsidR="00D10B75" w:rsidRDefault="00D10B75">
            <w:pPr>
              <w:spacing w:beforeLines="40" w:before="96" w:afterLines="40" w:after="96"/>
              <w:rPr>
                <w:rFonts w:cs="Arial"/>
                <w:lang w:val="de-DE" w:eastAsia="ja-JP"/>
              </w:rPr>
            </w:pPr>
            <w:r>
              <w:rPr>
                <w:lang w:val="de-DE"/>
              </w:rPr>
              <w:t>0x2 “</w:t>
            </w:r>
            <w:r>
              <w:rPr>
                <w:lang w:val="de-DE" w:eastAsia="ar-SA"/>
              </w:rPr>
              <w:t>Key</w:t>
            </w:r>
            <w:r>
              <w:rPr>
                <w:lang w:val="de-DE"/>
              </w:rPr>
              <w:t xml:space="preserve"> In Ignition MyKey”</w:t>
            </w:r>
          </w:p>
        </w:tc>
        <w:tc>
          <w:tcPr>
            <w:tcW w:w="360"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10"/>
              </w:numPr>
              <w:ind w:left="0" w:firstLine="0"/>
              <w:rPr>
                <w:sz w:val="32"/>
                <w:szCs w:val="32"/>
                <w:lang w:val="de-DE" w:eastAsia="ja-JP"/>
              </w:rPr>
            </w:pPr>
          </w:p>
        </w:tc>
        <w:tc>
          <w:tcPr>
            <w:tcW w:w="4590" w:type="dxa"/>
            <w:tcBorders>
              <w:top w:val="single" w:sz="4" w:space="0" w:color="auto"/>
              <w:left w:val="single" w:sz="4" w:space="0" w:color="auto"/>
              <w:bottom w:val="single" w:sz="4" w:space="0" w:color="auto"/>
              <w:right w:val="single" w:sz="4" w:space="0" w:color="auto"/>
            </w:tcBorders>
            <w:hideMark/>
          </w:tcPr>
          <w:p w:rsidR="00D10B75" w:rsidRDefault="00D10B75" w:rsidP="00D10B75">
            <w:pPr>
              <w:spacing w:beforeLines="40" w:before="96" w:afterLines="40" w:after="96"/>
              <w:rPr>
                <w:rFonts w:cs="Arial"/>
                <w:lang w:val="de-DE" w:eastAsia="ja-JP"/>
              </w:rPr>
            </w:pPr>
            <w:r>
              <w:rPr>
                <w:b/>
                <w:i/>
                <w:lang w:val="de-DE"/>
              </w:rPr>
              <w:t>Either</w:t>
            </w:r>
            <w:r>
              <w:rPr>
                <w:lang w:val="de-DE"/>
              </w:rPr>
              <w:t xml:space="preserve"> show current state of BPA option with the BPA option being not selectable </w:t>
            </w:r>
            <w:r>
              <w:rPr>
                <w:b/>
                <w:i/>
                <w:lang w:val="de-DE"/>
              </w:rPr>
              <w:t>or</w:t>
            </w:r>
            <w:r>
              <w:rPr>
                <w:lang w:val="de-DE"/>
              </w:rPr>
              <w:t xml:space="preserve"> do not show BPA option at all. The HMI team shall decide from one of these alternatives based on the different possible Hotkey menu content.</w:t>
            </w:r>
          </w:p>
        </w:tc>
      </w:tr>
      <w:tr w:rsidR="00D10B75" w:rsidTr="00D10B75">
        <w:trPr>
          <w:jc w:val="center"/>
        </w:trPr>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rPr>
                <w:rFonts w:cs="Arial"/>
                <w:lang w:val="de-DE" w:eastAsia="ar-SA"/>
              </w:rPr>
            </w:pPr>
            <w:r>
              <w:rPr>
                <w:lang w:val="de-DE"/>
              </w:rPr>
              <w:t>On/Off interface on top of/ as part of the BPA overlay.</w:t>
            </w:r>
          </w:p>
        </w:tc>
        <w:tc>
          <w:tcPr>
            <w:tcW w:w="2520" w:type="dxa"/>
            <w:tcBorders>
              <w:top w:val="single" w:sz="4" w:space="0" w:color="auto"/>
              <w:left w:val="single" w:sz="4" w:space="0" w:color="auto"/>
              <w:bottom w:val="single" w:sz="4" w:space="0" w:color="auto"/>
              <w:right w:val="single" w:sz="4" w:space="0" w:color="auto"/>
            </w:tcBorders>
            <w:hideMark/>
          </w:tcPr>
          <w:p w:rsidR="00D10B75" w:rsidRDefault="00D10B75">
            <w:pPr>
              <w:spacing w:beforeLines="40" w:before="96" w:afterLines="40" w:after="96"/>
              <w:rPr>
                <w:rFonts w:cs="Arial"/>
                <w:lang w:val="de-DE" w:eastAsia="ja-JP"/>
              </w:rPr>
            </w:pPr>
            <w:r>
              <w:rPr>
                <w:lang w:val="de-DE"/>
              </w:rPr>
              <w:t>Is not</w:t>
            </w:r>
          </w:p>
          <w:p w:rsidR="00D10B75" w:rsidRDefault="00D10B75">
            <w:pPr>
              <w:spacing w:beforeLines="40" w:before="96" w:afterLines="40" w:after="96"/>
              <w:rPr>
                <w:rFonts w:cs="Arial"/>
                <w:lang w:val="de-DE" w:eastAsia="ja-JP"/>
              </w:rPr>
            </w:pPr>
            <w:r>
              <w:rPr>
                <w:lang w:val="de-DE"/>
              </w:rPr>
              <w:t>0x2 “Key In Ignition MyKey”</w:t>
            </w:r>
          </w:p>
        </w:tc>
        <w:tc>
          <w:tcPr>
            <w:tcW w:w="360" w:type="dxa"/>
            <w:tcBorders>
              <w:top w:val="single" w:sz="4" w:space="0" w:color="auto"/>
              <w:left w:val="single" w:sz="4" w:space="0" w:color="auto"/>
              <w:bottom w:val="single" w:sz="4" w:space="0" w:color="auto"/>
              <w:right w:val="single" w:sz="4" w:space="0" w:color="auto"/>
            </w:tcBorders>
            <w:vAlign w:val="center"/>
          </w:tcPr>
          <w:p w:rsidR="00D10B75" w:rsidRDefault="00D10B75" w:rsidP="00F80951">
            <w:pPr>
              <w:numPr>
                <w:ilvl w:val="0"/>
                <w:numId w:val="10"/>
              </w:numPr>
              <w:ind w:left="0" w:firstLine="0"/>
              <w:rPr>
                <w:sz w:val="32"/>
                <w:szCs w:val="32"/>
                <w:lang w:val="de-DE" w:eastAsia="ja-JP"/>
              </w:rPr>
            </w:pPr>
          </w:p>
        </w:tc>
        <w:tc>
          <w:tcPr>
            <w:tcW w:w="4590" w:type="dxa"/>
            <w:tcBorders>
              <w:top w:val="single" w:sz="4" w:space="0" w:color="auto"/>
              <w:left w:val="single" w:sz="4" w:space="0" w:color="auto"/>
              <w:bottom w:val="single" w:sz="4" w:space="0" w:color="auto"/>
              <w:right w:val="single" w:sz="4" w:space="0" w:color="auto"/>
            </w:tcBorders>
            <w:hideMark/>
          </w:tcPr>
          <w:p w:rsidR="00D10B75" w:rsidRDefault="00D10B75" w:rsidP="00D10B75">
            <w:pPr>
              <w:spacing w:beforeLines="40" w:before="96" w:afterLines="40" w:after="96"/>
              <w:rPr>
                <w:rFonts w:cs="Arial"/>
                <w:lang w:val="de-DE" w:eastAsia="ja-JP"/>
              </w:rPr>
            </w:pPr>
            <w:r>
              <w:rPr>
                <w:lang w:val="de-DE"/>
              </w:rPr>
              <w:t>Do not show On/Off interface on top of BPA overlay,</w:t>
            </w:r>
          </w:p>
        </w:tc>
      </w:tr>
    </w:tbl>
    <w:p w:rsidR="00D10B75" w:rsidRDefault="00D10B75" w:rsidP="00D10B75">
      <w:pPr>
        <w:ind w:left="1440" w:hanging="1440"/>
      </w:pPr>
    </w:p>
    <w:p w:rsidR="00D10B75" w:rsidRDefault="00D10B75" w:rsidP="00D10B75">
      <w:pPr>
        <w:ind w:left="1440" w:hanging="1440"/>
      </w:pPr>
      <w:r w:rsidRPr="00F06941">
        <w:t>State of BPA selection option as a function of MyKey</w:t>
      </w:r>
    </w:p>
    <w:p w:rsidR="00D10B75" w:rsidRDefault="00D10B75" w:rsidP="00D10B75">
      <w:pPr>
        <w:ind w:left="1440" w:hanging="1440"/>
      </w:pPr>
    </w:p>
    <w:p w:rsidR="00D10B75" w:rsidRDefault="00D10B75" w:rsidP="00D10B75">
      <w:pPr>
        <w:ind w:left="1440" w:hanging="1440"/>
      </w:pPr>
    </w:p>
    <w:p w:rsidR="00D10B75" w:rsidRDefault="00D10B75" w:rsidP="00D10B75">
      <w:pPr>
        <w:ind w:left="1440" w:hanging="1440"/>
      </w:pPr>
    </w:p>
    <w:p w:rsidR="00D10B75" w:rsidRDefault="00D10B75" w:rsidP="00D10B75">
      <w:pPr>
        <w:ind w:left="1440" w:hanging="1440"/>
      </w:pPr>
    </w:p>
    <w:p w:rsidR="00D10B75" w:rsidRDefault="00D10B75" w:rsidP="00D10B75">
      <w:r>
        <w:lastRenderedPageBreak/>
        <w:t>(P-HotkeyReq110</w:t>
      </w:r>
      <w:r w:rsidRPr="00001541">
        <w:t>)</w:t>
      </w:r>
    </w:p>
    <w:p w:rsidR="00D10B75" w:rsidRPr="00D10B75" w:rsidRDefault="00D10B75" w:rsidP="00D10B75">
      <w:pPr>
        <w:pStyle w:val="Heading4"/>
        <w:rPr>
          <w:b w:val="0"/>
          <w:u w:val="single"/>
        </w:rPr>
      </w:pPr>
      <w:r w:rsidRPr="00D10B75">
        <w:rPr>
          <w:b w:val="0"/>
          <w:u w:val="single"/>
        </w:rPr>
        <w:t>CAMERA-FUR-REQ-236841/B-</w:t>
      </w:r>
      <w:proofErr w:type="spellStart"/>
      <w:r w:rsidRPr="00D10B75">
        <w:rPr>
          <w:b w:val="0"/>
          <w:u w:val="single"/>
        </w:rPr>
        <w:t>HotKey</w:t>
      </w:r>
      <w:proofErr w:type="spellEnd"/>
      <w:r w:rsidRPr="00D10B75">
        <w:rPr>
          <w:b w:val="0"/>
          <w:u w:val="single"/>
        </w:rPr>
        <w:t xml:space="preserve"> Shortcut Menu Signal Processing Requirements 14</w:t>
      </w:r>
    </w:p>
    <w:p w:rsidR="00D10B75" w:rsidRPr="00AE06BC" w:rsidRDefault="00D10B75" w:rsidP="00D10B75"/>
    <w:tbl>
      <w:tblPr>
        <w:tblStyle w:val="TableGrid"/>
        <w:tblW w:w="0" w:type="auto"/>
        <w:jc w:val="center"/>
        <w:tblBorders>
          <w:top w:val="none" w:sz="0" w:space="0" w:color="auto"/>
          <w:left w:val="none" w:sz="0" w:space="0" w:color="auto"/>
          <w:bottom w:val="none" w:sz="0" w:space="0" w:color="auto"/>
          <w:right w:val="single" w:sz="24" w:space="0" w:color="auto"/>
          <w:insideH w:val="none" w:sz="0" w:space="0" w:color="auto"/>
          <w:insideV w:val="none" w:sz="0" w:space="0" w:color="auto"/>
        </w:tblBorders>
        <w:tblLook w:val="04A0" w:firstRow="1" w:lastRow="0" w:firstColumn="1" w:lastColumn="0" w:noHBand="0" w:noVBand="1"/>
      </w:tblPr>
      <w:tblGrid>
        <w:gridCol w:w="8857"/>
        <w:gridCol w:w="719"/>
      </w:tblGrid>
      <w:tr w:rsidR="00D10B75" w:rsidTr="00D10B75">
        <w:trPr>
          <w:jc w:val="center"/>
        </w:trPr>
        <w:tc>
          <w:tcPr>
            <w:tcW w:w="8857" w:type="dxa"/>
            <w:tcBorders>
              <w:top w:val="nil"/>
              <w:left w:val="nil"/>
              <w:bottom w:val="nil"/>
              <w:right w:val="nil"/>
            </w:tcBorders>
            <w:hideMark/>
          </w:tcPr>
          <w:p w:rsidR="00D10B75" w:rsidRDefault="00D10B75">
            <w:pPr>
              <w:spacing w:after="60"/>
              <w:rPr>
                <w:rFonts w:cs="Arial"/>
                <w:lang w:val="de-DE" w:eastAsia="ja-JP"/>
              </w:rPr>
            </w:pPr>
            <w:r>
              <w:rPr>
                <w:lang w:val="de-DE"/>
              </w:rPr>
              <w:t>If the p-hotkey menu or any other screen is currently shown</w:t>
            </w:r>
          </w:p>
        </w:tc>
        <w:tc>
          <w:tcPr>
            <w:tcW w:w="719" w:type="dxa"/>
            <w:tcBorders>
              <w:top w:val="nil"/>
              <w:left w:val="nil"/>
              <w:bottom w:val="nil"/>
              <w:right w:val="nil"/>
            </w:tcBorders>
            <w:hideMark/>
          </w:tcPr>
          <w:p w:rsidR="00D10B75" w:rsidRDefault="00D10B75">
            <w:pPr>
              <w:spacing w:after="60"/>
              <w:rPr>
                <w:rFonts w:cs="Arial"/>
                <w:b/>
                <w:lang w:val="de-DE" w:eastAsia="ja-JP"/>
              </w:rPr>
            </w:pPr>
            <w:r>
              <w:rPr>
                <w:b/>
                <w:lang w:val="de-DE"/>
              </w:rPr>
              <w:t>AND</w:t>
            </w:r>
          </w:p>
        </w:tc>
      </w:tr>
      <w:tr w:rsidR="00D10B75" w:rsidTr="00D10B75">
        <w:trPr>
          <w:jc w:val="center"/>
        </w:trPr>
        <w:tc>
          <w:tcPr>
            <w:tcW w:w="8857" w:type="dxa"/>
            <w:tcBorders>
              <w:top w:val="nil"/>
              <w:left w:val="nil"/>
              <w:bottom w:val="nil"/>
              <w:right w:val="nil"/>
            </w:tcBorders>
            <w:hideMark/>
          </w:tcPr>
          <w:p w:rsidR="00D10B75" w:rsidRDefault="00D10B75">
            <w:pPr>
              <w:spacing w:after="60"/>
              <w:rPr>
                <w:rFonts w:cs="Arial"/>
                <w:lang w:val="de-DE" w:eastAsia="ja-JP"/>
              </w:rPr>
            </w:pPr>
            <w:r>
              <w:rPr>
                <w:lang w:val="de-DE"/>
              </w:rPr>
              <w:t xml:space="preserve">the signal [PrkAidMsgTxt_D_Rq] </w:t>
            </w:r>
            <w:r>
              <w:rPr>
                <w:u w:val="single"/>
                <w:lang w:val="de-DE"/>
              </w:rPr>
              <w:t>cycles</w:t>
            </w:r>
            <w:r>
              <w:rPr>
                <w:lang w:val="de-DE"/>
              </w:rPr>
              <w:t xml:space="preserve"> from any state for which no BPA overlay is requested to any state for which a BPA overlay is requested,</w:t>
            </w:r>
          </w:p>
        </w:tc>
        <w:tc>
          <w:tcPr>
            <w:tcW w:w="719" w:type="dxa"/>
            <w:tcBorders>
              <w:top w:val="nil"/>
              <w:left w:val="nil"/>
              <w:bottom w:val="nil"/>
              <w:right w:val="nil"/>
            </w:tcBorders>
          </w:tcPr>
          <w:p w:rsidR="00D10B75" w:rsidRDefault="00D10B75">
            <w:pPr>
              <w:spacing w:after="60"/>
              <w:rPr>
                <w:rFonts w:cs="Arial"/>
                <w:b/>
                <w:lang w:val="de-DE" w:eastAsia="ja-JP"/>
              </w:rPr>
            </w:pPr>
          </w:p>
        </w:tc>
      </w:tr>
      <w:tr w:rsidR="00D10B75" w:rsidTr="00D10B75">
        <w:trPr>
          <w:jc w:val="center"/>
        </w:trPr>
        <w:tc>
          <w:tcPr>
            <w:tcW w:w="9576" w:type="dxa"/>
            <w:gridSpan w:val="2"/>
            <w:tcBorders>
              <w:top w:val="nil"/>
              <w:left w:val="nil"/>
              <w:bottom w:val="nil"/>
              <w:right w:val="nil"/>
            </w:tcBorders>
            <w:hideMark/>
          </w:tcPr>
          <w:p w:rsidR="00D10B75" w:rsidRDefault="00D10B75">
            <w:pPr>
              <w:spacing w:after="60"/>
              <w:rPr>
                <w:rFonts w:cs="Arial"/>
                <w:lang w:val="de-DE" w:eastAsia="ja-JP"/>
              </w:rPr>
            </w:pPr>
            <w:r>
              <w:rPr>
                <w:lang w:val="de-DE"/>
              </w:rPr>
              <w:t>the BPA “full screen” visual indication shall be shown on top of the p-hotkey menu or other currently shown screen (as per existing requirements for BPA ).</w:t>
            </w:r>
          </w:p>
        </w:tc>
      </w:tr>
    </w:tbl>
    <w:p w:rsidR="00D10B75" w:rsidRDefault="00D10B75" w:rsidP="00D10B75">
      <w:pPr>
        <w:rPr>
          <w:b/>
        </w:rPr>
      </w:pPr>
      <w:r>
        <w:rPr>
          <w:b/>
        </w:rPr>
        <w:t>Note:</w:t>
      </w:r>
    </w:p>
    <w:p w:rsidR="00D10B75" w:rsidRDefault="00D10B75" w:rsidP="00D10B75">
      <w:pPr>
        <w:rPr>
          <w:i/>
        </w:rPr>
      </w:pPr>
      <w:r>
        <w:rPr>
          <w:i/>
        </w:rPr>
        <w:t xml:space="preserve">The requirements for activation of the BPA warning remain unaffected. Compared to the first release of this specification the above requirements changed such that the p-hotkey menu remains active in the back and the BPA overlay is shown full screen on top of the p-hotkey menu. This enables the driver to turn BPA off via the option built into the BPA overlay and then continue selecting an option from the p-hotkey menu. The underlying use case is that the driver called the menu, a BPA event “intervened” and upon closing the BPA overlay the menu is immediately available again. Make sure to respect that we specifically want the screen to be shown </w:t>
      </w:r>
      <w:r>
        <w:rPr>
          <w:i/>
          <w:u w:val="single"/>
        </w:rPr>
        <w:t>only</w:t>
      </w:r>
      <w:r>
        <w:rPr>
          <w:i/>
        </w:rPr>
        <w:t xml:space="preserve"> when a signal </w:t>
      </w:r>
      <w:r>
        <w:rPr>
          <w:i/>
          <w:u w:val="single"/>
        </w:rPr>
        <w:t>transition/ cycle</w:t>
      </w:r>
      <w:r>
        <w:rPr>
          <w:i/>
        </w:rPr>
        <w:t xml:space="preserve"> occurs!</w:t>
      </w:r>
    </w:p>
    <w:p w:rsidR="00D10B75" w:rsidRPr="008A443E" w:rsidRDefault="00D10B75" w:rsidP="00D10B75">
      <w:r>
        <w:t>(P-HotKeyReq052)</w:t>
      </w:r>
    </w:p>
    <w:p w:rsidR="00D10B75" w:rsidRPr="00D10B75" w:rsidRDefault="00D10B75" w:rsidP="00D10B75">
      <w:pPr>
        <w:pStyle w:val="Heading4"/>
        <w:rPr>
          <w:b w:val="0"/>
          <w:u w:val="single"/>
        </w:rPr>
      </w:pPr>
      <w:r w:rsidRPr="00D10B75">
        <w:rPr>
          <w:b w:val="0"/>
          <w:u w:val="single"/>
        </w:rPr>
        <w:t>CAMERA-FUR-REQ-237606/C-</w:t>
      </w:r>
      <w:proofErr w:type="spellStart"/>
      <w:r w:rsidRPr="00D10B75">
        <w:rPr>
          <w:b w:val="0"/>
          <w:u w:val="single"/>
        </w:rPr>
        <w:t>HotKey</w:t>
      </w:r>
      <w:proofErr w:type="spellEnd"/>
      <w:r w:rsidRPr="00D10B75">
        <w:rPr>
          <w:b w:val="0"/>
          <w:u w:val="single"/>
        </w:rPr>
        <w:t xml:space="preserve"> Shortcut Menu Signal Processing Requirements 15</w:t>
      </w:r>
    </w:p>
    <w:p w:rsidR="00D10B75" w:rsidRDefault="00D10B75" w:rsidP="00D10B75">
      <w:r>
        <w:t>If [</w:t>
      </w:r>
      <w:proofErr w:type="spellStart"/>
      <w:r>
        <w:t>PrkAidMsgTxt_D_Rq</w:t>
      </w:r>
      <w:proofErr w:type="spellEnd"/>
      <w:r>
        <w:t>] requests to show the BPA “full screen” overlay</w:t>
      </w:r>
      <w:r>
        <w:tab/>
        <w:t>AND</w:t>
      </w:r>
    </w:p>
    <w:p w:rsidR="00D10B75" w:rsidRDefault="00D10B75" w:rsidP="00D10B75">
      <w:r>
        <w:t>the p-hotkey menu is triggered</w:t>
      </w:r>
      <w:r>
        <w:tab/>
      </w:r>
      <w:r>
        <w:tab/>
      </w:r>
      <w:r>
        <w:tab/>
      </w:r>
      <w:r>
        <w:tab/>
      </w:r>
      <w:r>
        <w:tab/>
      </w:r>
      <w:r>
        <w:tab/>
        <w:t>AND</w:t>
      </w:r>
    </w:p>
    <w:p w:rsidR="00D10B75" w:rsidRDefault="00D10B75" w:rsidP="00D10B75">
      <w:r>
        <w:t>the state of [</w:t>
      </w:r>
      <w:proofErr w:type="spellStart"/>
      <w:r>
        <w:t>PrkAidMsgTxt_D_Rq</w:t>
      </w:r>
      <w:proofErr w:type="spellEnd"/>
      <w:r>
        <w:t>] remains “steady”/ does not cycle;</w:t>
      </w:r>
    </w:p>
    <w:p w:rsidR="00D10B75" w:rsidRDefault="00D10B75" w:rsidP="00D10B75"/>
    <w:p w:rsidR="00D10B75" w:rsidRDefault="00D10B75" w:rsidP="00D10B75">
      <w:r>
        <w:t>the BPA full screen overlay shall be closed</w:t>
      </w:r>
      <w:r>
        <w:tab/>
      </w:r>
      <w:r>
        <w:tab/>
        <w:t>AND</w:t>
      </w:r>
    </w:p>
    <w:p w:rsidR="00D10B75" w:rsidRDefault="00D10B75" w:rsidP="00D10B75">
      <w:r>
        <w:t>the p-hotkey menu shall be shown</w:t>
      </w:r>
      <w:r>
        <w:tab/>
      </w:r>
      <w:r>
        <w:tab/>
      </w:r>
      <w:r>
        <w:tab/>
        <w:t>AND</w:t>
      </w:r>
    </w:p>
    <w:p w:rsidR="00D10B75" w:rsidRDefault="00D10B75" w:rsidP="00D10B75">
      <w:r>
        <w:t>the p-hotkey menu shall remain shown until another requirement to close the p-hotkey menu applies.</w:t>
      </w:r>
      <w:r>
        <w:tab/>
      </w:r>
    </w:p>
    <w:p w:rsidR="00D10B75" w:rsidRDefault="00D10B75" w:rsidP="00D10B75">
      <w:r>
        <w:t>Note:</w:t>
      </w:r>
    </w:p>
    <w:p w:rsidR="00D10B75" w:rsidRDefault="00D10B75" w:rsidP="00D10B75">
      <w:r>
        <w:t xml:space="preserve">This requirement primarily aims at assuring that the hotkey menu remains shown when it has been called while a BPA warning is </w:t>
      </w:r>
      <w:proofErr w:type="gramStart"/>
      <w:r>
        <w:t>requested</w:t>
      </w:r>
      <w:proofErr w:type="gramEnd"/>
      <w:r>
        <w:t xml:space="preserve"> and BPA continues to request the visual warning. A potential use case is that a BPA warning is requested and </w:t>
      </w:r>
      <w:proofErr w:type="gramStart"/>
      <w:r>
        <w:t>shown</w:t>
      </w:r>
      <w:proofErr w:type="gramEnd"/>
      <w:r>
        <w:t xml:space="preserve"> and the driver presses the P-hotkey. Pressing the hotkey makes the APA system cycle the signal [</w:t>
      </w:r>
      <w:proofErr w:type="spellStart"/>
      <w:r>
        <w:t>PrkAidSwtch_B_Stat</w:t>
      </w:r>
      <w:proofErr w:type="spellEnd"/>
      <w:r>
        <w:t xml:space="preserve">] which in turn triggers the menu. The driver could that while BPA still requested the BPA full screen overlay, but we here follow the driver’s wish to see the menu </w:t>
      </w:r>
      <w:proofErr w:type="gramStart"/>
      <w:r>
        <w:t>as long as</w:t>
      </w:r>
      <w:proofErr w:type="gramEnd"/>
      <w:r>
        <w:t xml:space="preserve"> we have “the same” warning from BPA. “The same” is derived from [</w:t>
      </w:r>
      <w:proofErr w:type="spellStart"/>
      <w:r>
        <w:t>PrkAidMsgTxt_D_Rq</w:t>
      </w:r>
      <w:proofErr w:type="spellEnd"/>
      <w:r>
        <w:t>] being steady.</w:t>
      </w:r>
    </w:p>
    <w:p w:rsidR="00D10B75" w:rsidRPr="00FC0FB3" w:rsidRDefault="00D10B75" w:rsidP="00D10B75">
      <w:r>
        <w:t>(P-HotkeyReq114)</w:t>
      </w:r>
    </w:p>
    <w:p w:rsidR="00D10B75" w:rsidRPr="00D10B75" w:rsidRDefault="00D10B75" w:rsidP="00D10B75">
      <w:pPr>
        <w:pStyle w:val="Heading4"/>
        <w:rPr>
          <w:b w:val="0"/>
          <w:u w:val="single"/>
        </w:rPr>
      </w:pPr>
      <w:r w:rsidRPr="00D10B75">
        <w:rPr>
          <w:b w:val="0"/>
          <w:u w:val="single"/>
        </w:rPr>
        <w:t>CAMERA-FUR-REQ-235917/B-</w:t>
      </w:r>
      <w:proofErr w:type="spellStart"/>
      <w:r w:rsidRPr="00D10B75">
        <w:rPr>
          <w:b w:val="0"/>
          <w:u w:val="single"/>
        </w:rPr>
        <w:t>HotKey</w:t>
      </w:r>
      <w:proofErr w:type="spellEnd"/>
      <w:r w:rsidRPr="00D10B75">
        <w:rPr>
          <w:b w:val="0"/>
          <w:u w:val="single"/>
        </w:rPr>
        <w:t xml:space="preserve"> Shortcut Menu Signal Processing Requirements 16</w:t>
      </w:r>
    </w:p>
    <w:p w:rsidR="00D10B75" w:rsidRDefault="00D10B75" w:rsidP="00D10B75">
      <w:r w:rsidRPr="0083756B">
        <w:t>If the RVC screen is shown and the driver selects the “BPA-option”, the HMI system shall cycle</w:t>
      </w:r>
      <w:r>
        <w:t xml:space="preserve"> the signal [</w:t>
      </w:r>
      <w:proofErr w:type="spellStart"/>
      <w:r>
        <w:t>PrkAidSwtch_D_RqMnu</w:t>
      </w:r>
      <w:proofErr w:type="spellEnd"/>
      <w:r w:rsidRPr="0083756B">
        <w:t xml:space="preserve">] as defined by </w:t>
      </w:r>
      <w:r>
        <w:t>the figure.</w:t>
      </w:r>
    </w:p>
    <w:p w:rsidR="00D10B75" w:rsidRDefault="00D10B75" w:rsidP="00D10B75">
      <w:pPr>
        <w:jc w:val="center"/>
        <w:rPr>
          <w:highlight w:val="yellow"/>
        </w:rPr>
      </w:pPr>
      <w:r>
        <w:rPr>
          <w:noProof/>
        </w:rPr>
        <w:drawing>
          <wp:inline distT="0" distB="0" distL="0" distR="0">
            <wp:extent cx="4762500" cy="1219200"/>
            <wp:effectExtent l="0" t="0" r="0" b="0"/>
            <wp:docPr id="1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1219200"/>
                    </a:xfrm>
                    <a:prstGeom prst="rect">
                      <a:avLst/>
                    </a:prstGeom>
                    <a:noFill/>
                    <a:ln>
                      <a:noFill/>
                    </a:ln>
                  </pic:spPr>
                </pic:pic>
              </a:graphicData>
            </a:graphic>
          </wp:inline>
        </w:drawing>
      </w:r>
      <w:bookmarkStart w:id="40" w:name="_Ref456691551"/>
    </w:p>
    <w:bookmarkEnd w:id="40"/>
    <w:p w:rsidR="00D10B75" w:rsidRDefault="00D10B75" w:rsidP="00D10B75">
      <w:r>
        <w:t>Cycle for [</w:t>
      </w:r>
      <w:proofErr w:type="spellStart"/>
      <w:r>
        <w:t>PrkAidSwtch_D_RqMnu</w:t>
      </w:r>
      <w:proofErr w:type="spellEnd"/>
      <w:r w:rsidRPr="00BF48B2">
        <w:t>]</w:t>
      </w:r>
    </w:p>
    <w:p w:rsidR="00D10B75" w:rsidRDefault="00D10B75" w:rsidP="00D10B75">
      <w:r w:rsidRPr="00903F5C">
        <w:t>(P-HotkeyReq107)</w:t>
      </w:r>
    </w:p>
    <w:p w:rsidR="00D10B75" w:rsidRPr="00D10B75" w:rsidRDefault="00D10B75" w:rsidP="00D10B75">
      <w:pPr>
        <w:pStyle w:val="Heading4"/>
        <w:rPr>
          <w:b w:val="0"/>
          <w:u w:val="single"/>
        </w:rPr>
      </w:pPr>
      <w:r w:rsidRPr="00D10B75">
        <w:rPr>
          <w:b w:val="0"/>
          <w:u w:val="single"/>
        </w:rPr>
        <w:t>CAMERA-FUR-REQ-235918/B-</w:t>
      </w:r>
      <w:proofErr w:type="spellStart"/>
      <w:r w:rsidRPr="00D10B75">
        <w:rPr>
          <w:b w:val="0"/>
          <w:u w:val="single"/>
        </w:rPr>
        <w:t>HotKey</w:t>
      </w:r>
      <w:proofErr w:type="spellEnd"/>
      <w:r w:rsidRPr="00D10B75">
        <w:rPr>
          <w:b w:val="0"/>
          <w:u w:val="single"/>
        </w:rPr>
        <w:t xml:space="preserve"> Shortcut Menu Signal Processing Requirements 17</w:t>
      </w:r>
    </w:p>
    <w:p w:rsidR="00D10B75" w:rsidRDefault="00D10B75" w:rsidP="00D10B75">
      <w:r w:rsidRPr="00836DA2">
        <w:t>If the p-hotkey menu is shown and the driver selects any option other than the “BPA-option”, the HMI system shall keep</w:t>
      </w:r>
      <w:r>
        <w:t xml:space="preserve"> the signal [</w:t>
      </w:r>
      <w:proofErr w:type="spellStart"/>
      <w:r>
        <w:t>PrkAidSwtch_D_RqMnu</w:t>
      </w:r>
      <w:proofErr w:type="spellEnd"/>
      <w:r w:rsidRPr="00836DA2">
        <w:t>] set to “0x0 – Not pressed”.</w:t>
      </w:r>
    </w:p>
    <w:p w:rsidR="00D10B75" w:rsidRPr="00836DA2" w:rsidRDefault="00D10B75" w:rsidP="00D10B75">
      <w:r>
        <w:t>(P-HotkeyReq108</w:t>
      </w:r>
      <w:r w:rsidRPr="0036376F">
        <w:t>)</w:t>
      </w:r>
    </w:p>
    <w:p w:rsidR="00D10B75" w:rsidRPr="00D10B75" w:rsidRDefault="00D10B75" w:rsidP="00D10B75">
      <w:pPr>
        <w:pStyle w:val="Heading4"/>
        <w:rPr>
          <w:b w:val="0"/>
          <w:u w:val="single"/>
        </w:rPr>
      </w:pPr>
      <w:r w:rsidRPr="00D10B75">
        <w:rPr>
          <w:b w:val="0"/>
          <w:u w:val="single"/>
        </w:rPr>
        <w:lastRenderedPageBreak/>
        <w:t>CAMERA-FUR-REQ-235920/B-</w:t>
      </w:r>
      <w:proofErr w:type="spellStart"/>
      <w:r w:rsidRPr="00D10B75">
        <w:rPr>
          <w:b w:val="0"/>
          <w:u w:val="single"/>
        </w:rPr>
        <w:t>HotKey</w:t>
      </w:r>
      <w:proofErr w:type="spellEnd"/>
      <w:r w:rsidRPr="00D10B75">
        <w:rPr>
          <w:b w:val="0"/>
          <w:u w:val="single"/>
        </w:rPr>
        <w:t xml:space="preserve"> Shortcut Menu Signal Processing Requirements 18</w:t>
      </w:r>
    </w:p>
    <w:p w:rsidR="00D10B75" w:rsidRDefault="00D10B75" w:rsidP="00D10B75">
      <w:r>
        <w:t>If the RVC screen is shown and the driver selects any option other than the “BPA-option”, the HMI system shall keep the signal [</w:t>
      </w:r>
      <w:proofErr w:type="spellStart"/>
      <w:r>
        <w:t>PrkAidSwtch_D_RqMnu</w:t>
      </w:r>
      <w:proofErr w:type="spellEnd"/>
      <w:r>
        <w:t>] set to “0x0 – Not pressed”.</w:t>
      </w:r>
    </w:p>
    <w:p w:rsidR="00D10B75" w:rsidRDefault="00D10B75" w:rsidP="00D10B75">
      <w:r>
        <w:t>Note:</w:t>
      </w:r>
    </w:p>
    <w:p w:rsidR="00D10B75" w:rsidRDefault="00D10B75" w:rsidP="00D10B75">
      <w:r>
        <w:t>This should be clear as only the “BPA-option” can change BPA status. Still this requirement was added for completeness.</w:t>
      </w:r>
    </w:p>
    <w:p w:rsidR="00D10B75" w:rsidRPr="00A3234F" w:rsidRDefault="00D10B75" w:rsidP="00D10B75">
      <w:r>
        <w:t>(P-HotkeyReq109</w:t>
      </w:r>
      <w:r w:rsidRPr="00DA68C3">
        <w:t>)</w:t>
      </w:r>
    </w:p>
    <w:p w:rsidR="00D10B75" w:rsidRPr="00D10B75" w:rsidRDefault="00D10B75" w:rsidP="00D10B75">
      <w:pPr>
        <w:pStyle w:val="Heading4"/>
        <w:rPr>
          <w:b w:val="0"/>
          <w:u w:val="single"/>
        </w:rPr>
      </w:pPr>
      <w:r w:rsidRPr="00D10B75">
        <w:rPr>
          <w:b w:val="0"/>
          <w:u w:val="single"/>
        </w:rPr>
        <w:t>CAMERA-FUR-REQ-250026/A-</w:t>
      </w:r>
      <w:proofErr w:type="spellStart"/>
      <w:r w:rsidRPr="00D10B75">
        <w:rPr>
          <w:b w:val="0"/>
          <w:u w:val="single"/>
        </w:rPr>
        <w:t>HotKey</w:t>
      </w:r>
      <w:proofErr w:type="spellEnd"/>
      <w:r w:rsidRPr="00D10B75">
        <w:rPr>
          <w:b w:val="0"/>
          <w:u w:val="single"/>
        </w:rPr>
        <w:t xml:space="preserve"> Shortcut Menu Signal Processing Requirements 19</w:t>
      </w:r>
    </w:p>
    <w:p w:rsidR="00D10B75" w:rsidRDefault="00D10B75" w:rsidP="00D10B75">
      <w:r>
        <w:t>If [</w:t>
      </w:r>
      <w:proofErr w:type="spellStart"/>
      <w:r>
        <w:t>ApaSys_D_Stat</w:t>
      </w:r>
      <w:proofErr w:type="spellEnd"/>
      <w:r>
        <w:t xml:space="preserve">] is “0x3 – Overspeed”, </w:t>
      </w:r>
      <w:r>
        <w:tab/>
        <w:t>AND</w:t>
      </w:r>
    </w:p>
    <w:p w:rsidR="00D10B75" w:rsidRDefault="00D10B75" w:rsidP="00D10B75">
      <w:r>
        <w:t>the driver selects the APA option</w:t>
      </w:r>
      <w:r>
        <w:tab/>
      </w:r>
    </w:p>
    <w:p w:rsidR="00D10B75" w:rsidRDefault="00D10B75" w:rsidP="00D10B75">
      <w:r>
        <w:t xml:space="preserve">the HMI system shall show APA screens in full screen mode according to the </w:t>
      </w:r>
      <w:proofErr w:type="spellStart"/>
      <w:r>
        <w:t>ApaCsi</w:t>
      </w:r>
      <w:proofErr w:type="spellEnd"/>
      <w:r>
        <w:t xml:space="preserve"> interface specifications.</w:t>
      </w:r>
      <w:r>
        <w:cr/>
      </w:r>
    </w:p>
    <w:p w:rsidR="00D10B75" w:rsidRDefault="00D10B75" w:rsidP="00D10B75">
      <w:r>
        <w:t>Note:</w:t>
      </w:r>
    </w:p>
    <w:p w:rsidR="00D10B75" w:rsidRDefault="00D10B75" w:rsidP="00D10B75">
      <w:r>
        <w:t>If the vehicle is driven above the APA operational speed the APA system sets the signal [</w:t>
      </w:r>
      <w:proofErr w:type="spellStart"/>
      <w:r>
        <w:t>ApaSys_D_Stat</w:t>
      </w:r>
      <w:proofErr w:type="spellEnd"/>
      <w:r>
        <w:t>] to “ox3” so that the HMI system can already show overspeed information in the P-Hotkey menu. However, that means we cannot use the state of [</w:t>
      </w:r>
      <w:proofErr w:type="spellStart"/>
      <w:r>
        <w:t>ApaSys_D_Stat</w:t>
      </w:r>
      <w:proofErr w:type="spellEnd"/>
      <w:r>
        <w:t>] to determine when to change to full screen mode. Because the state in case of overspeed is the same regardless of menu or full screen mode. Therefore, in this case we allow the system to go the full screen mode just based on the APA option selection.</w:t>
      </w:r>
    </w:p>
    <w:p w:rsidR="00D10B75" w:rsidRDefault="00D10B75" w:rsidP="00D10B75">
      <w:r>
        <w:t>(P-HotkeyReq165)</w:t>
      </w:r>
    </w:p>
    <w:p w:rsidR="00D10B75" w:rsidRDefault="00D10B75" w:rsidP="00D10B75"/>
    <w:p w:rsidR="00D10B75" w:rsidRPr="00D10B75" w:rsidRDefault="00D10B75" w:rsidP="00D10B75">
      <w:pPr>
        <w:pStyle w:val="Heading4"/>
        <w:rPr>
          <w:b w:val="0"/>
          <w:u w:val="single"/>
        </w:rPr>
      </w:pPr>
      <w:r w:rsidRPr="00D10B75">
        <w:rPr>
          <w:b w:val="0"/>
          <w:u w:val="single"/>
        </w:rPr>
        <w:t>CAMERA-FUR-REQ-250027/A-</w:t>
      </w:r>
      <w:proofErr w:type="spellStart"/>
      <w:r w:rsidRPr="00D10B75">
        <w:rPr>
          <w:b w:val="0"/>
          <w:u w:val="single"/>
        </w:rPr>
        <w:t>HotKey</w:t>
      </w:r>
      <w:proofErr w:type="spellEnd"/>
      <w:r w:rsidRPr="00D10B75">
        <w:rPr>
          <w:b w:val="0"/>
          <w:u w:val="single"/>
        </w:rPr>
        <w:t xml:space="preserve"> Shortcut Menu Signal Processing Requirements 20</w:t>
      </w:r>
    </w:p>
    <w:p w:rsidR="00D10B75" w:rsidRDefault="00D10B75" w:rsidP="00D10B75">
      <w:r>
        <w:t>If the p-hotkey menu is closed and the signal [</w:t>
      </w:r>
      <w:proofErr w:type="spellStart"/>
      <w:r>
        <w:t>PrkAidMsgTxt_D_Rq</w:t>
      </w:r>
      <w:proofErr w:type="spellEnd"/>
      <w:r>
        <w:t>] requests a BPA warning, the HMI system shall immediately show the appropriate BPA visual indication as per existing requirements for BPA visual indication.</w:t>
      </w:r>
    </w:p>
    <w:p w:rsidR="00D10B75" w:rsidRDefault="00D10B75" w:rsidP="00D10B75">
      <w:r>
        <w:t>Note:</w:t>
      </w:r>
    </w:p>
    <w:p w:rsidR="00D10B75" w:rsidRDefault="00D10B75" w:rsidP="00D10B75">
      <w:r>
        <w:t>Imagine a use case for which the menu is requested to be shown while the BPA overlay is shown. If the menu is then closed again either by the timeout or via driver action (i.e. CAN signal), and a request to show the BPA overlay is still present, the BPA overlay shall be shown. Mind that the BPA overlay is shown on top of the screen that was shown before the hotkey menu was called.</w:t>
      </w:r>
    </w:p>
    <w:p w:rsidR="00D10B75" w:rsidRDefault="00D10B75" w:rsidP="00D10B75">
      <w:r>
        <w:t>(P-HotkeyReq130)</w:t>
      </w:r>
    </w:p>
    <w:p w:rsidR="00D10B75" w:rsidRPr="00D10B75" w:rsidRDefault="00D10B75" w:rsidP="00D10B75">
      <w:pPr>
        <w:pStyle w:val="Heading4"/>
        <w:rPr>
          <w:b w:val="0"/>
          <w:u w:val="single"/>
        </w:rPr>
      </w:pPr>
      <w:r w:rsidRPr="00D10B75">
        <w:rPr>
          <w:b w:val="0"/>
          <w:u w:val="single"/>
        </w:rPr>
        <w:t>CAMERA-FUR-REQ-250028/A-</w:t>
      </w:r>
      <w:proofErr w:type="spellStart"/>
      <w:r w:rsidRPr="00D10B75">
        <w:rPr>
          <w:b w:val="0"/>
          <w:u w:val="single"/>
        </w:rPr>
        <w:t>HotKey</w:t>
      </w:r>
      <w:proofErr w:type="spellEnd"/>
      <w:r w:rsidRPr="00D10B75">
        <w:rPr>
          <w:b w:val="0"/>
          <w:u w:val="single"/>
        </w:rPr>
        <w:t xml:space="preserve"> Shortcut Menu Signal Processing Requirements 21</w:t>
      </w:r>
    </w:p>
    <w:p w:rsidR="00D10B75" w:rsidRDefault="00D10B75" w:rsidP="00D10B75">
      <w:r>
        <w:t>The transition from the P-hotkey menu w/o BPA “full screen” overlay to the BPA overlay shown on top of the screen active before the hotkey menu was shown shall occur seamless and w/o any discernible flicker.</w:t>
      </w:r>
    </w:p>
    <w:p w:rsidR="00D10B75" w:rsidRDefault="00D10B75" w:rsidP="00D10B75">
      <w:r>
        <w:t>Note:</w:t>
      </w:r>
    </w:p>
    <w:p w:rsidR="00D10B75" w:rsidRDefault="00D10B75" w:rsidP="00D10B75">
      <w:r>
        <w:t xml:space="preserve">Imagine that prior to the hotkey menu being shown the HMI was showing the “home screen” or the “home screen” with the BPA overlay. Now, at the time the p-hotkey menu is closed either by the CAN signal or by the timeout condition, the HMI system needs to check if a BPA request for an overlay is present. This check </w:t>
      </w:r>
      <w:proofErr w:type="gramStart"/>
      <w:r>
        <w:t>has to</w:t>
      </w:r>
      <w:proofErr w:type="gramEnd"/>
      <w:r>
        <w:t xml:space="preserve"> be performed before the new screen is build. If the request to show a BPA overlay is present, the HMI system must then immediately show the BPA overlay on top of the “home screen”. We could consider it to be “flicker” if first the “home screen” would be shown and then the BPA overlay on top of it.</w:t>
      </w:r>
    </w:p>
    <w:p w:rsidR="00D10B75" w:rsidRDefault="00D10B75" w:rsidP="00D10B75">
      <w:r>
        <w:t>(P-HotkeyReq160)</w:t>
      </w:r>
    </w:p>
    <w:p w:rsidR="00D10B75" w:rsidRPr="00D10B75" w:rsidRDefault="00D10B75" w:rsidP="00D10B75">
      <w:pPr>
        <w:pStyle w:val="Heading4"/>
        <w:rPr>
          <w:b w:val="0"/>
          <w:u w:val="single"/>
        </w:rPr>
      </w:pPr>
      <w:r w:rsidRPr="00D10B75">
        <w:rPr>
          <w:b w:val="0"/>
          <w:u w:val="single"/>
        </w:rPr>
        <w:t>CAMERA-FUR-REQ-250029/A-</w:t>
      </w:r>
      <w:proofErr w:type="spellStart"/>
      <w:r w:rsidRPr="00D10B75">
        <w:rPr>
          <w:b w:val="0"/>
          <w:u w:val="single"/>
        </w:rPr>
        <w:t>HotKey</w:t>
      </w:r>
      <w:proofErr w:type="spellEnd"/>
      <w:r w:rsidRPr="00D10B75">
        <w:rPr>
          <w:b w:val="0"/>
          <w:u w:val="single"/>
        </w:rPr>
        <w:t xml:space="preserve"> Shortcut Menu Signal Processing Requirements 22</w:t>
      </w:r>
    </w:p>
    <w:p w:rsidR="00D10B75" w:rsidRDefault="00D10B75" w:rsidP="00D10B75">
      <w:r>
        <w:t>If the BPA “full screen” overlay is shown</w:t>
      </w:r>
      <w:r>
        <w:tab/>
        <w:t>AND</w:t>
      </w:r>
    </w:p>
    <w:p w:rsidR="00D10B75" w:rsidRDefault="00D10B75" w:rsidP="00D10B75">
      <w:r>
        <w:t>[</w:t>
      </w:r>
      <w:proofErr w:type="spellStart"/>
      <w:r>
        <w:t>PrkAidMsgTxt_D_Rq</w:t>
      </w:r>
      <w:proofErr w:type="spellEnd"/>
      <w:r>
        <w:t>] no longer requests to show the BPA “full screen” overlay</w:t>
      </w:r>
      <w:r>
        <w:tab/>
      </w:r>
    </w:p>
    <w:p w:rsidR="00D10B75" w:rsidRDefault="00D10B75" w:rsidP="00D10B75">
      <w:r>
        <w:t>the BPA “full screen” overlay shall be closed as per existing BPA interface requirements.</w:t>
      </w:r>
      <w:r>
        <w:tab/>
      </w:r>
    </w:p>
    <w:p w:rsidR="00D10B75" w:rsidRDefault="00D10B75" w:rsidP="00D10B75">
      <w:r>
        <w:t>Note:</w:t>
      </w:r>
    </w:p>
    <w:p w:rsidR="00D10B75" w:rsidRDefault="00D10B75" w:rsidP="00D10B75">
      <w:r>
        <w:t xml:space="preserve">This is not a new requirement. The existing BPA requirements do apply. The requirement is </w:t>
      </w:r>
      <w:proofErr w:type="gramStart"/>
      <w:r>
        <w:t>still  added</w:t>
      </w:r>
      <w:proofErr w:type="gramEnd"/>
      <w:r>
        <w:t xml:space="preserve"> for completeness of the hotkey requirement set.</w:t>
      </w:r>
    </w:p>
    <w:p w:rsidR="00D10B75" w:rsidRDefault="00D10B75" w:rsidP="00D10B75">
      <w:r>
        <w:t>(P-HotkeyReq164)</w:t>
      </w:r>
    </w:p>
    <w:p w:rsidR="00D10B75" w:rsidRPr="00D10B75" w:rsidRDefault="00D10B75" w:rsidP="00D10B75">
      <w:pPr>
        <w:pStyle w:val="Heading4"/>
        <w:rPr>
          <w:b w:val="0"/>
          <w:u w:val="single"/>
        </w:rPr>
      </w:pPr>
      <w:r w:rsidRPr="00D10B75">
        <w:rPr>
          <w:b w:val="0"/>
          <w:u w:val="single"/>
        </w:rPr>
        <w:t>CAMERA-FUR-REQ-250030/A-</w:t>
      </w:r>
      <w:proofErr w:type="spellStart"/>
      <w:r w:rsidRPr="00D10B75">
        <w:rPr>
          <w:b w:val="0"/>
          <w:u w:val="single"/>
        </w:rPr>
        <w:t>HotKey</w:t>
      </w:r>
      <w:proofErr w:type="spellEnd"/>
      <w:r w:rsidRPr="00D10B75">
        <w:rPr>
          <w:b w:val="0"/>
          <w:u w:val="single"/>
        </w:rPr>
        <w:t xml:space="preserve"> Shortcut Menu Signal Processing Requirements 23</w:t>
      </w:r>
    </w:p>
    <w:p w:rsidR="00D10B75" w:rsidRPr="00C34CFB" w:rsidRDefault="00D10B75" w:rsidP="00D10B75">
      <w:r>
        <w:t xml:space="preserve">If the BPA overlay is shown on top of the p-hotkey menu, the </w:t>
      </w:r>
      <w:r w:rsidRPr="00C34CFB">
        <w:t>timer [</w:t>
      </w:r>
      <w:proofErr w:type="spellStart"/>
      <w:r w:rsidRPr="00C34CFB">
        <w:t>t</w:t>
      </w:r>
      <w:r w:rsidRPr="00C34CFB">
        <w:rPr>
          <w:vertAlign w:val="subscript"/>
        </w:rPr>
        <w:t>CloseNoSelection</w:t>
      </w:r>
      <w:proofErr w:type="spellEnd"/>
      <w:r w:rsidRPr="00C34CFB">
        <w:t>] shall be stopped and reset.</w:t>
      </w:r>
    </w:p>
    <w:p w:rsidR="00D10B75" w:rsidRDefault="00D10B75" w:rsidP="00D10B75">
      <w:r w:rsidRPr="00C34CFB">
        <w:t>Note:</w:t>
      </w:r>
    </w:p>
    <w:p w:rsidR="00D10B75" w:rsidRDefault="00D10B75" w:rsidP="00D10B75">
      <w:r>
        <w:t xml:space="preserve">We want to avoid that while the BPA overlay is shown, the background image changes. This could create flicker. </w:t>
      </w:r>
      <w:proofErr w:type="gramStart"/>
      <w:r>
        <w:t>Therefore</w:t>
      </w:r>
      <w:proofErr w:type="gramEnd"/>
      <w:r>
        <w:t xml:space="preserve"> we freeze the p-hotkey menu in the background of the BPA warning overlay as long as the BPA warning is shown.</w:t>
      </w:r>
    </w:p>
    <w:p w:rsidR="00D10B75" w:rsidRDefault="00D10B75" w:rsidP="00D10B75">
      <w:r>
        <w:lastRenderedPageBreak/>
        <w:t>(P-hotkey168)</w:t>
      </w:r>
    </w:p>
    <w:p w:rsidR="00D10B75" w:rsidRPr="00D10B75" w:rsidRDefault="00D10B75" w:rsidP="00D10B75">
      <w:pPr>
        <w:pStyle w:val="Heading4"/>
        <w:rPr>
          <w:b w:val="0"/>
          <w:u w:val="single"/>
        </w:rPr>
      </w:pPr>
      <w:r w:rsidRPr="00D10B75">
        <w:rPr>
          <w:b w:val="0"/>
          <w:u w:val="single"/>
        </w:rPr>
        <w:t>CAMERA-FUR-REQ-250492/B-</w:t>
      </w:r>
      <w:proofErr w:type="spellStart"/>
      <w:r w:rsidRPr="00D10B75">
        <w:rPr>
          <w:b w:val="0"/>
          <w:u w:val="single"/>
        </w:rPr>
        <w:t>HotKey</w:t>
      </w:r>
      <w:proofErr w:type="spellEnd"/>
      <w:r w:rsidRPr="00D10B75">
        <w:rPr>
          <w:b w:val="0"/>
          <w:u w:val="single"/>
        </w:rPr>
        <w:t xml:space="preserve"> Shortcut Menu Signal Processing Requirements 24</w:t>
      </w:r>
    </w:p>
    <w:p w:rsidR="00D10B75" w:rsidRDefault="00D10B75" w:rsidP="00D10B75">
      <w:r>
        <w:t>If the [</w:t>
      </w:r>
      <w:proofErr w:type="spellStart"/>
      <w:r>
        <w:t>PrkAidMsgTxt_D_Rq</w:t>
      </w:r>
      <w:proofErr w:type="spellEnd"/>
      <w:r>
        <w:t xml:space="preserve">] changes </w:t>
      </w:r>
      <w:r w:rsidRPr="0006791D">
        <w:t>to “0x0 - All Park Sensors OFF” when the BPA overlay is shown on top of the p-hotkey menu</w:t>
      </w:r>
      <w:proofErr w:type="gramStart"/>
      <w:r w:rsidRPr="0006791D">
        <w:t xml:space="preserve">), </w:t>
      </w:r>
      <w:r>
        <w:t xml:space="preserve"> the</w:t>
      </w:r>
      <w:proofErr w:type="gramEnd"/>
      <w:r>
        <w:t xml:space="preserve"> timer</w:t>
      </w:r>
      <w:r w:rsidRPr="0017029B">
        <w:t xml:space="preserve"> [</w:t>
      </w:r>
      <w:proofErr w:type="spellStart"/>
      <w:r w:rsidRPr="0017029B">
        <w:t>t</w:t>
      </w:r>
      <w:r w:rsidRPr="0017029B">
        <w:rPr>
          <w:vertAlign w:val="subscript"/>
        </w:rPr>
        <w:t>CloseNoSelection</w:t>
      </w:r>
      <w:proofErr w:type="spellEnd"/>
      <w:r w:rsidRPr="0017029B">
        <w:t xml:space="preserve">] </w:t>
      </w:r>
      <w:r>
        <w:t>shall again be applied.</w:t>
      </w:r>
    </w:p>
    <w:p w:rsidR="00D10B75" w:rsidRDefault="00D10B75" w:rsidP="00D10B75">
      <w:pPr>
        <w:rPr>
          <w:b/>
          <w:i/>
        </w:rPr>
      </w:pPr>
      <w:r>
        <w:rPr>
          <w:b/>
          <w:i/>
        </w:rPr>
        <w:t>Note:</w:t>
      </w:r>
    </w:p>
    <w:p w:rsidR="00D10B75" w:rsidRDefault="00D10B75" w:rsidP="00D10B75">
      <w:pPr>
        <w:rPr>
          <w:i/>
        </w:rPr>
      </w:pPr>
      <w:proofErr w:type="gramStart"/>
      <w:r>
        <w:rPr>
          <w:i/>
        </w:rPr>
        <w:t>So</w:t>
      </w:r>
      <w:proofErr w:type="gramEnd"/>
      <w:r>
        <w:rPr>
          <w:i/>
        </w:rPr>
        <w:t xml:space="preserve"> we restart the timer from zero and the driver has again the [</w:t>
      </w:r>
      <w:proofErr w:type="spellStart"/>
      <w:r>
        <w:rPr>
          <w:i/>
        </w:rPr>
        <w:t>t</w:t>
      </w:r>
      <w:r>
        <w:rPr>
          <w:i/>
          <w:vertAlign w:val="subscript"/>
        </w:rPr>
        <w:t>CloseNoSelection</w:t>
      </w:r>
      <w:proofErr w:type="spellEnd"/>
      <w:r>
        <w:rPr>
          <w:i/>
        </w:rPr>
        <w:t>] until the menu closes.</w:t>
      </w:r>
    </w:p>
    <w:p w:rsidR="00D10B75" w:rsidRDefault="00D10B75" w:rsidP="00D10B75">
      <w:r>
        <w:t>(P-HotKeyReq169)</w:t>
      </w:r>
    </w:p>
    <w:p w:rsidR="00D10B75" w:rsidRPr="00D10B75" w:rsidRDefault="00D10B75" w:rsidP="00D10B75">
      <w:pPr>
        <w:pStyle w:val="Heading4"/>
        <w:rPr>
          <w:b w:val="0"/>
          <w:u w:val="single"/>
        </w:rPr>
      </w:pPr>
      <w:r w:rsidRPr="00D10B75">
        <w:rPr>
          <w:b w:val="0"/>
          <w:u w:val="single"/>
        </w:rPr>
        <w:t>CAMERA-FUR-REQ-250031/B-</w:t>
      </w:r>
      <w:proofErr w:type="spellStart"/>
      <w:r w:rsidRPr="00D10B75">
        <w:rPr>
          <w:b w:val="0"/>
          <w:u w:val="single"/>
        </w:rPr>
        <w:t>HotKey</w:t>
      </w:r>
      <w:proofErr w:type="spellEnd"/>
      <w:r w:rsidRPr="00D10B75">
        <w:rPr>
          <w:b w:val="0"/>
          <w:u w:val="single"/>
        </w:rPr>
        <w:t xml:space="preserve"> Shortcut Menu Signal Processing Requirements 25</w:t>
      </w:r>
    </w:p>
    <w:p w:rsidR="00D10B75" w:rsidRDefault="00D10B75" w:rsidP="00D10B75">
      <w:r>
        <w:t xml:space="preserve">Deleted: was a duplicate of </w:t>
      </w:r>
      <w:r w:rsidRPr="002B385C">
        <w:t>CAMERA-FUR-REQ-250492/A-</w:t>
      </w:r>
      <w:proofErr w:type="spellStart"/>
      <w:r w:rsidRPr="002B385C">
        <w:t>HotKey</w:t>
      </w:r>
      <w:proofErr w:type="spellEnd"/>
      <w:r w:rsidRPr="002B385C">
        <w:t xml:space="preserve"> Shortcut Menu Signal Processing Requirements 24</w:t>
      </w:r>
      <w:r>
        <w:t>.</w:t>
      </w:r>
    </w:p>
    <w:p w:rsidR="00D10B75" w:rsidRPr="00D10B75" w:rsidRDefault="00D10B75" w:rsidP="00D10B75">
      <w:pPr>
        <w:pStyle w:val="Heading4"/>
        <w:rPr>
          <w:b w:val="0"/>
          <w:u w:val="single"/>
        </w:rPr>
      </w:pPr>
      <w:r w:rsidRPr="00D10B75">
        <w:rPr>
          <w:b w:val="0"/>
          <w:u w:val="single"/>
        </w:rPr>
        <w:t>CAMERA-FUR-REQ-250032/A-</w:t>
      </w:r>
      <w:proofErr w:type="spellStart"/>
      <w:r w:rsidRPr="00D10B75">
        <w:rPr>
          <w:b w:val="0"/>
          <w:u w:val="single"/>
        </w:rPr>
        <w:t>HotKey</w:t>
      </w:r>
      <w:proofErr w:type="spellEnd"/>
      <w:r w:rsidRPr="00D10B75">
        <w:rPr>
          <w:b w:val="0"/>
          <w:u w:val="single"/>
        </w:rPr>
        <w:t xml:space="preserve"> Shortcut Menu Signal Processing Requirements 26</w:t>
      </w:r>
    </w:p>
    <w:p w:rsidR="00D10B75" w:rsidRDefault="00D10B75" w:rsidP="00D10B75">
      <w:r>
        <w:t>If the BPA “full screen” overlay is shown and the driver selects the “OFF” option, the HMI system shall cycle the signal [</w:t>
      </w:r>
      <w:proofErr w:type="spellStart"/>
      <w:r>
        <w:t>PrkAidSwtch_D_RqMnu</w:t>
      </w:r>
      <w:proofErr w:type="spellEnd"/>
      <w:r>
        <w:t>].</w:t>
      </w:r>
    </w:p>
    <w:p w:rsidR="00D10B75" w:rsidRDefault="00D10B75" w:rsidP="00D10B75">
      <w:r>
        <w:t>Note:</w:t>
      </w:r>
    </w:p>
    <w:p w:rsidR="00D10B75" w:rsidRDefault="00D10B75" w:rsidP="00D10B75">
      <w:r>
        <w:t>This signal transition is used by the PAM to disable the BPA request. If the PAM disable the BPA request, the signal [</w:t>
      </w:r>
      <w:proofErr w:type="spellStart"/>
      <w:r>
        <w:t>PrkAidMsgTxt_D_Rq</w:t>
      </w:r>
      <w:proofErr w:type="spellEnd"/>
      <w:r>
        <w:t>] will change states. The change of state of [</w:t>
      </w:r>
      <w:proofErr w:type="spellStart"/>
      <w:r>
        <w:t>PrkAidMsgTxt_D_Rq</w:t>
      </w:r>
      <w:proofErr w:type="spellEnd"/>
      <w:r>
        <w:t>] finally terminates the BPA “full screen” overlay.</w:t>
      </w:r>
    </w:p>
    <w:p w:rsidR="00D10B75" w:rsidRDefault="00D10B75" w:rsidP="00D10B75">
      <w:r>
        <w:t>(P-HotkeyReq161)</w:t>
      </w:r>
    </w:p>
    <w:p w:rsidR="00D10B75" w:rsidRPr="00D10B75" w:rsidRDefault="00D10B75" w:rsidP="00D10B75">
      <w:pPr>
        <w:pStyle w:val="Heading4"/>
        <w:rPr>
          <w:b w:val="0"/>
          <w:u w:val="single"/>
        </w:rPr>
      </w:pPr>
      <w:r w:rsidRPr="00D10B75">
        <w:rPr>
          <w:b w:val="0"/>
          <w:u w:val="single"/>
        </w:rPr>
        <w:t>CAMERA-FUR-REQ-250033/A-</w:t>
      </w:r>
      <w:proofErr w:type="spellStart"/>
      <w:r w:rsidRPr="00D10B75">
        <w:rPr>
          <w:b w:val="0"/>
          <w:u w:val="single"/>
        </w:rPr>
        <w:t>HotKey</w:t>
      </w:r>
      <w:proofErr w:type="spellEnd"/>
      <w:r w:rsidRPr="00D10B75">
        <w:rPr>
          <w:b w:val="0"/>
          <w:u w:val="single"/>
        </w:rPr>
        <w:t xml:space="preserve"> Shortcut Menu Signal Processing Requirements 27</w:t>
      </w:r>
    </w:p>
    <w:p w:rsidR="00D10B75" w:rsidRDefault="00D10B75" w:rsidP="00D10B75">
      <w:r w:rsidRPr="009D4C28">
        <w:t>If the BPA “full screen” overlay is shown (compare Figure 2 2) and the driver selects the “ON” option, the HMI system shall keep the signal [</w:t>
      </w:r>
      <w:proofErr w:type="spellStart"/>
      <w:r w:rsidRPr="009D4C28">
        <w:t>PrkAidSwtch_D_RqMnu</w:t>
      </w:r>
      <w:proofErr w:type="spellEnd"/>
      <w:r w:rsidRPr="009D4C28">
        <w:t>] set to “0x0 – Not pressed”.</w:t>
      </w:r>
    </w:p>
    <w:p w:rsidR="00D10B75" w:rsidRDefault="00D10B75" w:rsidP="00D10B75">
      <w:r>
        <w:t>(P-HotkeyReq162)</w:t>
      </w:r>
    </w:p>
    <w:p w:rsidR="00D10B75" w:rsidRPr="00D10B75" w:rsidRDefault="00D10B75" w:rsidP="00D10B75">
      <w:pPr>
        <w:pStyle w:val="Heading4"/>
        <w:rPr>
          <w:b w:val="0"/>
          <w:u w:val="single"/>
        </w:rPr>
      </w:pPr>
      <w:r w:rsidRPr="00D10B75">
        <w:rPr>
          <w:b w:val="0"/>
          <w:u w:val="single"/>
        </w:rPr>
        <w:t>CAMERA-FUR-REQ-272598/A-</w:t>
      </w:r>
      <w:proofErr w:type="spellStart"/>
      <w:r w:rsidRPr="00D10B75">
        <w:rPr>
          <w:b w:val="0"/>
          <w:u w:val="single"/>
        </w:rPr>
        <w:t>HotKey</w:t>
      </w:r>
      <w:proofErr w:type="spellEnd"/>
      <w:r w:rsidRPr="00D10B75">
        <w:rPr>
          <w:b w:val="0"/>
          <w:u w:val="single"/>
        </w:rPr>
        <w:t xml:space="preserve"> Shortcut Menu Signal Processing Requirements 28</w:t>
      </w:r>
    </w:p>
    <w:p w:rsidR="00D10B75" w:rsidRPr="00AE06BC" w:rsidRDefault="00D10B75" w:rsidP="00D10B7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7"/>
        <w:gridCol w:w="709"/>
      </w:tblGrid>
      <w:tr w:rsidR="00D10B75" w:rsidTr="00D10B75">
        <w:trPr>
          <w:jc w:val="center"/>
        </w:trPr>
        <w:tc>
          <w:tcPr>
            <w:tcW w:w="9747" w:type="dxa"/>
            <w:hideMark/>
          </w:tcPr>
          <w:p w:rsidR="00D10B75" w:rsidRDefault="00D10B75">
            <w:pPr>
              <w:rPr>
                <w:lang w:val="de-DE"/>
              </w:rPr>
            </w:pPr>
            <w:r>
              <w:rPr>
                <w:lang w:val="de-DE"/>
              </w:rPr>
              <w:t>If the P-hotkey menu is shown</w:t>
            </w:r>
          </w:p>
          <w:p w:rsidR="00D10B75" w:rsidRDefault="00D10B75">
            <w:pPr>
              <w:rPr>
                <w:rFonts w:cs="Arial"/>
                <w:lang w:val="de-DE" w:eastAsia="ja-JP"/>
              </w:rPr>
            </w:pPr>
          </w:p>
        </w:tc>
        <w:tc>
          <w:tcPr>
            <w:tcW w:w="709" w:type="dxa"/>
            <w:hideMark/>
          </w:tcPr>
          <w:p w:rsidR="00D10B75" w:rsidRDefault="00D10B75" w:rsidP="00D10B75">
            <w:pPr>
              <w:rPr>
                <w:rFonts w:cs="Arial"/>
                <w:b/>
                <w:lang w:val="de-DE" w:eastAsia="ja-JP"/>
              </w:rPr>
            </w:pPr>
            <w:r>
              <w:rPr>
                <w:b/>
                <w:lang w:val="de-DE"/>
              </w:rPr>
              <w:t>AND</w:t>
            </w:r>
          </w:p>
        </w:tc>
      </w:tr>
      <w:tr w:rsidR="00D10B75" w:rsidTr="00D10B75">
        <w:trPr>
          <w:jc w:val="center"/>
        </w:trPr>
        <w:tc>
          <w:tcPr>
            <w:tcW w:w="9747" w:type="dxa"/>
            <w:hideMark/>
          </w:tcPr>
          <w:p w:rsidR="00D10B75" w:rsidRDefault="00D10B75" w:rsidP="00D10B75">
            <w:pPr>
              <w:rPr>
                <w:rFonts w:cs="Arial"/>
                <w:lang w:val="de-DE" w:eastAsia="ja-JP"/>
              </w:rPr>
            </w:pPr>
            <w:r>
              <w:rPr>
                <w:lang w:val="de-DE"/>
              </w:rPr>
              <w:tab/>
              <w:t xml:space="preserve">[tCloseConfirm] timer has expired </w:t>
            </w:r>
            <w:r>
              <w:rPr>
                <w:b/>
                <w:lang w:val="de-DE"/>
              </w:rPr>
              <w:t>OR</w:t>
            </w:r>
            <w:r>
              <w:rPr>
                <w:lang w:val="de-DE"/>
              </w:rPr>
              <w:t xml:space="preserve"> </w:t>
            </w:r>
            <w:r w:rsidRPr="000F3387">
              <w:rPr>
                <w:lang w:val="de-DE"/>
              </w:rPr>
              <w:t>[tCloseNoSelection]</w:t>
            </w:r>
            <w:r>
              <w:rPr>
                <w:lang w:val="de-DE"/>
              </w:rPr>
              <w:t xml:space="preserve"> timer has expired </w:t>
            </w:r>
            <w:r>
              <w:rPr>
                <w:b/>
                <w:lang w:val="de-DE"/>
              </w:rPr>
              <w:t>OR</w:t>
            </w:r>
            <w:r>
              <w:t xml:space="preserve"> </w:t>
            </w:r>
            <w:r w:rsidRPr="000F3387">
              <w:rPr>
                <w:lang w:val="de-DE"/>
              </w:rPr>
              <w:t>on-screen deactivation option</w:t>
            </w:r>
            <w:r>
              <w:rPr>
                <w:lang w:val="de-DE"/>
              </w:rPr>
              <w:t xml:space="preserve"> selected</w:t>
            </w:r>
          </w:p>
        </w:tc>
        <w:tc>
          <w:tcPr>
            <w:tcW w:w="709" w:type="dxa"/>
            <w:hideMark/>
          </w:tcPr>
          <w:p w:rsidR="00D10B75" w:rsidRDefault="00D10B75">
            <w:pPr>
              <w:rPr>
                <w:b/>
                <w:lang w:val="de-DE"/>
              </w:rPr>
            </w:pPr>
          </w:p>
          <w:p w:rsidR="00D10B75" w:rsidRDefault="00D10B75">
            <w:pPr>
              <w:rPr>
                <w:rFonts w:cs="Arial"/>
                <w:b/>
                <w:lang w:val="de-DE" w:eastAsia="ja-JP"/>
              </w:rPr>
            </w:pPr>
            <w:r>
              <w:rPr>
                <w:b/>
                <w:lang w:val="de-DE"/>
              </w:rPr>
              <w:t>AND</w:t>
            </w:r>
          </w:p>
        </w:tc>
      </w:tr>
      <w:tr w:rsidR="00D10B75" w:rsidTr="00D10B75">
        <w:trPr>
          <w:jc w:val="center"/>
        </w:trPr>
        <w:tc>
          <w:tcPr>
            <w:tcW w:w="9747" w:type="dxa"/>
            <w:hideMark/>
          </w:tcPr>
          <w:p w:rsidR="00D10B75" w:rsidRDefault="00D10B75">
            <w:pPr>
              <w:rPr>
                <w:lang w:val="de-DE"/>
              </w:rPr>
            </w:pPr>
          </w:p>
          <w:p w:rsidR="00D10B75" w:rsidRDefault="00D10B75">
            <w:pPr>
              <w:rPr>
                <w:lang w:val="de-DE"/>
              </w:rPr>
            </w:pPr>
            <w:r>
              <w:rPr>
                <w:lang w:val="de-DE"/>
              </w:rPr>
              <w:t>[ApaSys_D_Stat] has any state other than “0x1 – Off”;</w:t>
            </w:r>
          </w:p>
          <w:p w:rsidR="00D10B75" w:rsidRDefault="00D10B75">
            <w:pPr>
              <w:rPr>
                <w:rFonts w:cs="Arial"/>
                <w:lang w:val="de-DE" w:eastAsia="ja-JP"/>
              </w:rPr>
            </w:pPr>
          </w:p>
        </w:tc>
        <w:tc>
          <w:tcPr>
            <w:tcW w:w="709" w:type="dxa"/>
          </w:tcPr>
          <w:p w:rsidR="00D10B75" w:rsidRDefault="00D10B75">
            <w:pPr>
              <w:rPr>
                <w:rFonts w:cs="Arial"/>
                <w:b/>
                <w:lang w:val="de-DE" w:eastAsia="ja-JP"/>
              </w:rPr>
            </w:pPr>
          </w:p>
        </w:tc>
      </w:tr>
      <w:tr w:rsidR="00D10B75" w:rsidTr="00D10B75">
        <w:trPr>
          <w:jc w:val="center"/>
        </w:trPr>
        <w:tc>
          <w:tcPr>
            <w:tcW w:w="9747" w:type="dxa"/>
            <w:hideMark/>
          </w:tcPr>
          <w:p w:rsidR="00D10B75" w:rsidRDefault="00D10B75">
            <w:pPr>
              <w:rPr>
                <w:rFonts w:cs="Arial"/>
                <w:lang w:val="de-DE" w:eastAsia="ja-JP"/>
              </w:rPr>
            </w:pPr>
            <w:r>
              <w:rPr>
                <w:lang w:val="de-DE"/>
              </w:rPr>
              <w:t>the HMI system shall (temporarily) ignore any APA screen request until [ApaSys_D_Stat] changes to a state other than “0x1 – Off”.</w:t>
            </w:r>
          </w:p>
        </w:tc>
        <w:tc>
          <w:tcPr>
            <w:tcW w:w="709" w:type="dxa"/>
          </w:tcPr>
          <w:p w:rsidR="00D10B75" w:rsidRDefault="00D10B75">
            <w:pPr>
              <w:rPr>
                <w:rFonts w:cs="Arial"/>
                <w:b/>
                <w:lang w:val="de-DE" w:eastAsia="ja-JP"/>
              </w:rPr>
            </w:pPr>
          </w:p>
        </w:tc>
      </w:tr>
    </w:tbl>
    <w:p w:rsidR="00D10B75" w:rsidRDefault="00D10B75" w:rsidP="00D10B75">
      <w:pPr>
        <w:rPr>
          <w:rFonts w:cs="Arial"/>
          <w:b/>
          <w:i/>
          <w:lang w:eastAsia="ja-JP"/>
        </w:rPr>
      </w:pPr>
      <w:r>
        <w:rPr>
          <w:b/>
          <w:i/>
        </w:rPr>
        <w:t>Note:</w:t>
      </w:r>
    </w:p>
    <w:p w:rsidR="00D10B75" w:rsidRDefault="00D10B75" w:rsidP="00D10B75">
      <w:pPr>
        <w:rPr>
          <w:i/>
        </w:rPr>
      </w:pPr>
      <w:r>
        <w:rPr>
          <w:i/>
        </w:rPr>
        <w:t>We need to avoid race conditions. For the above cases, the P-hotkey menu is closed based on HMI logic. Closing is communicated by the HMI system via the signal [</w:t>
      </w:r>
      <w:proofErr w:type="spellStart"/>
      <w:r>
        <w:rPr>
          <w:i/>
        </w:rPr>
        <w:t>ApaMde_D_RqDrv</w:t>
      </w:r>
      <w:proofErr w:type="spellEnd"/>
      <w:r>
        <w:rPr>
          <w:i/>
        </w:rPr>
        <w:t>]. This potentially creates a race condition as the APA feature needs to receive the signal and change its status. So for a brief period of time, the signal [</w:t>
      </w:r>
      <w:proofErr w:type="spellStart"/>
      <w:r>
        <w:rPr>
          <w:i/>
        </w:rPr>
        <w:t>ApaSys_D_Stat</w:t>
      </w:r>
      <w:proofErr w:type="spellEnd"/>
      <w:r>
        <w:rPr>
          <w:i/>
        </w:rPr>
        <w:t xml:space="preserve">] may unintentionally be set to a value other than “Off” (as APA needs to leave the “preview”/ </w:t>
      </w:r>
      <w:proofErr w:type="spellStart"/>
      <w:proofErr w:type="gramStart"/>
      <w:r>
        <w:rPr>
          <w:i/>
        </w:rPr>
        <w:t>n”menu</w:t>
      </w:r>
      <w:proofErr w:type="spellEnd"/>
      <w:proofErr w:type="gramEnd"/>
      <w:r>
        <w:rPr>
          <w:i/>
        </w:rPr>
        <w:t>” mode). If we don’t take care this may lead to brief indication of the respective APA (full) screen, so flicker. The most robust solution to fulfill the above requirement appears to monitor the state of the signal [</w:t>
      </w:r>
      <w:proofErr w:type="spellStart"/>
      <w:r>
        <w:rPr>
          <w:i/>
        </w:rPr>
        <w:t>ApaSys_D_Stat</w:t>
      </w:r>
      <w:proofErr w:type="spellEnd"/>
      <w:r>
        <w:rPr>
          <w:i/>
        </w:rPr>
        <w:t>] at the time the HMI logic decides the menu needs to be closed.</w:t>
      </w:r>
    </w:p>
    <w:p w:rsidR="00D10B75" w:rsidRDefault="00D10B75" w:rsidP="00D10B75">
      <w:r>
        <w:t>(P-HotkeyReq172</w:t>
      </w:r>
      <w:r w:rsidRPr="000F3387">
        <w:t>)</w:t>
      </w:r>
    </w:p>
    <w:p w:rsidR="00D10B75" w:rsidRDefault="00D10B75" w:rsidP="00D10B75">
      <w:pPr>
        <w:pStyle w:val="Heading2"/>
      </w:pPr>
      <w:bookmarkStart w:id="41" w:name="_Toc22284793"/>
      <w:r>
        <w:t>Display HMI Arbitration</w:t>
      </w:r>
      <w:bookmarkEnd w:id="41"/>
    </w:p>
    <w:p w:rsidR="00D10B75" w:rsidRDefault="00D10B75" w:rsidP="00D10B75"/>
    <w:p w:rsidR="00D10B75" w:rsidRDefault="00D10B75" w:rsidP="00D10B75">
      <w:r>
        <w:t>It is essential that the Infotainment ECU seamlessly integrates the Visual Park Aid and Active Park Assist screens into the overall display arbitration.</w:t>
      </w:r>
    </w:p>
    <w:p w:rsidR="00D10B75" w:rsidRDefault="00D10B75" w:rsidP="00D10B75">
      <w:pPr>
        <w:pStyle w:val="Heading3"/>
      </w:pPr>
      <w:bookmarkStart w:id="42" w:name="_Toc22284794"/>
      <w:r>
        <w:lastRenderedPageBreak/>
        <w:t>Display HMI Arbitration General Requirements</w:t>
      </w:r>
      <w:bookmarkEnd w:id="42"/>
    </w:p>
    <w:p w:rsidR="00D10B75" w:rsidRDefault="00D10B75" w:rsidP="00D10B75">
      <w:pPr>
        <w:jc w:val="center"/>
      </w:pPr>
      <w:r>
        <w:object w:dxaOrig="11115" w:dyaOrig="8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da9c302000034bf0000581e" o:spid="_x0000_i1025" type="#_x0000_t75" style="width:474.75pt;height:373.5pt" o:ole="">
            <v:imagedata r:id="rId16" o:title=""/>
          </v:shape>
          <o:OLEObject Type="Embed" ProgID="Visio.Drawing.11" ShapeID="5da9c302000034bf0000581e" DrawAspect="Content" ObjectID="_1632898300" r:id="rId17"/>
        </w:object>
      </w:r>
    </w:p>
    <w:p w:rsidR="00D10B75" w:rsidRDefault="00D10B75" w:rsidP="00D10B75">
      <w:pPr>
        <w:jc w:val="center"/>
      </w:pPr>
      <w:r>
        <w:t>Display HMI Arbitration Use Diagram</w:t>
      </w:r>
    </w:p>
    <w:p w:rsidR="00D10B75" w:rsidRPr="002A7E05" w:rsidRDefault="00D10B75" w:rsidP="00D10B75"/>
    <w:p w:rsidR="00D10B75" w:rsidRPr="00D10B75" w:rsidRDefault="00D10B75" w:rsidP="00D10B75">
      <w:pPr>
        <w:pStyle w:val="Heading4"/>
        <w:rPr>
          <w:b w:val="0"/>
          <w:u w:val="single"/>
        </w:rPr>
      </w:pPr>
      <w:r w:rsidRPr="00D10B75">
        <w:rPr>
          <w:b w:val="0"/>
          <w:u w:val="single"/>
        </w:rPr>
        <w:t>CAMERA-FUR-REQ-131009/C-Display HMI Arbitration General Requirements 1</w:t>
      </w:r>
    </w:p>
    <w:p w:rsidR="00D10B75" w:rsidRDefault="00D10B75" w:rsidP="00D10B75">
      <w:r>
        <w:t>The HMI system shall arbitrate between screens with no discernable flicker as per HMI arbitration state machines.</w:t>
      </w:r>
    </w:p>
    <w:p w:rsidR="00D10B75" w:rsidRPr="007975EF" w:rsidRDefault="00D10B75" w:rsidP="00D10B75"/>
    <w:p w:rsidR="00D10B75" w:rsidRPr="00D10B75" w:rsidRDefault="00D10B75" w:rsidP="00D10B75">
      <w:pPr>
        <w:pStyle w:val="Heading4"/>
        <w:rPr>
          <w:b w:val="0"/>
          <w:u w:val="single"/>
        </w:rPr>
      </w:pPr>
      <w:r w:rsidRPr="00D10B75">
        <w:rPr>
          <w:b w:val="0"/>
          <w:u w:val="single"/>
        </w:rPr>
        <w:t>CAMERA-FUR-REQ-131010/B-Display HMI Arbitration General Requirements 2</w:t>
      </w:r>
    </w:p>
    <w:p w:rsidR="00D10B75" w:rsidRDefault="00D10B75" w:rsidP="00D10B75">
      <w:pPr>
        <w:spacing w:before="40" w:after="40"/>
      </w:pPr>
      <w:r>
        <w:t>Within the Infotainment ECU overall display arbitration, the Camera, Active Park Assist and Visual Park Assist screens shall have the highest priority.  No provision has been made in the screen arbitration to allow for higher priority displays, so any deviations require review and sign-off by Parking Assistance Core Engineering.</w:t>
      </w:r>
    </w:p>
    <w:p w:rsidR="00D10B75" w:rsidRDefault="00D10B75" w:rsidP="00D10B75">
      <w:pPr>
        <w:spacing w:before="40" w:after="40"/>
        <w:rPr>
          <w:b/>
        </w:rPr>
      </w:pPr>
      <w:r>
        <w:rPr>
          <w:b/>
        </w:rPr>
        <w:t>Note:</w:t>
      </w:r>
    </w:p>
    <w:p w:rsidR="00D10B75" w:rsidRDefault="00D10B75" w:rsidP="00D10B75">
      <w:pPr>
        <w:spacing w:before="40" w:after="40"/>
      </w:pPr>
      <w:r>
        <w:t xml:space="preserve">A legal requirement for APA exists. </w:t>
      </w:r>
      <w:proofErr w:type="gramStart"/>
      <w:r>
        <w:t>This states</w:t>
      </w:r>
      <w:proofErr w:type="gramEnd"/>
      <w:r>
        <w:t>, the driver needs to be informed if the function is active and when it has been finished.  In some legacy projects an indicator in the APA button has supported this requirement.  However, the current design approach is to not use an indicator in the APA switch.  The second part of the above requirement respects that (today) “Emergency Assist” has a higher priority than APA.</w:t>
      </w:r>
    </w:p>
    <w:p w:rsidR="00D10B75" w:rsidRDefault="00D10B75" w:rsidP="00D10B75"/>
    <w:p w:rsidR="00D10B75" w:rsidRPr="00D10B75" w:rsidRDefault="00D10B75" w:rsidP="00D10B75">
      <w:pPr>
        <w:pStyle w:val="Heading4"/>
        <w:rPr>
          <w:b w:val="0"/>
          <w:u w:val="single"/>
        </w:rPr>
      </w:pPr>
      <w:r w:rsidRPr="00D10B75">
        <w:rPr>
          <w:b w:val="0"/>
          <w:u w:val="single"/>
        </w:rPr>
        <w:t>CAMERA-FUR-REQ-131011/C-Display HMI Arbitration General Requirements 3</w:t>
      </w:r>
    </w:p>
    <w:p w:rsidR="00D10B75" w:rsidRDefault="00D10B75" w:rsidP="00D10B75">
      <w:r>
        <w:t>Static Variables (e.g. configuration checks) shall be determined at transition to stable RUN operating mode, power-on initialization or ECU reset as per the arbitration tables.</w:t>
      </w:r>
    </w:p>
    <w:p w:rsidR="00D10B75" w:rsidRPr="00C45E8B" w:rsidRDefault="00D10B75" w:rsidP="00D10B75"/>
    <w:p w:rsidR="00D10B75" w:rsidRPr="00D10B75" w:rsidRDefault="00D10B75" w:rsidP="00D10B75">
      <w:pPr>
        <w:pStyle w:val="Heading4"/>
        <w:rPr>
          <w:b w:val="0"/>
          <w:u w:val="single"/>
        </w:rPr>
      </w:pPr>
      <w:r w:rsidRPr="00D10B75">
        <w:rPr>
          <w:b w:val="0"/>
          <w:u w:val="single"/>
        </w:rPr>
        <w:lastRenderedPageBreak/>
        <w:t>CAMERA-FUR-REQ-131012/B-Display HMI Arbitration General Requirements 4</w:t>
      </w:r>
    </w:p>
    <w:p w:rsidR="00D10B75" w:rsidRPr="009949AD" w:rsidRDefault="00D10B75" w:rsidP="00D10B75">
      <w:r>
        <w:t>Static variables shall hold their state in KAM at key OFF. This is to provide a prior value during key RUN initialization.</w:t>
      </w:r>
    </w:p>
    <w:p w:rsidR="00D10B75" w:rsidRPr="00D10B75" w:rsidRDefault="00D10B75" w:rsidP="00D10B75">
      <w:pPr>
        <w:pStyle w:val="Heading4"/>
        <w:rPr>
          <w:b w:val="0"/>
          <w:u w:val="single"/>
        </w:rPr>
      </w:pPr>
      <w:r w:rsidRPr="00D10B75">
        <w:rPr>
          <w:b w:val="0"/>
          <w:u w:val="single"/>
        </w:rPr>
        <w:t>CAMERA-FUR-REQ-131013/C-Display HMI Arbitration General Requirements 5</w:t>
      </w:r>
    </w:p>
    <w:p w:rsidR="00D10B75" w:rsidRPr="00102109" w:rsidRDefault="00D10B75" w:rsidP="00D10B75">
      <w:r>
        <w:t xml:space="preserve">If a Park Aid fault screen is shown, the infotainment display system shall time out after </w:t>
      </w:r>
      <w:proofErr w:type="gramStart"/>
      <w:r>
        <w:t>a</w:t>
      </w:r>
      <w:proofErr w:type="gramEnd"/>
      <w:r>
        <w:t xml:space="preserve"> HMI-defined time. In addition to this time out, HMI may also allow a user input to acknowledge the fault and then close the screen.  </w:t>
      </w:r>
    </w:p>
    <w:p w:rsidR="00D10B75" w:rsidRPr="00D10B75" w:rsidRDefault="00D10B75" w:rsidP="00D10B75">
      <w:pPr>
        <w:pStyle w:val="Heading4"/>
        <w:rPr>
          <w:b w:val="0"/>
          <w:u w:val="single"/>
        </w:rPr>
      </w:pPr>
      <w:r w:rsidRPr="00D10B75">
        <w:rPr>
          <w:b w:val="0"/>
          <w:u w:val="single"/>
        </w:rPr>
        <w:t>CAMERA-FUR-REQ-131014/B-Display HMI Arbitration General Requirements 6</w:t>
      </w:r>
    </w:p>
    <w:p w:rsidR="00D10B75" w:rsidRDefault="00D10B75" w:rsidP="00D10B75">
      <w:r>
        <w:t>The HMI display client shall provide for internal timers. Operational value of the non-customer-selectable timers shall be programmable via direct memory write to EEPROM OR via a constant change in flash ROM (Individual vehicle applications may adjust the timers as program requirements dictate). At initialization (entry into stabilized RUN mode, power on reset, ECU reset), all timers shall initialize into state STOPPED AND RESET.</w:t>
      </w:r>
    </w:p>
    <w:p w:rsidR="00D10B75" w:rsidRPr="00866BD2" w:rsidRDefault="00D10B75" w:rsidP="00D10B75"/>
    <w:p w:rsidR="00D10B75" w:rsidRPr="00D10B75" w:rsidRDefault="00D10B75" w:rsidP="00D10B75">
      <w:pPr>
        <w:pStyle w:val="Heading4"/>
        <w:rPr>
          <w:b w:val="0"/>
          <w:u w:val="single"/>
        </w:rPr>
      </w:pPr>
      <w:r w:rsidRPr="00D10B75">
        <w:rPr>
          <w:b w:val="0"/>
          <w:u w:val="single"/>
        </w:rPr>
        <w:t>CAMERA-FUR-REQ-131015/C-Display HMI Arbitration General Requirements 7</w:t>
      </w:r>
    </w:p>
    <w:p w:rsidR="00D10B75" w:rsidRDefault="00D10B75" w:rsidP="00D10B75">
      <w:r>
        <w:t>Customer-selectable settings shall store the customer preference in KAM within a key cycle. At key OFF, if the customer-selected value is different than the stored value, the KAM location shall be committed to EEPROM or flash ROM appropriately.</w:t>
      </w:r>
    </w:p>
    <w:p w:rsidR="00D10B75" w:rsidRPr="00A31217" w:rsidRDefault="00D10B75" w:rsidP="00D10B75"/>
    <w:p w:rsidR="00D10B75" w:rsidRPr="00D10B75" w:rsidRDefault="00D10B75" w:rsidP="00D10B75">
      <w:pPr>
        <w:pStyle w:val="Heading4"/>
        <w:rPr>
          <w:b w:val="0"/>
          <w:u w:val="single"/>
        </w:rPr>
      </w:pPr>
      <w:r w:rsidRPr="00D10B75">
        <w:rPr>
          <w:b w:val="0"/>
          <w:u w:val="single"/>
        </w:rPr>
        <w:t>CAMERA-FUR-REQ-211760/A-Display HMI Arbitration General Requirements 8</w:t>
      </w:r>
    </w:p>
    <w:p w:rsidR="00D10B75" w:rsidRDefault="00D10B75" w:rsidP="00D10B75">
      <w:r>
        <w:t>Fault screen appearance shall be approved by the camera, active park and park aid core teams respectively.</w:t>
      </w:r>
    </w:p>
    <w:p w:rsidR="00D10B75" w:rsidRDefault="00D10B75" w:rsidP="00D10B75">
      <w:pPr>
        <w:pStyle w:val="Heading3"/>
      </w:pPr>
      <w:bookmarkStart w:id="43" w:name="_Toc22284795"/>
      <w:r>
        <w:t>Display HMI Arbitration Internal Arbitration Variables</w:t>
      </w:r>
      <w:bookmarkEnd w:id="43"/>
    </w:p>
    <w:p w:rsidR="00D10B75" w:rsidRPr="00D10B75" w:rsidRDefault="00D10B75" w:rsidP="00D10B75">
      <w:pPr>
        <w:pStyle w:val="Heading4"/>
        <w:rPr>
          <w:b w:val="0"/>
          <w:u w:val="single"/>
        </w:rPr>
      </w:pPr>
      <w:r w:rsidRPr="00D10B75">
        <w:rPr>
          <w:b w:val="0"/>
          <w:u w:val="single"/>
        </w:rPr>
        <w:t>CAMERA-FUR-REQ-131016/D-Display HMI Arbitration Internal Variable Table (Static)</w:t>
      </w:r>
    </w:p>
    <w:p w:rsidR="00D10B75" w:rsidRPr="00AE06BC" w:rsidRDefault="00D10B75" w:rsidP="00D10B75"/>
    <w:tbl>
      <w:tblPr>
        <w:tblW w:w="95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1"/>
        <w:gridCol w:w="1107"/>
        <w:gridCol w:w="956"/>
        <w:gridCol w:w="4844"/>
      </w:tblGrid>
      <w:tr w:rsidR="00D10B75" w:rsidTr="00D10B75">
        <w:trPr>
          <w:cantSplit/>
          <w:trHeight w:val="2109"/>
          <w:tblHeader/>
          <w:jc w:val="center"/>
        </w:trPr>
        <w:tc>
          <w:tcPr>
            <w:tcW w:w="260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lastRenderedPageBreak/>
              <w:t>Variable Name</w:t>
            </w:r>
          </w:p>
        </w:tc>
        <w:tc>
          <w:tcPr>
            <w:tcW w:w="1111"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keepNext/>
              <w:keepLines/>
              <w:spacing w:before="40" w:after="40" w:line="276" w:lineRule="auto"/>
              <w:jc w:val="center"/>
              <w:rPr>
                <w:rFonts w:cs="Arial"/>
                <w:b/>
                <w:color w:val="000000"/>
                <w:lang w:val="de-DE" w:eastAsia="ja-JP"/>
              </w:rPr>
            </w:pPr>
            <w:r>
              <w:rPr>
                <w:b/>
                <w:lang w:val="de-DE" w:eastAsia="ar-SA"/>
              </w:rPr>
              <w:t>Value at initialization (battery connect)</w:t>
            </w:r>
          </w:p>
        </w:tc>
        <w:tc>
          <w:tcPr>
            <w:tcW w:w="958"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keepNext/>
              <w:keepLines/>
              <w:spacing w:before="40" w:after="40" w:line="276" w:lineRule="auto"/>
              <w:jc w:val="center"/>
              <w:rPr>
                <w:rFonts w:cs="Arial"/>
                <w:b/>
                <w:color w:val="000000"/>
                <w:lang w:val="de-DE" w:eastAsia="ja-JP"/>
              </w:rPr>
            </w:pPr>
            <w:r>
              <w:rPr>
                <w:b/>
                <w:lang w:val="de-DE" w:eastAsia="ar-SA"/>
              </w:rPr>
              <w:t>Value at transition into RUN state</w:t>
            </w:r>
          </w:p>
        </w:tc>
        <w:tc>
          <w:tcPr>
            <w:tcW w:w="488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bCs/>
                <w:kern w:val="32"/>
                <w:lang w:val="de-DE" w:eastAsia="ar-SA"/>
              </w:rPr>
              <w:t>Notes</w:t>
            </w:r>
          </w:p>
        </w:tc>
      </w:tr>
      <w:tr w:rsidR="00D10B75" w:rsidTr="00D10B75">
        <w:trPr>
          <w:cantSplit/>
          <w:trHeight w:val="227"/>
          <w:jc w:val="center"/>
        </w:trPr>
        <w:tc>
          <w:tcPr>
            <w:tcW w:w="2606" w:type="dxa"/>
            <w:tcBorders>
              <w:top w:val="doub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APA_Cfg</w:t>
            </w:r>
          </w:p>
        </w:tc>
        <w:tc>
          <w:tcPr>
            <w:tcW w:w="1111" w:type="dxa"/>
            <w:tcBorders>
              <w:top w:val="doub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False</w:t>
            </w:r>
          </w:p>
        </w:tc>
        <w:tc>
          <w:tcPr>
            <w:tcW w:w="958" w:type="dxa"/>
            <w:tcBorders>
              <w:top w:val="doub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Use prior value</w:t>
            </w:r>
          </w:p>
        </w:tc>
        <w:tc>
          <w:tcPr>
            <w:tcW w:w="4883" w:type="dxa"/>
            <w:tcBorders>
              <w:top w:val="doub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 xml:space="preserve">This looks at method II variables in the HMI ECU to determine whether or not to show the APA screens </w:t>
            </w:r>
          </w:p>
        </w:tc>
      </w:tr>
      <w:tr w:rsidR="00D10B75" w:rsidTr="00D10B75">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Camra_Cfg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False</w:t>
            </w:r>
          </w:p>
        </w:tc>
        <w:tc>
          <w:tcPr>
            <w:tcW w:w="95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Use prior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 xml:space="preserve">This looks at method II variables in the HMI ECU to determine whether or not to show the camera screens </w:t>
            </w:r>
          </w:p>
        </w:tc>
      </w:tr>
      <w:tr w:rsidR="00D10B75" w:rsidTr="00D10B75">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FVC_Cfg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False</w:t>
            </w:r>
          </w:p>
        </w:tc>
        <w:tc>
          <w:tcPr>
            <w:tcW w:w="95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Use prior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 xml:space="preserve">This looks at method II variables in the HMI ECU to determine maximum allowable speed limit for RVC exit </w:t>
            </w:r>
          </w:p>
        </w:tc>
      </w:tr>
      <w:tr w:rsidR="00D10B75" w:rsidTr="00D10B75">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PDC_Cfg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False</w:t>
            </w:r>
          </w:p>
        </w:tc>
        <w:tc>
          <w:tcPr>
            <w:tcW w:w="95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Use prior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 xml:space="preserve">This looks at method II variables in the HMI ECU to determine whether or not to show the PDC screens </w:t>
            </w:r>
          </w:p>
        </w:tc>
      </w:tr>
      <w:tr w:rsidR="00D10B75" w:rsidTr="00D10B75">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OffRoadCamera_Cfg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False</w:t>
            </w:r>
          </w:p>
        </w:tc>
        <w:tc>
          <w:tcPr>
            <w:tcW w:w="95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Use prior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This looks at method II variables in the HMI ECU to determine the speed thresholds for FVC screen deactivation</w:t>
            </w:r>
          </w:p>
        </w:tc>
      </w:tr>
      <w:tr w:rsidR="00D10B75" w:rsidTr="00D10B75">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CamraDisable_Cfg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Use stored value</w:t>
            </w:r>
          </w:p>
        </w:tc>
        <w:tc>
          <w:tcPr>
            <w:tcW w:w="95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Use stored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 xml:space="preserve">This is a internal parameter (not method 2 configurable) representing the vehicle speed at which the camera delay is overridden. </w:t>
            </w:r>
            <w:r>
              <w:rPr>
                <w:b/>
                <w:color w:val="000000"/>
                <w:lang w:val="de-DE"/>
              </w:rPr>
              <w:t>Typical setting is 10kph.</w:t>
            </w:r>
          </w:p>
        </w:tc>
      </w:tr>
      <w:tr w:rsidR="00D10B75" w:rsidTr="00D10B75">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CamraOffRoadDisable_Cfg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Use stored value</w:t>
            </w:r>
          </w:p>
        </w:tc>
        <w:tc>
          <w:tcPr>
            <w:tcW w:w="95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Use stored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 xml:space="preserve">This is a internal parameter (not method 2 configurable) representing the vehicle speed at which the front camera delay is overridden when off-road capability has been enabled by the user. </w:t>
            </w:r>
            <w:r>
              <w:rPr>
                <w:b/>
                <w:color w:val="000000"/>
                <w:lang w:val="de-DE"/>
              </w:rPr>
              <w:t>Typical setting is 24kph.</w:t>
            </w:r>
          </w:p>
        </w:tc>
      </w:tr>
    </w:tbl>
    <w:p w:rsidR="00D10B75" w:rsidRPr="00626666" w:rsidRDefault="00D10B75" w:rsidP="00D10B75"/>
    <w:p w:rsidR="00D10B75" w:rsidRPr="00D10B75" w:rsidRDefault="00D10B75" w:rsidP="00D10B75">
      <w:pPr>
        <w:pStyle w:val="Heading4"/>
        <w:rPr>
          <w:b w:val="0"/>
          <w:u w:val="single"/>
        </w:rPr>
      </w:pPr>
      <w:r w:rsidRPr="00D10B75">
        <w:rPr>
          <w:b w:val="0"/>
          <w:u w:val="single"/>
        </w:rPr>
        <w:t>CAMERA-FUR-REQ-161326/C-Display HMI Arbitration Internal Variable Table (Dynamic)</w:t>
      </w:r>
    </w:p>
    <w:p w:rsidR="00D10B75" w:rsidRPr="00AE06BC" w:rsidRDefault="00D10B75" w:rsidP="00D10B75"/>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2"/>
        <w:gridCol w:w="1906"/>
        <w:gridCol w:w="1906"/>
        <w:gridCol w:w="3944"/>
      </w:tblGrid>
      <w:tr w:rsidR="00D10B75" w:rsidTr="00D10B75">
        <w:trPr>
          <w:cantSplit/>
          <w:trHeight w:val="2109"/>
          <w:tblHeader/>
          <w:jc w:val="center"/>
        </w:trPr>
        <w:tc>
          <w:tcPr>
            <w:tcW w:w="216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lastRenderedPageBreak/>
              <w:t>Variable Name</w:t>
            </w:r>
          </w:p>
        </w:tc>
        <w:tc>
          <w:tcPr>
            <w:tcW w:w="1862"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keepNext/>
              <w:keepLines/>
              <w:spacing w:before="40" w:after="40" w:line="276" w:lineRule="auto"/>
              <w:jc w:val="center"/>
              <w:rPr>
                <w:rFonts w:cs="Arial"/>
                <w:b/>
                <w:color w:val="000000"/>
                <w:lang w:val="de-DE" w:eastAsia="ja-JP"/>
              </w:rPr>
            </w:pPr>
            <w:r>
              <w:rPr>
                <w:b/>
                <w:lang w:val="de-DE" w:eastAsia="ar-SA"/>
              </w:rPr>
              <w:t>Value at initialization (battery connect)</w:t>
            </w:r>
          </w:p>
        </w:tc>
        <w:tc>
          <w:tcPr>
            <w:tcW w:w="1862"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keepNext/>
              <w:keepLines/>
              <w:spacing w:before="40" w:after="40" w:line="276" w:lineRule="auto"/>
              <w:jc w:val="center"/>
              <w:rPr>
                <w:rFonts w:cs="Arial"/>
                <w:b/>
                <w:color w:val="000000"/>
                <w:lang w:val="de-DE" w:eastAsia="ja-JP"/>
              </w:rPr>
            </w:pPr>
            <w:r>
              <w:rPr>
                <w:b/>
                <w:lang w:val="de-DE" w:eastAsia="ar-SA"/>
              </w:rPr>
              <w:t>Value at transition into RUN state</w:t>
            </w:r>
          </w:p>
        </w:tc>
        <w:tc>
          <w:tcPr>
            <w:tcW w:w="403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bCs/>
                <w:kern w:val="32"/>
                <w:lang w:val="de-DE" w:eastAsia="ar-SA"/>
              </w:rPr>
              <w:t>Notes</w:t>
            </w: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APADisp</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rPr>
            </w:pPr>
            <w:r>
              <w:rPr>
                <w:lang w:val="de-DE"/>
              </w:rPr>
              <w:t>Internal parameter that represents the real-time state of the APA screen request. Used by the screen controller.</w:t>
            </w: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APA_Mode</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NOT_APA</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NOT_APA</w:t>
            </w:r>
          </w:p>
        </w:tc>
        <w:tc>
          <w:tcPr>
            <w:tcW w:w="40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rPr>
            </w:pPr>
            <w:r>
              <w:rPr>
                <w:lang w:val="de-DE"/>
              </w:rPr>
              <w:t>Real-time (not debounced) variable used by the APA state machine. Debounce is handled on the PAM side.</w:t>
            </w: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APA_Sys_Stat</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OFF</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OFF</w:t>
            </w:r>
          </w:p>
        </w:tc>
        <w:tc>
          <w:tcPr>
            <w:tcW w:w="40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rPr>
            </w:pPr>
            <w:r>
              <w:rPr>
                <w:lang w:val="de-DE"/>
              </w:rPr>
              <w:t>Real-time (not debounced) variable used by the APA state machine. Debounce is handled on the PAM side.</w:t>
            </w: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APA_Gear_Shif</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NO_REQUEST</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NO_REQUEST</w:t>
            </w:r>
          </w:p>
        </w:tc>
        <w:tc>
          <w:tcPr>
            <w:tcW w:w="40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rPr>
            </w:pPr>
            <w:r>
              <w:rPr>
                <w:lang w:val="de-DE"/>
              </w:rPr>
              <w:t>Real-time (not debounced) variable used by the APA state machine. Debounce is handled on the PAM side.</w:t>
            </w: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FVCDisp</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rPr>
            </w:pPr>
            <w:r>
              <w:rPr>
                <w:lang w:val="de-DE"/>
              </w:rPr>
              <w:t>Internal parameter that represents the real-time state of the FVC screen request. Used by the screen controller.</w:t>
            </w: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FVC_OverSpd_Thres</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CamraDisable_Cfg</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CamraDisable_Cfg</w:t>
            </w:r>
          </w:p>
        </w:tc>
        <w:tc>
          <w:tcPr>
            <w:tcW w:w="40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rPr>
            </w:pPr>
            <w:r>
              <w:rPr>
                <w:lang w:val="de-DE"/>
              </w:rPr>
              <w:t>Used as</w:t>
            </w:r>
            <w:r>
              <w:rPr>
                <w:color w:val="000000"/>
                <w:lang w:val="de-DE"/>
              </w:rPr>
              <w:t xml:space="preserve"> speed threshold for FVC screen deactivation</w:t>
            </w: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FVCScrRq</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lang w:val="de-DE" w:eastAsia="ja-JP"/>
              </w:rPr>
            </w:pPr>
            <w:r>
              <w:rPr>
                <w:lang w:val="de-DE"/>
              </w:rPr>
              <w:t xml:space="preserve">Internal parameter that is used to represent the real-time state of the </w:t>
            </w:r>
            <w:r>
              <w:rPr>
                <w:u w:val="single"/>
                <w:lang w:val="de-DE"/>
              </w:rPr>
              <w:t>F</w:t>
            </w:r>
            <w:r>
              <w:rPr>
                <w:lang w:val="de-DE"/>
              </w:rPr>
              <w:t xml:space="preserve">ront </w:t>
            </w:r>
            <w:r>
              <w:rPr>
                <w:u w:val="single"/>
                <w:lang w:val="de-DE"/>
              </w:rPr>
              <w:t>V</w:t>
            </w:r>
            <w:r>
              <w:rPr>
                <w:lang w:val="de-DE"/>
              </w:rPr>
              <w:t xml:space="preserve">ideo </w:t>
            </w:r>
            <w:r>
              <w:rPr>
                <w:u w:val="single"/>
                <w:lang w:val="de-DE"/>
              </w:rPr>
              <w:t>C</w:t>
            </w:r>
            <w:r>
              <w:rPr>
                <w:lang w:val="de-DE"/>
              </w:rPr>
              <w:t>amera (FVC) user request status</w:t>
            </w: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GearPosHMI</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PARK</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color w:val="000000"/>
                <w:lang w:val="de-DE"/>
              </w:rPr>
              <w:t>PARK</w:t>
            </w:r>
          </w:p>
        </w:tc>
        <w:tc>
          <w:tcPr>
            <w:tcW w:w="40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color w:val="000000"/>
                <w:lang w:val="de-DE" w:eastAsia="ja-JP"/>
              </w:rPr>
            </w:pPr>
            <w:r>
              <w:rPr>
                <w:lang w:val="de-DE"/>
              </w:rPr>
              <w:t>Debounced internal parameter (see timer section for debounce characteristics) that is set and used within the arbitration state machines</w:t>
            </w: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Park_Brake_Merged</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NOT_APPLIED</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NOT_APPLIED</w:t>
            </w:r>
          </w:p>
        </w:tc>
        <w:tc>
          <w:tcPr>
            <w:tcW w:w="40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rPr>
            </w:pPr>
            <w:r>
              <w:rPr>
                <w:lang w:val="de-DE"/>
              </w:rPr>
              <w:t>Real-time (not debounced) variable used in the gear input processing table – park brake status is required in order to determine PARK on manual transmission variants</w:t>
            </w: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PDC_Stat</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INACTIVE</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INACTIVE</w:t>
            </w:r>
          </w:p>
        </w:tc>
        <w:tc>
          <w:tcPr>
            <w:tcW w:w="4032" w:type="dxa"/>
            <w:tcBorders>
              <w:top w:val="single" w:sz="4" w:space="0" w:color="auto"/>
              <w:left w:val="single" w:sz="4" w:space="0" w:color="auto"/>
              <w:bottom w:val="single" w:sz="4" w:space="0" w:color="auto"/>
              <w:right w:val="single" w:sz="4" w:space="0" w:color="auto"/>
            </w:tcBorders>
            <w:vAlign w:val="center"/>
          </w:tcPr>
          <w:p w:rsidR="00D10B75" w:rsidRDefault="00D10B75">
            <w:pPr>
              <w:keepNext/>
              <w:keepLines/>
              <w:spacing w:before="40" w:after="40" w:line="276" w:lineRule="auto"/>
              <w:jc w:val="center"/>
              <w:rPr>
                <w:lang w:val="de-DE"/>
              </w:rPr>
            </w:pP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PDCDisp</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rPr>
            </w:pPr>
            <w:r>
              <w:rPr>
                <w:lang w:val="de-DE"/>
              </w:rPr>
              <w:t>Internal parameter that represents the real-time state of the PDC screen request. Used by the screen controller.</w:t>
            </w: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RVC_OverSpd_Thres</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CamraDisable_Cfg</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CamraDisable_Cfg</w:t>
            </w:r>
          </w:p>
        </w:tc>
        <w:tc>
          <w:tcPr>
            <w:tcW w:w="40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rPr>
            </w:pPr>
            <w:r>
              <w:rPr>
                <w:lang w:val="de-DE"/>
              </w:rPr>
              <w:t>Used as</w:t>
            </w:r>
            <w:r>
              <w:rPr>
                <w:color w:val="000000"/>
                <w:lang w:val="de-DE"/>
              </w:rPr>
              <w:t xml:space="preserve"> speed threshold for RVC screen deactivation</w:t>
            </w:r>
          </w:p>
        </w:tc>
      </w:tr>
      <w:tr w:rsidR="00D10B75" w:rsidTr="00D10B75">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RVCDisp</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color w:val="000000"/>
                <w:lang w:val="de-DE"/>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rPr>
            </w:pPr>
            <w:r>
              <w:rPr>
                <w:lang w:val="de-DE"/>
              </w:rPr>
              <w:t>Internal parameter that represents the real-time state of the RVC screen request. Used by the screen controller.</w:t>
            </w:r>
          </w:p>
        </w:tc>
      </w:tr>
    </w:tbl>
    <w:p w:rsidR="00D10B75" w:rsidRPr="00D10B75" w:rsidRDefault="00D10B75" w:rsidP="00D10B75">
      <w:pPr>
        <w:pStyle w:val="Heading4"/>
        <w:rPr>
          <w:b w:val="0"/>
          <w:u w:val="single"/>
        </w:rPr>
      </w:pPr>
      <w:r w:rsidRPr="00D10B75">
        <w:rPr>
          <w:b w:val="0"/>
          <w:u w:val="single"/>
        </w:rPr>
        <w:lastRenderedPageBreak/>
        <w:t>CAMERA-FUR-REQ-161327/F-Display HMI Arbitration Internal Variable Table (Timers and Debounce)</w:t>
      </w:r>
    </w:p>
    <w:p w:rsidR="00D10B75" w:rsidRPr="00AE06BC" w:rsidRDefault="00D10B75" w:rsidP="00D10B75"/>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6"/>
        <w:gridCol w:w="554"/>
        <w:gridCol w:w="1039"/>
        <w:gridCol w:w="1528"/>
        <w:gridCol w:w="2484"/>
      </w:tblGrid>
      <w:tr w:rsidR="00D10B75" w:rsidTr="00D10B75">
        <w:trPr>
          <w:cantSplit/>
          <w:trHeight w:val="2577"/>
          <w:tblHeader/>
          <w:jc w:val="center"/>
        </w:trPr>
        <w:tc>
          <w:tcPr>
            <w:tcW w:w="350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Variable Name</w:t>
            </w:r>
          </w:p>
        </w:tc>
        <w:tc>
          <w:tcPr>
            <w:tcW w:w="554"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lang w:val="de-DE" w:eastAsia="ar-SA"/>
              </w:rPr>
            </w:pPr>
            <w:r>
              <w:rPr>
                <w:b/>
                <w:lang w:val="de-DE" w:eastAsia="ar-SA"/>
              </w:rPr>
              <w:t>Minimum Programmable Value</w:t>
            </w:r>
          </w:p>
        </w:tc>
        <w:tc>
          <w:tcPr>
            <w:tcW w:w="1039"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lang w:val="de-DE" w:eastAsia="ar-SA"/>
              </w:rPr>
            </w:pPr>
            <w:r>
              <w:rPr>
                <w:b/>
                <w:lang w:val="de-DE" w:eastAsia="ar-SA"/>
              </w:rPr>
              <w:t>Maximum Programmable Value</w:t>
            </w:r>
          </w:p>
        </w:tc>
        <w:tc>
          <w:tcPr>
            <w:tcW w:w="1528"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lang w:val="de-DE" w:eastAsia="ar-SA"/>
              </w:rPr>
            </w:pPr>
            <w:r>
              <w:rPr>
                <w:b/>
                <w:lang w:val="de-DE" w:eastAsia="ar-SA"/>
              </w:rPr>
              <w:t>Initial (default, not program specific) Value</w:t>
            </w:r>
          </w:p>
        </w:tc>
        <w:tc>
          <w:tcPr>
            <w:tcW w:w="2484"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bCs/>
                <w:kern w:val="32"/>
                <w:lang w:val="de-DE" w:eastAsia="ar-SA"/>
              </w:rPr>
            </w:pPr>
            <w:r>
              <w:rPr>
                <w:b/>
                <w:bCs/>
                <w:kern w:val="32"/>
                <w:lang w:val="de-DE" w:eastAsia="ar-SA"/>
              </w:rPr>
              <w:t>Notes</w:t>
            </w:r>
            <w:r>
              <w:rPr>
                <w:rFonts w:cs="Arial"/>
                <w:b/>
                <w:bCs/>
                <w:kern w:val="32"/>
                <w:vertAlign w:val="superscript"/>
                <w:lang w:val="de-DE" w:eastAsia="ar-SA"/>
              </w:rPr>
              <w:t>†</w:t>
            </w:r>
          </w:p>
        </w:tc>
      </w:tr>
      <w:tr w:rsidR="00D10B75" w:rsidTr="00D10B75">
        <w:trPr>
          <w:cantSplit/>
          <w:trHeight w:val="64"/>
          <w:jc w:val="center"/>
        </w:trPr>
        <w:tc>
          <w:tcPr>
            <w:tcW w:w="3506" w:type="dxa"/>
            <w:tcBorders>
              <w:top w:val="doub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bCs/>
                <w:kern w:val="32"/>
                <w:lang w:val="de-DE" w:eastAsia="ar-SA"/>
              </w:rPr>
            </w:pPr>
            <w:r>
              <w:rPr>
                <w:bCs/>
                <w:kern w:val="32"/>
                <w:lang w:val="de-DE" w:eastAsia="ar-SA"/>
              </w:rPr>
              <w:t>APA_Actv_MM_Timr_Cfg</w:t>
            </w:r>
          </w:p>
        </w:tc>
        <w:tc>
          <w:tcPr>
            <w:tcW w:w="554" w:type="dxa"/>
            <w:tcBorders>
              <w:top w:val="doub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b/>
                <w:lang w:val="de-DE" w:eastAsia="ar-SA"/>
              </w:rPr>
            </w:pPr>
            <w:r>
              <w:rPr>
                <w:lang w:val="de-DE" w:eastAsia="ar-SA"/>
              </w:rPr>
              <w:t>0</w:t>
            </w:r>
          </w:p>
        </w:tc>
        <w:tc>
          <w:tcPr>
            <w:tcW w:w="1039" w:type="dxa"/>
            <w:tcBorders>
              <w:top w:val="doub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5000ms</w:t>
            </w:r>
          </w:p>
        </w:tc>
        <w:tc>
          <w:tcPr>
            <w:tcW w:w="1528" w:type="dxa"/>
            <w:tcBorders>
              <w:top w:val="doub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250ms</w:t>
            </w:r>
          </w:p>
        </w:tc>
        <w:tc>
          <w:tcPr>
            <w:tcW w:w="2484" w:type="dxa"/>
            <w:tcBorders>
              <w:top w:val="doub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Time to missing message fault while APA is actively displaying</w:t>
            </w:r>
          </w:p>
        </w:tc>
      </w:tr>
      <w:tr w:rsidR="00D10B75" w:rsidTr="00D10B75">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bCs/>
                <w:kern w:val="32"/>
                <w:lang w:val="de-DE" w:eastAsia="ar-SA"/>
              </w:rPr>
            </w:pPr>
            <w:r>
              <w:rPr>
                <w:bCs/>
                <w:kern w:val="32"/>
                <w:lang w:val="de-DE" w:eastAsia="ar-SA"/>
              </w:rPr>
              <w:t>APA_Mode_Timr_Cfg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lang w:val="de-DE" w:eastAsia="ar-SA"/>
              </w:rPr>
            </w:pPr>
            <w:r>
              <w:rPr>
                <w:lang w:val="de-DE" w:eastAsia="ar-SA"/>
              </w:rPr>
              <w:t>2000ms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lang w:val="de-DE" w:eastAsia="ar-SA"/>
              </w:rPr>
            </w:pPr>
            <w:r>
              <w:rPr>
                <w:lang w:val="de-DE" w:eastAsia="ar-SA"/>
              </w:rPr>
              <w:t>0ms</w:t>
            </w:r>
          </w:p>
        </w:tc>
        <w:tc>
          <w:tcPr>
            <w:tcW w:w="2484" w:type="dxa"/>
            <w:tcBorders>
              <w:top w:val="single" w:sz="4" w:space="0" w:color="auto"/>
              <w:left w:val="single" w:sz="4" w:space="0" w:color="auto"/>
              <w:bottom w:val="single" w:sz="4" w:space="0" w:color="auto"/>
              <w:right w:val="single" w:sz="4" w:space="0" w:color="auto"/>
            </w:tcBorders>
            <w:hideMark/>
          </w:tcPr>
          <w:p w:rsidR="00D10B75" w:rsidRDefault="00D10B75">
            <w:pPr>
              <w:spacing w:after="60" w:line="276" w:lineRule="auto"/>
              <w:jc w:val="center"/>
              <w:rPr>
                <w:lang w:val="de-DE" w:eastAsia="ar-SA"/>
              </w:rPr>
            </w:pPr>
            <w:r>
              <w:rPr>
                <w:lang w:val="de-DE" w:eastAsia="ar-SA"/>
              </w:rPr>
              <w:t>Timer for debouncing active park input data</w:t>
            </w:r>
          </w:p>
          <w:p w:rsidR="00D10B75" w:rsidRDefault="00D10B75">
            <w:pPr>
              <w:spacing w:after="60" w:line="276" w:lineRule="auto"/>
              <w:jc w:val="center"/>
              <w:rPr>
                <w:lang w:val="de-DE" w:eastAsia="ar-SA"/>
              </w:rPr>
            </w:pPr>
            <w:r>
              <w:rPr>
                <w:lang w:val="de-DE" w:eastAsia="ar-SA"/>
              </w:rPr>
              <w:t>Note: should already be debounced by source.</w:t>
            </w:r>
          </w:p>
        </w:tc>
      </w:tr>
      <w:tr w:rsidR="00D10B75" w:rsidTr="00D10B75">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bCs/>
                <w:kern w:val="32"/>
                <w:lang w:val="de-DE" w:eastAsia="ar-SA"/>
              </w:rPr>
            </w:pPr>
            <w:r>
              <w:rPr>
                <w:bCs/>
                <w:kern w:val="32"/>
                <w:lang w:val="de-DE" w:eastAsia="ar-SA"/>
              </w:rPr>
              <w:t>Camra_Actv_MM_Timer_Cfg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1000ms</w:t>
            </w:r>
          </w:p>
        </w:tc>
        <w:tc>
          <w:tcPr>
            <w:tcW w:w="2484" w:type="dxa"/>
            <w:tcBorders>
              <w:top w:val="single" w:sz="4" w:space="0" w:color="auto"/>
              <w:left w:val="single" w:sz="4" w:space="0" w:color="auto"/>
              <w:bottom w:val="single" w:sz="4" w:space="0" w:color="auto"/>
              <w:right w:val="single" w:sz="4" w:space="0" w:color="auto"/>
            </w:tcBorders>
            <w:hideMark/>
          </w:tcPr>
          <w:p w:rsidR="00D10B75" w:rsidRDefault="00D10B75">
            <w:pPr>
              <w:spacing w:after="60" w:line="276" w:lineRule="auto"/>
              <w:jc w:val="center"/>
              <w:rPr>
                <w:rFonts w:cs="Arial"/>
                <w:lang w:val="de-DE" w:eastAsia="ar-SA"/>
              </w:rPr>
            </w:pPr>
            <w:r>
              <w:rPr>
                <w:lang w:val="de-DE" w:eastAsia="ar-SA"/>
              </w:rPr>
              <w:t>Time to missing message fault while camera is actively displaying</w:t>
            </w:r>
          </w:p>
        </w:tc>
      </w:tr>
      <w:tr w:rsidR="00D10B75" w:rsidTr="00D10B75">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bCs/>
                <w:kern w:val="32"/>
                <w:lang w:val="de-DE" w:eastAsia="ar-SA"/>
              </w:rPr>
            </w:pPr>
            <w:r>
              <w:rPr>
                <w:bCs/>
                <w:kern w:val="32"/>
                <w:lang w:val="de-DE" w:eastAsia="ar-SA"/>
              </w:rPr>
              <w:t>Camra_Exit_Timr_Cfg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0ms</w:t>
            </w:r>
          </w:p>
        </w:tc>
        <w:tc>
          <w:tcPr>
            <w:tcW w:w="2484" w:type="dxa"/>
            <w:tcBorders>
              <w:top w:val="single" w:sz="4" w:space="0" w:color="auto"/>
              <w:left w:val="single" w:sz="4" w:space="0" w:color="auto"/>
              <w:bottom w:val="single" w:sz="4" w:space="0" w:color="auto"/>
              <w:right w:val="single" w:sz="4" w:space="0" w:color="auto"/>
            </w:tcBorders>
            <w:hideMark/>
          </w:tcPr>
          <w:p w:rsidR="00D10B75" w:rsidRDefault="00D10B75">
            <w:pPr>
              <w:spacing w:after="60" w:line="276" w:lineRule="auto"/>
              <w:jc w:val="center"/>
              <w:rPr>
                <w:lang w:val="de-DE" w:eastAsia="ar-SA"/>
              </w:rPr>
            </w:pPr>
            <w:r>
              <w:rPr>
                <w:lang w:val="de-DE" w:eastAsia="ar-SA"/>
              </w:rPr>
              <w:t>Minimum RVC camera screen display time when exiting using Camera Exit Delay.</w:t>
            </w:r>
          </w:p>
        </w:tc>
      </w:tr>
      <w:tr w:rsidR="00D10B75" w:rsidTr="00D10B75">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bCs/>
                <w:kern w:val="32"/>
                <w:lang w:val="de-DE" w:eastAsia="ar-SA"/>
              </w:rPr>
            </w:pPr>
            <w:r>
              <w:rPr>
                <w:bCs/>
                <w:kern w:val="32"/>
                <w:lang w:val="de-DE" w:eastAsia="ar-SA"/>
              </w:rPr>
              <w:t>GearPosHMI_Timr_Cfg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2000ms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250ms</w:t>
            </w:r>
          </w:p>
        </w:tc>
        <w:tc>
          <w:tcPr>
            <w:tcW w:w="2484" w:type="dxa"/>
            <w:tcBorders>
              <w:top w:val="single" w:sz="4" w:space="0" w:color="auto"/>
              <w:left w:val="single" w:sz="4" w:space="0" w:color="auto"/>
              <w:bottom w:val="single" w:sz="4" w:space="0" w:color="auto"/>
              <w:right w:val="single" w:sz="4" w:space="0" w:color="auto"/>
            </w:tcBorders>
            <w:hideMark/>
          </w:tcPr>
          <w:p w:rsidR="00D10B75" w:rsidRDefault="00D10B75">
            <w:pPr>
              <w:spacing w:after="60" w:line="276" w:lineRule="auto"/>
              <w:jc w:val="center"/>
              <w:rPr>
                <w:lang w:val="de-DE" w:eastAsia="ar-SA"/>
              </w:rPr>
            </w:pPr>
            <w:r>
              <w:rPr>
                <w:lang w:val="de-DE" w:eastAsia="ar-SA"/>
              </w:rPr>
              <w:t>Camera screen entry time</w:t>
            </w:r>
          </w:p>
          <w:p w:rsidR="00D10B75" w:rsidRDefault="00D10B75">
            <w:pPr>
              <w:spacing w:after="60" w:line="276" w:lineRule="auto"/>
              <w:jc w:val="center"/>
              <w:rPr>
                <w:lang w:val="de-DE" w:eastAsia="ar-SA"/>
              </w:rPr>
            </w:pPr>
            <w:r>
              <w:rPr>
                <w:lang w:val="de-DE" w:eastAsia="ar-SA"/>
              </w:rPr>
              <w:t>Note: 2000ms is the FMVSS111 maximum time.</w:t>
            </w:r>
          </w:p>
          <w:p w:rsidR="00D10B75" w:rsidRDefault="00D10B75">
            <w:pPr>
              <w:spacing w:after="60" w:line="276" w:lineRule="auto"/>
              <w:jc w:val="center"/>
              <w:rPr>
                <w:rFonts w:cs="Arial"/>
                <w:lang w:val="de-DE" w:eastAsia="ar-SA"/>
              </w:rPr>
            </w:pPr>
            <w:r>
              <w:rPr>
                <w:lang w:val="de-DE" w:eastAsia="ar-SA"/>
              </w:rPr>
              <w:t>Ford maximum per Rqt131305-007773 is 750ms for the entire system.</w:t>
            </w:r>
          </w:p>
        </w:tc>
      </w:tr>
      <w:tr w:rsidR="00D10B75" w:rsidTr="00D10B75">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bCs/>
                <w:kern w:val="32"/>
                <w:lang w:val="de-DE" w:eastAsia="ar-SA"/>
              </w:rPr>
            </w:pPr>
            <w:r>
              <w:rPr>
                <w:bCs/>
                <w:kern w:val="32"/>
                <w:lang w:val="de-DE" w:eastAsia="ar-SA"/>
              </w:rPr>
              <w:t>Camra_Fault_Timr_Cfg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1000ms</w:t>
            </w:r>
          </w:p>
        </w:tc>
        <w:tc>
          <w:tcPr>
            <w:tcW w:w="2484" w:type="dxa"/>
            <w:tcBorders>
              <w:top w:val="single" w:sz="4" w:space="0" w:color="auto"/>
              <w:left w:val="single" w:sz="4" w:space="0" w:color="auto"/>
              <w:bottom w:val="single" w:sz="4" w:space="0" w:color="auto"/>
              <w:right w:val="single" w:sz="4" w:space="0" w:color="auto"/>
            </w:tcBorders>
            <w:hideMark/>
          </w:tcPr>
          <w:p w:rsidR="00D10B75" w:rsidRDefault="00D10B75">
            <w:pPr>
              <w:spacing w:after="60" w:line="276" w:lineRule="auto"/>
              <w:jc w:val="center"/>
              <w:rPr>
                <w:rFonts w:cs="Arial"/>
                <w:lang w:val="de-DE" w:eastAsia="ar-SA"/>
              </w:rPr>
            </w:pPr>
            <w:r>
              <w:rPr>
                <w:lang w:val="de-DE" w:eastAsia="ar-SA"/>
              </w:rPr>
              <w:t>Timer for debouncing data “faulty”</w:t>
            </w:r>
          </w:p>
        </w:tc>
      </w:tr>
      <w:tr w:rsidR="00D10B75" w:rsidTr="00D10B75">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bCs/>
                <w:kern w:val="32"/>
                <w:lang w:val="de-DE" w:eastAsia="ar-SA"/>
              </w:rPr>
            </w:pPr>
            <w:r>
              <w:rPr>
                <w:bCs/>
                <w:kern w:val="32"/>
                <w:lang w:val="de-DE" w:eastAsia="ar-SA"/>
              </w:rPr>
              <w:t>Park_Brake_Timr_Cfg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lang w:val="de-DE" w:eastAsia="ar-SA"/>
              </w:rPr>
            </w:pPr>
            <w:r>
              <w:rPr>
                <w:lang w:val="de-DE" w:eastAsia="ar-SA"/>
              </w:rPr>
              <w:t>2000ms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lang w:val="de-DE" w:eastAsia="ar-SA"/>
              </w:rPr>
            </w:pPr>
            <w:r>
              <w:rPr>
                <w:lang w:val="de-DE" w:eastAsia="ar-SA"/>
              </w:rPr>
              <w:t>0ms</w:t>
            </w:r>
          </w:p>
        </w:tc>
        <w:tc>
          <w:tcPr>
            <w:tcW w:w="2484" w:type="dxa"/>
            <w:tcBorders>
              <w:top w:val="single" w:sz="4" w:space="0" w:color="auto"/>
              <w:left w:val="single" w:sz="4" w:space="0" w:color="auto"/>
              <w:bottom w:val="single" w:sz="4" w:space="0" w:color="auto"/>
              <w:right w:val="single" w:sz="4" w:space="0" w:color="auto"/>
            </w:tcBorders>
            <w:hideMark/>
          </w:tcPr>
          <w:p w:rsidR="00D10B75" w:rsidRDefault="00D10B75">
            <w:pPr>
              <w:spacing w:after="60" w:line="276" w:lineRule="auto"/>
              <w:jc w:val="center"/>
              <w:rPr>
                <w:lang w:val="de-DE" w:eastAsia="ar-SA"/>
              </w:rPr>
            </w:pPr>
            <w:r>
              <w:rPr>
                <w:lang w:val="de-DE" w:eastAsia="ar-SA"/>
              </w:rPr>
              <w:t>Timer for debouncing park brake input data</w:t>
            </w:r>
          </w:p>
          <w:p w:rsidR="00D10B75" w:rsidRDefault="00D10B75">
            <w:pPr>
              <w:spacing w:after="60" w:line="276" w:lineRule="auto"/>
              <w:jc w:val="center"/>
              <w:rPr>
                <w:lang w:val="de-DE" w:eastAsia="ar-SA"/>
              </w:rPr>
            </w:pPr>
            <w:r>
              <w:rPr>
                <w:lang w:val="de-DE" w:eastAsia="ar-SA"/>
              </w:rPr>
              <w:t>Note: should already be debounced by source.</w:t>
            </w:r>
          </w:p>
        </w:tc>
      </w:tr>
      <w:tr w:rsidR="00D10B75" w:rsidTr="00D10B75">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bCs/>
                <w:kern w:val="32"/>
                <w:lang w:val="de-DE" w:eastAsia="ar-SA"/>
              </w:rPr>
            </w:pPr>
            <w:r>
              <w:rPr>
                <w:bCs/>
                <w:kern w:val="32"/>
                <w:lang w:val="de-DE" w:eastAsia="ar-SA"/>
              </w:rPr>
              <w:t>PDC_Stat_Timr_Cfg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lang w:val="de-DE" w:eastAsia="ar-SA"/>
              </w:rPr>
            </w:pPr>
            <w:r>
              <w:rPr>
                <w:lang w:val="de-DE" w:eastAsia="ar-SA"/>
              </w:rPr>
              <w:t>2000ms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lang w:val="de-DE" w:eastAsia="ar-SA"/>
              </w:rPr>
            </w:pPr>
            <w:r>
              <w:rPr>
                <w:lang w:val="de-DE" w:eastAsia="ar-SA"/>
              </w:rPr>
              <w:t>0ms</w:t>
            </w:r>
          </w:p>
        </w:tc>
        <w:tc>
          <w:tcPr>
            <w:tcW w:w="2484" w:type="dxa"/>
            <w:tcBorders>
              <w:top w:val="single" w:sz="4" w:space="0" w:color="auto"/>
              <w:left w:val="single" w:sz="4" w:space="0" w:color="auto"/>
              <w:bottom w:val="single" w:sz="4" w:space="0" w:color="auto"/>
              <w:right w:val="single" w:sz="4" w:space="0" w:color="auto"/>
            </w:tcBorders>
            <w:hideMark/>
          </w:tcPr>
          <w:p w:rsidR="00D10B75" w:rsidRDefault="00D10B75">
            <w:pPr>
              <w:spacing w:after="60" w:line="276" w:lineRule="auto"/>
              <w:jc w:val="center"/>
              <w:rPr>
                <w:lang w:val="de-DE" w:eastAsia="ar-SA"/>
              </w:rPr>
            </w:pPr>
            <w:r>
              <w:rPr>
                <w:lang w:val="de-DE" w:eastAsia="ar-SA"/>
              </w:rPr>
              <w:t>Timer for debouncing park aid input data</w:t>
            </w:r>
          </w:p>
          <w:p w:rsidR="00D10B75" w:rsidRDefault="00D10B75">
            <w:pPr>
              <w:spacing w:after="60" w:line="276" w:lineRule="auto"/>
              <w:jc w:val="center"/>
              <w:rPr>
                <w:lang w:val="de-DE" w:eastAsia="ar-SA"/>
              </w:rPr>
            </w:pPr>
            <w:r>
              <w:rPr>
                <w:lang w:val="de-DE" w:eastAsia="ar-SA"/>
              </w:rPr>
              <w:t>Note: should already be debounced by source.</w:t>
            </w:r>
          </w:p>
        </w:tc>
      </w:tr>
      <w:tr w:rsidR="00D10B75" w:rsidTr="00D10B75">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bCs/>
                <w:kern w:val="32"/>
                <w:lang w:val="de-DE" w:eastAsia="ar-SA"/>
              </w:rPr>
            </w:pPr>
            <w:r>
              <w:rPr>
                <w:bCs/>
                <w:kern w:val="32"/>
                <w:lang w:val="de-DE" w:eastAsia="ar-SA"/>
              </w:rPr>
              <w:t>PDC_Actv_MM_Timr_Cfg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250ms</w:t>
            </w:r>
          </w:p>
        </w:tc>
        <w:tc>
          <w:tcPr>
            <w:tcW w:w="2484" w:type="dxa"/>
            <w:tcBorders>
              <w:top w:val="single" w:sz="4" w:space="0" w:color="auto"/>
              <w:left w:val="single" w:sz="4" w:space="0" w:color="auto"/>
              <w:bottom w:val="single" w:sz="4" w:space="0" w:color="auto"/>
              <w:right w:val="single" w:sz="4" w:space="0" w:color="auto"/>
            </w:tcBorders>
            <w:hideMark/>
          </w:tcPr>
          <w:p w:rsidR="00D10B75" w:rsidRDefault="00D10B75">
            <w:pPr>
              <w:spacing w:after="60" w:line="276" w:lineRule="auto"/>
              <w:jc w:val="center"/>
              <w:rPr>
                <w:rFonts w:cs="Arial"/>
                <w:lang w:val="de-DE" w:eastAsia="ar-SA"/>
              </w:rPr>
            </w:pPr>
            <w:r>
              <w:rPr>
                <w:lang w:val="de-DE" w:eastAsia="ar-SA"/>
              </w:rPr>
              <w:t>Time to missing message fault while PDC is actively displaying</w:t>
            </w:r>
          </w:p>
        </w:tc>
      </w:tr>
      <w:tr w:rsidR="00D10B75" w:rsidTr="00D10B75">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bCs/>
                <w:kern w:val="32"/>
                <w:lang w:val="de-DE" w:eastAsia="ar-SA"/>
              </w:rPr>
            </w:pPr>
            <w:r>
              <w:rPr>
                <w:bCs/>
                <w:kern w:val="32"/>
                <w:lang w:val="de-DE" w:eastAsia="ar-SA"/>
              </w:rPr>
              <w:lastRenderedPageBreak/>
              <w:t>PDC_Fault_Timr_Cfg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250ms</w:t>
            </w:r>
          </w:p>
        </w:tc>
        <w:tc>
          <w:tcPr>
            <w:tcW w:w="2484" w:type="dxa"/>
            <w:tcBorders>
              <w:top w:val="single" w:sz="4" w:space="0" w:color="auto"/>
              <w:left w:val="single" w:sz="4" w:space="0" w:color="auto"/>
              <w:bottom w:val="single" w:sz="4" w:space="0" w:color="auto"/>
              <w:right w:val="single" w:sz="4" w:space="0" w:color="auto"/>
            </w:tcBorders>
            <w:hideMark/>
          </w:tcPr>
          <w:p w:rsidR="00D10B75" w:rsidRDefault="00D10B75">
            <w:pPr>
              <w:spacing w:after="60" w:line="276" w:lineRule="auto"/>
              <w:jc w:val="center"/>
              <w:rPr>
                <w:rFonts w:cs="Arial"/>
                <w:lang w:val="de-DE" w:eastAsia="ar-SA"/>
              </w:rPr>
            </w:pPr>
            <w:r>
              <w:rPr>
                <w:lang w:val="de-DE" w:eastAsia="ar-SA"/>
              </w:rPr>
              <w:t>Timer for debouncing data “faulty”</w:t>
            </w:r>
          </w:p>
        </w:tc>
      </w:tr>
    </w:tbl>
    <w:p w:rsidR="00D10B75" w:rsidRPr="00992A7D" w:rsidRDefault="00D10B75" w:rsidP="00D10B75"/>
    <w:p w:rsidR="00D10B75" w:rsidRPr="00D10B75" w:rsidRDefault="00D10B75" w:rsidP="00D10B75">
      <w:pPr>
        <w:pStyle w:val="Heading3"/>
        <w:rPr>
          <w:b w:val="0"/>
          <w:u w:val="single"/>
        </w:rPr>
      </w:pPr>
      <w:bookmarkStart w:id="44" w:name="_Toc22284796"/>
      <w:r w:rsidRPr="00D10B75">
        <w:rPr>
          <w:b w:val="0"/>
          <w:u w:val="single"/>
        </w:rPr>
        <w:t>CAMERA-FUR-REQ-131018/D-HMI Screen Logical Arbitration - Determine Static Variables (</w:t>
      </w:r>
      <w:proofErr w:type="spellStart"/>
      <w:r w:rsidRPr="00D10B75">
        <w:rPr>
          <w:b w:val="0"/>
          <w:u w:val="single"/>
        </w:rPr>
        <w:t>Camra_Cfg</w:t>
      </w:r>
      <w:proofErr w:type="spellEnd"/>
      <w:r w:rsidRPr="00D10B75">
        <w:rPr>
          <w:b w:val="0"/>
          <w:u w:val="single"/>
        </w:rPr>
        <w:t>)</w:t>
      </w:r>
      <w:bookmarkEnd w:id="44"/>
    </w:p>
    <w:p w:rsidR="00D10B75" w:rsidRDefault="00D10B75" w:rsidP="00D10B75">
      <w:pPr>
        <w:jc w:val="center"/>
        <w:rPr>
          <w:rFonts w:eastAsia="MS Mincho" w:cs="Arial"/>
          <w:lang w:eastAsia="ja-JP"/>
        </w:rPr>
      </w:pPr>
      <w:r>
        <w:rPr>
          <w:rFonts w:eastAsia="MS Mincho" w:cs="Arial"/>
          <w:lang w:eastAsia="ja-JP"/>
        </w:rPr>
        <w:t xml:space="preserve">The following decision table creates </w:t>
      </w:r>
      <w:proofErr w:type="spellStart"/>
      <w:r>
        <w:rPr>
          <w:rFonts w:eastAsia="MS Mincho" w:cs="Arial"/>
          <w:lang w:eastAsia="ja-JP"/>
        </w:rPr>
        <w:t>Camra_Cfg</w:t>
      </w:r>
      <w:proofErr w:type="spellEnd"/>
      <w:r>
        <w:rPr>
          <w:rFonts w:eastAsia="MS Mincho" w:cs="Arial"/>
          <w:lang w:eastAsia="ja-JP"/>
        </w:rPr>
        <w:t xml:space="preserve"> based on Method II camera configuration values.</w:t>
      </w:r>
    </w:p>
    <w:tbl>
      <w:tblPr>
        <w:tblpPr w:leftFromText="180" w:rightFromText="180" w:bottomFromText="200" w:vertAnchor="text" w:tblpXSpec="center" w:tblpY="1"/>
        <w:tblOverlap w:val="neve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0"/>
        <w:gridCol w:w="1800"/>
        <w:gridCol w:w="1890"/>
        <w:gridCol w:w="1890"/>
        <w:gridCol w:w="1440"/>
      </w:tblGrid>
      <w:tr w:rsidR="00D10B75" w:rsidTr="00D10B75">
        <w:trPr>
          <w:trHeight w:val="575"/>
        </w:trPr>
        <w:tc>
          <w:tcPr>
            <w:tcW w:w="180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pStyle w:val="Caption"/>
              <w:keepNext/>
              <w:spacing w:line="276" w:lineRule="auto"/>
              <w:jc w:val="center"/>
              <w:rPr>
                <w:sz w:val="16"/>
                <w:szCs w:val="16"/>
              </w:rPr>
            </w:pPr>
            <w:r>
              <w:rPr>
                <w:sz w:val="16"/>
                <w:szCs w:val="16"/>
              </w:rPr>
              <w:t>Method 2</w:t>
            </w:r>
          </w:p>
          <w:p w:rsidR="00D10B75" w:rsidRDefault="00D10B75">
            <w:pPr>
              <w:pStyle w:val="Caption"/>
              <w:keepNext/>
              <w:spacing w:line="276" w:lineRule="auto"/>
              <w:jc w:val="center"/>
              <w:rPr>
                <w:sz w:val="16"/>
                <w:szCs w:val="16"/>
              </w:rPr>
            </w:pPr>
            <w:r>
              <w:rPr>
                <w:sz w:val="16"/>
                <w:szCs w:val="16"/>
              </w:rPr>
              <w:t>“Rear Camera”</w:t>
            </w:r>
          </w:p>
        </w:tc>
        <w:tc>
          <w:tcPr>
            <w:tcW w:w="180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pStyle w:val="Caption"/>
              <w:keepNext/>
              <w:spacing w:line="276" w:lineRule="auto"/>
              <w:jc w:val="center"/>
              <w:rPr>
                <w:sz w:val="16"/>
                <w:szCs w:val="16"/>
              </w:rPr>
            </w:pPr>
            <w:r>
              <w:rPr>
                <w:sz w:val="16"/>
                <w:szCs w:val="16"/>
              </w:rPr>
              <w:t>Method 2</w:t>
            </w:r>
          </w:p>
          <w:p w:rsidR="00D10B75" w:rsidRDefault="00D10B75">
            <w:pPr>
              <w:pStyle w:val="Caption"/>
              <w:keepNext/>
              <w:spacing w:line="276" w:lineRule="auto"/>
              <w:jc w:val="center"/>
              <w:rPr>
                <w:sz w:val="16"/>
                <w:szCs w:val="16"/>
              </w:rPr>
            </w:pPr>
            <w:proofErr w:type="gramStart"/>
            <w:r>
              <w:rPr>
                <w:sz w:val="16"/>
                <w:szCs w:val="16"/>
              </w:rPr>
              <w:t>”RVC</w:t>
            </w:r>
            <w:proofErr w:type="gramEnd"/>
            <w:r>
              <w:rPr>
                <w:sz w:val="16"/>
                <w:szCs w:val="16"/>
              </w:rPr>
              <w:t xml:space="preserve"> Split View”</w:t>
            </w:r>
          </w:p>
        </w:tc>
        <w:tc>
          <w:tcPr>
            <w:tcW w:w="189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pStyle w:val="Caption"/>
              <w:keepNext/>
              <w:spacing w:line="276" w:lineRule="auto"/>
              <w:jc w:val="center"/>
              <w:rPr>
                <w:sz w:val="16"/>
                <w:szCs w:val="16"/>
              </w:rPr>
            </w:pPr>
            <w:r>
              <w:rPr>
                <w:sz w:val="16"/>
                <w:szCs w:val="16"/>
              </w:rPr>
              <w:t>Method 2</w:t>
            </w:r>
          </w:p>
          <w:p w:rsidR="00D10B75" w:rsidRDefault="00D10B75">
            <w:pPr>
              <w:pStyle w:val="Caption"/>
              <w:keepNext/>
              <w:spacing w:line="276" w:lineRule="auto"/>
              <w:jc w:val="center"/>
              <w:rPr>
                <w:sz w:val="16"/>
                <w:szCs w:val="16"/>
              </w:rPr>
            </w:pPr>
            <w:r>
              <w:rPr>
                <w:sz w:val="16"/>
                <w:szCs w:val="16"/>
              </w:rPr>
              <w:t>“DAFVC Split View”</w:t>
            </w:r>
          </w:p>
        </w:tc>
        <w:tc>
          <w:tcPr>
            <w:tcW w:w="1890" w:type="dxa"/>
            <w:tcBorders>
              <w:top w:val="single" w:sz="4" w:space="0" w:color="auto"/>
              <w:left w:val="single" w:sz="4" w:space="0" w:color="auto"/>
              <w:bottom w:val="double" w:sz="4" w:space="0" w:color="auto"/>
              <w:right w:val="double" w:sz="4" w:space="0" w:color="auto"/>
            </w:tcBorders>
            <w:shd w:val="clear" w:color="auto" w:fill="DEDEDE"/>
            <w:vAlign w:val="center"/>
            <w:hideMark/>
          </w:tcPr>
          <w:p w:rsidR="00D10B75" w:rsidRDefault="00D10B75">
            <w:pPr>
              <w:pStyle w:val="Caption"/>
              <w:keepNext/>
              <w:spacing w:line="276" w:lineRule="auto"/>
              <w:jc w:val="center"/>
              <w:rPr>
                <w:sz w:val="16"/>
                <w:szCs w:val="16"/>
              </w:rPr>
            </w:pPr>
            <w:r>
              <w:rPr>
                <w:sz w:val="16"/>
                <w:szCs w:val="16"/>
              </w:rPr>
              <w:t>Method 2</w:t>
            </w:r>
          </w:p>
          <w:p w:rsidR="00D10B75" w:rsidRDefault="00D10B75">
            <w:pPr>
              <w:pStyle w:val="Caption"/>
              <w:keepNext/>
              <w:spacing w:line="276" w:lineRule="auto"/>
              <w:jc w:val="center"/>
              <w:rPr>
                <w:sz w:val="16"/>
                <w:szCs w:val="16"/>
              </w:rPr>
            </w:pPr>
            <w:r>
              <w:rPr>
                <w:sz w:val="16"/>
                <w:szCs w:val="16"/>
              </w:rPr>
              <w:t>“360 Camera View”</w:t>
            </w:r>
          </w:p>
        </w:tc>
        <w:tc>
          <w:tcPr>
            <w:tcW w:w="144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D10B75" w:rsidRDefault="00D10B75">
            <w:pPr>
              <w:pStyle w:val="Caption"/>
              <w:keepNext/>
              <w:spacing w:line="276" w:lineRule="auto"/>
              <w:jc w:val="center"/>
              <w:rPr>
                <w:sz w:val="16"/>
                <w:szCs w:val="16"/>
              </w:rPr>
            </w:pPr>
            <w:r>
              <w:rPr>
                <w:sz w:val="16"/>
                <w:szCs w:val="16"/>
              </w:rPr>
              <w:t>“</w:t>
            </w:r>
            <w:proofErr w:type="spellStart"/>
            <w:r>
              <w:rPr>
                <w:sz w:val="16"/>
                <w:szCs w:val="16"/>
              </w:rPr>
              <w:t>Camra_Cfg</w:t>
            </w:r>
            <w:proofErr w:type="spellEnd"/>
            <w:r>
              <w:rPr>
                <w:sz w:val="16"/>
                <w:szCs w:val="16"/>
              </w:rPr>
              <w:t>”</w:t>
            </w:r>
          </w:p>
        </w:tc>
      </w:tr>
      <w:tr w:rsidR="00D10B75" w:rsidTr="00D10B75">
        <w:trPr>
          <w:trHeight w:val="744"/>
        </w:trPr>
        <w:tc>
          <w:tcPr>
            <w:tcW w:w="18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line="276" w:lineRule="auto"/>
              <w:jc w:val="center"/>
              <w:rPr>
                <w:sz w:val="16"/>
                <w:szCs w:val="16"/>
                <w:lang w:val="de-DE"/>
              </w:rPr>
            </w:pPr>
            <w:r>
              <w:rPr>
                <w:sz w:val="16"/>
                <w:szCs w:val="16"/>
                <w:lang w:val="de-DE"/>
              </w:rPr>
              <w:t>NOT_</w:t>
            </w:r>
          </w:p>
          <w:p w:rsidR="00D10B75" w:rsidRDefault="00D10B75">
            <w:pPr>
              <w:keepNext/>
              <w:spacing w:line="276" w:lineRule="auto"/>
              <w:jc w:val="center"/>
              <w:rPr>
                <w:sz w:val="16"/>
                <w:szCs w:val="16"/>
                <w:lang w:val="de-DE"/>
              </w:rPr>
            </w:pPr>
            <w:r>
              <w:rPr>
                <w:sz w:val="16"/>
                <w:szCs w:val="16"/>
                <w:lang w:val="de-DE"/>
              </w:rPr>
              <w:t>AVAILABLE</w:t>
            </w:r>
          </w:p>
        </w:tc>
        <w:tc>
          <w:tcPr>
            <w:tcW w:w="18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line="276" w:lineRule="auto"/>
              <w:jc w:val="center"/>
              <w:rPr>
                <w:sz w:val="16"/>
                <w:szCs w:val="16"/>
                <w:lang w:val="de-DE"/>
              </w:rPr>
            </w:pPr>
            <w:r>
              <w:rPr>
                <w:sz w:val="16"/>
                <w:szCs w:val="16"/>
                <w:lang w:val="de-DE"/>
              </w:rPr>
              <w:t>NOT_</w:t>
            </w:r>
          </w:p>
          <w:p w:rsidR="00D10B75" w:rsidRDefault="00D10B75">
            <w:pPr>
              <w:keepNext/>
              <w:spacing w:line="276" w:lineRule="auto"/>
              <w:jc w:val="center"/>
              <w:rPr>
                <w:sz w:val="16"/>
                <w:szCs w:val="16"/>
                <w:lang w:val="de-DE"/>
              </w:rPr>
            </w:pPr>
            <w:r>
              <w:rPr>
                <w:sz w:val="16"/>
                <w:szCs w:val="16"/>
                <w:lang w:val="de-DE"/>
              </w:rPr>
              <w:t>AVAILABLE</w:t>
            </w:r>
          </w:p>
        </w:tc>
        <w:tc>
          <w:tcPr>
            <w:tcW w:w="189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line="276" w:lineRule="auto"/>
              <w:jc w:val="center"/>
              <w:rPr>
                <w:sz w:val="16"/>
                <w:szCs w:val="16"/>
                <w:lang w:val="de-DE"/>
              </w:rPr>
            </w:pPr>
            <w:r>
              <w:rPr>
                <w:sz w:val="16"/>
                <w:szCs w:val="16"/>
                <w:lang w:val="de-DE"/>
              </w:rPr>
              <w:t>NOT_</w:t>
            </w:r>
          </w:p>
          <w:p w:rsidR="00D10B75" w:rsidRDefault="00D10B75">
            <w:pPr>
              <w:keepNext/>
              <w:spacing w:line="276" w:lineRule="auto"/>
              <w:jc w:val="center"/>
              <w:rPr>
                <w:sz w:val="16"/>
                <w:szCs w:val="16"/>
                <w:lang w:val="de-DE"/>
              </w:rPr>
            </w:pPr>
            <w:r>
              <w:rPr>
                <w:sz w:val="16"/>
                <w:szCs w:val="16"/>
                <w:lang w:val="de-DE"/>
              </w:rPr>
              <w:t>AVAILABLE</w:t>
            </w:r>
          </w:p>
        </w:tc>
        <w:tc>
          <w:tcPr>
            <w:tcW w:w="189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keepNext/>
              <w:spacing w:line="276" w:lineRule="auto"/>
              <w:jc w:val="center"/>
              <w:rPr>
                <w:sz w:val="16"/>
                <w:szCs w:val="16"/>
                <w:lang w:val="de-DE"/>
              </w:rPr>
            </w:pPr>
            <w:r>
              <w:rPr>
                <w:sz w:val="16"/>
                <w:szCs w:val="16"/>
                <w:lang w:val="de-DE"/>
              </w:rPr>
              <w:t>NOT_</w:t>
            </w:r>
          </w:p>
          <w:p w:rsidR="00D10B75" w:rsidRDefault="00D10B75">
            <w:pPr>
              <w:keepNext/>
              <w:spacing w:line="276" w:lineRule="auto"/>
              <w:jc w:val="center"/>
              <w:rPr>
                <w:sz w:val="16"/>
                <w:szCs w:val="16"/>
                <w:lang w:val="de-DE"/>
              </w:rPr>
            </w:pPr>
            <w:r>
              <w:rPr>
                <w:sz w:val="16"/>
                <w:szCs w:val="16"/>
                <w:lang w:val="de-DE"/>
              </w:rPr>
              <w:t>AVAILABLE</w:t>
            </w:r>
          </w:p>
        </w:tc>
        <w:tc>
          <w:tcPr>
            <w:tcW w:w="144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line="276" w:lineRule="auto"/>
              <w:jc w:val="center"/>
              <w:rPr>
                <w:b/>
                <w:sz w:val="16"/>
                <w:szCs w:val="16"/>
              </w:rPr>
            </w:pPr>
            <w:r>
              <w:rPr>
                <w:b/>
                <w:sz w:val="16"/>
                <w:szCs w:val="16"/>
              </w:rPr>
              <w:t>FALSE</w:t>
            </w:r>
          </w:p>
        </w:tc>
      </w:tr>
      <w:tr w:rsidR="00D10B75" w:rsidTr="00D10B75">
        <w:trPr>
          <w:trHeight w:val="744"/>
        </w:trPr>
        <w:tc>
          <w:tcPr>
            <w:tcW w:w="7380" w:type="dxa"/>
            <w:gridSpan w:val="4"/>
            <w:tcBorders>
              <w:top w:val="single" w:sz="4" w:space="0" w:color="auto"/>
              <w:left w:val="single" w:sz="4" w:space="0" w:color="auto"/>
              <w:bottom w:val="single" w:sz="4" w:space="0" w:color="auto"/>
              <w:right w:val="double" w:sz="4" w:space="0" w:color="auto"/>
            </w:tcBorders>
            <w:vAlign w:val="center"/>
            <w:hideMark/>
          </w:tcPr>
          <w:p w:rsidR="00D10B75" w:rsidRDefault="00D10B75">
            <w:pPr>
              <w:keepNext/>
              <w:spacing w:line="276" w:lineRule="auto"/>
              <w:jc w:val="center"/>
              <w:rPr>
                <w:sz w:val="16"/>
                <w:szCs w:val="16"/>
                <w:lang w:val="de-DE"/>
              </w:rPr>
            </w:pPr>
            <w:r>
              <w:rPr>
                <w:sz w:val="16"/>
                <w:szCs w:val="16"/>
                <w:lang w:val="de-DE"/>
              </w:rPr>
              <w:t>All Other Cases</w:t>
            </w:r>
          </w:p>
        </w:tc>
        <w:tc>
          <w:tcPr>
            <w:tcW w:w="144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line="276" w:lineRule="auto"/>
              <w:jc w:val="center"/>
              <w:rPr>
                <w:b/>
                <w:sz w:val="16"/>
                <w:szCs w:val="16"/>
              </w:rPr>
            </w:pPr>
            <w:r>
              <w:rPr>
                <w:b/>
                <w:sz w:val="16"/>
                <w:szCs w:val="16"/>
              </w:rPr>
              <w:t>TRUE</w:t>
            </w:r>
          </w:p>
        </w:tc>
      </w:tr>
    </w:tbl>
    <w:p w:rsidR="00D10B75" w:rsidRDefault="00D10B75" w:rsidP="00D10B75">
      <w:pPr>
        <w:jc w:val="center"/>
        <w:rPr>
          <w:rFonts w:eastAsia="MS Mincho" w:cs="Arial"/>
          <w:lang w:eastAsia="ja-JP"/>
        </w:rPr>
      </w:pPr>
      <w:r>
        <w:rPr>
          <w:rFonts w:eastAsia="MS Mincho" w:cs="Arial"/>
          <w:lang w:eastAsia="ja-JP"/>
        </w:rPr>
        <w:br w:type="textWrapping" w:clear="all"/>
      </w:r>
    </w:p>
    <w:p w:rsidR="00D10B75" w:rsidRDefault="00D10B75" w:rsidP="00D10B75">
      <w:pPr>
        <w:jc w:val="center"/>
      </w:pPr>
      <w:bookmarkStart w:id="45" w:name="_Toc400956107"/>
      <w:r>
        <w:t>Screen Arbitration Configuration Variables: Camera</w:t>
      </w:r>
      <w:bookmarkEnd w:id="45"/>
    </w:p>
    <w:p w:rsidR="00D10B75" w:rsidRDefault="00D10B75" w:rsidP="00D10B75"/>
    <w:p w:rsidR="00D10B75" w:rsidRPr="0076063D" w:rsidRDefault="00D10B75" w:rsidP="00D10B75"/>
    <w:p w:rsidR="00D10B75" w:rsidRPr="00D10B75" w:rsidRDefault="00D10B75" w:rsidP="00D10B75">
      <w:pPr>
        <w:pStyle w:val="Heading3"/>
        <w:rPr>
          <w:b w:val="0"/>
          <w:u w:val="single"/>
        </w:rPr>
      </w:pPr>
      <w:bookmarkStart w:id="46" w:name="_Toc22284797"/>
      <w:r w:rsidRPr="00D10B75">
        <w:rPr>
          <w:b w:val="0"/>
          <w:u w:val="single"/>
        </w:rPr>
        <w:t>CAMERA-FUR-REQ-131019/C-HMI Screen Logical Arbitration - Determine Static Variables (</w:t>
      </w:r>
      <w:proofErr w:type="spellStart"/>
      <w:r w:rsidRPr="00D10B75">
        <w:rPr>
          <w:b w:val="0"/>
          <w:u w:val="single"/>
        </w:rPr>
        <w:t>APA_Cfg</w:t>
      </w:r>
      <w:proofErr w:type="spellEnd"/>
      <w:r w:rsidRPr="00D10B75">
        <w:rPr>
          <w:b w:val="0"/>
          <w:u w:val="single"/>
        </w:rPr>
        <w:t xml:space="preserve">, </w:t>
      </w:r>
      <w:proofErr w:type="spellStart"/>
      <w:r w:rsidRPr="00D10B75">
        <w:rPr>
          <w:b w:val="0"/>
          <w:u w:val="single"/>
        </w:rPr>
        <w:t>PDC_Cfg</w:t>
      </w:r>
      <w:proofErr w:type="spellEnd"/>
      <w:r w:rsidRPr="00D10B75">
        <w:rPr>
          <w:b w:val="0"/>
          <w:u w:val="single"/>
        </w:rPr>
        <w:t>)</w:t>
      </w:r>
      <w:bookmarkEnd w:id="46"/>
    </w:p>
    <w:p w:rsidR="00D10B75" w:rsidRDefault="00D10B75" w:rsidP="00D10B75">
      <w:pPr>
        <w:jc w:val="center"/>
      </w:pPr>
    </w:p>
    <w:tbl>
      <w:tblPr>
        <w:tblW w:w="7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30"/>
        <w:gridCol w:w="1350"/>
        <w:gridCol w:w="1350"/>
      </w:tblGrid>
      <w:tr w:rsidR="00D10B75" w:rsidTr="00D10B75">
        <w:trPr>
          <w:trHeight w:val="575"/>
          <w:jc w:val="center"/>
        </w:trPr>
        <w:tc>
          <w:tcPr>
            <w:tcW w:w="51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pStyle w:val="Caption"/>
              <w:keepNext/>
              <w:keepLines/>
              <w:spacing w:line="276" w:lineRule="auto"/>
              <w:jc w:val="center"/>
              <w:rPr>
                <w:sz w:val="16"/>
                <w:szCs w:val="16"/>
              </w:rPr>
            </w:pPr>
            <w:r>
              <w:rPr>
                <w:sz w:val="16"/>
                <w:szCs w:val="16"/>
              </w:rPr>
              <w:t>HMI Configuration for Parking Assistance</w:t>
            </w:r>
          </w:p>
        </w:tc>
        <w:tc>
          <w:tcPr>
            <w:tcW w:w="135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D10B75" w:rsidRDefault="00D10B75">
            <w:pPr>
              <w:pStyle w:val="Caption"/>
              <w:keepNext/>
              <w:keepLines/>
              <w:spacing w:line="276" w:lineRule="auto"/>
              <w:jc w:val="center"/>
              <w:rPr>
                <w:sz w:val="16"/>
                <w:szCs w:val="16"/>
              </w:rPr>
            </w:pPr>
            <w:proofErr w:type="spellStart"/>
            <w:r>
              <w:rPr>
                <w:sz w:val="16"/>
                <w:szCs w:val="16"/>
              </w:rPr>
              <w:t>APA_Cfg</w:t>
            </w:r>
            <w:proofErr w:type="spellEnd"/>
          </w:p>
        </w:tc>
        <w:tc>
          <w:tcPr>
            <w:tcW w:w="135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pStyle w:val="Caption"/>
              <w:keepNext/>
              <w:keepLines/>
              <w:spacing w:line="276" w:lineRule="auto"/>
              <w:jc w:val="center"/>
              <w:rPr>
                <w:sz w:val="16"/>
                <w:szCs w:val="16"/>
              </w:rPr>
            </w:pPr>
            <w:proofErr w:type="spellStart"/>
            <w:r>
              <w:rPr>
                <w:sz w:val="16"/>
                <w:szCs w:val="16"/>
              </w:rPr>
              <w:t>PDC_Cfg</w:t>
            </w:r>
            <w:proofErr w:type="spellEnd"/>
          </w:p>
        </w:tc>
      </w:tr>
      <w:tr w:rsidR="00D10B75" w:rsidTr="00D10B75">
        <w:trPr>
          <w:trHeight w:val="744"/>
          <w:jc w:val="center"/>
        </w:trPr>
        <w:tc>
          <w:tcPr>
            <w:tcW w:w="51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line="276" w:lineRule="auto"/>
              <w:jc w:val="center"/>
              <w:rPr>
                <w:sz w:val="16"/>
                <w:szCs w:val="16"/>
              </w:rPr>
            </w:pPr>
            <w:r>
              <w:rPr>
                <w:sz w:val="16"/>
                <w:szCs w:val="16"/>
              </w:rPr>
              <w:t>NO_PDC_PSM_SAPP (or NOT_USED)</w:t>
            </w:r>
          </w:p>
        </w:tc>
        <w:tc>
          <w:tcPr>
            <w:tcW w:w="1350" w:type="dxa"/>
            <w:tcBorders>
              <w:top w:val="double" w:sz="4" w:space="0" w:color="auto"/>
              <w:left w:val="double" w:sz="4" w:space="0" w:color="auto"/>
              <w:bottom w:val="single" w:sz="4" w:space="0" w:color="auto"/>
              <w:right w:val="single" w:sz="4" w:space="0" w:color="auto"/>
            </w:tcBorders>
            <w:vAlign w:val="center"/>
            <w:hideMark/>
          </w:tcPr>
          <w:p w:rsidR="00D10B75" w:rsidRDefault="00D10B75">
            <w:pPr>
              <w:keepNext/>
              <w:keepLines/>
              <w:spacing w:line="276" w:lineRule="auto"/>
              <w:jc w:val="center"/>
              <w:rPr>
                <w:b/>
                <w:sz w:val="16"/>
                <w:szCs w:val="16"/>
              </w:rPr>
            </w:pPr>
            <w:r>
              <w:rPr>
                <w:b/>
                <w:sz w:val="16"/>
                <w:szCs w:val="16"/>
              </w:rPr>
              <w:t>FALSE</w:t>
            </w:r>
          </w:p>
        </w:tc>
        <w:tc>
          <w:tcPr>
            <w:tcW w:w="1350" w:type="dxa"/>
            <w:tcBorders>
              <w:top w:val="double" w:sz="4" w:space="0" w:color="auto"/>
              <w:left w:val="single" w:sz="4" w:space="0" w:color="auto"/>
              <w:bottom w:val="single" w:sz="4" w:space="0" w:color="auto"/>
              <w:right w:val="single" w:sz="4" w:space="0" w:color="auto"/>
            </w:tcBorders>
            <w:vAlign w:val="center"/>
            <w:hideMark/>
          </w:tcPr>
          <w:p w:rsidR="00D10B75" w:rsidRDefault="00D10B75">
            <w:pPr>
              <w:keepNext/>
              <w:keepLines/>
              <w:spacing w:line="276" w:lineRule="auto"/>
              <w:jc w:val="center"/>
              <w:rPr>
                <w:b/>
                <w:sz w:val="16"/>
                <w:szCs w:val="16"/>
              </w:rPr>
            </w:pPr>
            <w:r>
              <w:rPr>
                <w:b/>
                <w:sz w:val="16"/>
                <w:szCs w:val="16"/>
              </w:rPr>
              <w:t>FALSE</w:t>
            </w:r>
          </w:p>
        </w:tc>
      </w:tr>
      <w:tr w:rsidR="00D10B75" w:rsidTr="00D10B75">
        <w:trPr>
          <w:trHeight w:val="744"/>
          <w:jc w:val="center"/>
        </w:trPr>
        <w:tc>
          <w:tcPr>
            <w:tcW w:w="51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line="276" w:lineRule="auto"/>
              <w:jc w:val="center"/>
              <w:rPr>
                <w:sz w:val="16"/>
                <w:szCs w:val="16"/>
                <w:lang w:val="de-DE"/>
              </w:rPr>
            </w:pPr>
            <w:r>
              <w:rPr>
                <w:sz w:val="16"/>
                <w:szCs w:val="16"/>
                <w:lang w:val="de-DE"/>
              </w:rPr>
              <w:t>REAR_PDC | REARFRONT_PDC</w:t>
            </w:r>
          </w:p>
        </w:tc>
        <w:tc>
          <w:tcPr>
            <w:tcW w:w="135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keepLines/>
              <w:spacing w:line="276" w:lineRule="auto"/>
              <w:jc w:val="center"/>
              <w:rPr>
                <w:b/>
                <w:sz w:val="16"/>
                <w:szCs w:val="16"/>
              </w:rPr>
            </w:pPr>
            <w:r>
              <w:rPr>
                <w:b/>
                <w:sz w:val="16"/>
                <w:szCs w:val="16"/>
              </w:rPr>
              <w:t>FALSE</w:t>
            </w:r>
          </w:p>
        </w:tc>
        <w:tc>
          <w:tcPr>
            <w:tcW w:w="13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line="276" w:lineRule="auto"/>
              <w:jc w:val="center"/>
              <w:rPr>
                <w:b/>
                <w:sz w:val="16"/>
                <w:szCs w:val="16"/>
              </w:rPr>
            </w:pPr>
            <w:r>
              <w:rPr>
                <w:b/>
                <w:sz w:val="16"/>
                <w:szCs w:val="16"/>
              </w:rPr>
              <w:t>TRUE</w:t>
            </w:r>
          </w:p>
        </w:tc>
      </w:tr>
      <w:tr w:rsidR="00D10B75" w:rsidTr="00D10B75">
        <w:trPr>
          <w:trHeight w:val="744"/>
          <w:jc w:val="center"/>
        </w:trPr>
        <w:tc>
          <w:tcPr>
            <w:tcW w:w="5130" w:type="dxa"/>
            <w:tcBorders>
              <w:top w:val="single" w:sz="4" w:space="0" w:color="auto"/>
              <w:left w:val="single" w:sz="4" w:space="0" w:color="auto"/>
              <w:bottom w:val="single" w:sz="4" w:space="0" w:color="auto"/>
              <w:right w:val="single" w:sz="4" w:space="0" w:color="auto"/>
            </w:tcBorders>
            <w:vAlign w:val="center"/>
          </w:tcPr>
          <w:p w:rsidR="00D10B75" w:rsidRDefault="00D10B75">
            <w:pPr>
              <w:keepNext/>
              <w:keepLines/>
              <w:spacing w:line="276" w:lineRule="auto"/>
              <w:jc w:val="center"/>
              <w:rPr>
                <w:sz w:val="16"/>
                <w:szCs w:val="16"/>
                <w:lang w:val="de-DE"/>
              </w:rPr>
            </w:pPr>
            <w:r>
              <w:rPr>
                <w:sz w:val="16"/>
                <w:szCs w:val="16"/>
                <w:lang w:val="de-DE"/>
              </w:rPr>
              <w:t>REARFRONT_PDC_SAPP_NA |</w:t>
            </w:r>
          </w:p>
          <w:p w:rsidR="00D10B75" w:rsidRDefault="00D10B75">
            <w:pPr>
              <w:keepNext/>
              <w:keepLines/>
              <w:spacing w:line="276" w:lineRule="auto"/>
              <w:jc w:val="center"/>
              <w:rPr>
                <w:sz w:val="16"/>
                <w:szCs w:val="16"/>
                <w:lang w:val="de-DE"/>
              </w:rPr>
            </w:pPr>
            <w:r>
              <w:rPr>
                <w:sz w:val="16"/>
                <w:szCs w:val="16"/>
                <w:lang w:val="de-DE"/>
              </w:rPr>
              <w:t>REAR_SAPP_NA |</w:t>
            </w:r>
          </w:p>
          <w:p w:rsidR="00D10B75" w:rsidRDefault="00D10B75">
            <w:pPr>
              <w:keepNext/>
              <w:keepLines/>
              <w:spacing w:line="276" w:lineRule="auto"/>
              <w:jc w:val="center"/>
              <w:rPr>
                <w:sz w:val="16"/>
                <w:szCs w:val="16"/>
                <w:lang w:val="de-DE"/>
              </w:rPr>
            </w:pPr>
            <w:r>
              <w:rPr>
                <w:sz w:val="16"/>
                <w:szCs w:val="16"/>
                <w:lang w:val="de-DE"/>
              </w:rPr>
              <w:t>REARFRONT_PDC_EU |</w:t>
            </w:r>
          </w:p>
          <w:p w:rsidR="00D10B75" w:rsidRDefault="00D10B75">
            <w:pPr>
              <w:keepNext/>
              <w:keepLines/>
              <w:spacing w:line="276" w:lineRule="auto"/>
              <w:jc w:val="center"/>
              <w:rPr>
                <w:sz w:val="16"/>
                <w:szCs w:val="16"/>
                <w:lang w:val="de-DE"/>
              </w:rPr>
            </w:pPr>
            <w:r>
              <w:rPr>
                <w:sz w:val="16"/>
                <w:szCs w:val="16"/>
                <w:lang w:val="de-DE"/>
              </w:rPr>
              <w:t>REAR_SAPP_EU |</w:t>
            </w:r>
          </w:p>
          <w:p w:rsidR="00D10B75" w:rsidRDefault="00D10B75">
            <w:pPr>
              <w:keepNext/>
              <w:keepLines/>
              <w:spacing w:line="276" w:lineRule="auto"/>
              <w:jc w:val="center"/>
              <w:rPr>
                <w:sz w:val="16"/>
                <w:szCs w:val="16"/>
                <w:lang w:val="de-DE"/>
              </w:rPr>
            </w:pPr>
            <w:r>
              <w:rPr>
                <w:sz w:val="16"/>
                <w:szCs w:val="16"/>
                <w:lang w:val="de-DE"/>
              </w:rPr>
              <w:t>REARFRONT_PDC_APA |</w:t>
            </w:r>
          </w:p>
          <w:p w:rsidR="00D10B75" w:rsidRDefault="00D10B75">
            <w:pPr>
              <w:keepNext/>
              <w:keepLines/>
              <w:spacing w:line="276" w:lineRule="auto"/>
              <w:jc w:val="center"/>
              <w:rPr>
                <w:sz w:val="16"/>
                <w:szCs w:val="16"/>
                <w:lang w:val="de-DE"/>
              </w:rPr>
            </w:pPr>
            <w:r>
              <w:rPr>
                <w:sz w:val="16"/>
                <w:szCs w:val="16"/>
                <w:lang w:val="de-DE"/>
              </w:rPr>
              <w:t>APALITE |</w:t>
            </w:r>
          </w:p>
          <w:p w:rsidR="00D10B75" w:rsidRDefault="00D10B75">
            <w:pPr>
              <w:keepNext/>
              <w:keepLines/>
              <w:spacing w:line="276" w:lineRule="auto"/>
              <w:jc w:val="center"/>
              <w:rPr>
                <w:sz w:val="16"/>
                <w:szCs w:val="16"/>
                <w:lang w:val="de-DE"/>
              </w:rPr>
            </w:pPr>
            <w:r>
              <w:rPr>
                <w:sz w:val="16"/>
                <w:szCs w:val="16"/>
                <w:lang w:val="de-DE"/>
              </w:rPr>
              <w:t>APALITE_PLUS</w:t>
            </w:r>
          </w:p>
          <w:p w:rsidR="00D10B75" w:rsidRDefault="00D10B75">
            <w:pPr>
              <w:keepNext/>
              <w:keepLines/>
              <w:spacing w:line="276" w:lineRule="auto"/>
              <w:jc w:val="center"/>
              <w:rPr>
                <w:sz w:val="16"/>
                <w:szCs w:val="16"/>
                <w:lang w:val="de-DE"/>
              </w:rPr>
            </w:pPr>
          </w:p>
        </w:tc>
        <w:tc>
          <w:tcPr>
            <w:tcW w:w="135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keepLines/>
              <w:spacing w:line="276" w:lineRule="auto"/>
              <w:jc w:val="center"/>
              <w:rPr>
                <w:b/>
                <w:sz w:val="16"/>
                <w:szCs w:val="16"/>
              </w:rPr>
            </w:pPr>
            <w:r>
              <w:rPr>
                <w:b/>
                <w:sz w:val="16"/>
                <w:szCs w:val="16"/>
              </w:rPr>
              <w:t>TRUE</w:t>
            </w:r>
          </w:p>
        </w:tc>
        <w:tc>
          <w:tcPr>
            <w:tcW w:w="13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line="276" w:lineRule="auto"/>
              <w:jc w:val="center"/>
              <w:rPr>
                <w:b/>
                <w:sz w:val="16"/>
                <w:szCs w:val="16"/>
              </w:rPr>
            </w:pPr>
            <w:r>
              <w:rPr>
                <w:b/>
                <w:sz w:val="16"/>
                <w:szCs w:val="16"/>
              </w:rPr>
              <w:t>TRUE</w:t>
            </w:r>
          </w:p>
        </w:tc>
      </w:tr>
    </w:tbl>
    <w:p w:rsidR="00D10B75" w:rsidRDefault="00D10B75" w:rsidP="00D10B75">
      <w:pPr>
        <w:jc w:val="center"/>
      </w:pPr>
    </w:p>
    <w:p w:rsidR="00D10B75" w:rsidRDefault="00D10B75" w:rsidP="00D10B75">
      <w:pPr>
        <w:jc w:val="center"/>
      </w:pPr>
      <w:bookmarkStart w:id="47" w:name="_Toc400956108"/>
      <w:r>
        <w:t xml:space="preserve">Screen Arbitration Configuration Variables: </w:t>
      </w:r>
      <w:r>
        <w:rPr>
          <w:u w:val="single"/>
        </w:rPr>
        <w:t>A</w:t>
      </w:r>
      <w:r>
        <w:t xml:space="preserve">ctive </w:t>
      </w:r>
      <w:r>
        <w:rPr>
          <w:u w:val="single"/>
        </w:rPr>
        <w:t>P</w:t>
      </w:r>
      <w:r>
        <w:t xml:space="preserve">ark </w:t>
      </w:r>
      <w:r>
        <w:rPr>
          <w:u w:val="single"/>
        </w:rPr>
        <w:t>A</w:t>
      </w:r>
      <w:r>
        <w:t xml:space="preserve">ssist (APA) &amp; </w:t>
      </w:r>
      <w:r>
        <w:rPr>
          <w:u w:val="single"/>
        </w:rPr>
        <w:t>P</w:t>
      </w:r>
      <w:r>
        <w:t xml:space="preserve">ark </w:t>
      </w:r>
      <w:r>
        <w:rPr>
          <w:u w:val="single"/>
        </w:rPr>
        <w:t>D</w:t>
      </w:r>
      <w:r>
        <w:t xml:space="preserve">istance </w:t>
      </w:r>
      <w:r>
        <w:rPr>
          <w:u w:val="single"/>
        </w:rPr>
        <w:t>C</w:t>
      </w:r>
      <w:r>
        <w:t>ontrol (PDC)</w:t>
      </w:r>
      <w:bookmarkEnd w:id="47"/>
    </w:p>
    <w:p w:rsidR="00D10B75" w:rsidRPr="005F5DDE" w:rsidRDefault="00D10B75" w:rsidP="00D10B75">
      <w:pPr>
        <w:spacing w:after="200" w:line="276" w:lineRule="auto"/>
        <w:rPr>
          <w:rFonts w:cs="Arial"/>
          <w:bCs/>
          <w:szCs w:val="26"/>
          <w:u w:val="single"/>
        </w:rPr>
      </w:pPr>
    </w:p>
    <w:p w:rsidR="00D10B75" w:rsidRPr="00D10B75" w:rsidRDefault="00D10B75" w:rsidP="00D10B75">
      <w:pPr>
        <w:pStyle w:val="Heading3"/>
        <w:rPr>
          <w:b w:val="0"/>
          <w:u w:val="single"/>
        </w:rPr>
      </w:pPr>
      <w:bookmarkStart w:id="48" w:name="_Toc22284798"/>
      <w:r w:rsidRPr="00D10B75">
        <w:rPr>
          <w:b w:val="0"/>
          <w:u w:val="single"/>
        </w:rPr>
        <w:lastRenderedPageBreak/>
        <w:t>CAMERA-FUR-REQ-131020/F-HMI Screen Logical Arbitration - Determine Dynamic Variables (</w:t>
      </w:r>
      <w:proofErr w:type="spellStart"/>
      <w:r w:rsidRPr="00D10B75">
        <w:rPr>
          <w:b w:val="0"/>
          <w:u w:val="single"/>
        </w:rPr>
        <w:t>GearPosHMI</w:t>
      </w:r>
      <w:proofErr w:type="spellEnd"/>
      <w:r w:rsidRPr="00D10B75">
        <w:rPr>
          <w:b w:val="0"/>
          <w:u w:val="single"/>
        </w:rPr>
        <w:t>)</w:t>
      </w:r>
      <w:bookmarkEnd w:id="48"/>
    </w:p>
    <w:p w:rsidR="00D10B75" w:rsidRDefault="00D10B75" w:rsidP="00D10B75">
      <w:r>
        <w:t>The following decision table determines the parking brake status for use in the gear input processing table associated with manual transmissions.  The parking brake may be mechanical or electronic-based, and there are separate CAN signals for each.</w:t>
      </w:r>
    </w:p>
    <w:p w:rsidR="00D10B75" w:rsidRDefault="00D10B75" w:rsidP="00D10B75">
      <w:pPr>
        <w:rPr>
          <w:i/>
          <w:color w:val="8064A2" w:themeColor="accent4"/>
          <w:sz w:val="24"/>
        </w:rPr>
      </w:pPr>
      <w:proofErr w:type="spellStart"/>
      <w:r>
        <w:t>PrkBrkStatus</w:t>
      </w:r>
      <w:proofErr w:type="spellEnd"/>
      <w:r>
        <w:t xml:space="preserve"> is a CAN signal that contains numerous states such as REAR_CALIPER_CLOSED and REAR_CALIPER_TRANSITION.  The table below assumes a simplified mapping of the signal into ACTIVE and INACTIVE.</w:t>
      </w:r>
    </w:p>
    <w:p w:rsidR="00D10B75" w:rsidRDefault="00D10B75" w:rsidP="00D10B75">
      <w:pPr>
        <w:jc w:val="center"/>
      </w:pP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1"/>
        <w:gridCol w:w="3240"/>
        <w:gridCol w:w="1844"/>
      </w:tblGrid>
      <w:tr w:rsidR="00D10B75" w:rsidTr="00D10B75">
        <w:trPr>
          <w:trHeight w:val="575"/>
          <w:jc w:val="center"/>
        </w:trPr>
        <w:tc>
          <w:tcPr>
            <w:tcW w:w="324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keepNext/>
              <w:keepLines/>
              <w:spacing w:line="276" w:lineRule="auto"/>
              <w:jc w:val="center"/>
              <w:rPr>
                <w:sz w:val="16"/>
                <w:szCs w:val="16"/>
              </w:rPr>
            </w:pPr>
            <w:proofErr w:type="spellStart"/>
            <w:r>
              <w:rPr>
                <w:sz w:val="16"/>
                <w:szCs w:val="16"/>
              </w:rPr>
              <w:t>PrkBrkActv_B_Actl</w:t>
            </w:r>
            <w:proofErr w:type="spellEnd"/>
          </w:p>
        </w:tc>
        <w:tc>
          <w:tcPr>
            <w:tcW w:w="3240" w:type="dxa"/>
            <w:tcBorders>
              <w:top w:val="single" w:sz="4" w:space="0" w:color="auto"/>
              <w:left w:val="single" w:sz="4" w:space="0" w:color="auto"/>
              <w:bottom w:val="double" w:sz="4" w:space="0" w:color="auto"/>
              <w:right w:val="double" w:sz="4" w:space="0" w:color="auto"/>
            </w:tcBorders>
            <w:shd w:val="clear" w:color="auto" w:fill="DEDEDE"/>
            <w:vAlign w:val="center"/>
            <w:hideMark/>
          </w:tcPr>
          <w:p w:rsidR="00D10B75" w:rsidRDefault="00D10B75">
            <w:pPr>
              <w:keepNext/>
              <w:keepLines/>
              <w:spacing w:line="276" w:lineRule="auto"/>
              <w:jc w:val="center"/>
              <w:rPr>
                <w:sz w:val="16"/>
                <w:szCs w:val="16"/>
              </w:rPr>
            </w:pPr>
            <w:proofErr w:type="spellStart"/>
            <w:r>
              <w:rPr>
                <w:sz w:val="16"/>
                <w:szCs w:val="16"/>
              </w:rPr>
              <w:t>PrkBrkStatus</w:t>
            </w:r>
            <w:proofErr w:type="spellEnd"/>
          </w:p>
        </w:tc>
        <w:tc>
          <w:tcPr>
            <w:tcW w:w="1844"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D10B75" w:rsidRDefault="00D10B75">
            <w:pPr>
              <w:keepNext/>
              <w:keepLines/>
              <w:spacing w:line="276" w:lineRule="auto"/>
              <w:jc w:val="center"/>
              <w:rPr>
                <w:sz w:val="16"/>
                <w:szCs w:val="16"/>
              </w:rPr>
            </w:pPr>
            <w:proofErr w:type="spellStart"/>
            <w:r>
              <w:rPr>
                <w:sz w:val="16"/>
                <w:szCs w:val="16"/>
              </w:rPr>
              <w:t>Park_Brake_Merged</w:t>
            </w:r>
            <w:proofErr w:type="spellEnd"/>
          </w:p>
        </w:tc>
      </w:tr>
      <w:tr w:rsidR="00D10B75" w:rsidTr="00D10B75">
        <w:trPr>
          <w:trHeight w:val="744"/>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line="276" w:lineRule="auto"/>
              <w:jc w:val="center"/>
              <w:rPr>
                <w:sz w:val="16"/>
                <w:szCs w:val="16"/>
              </w:rPr>
            </w:pPr>
            <w:r>
              <w:rPr>
                <w:sz w:val="16"/>
                <w:szCs w:val="16"/>
              </w:rPr>
              <w:t>DON’T CARE</w:t>
            </w:r>
          </w:p>
        </w:tc>
        <w:tc>
          <w:tcPr>
            <w:tcW w:w="324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keepNext/>
              <w:keepLines/>
              <w:spacing w:line="276" w:lineRule="auto"/>
              <w:jc w:val="center"/>
              <w:rPr>
                <w:sz w:val="16"/>
                <w:szCs w:val="16"/>
              </w:rPr>
            </w:pPr>
            <w:r>
              <w:rPr>
                <w:sz w:val="16"/>
                <w:szCs w:val="16"/>
              </w:rPr>
              <w:t>ACTIVE</w:t>
            </w:r>
          </w:p>
          <w:p w:rsidR="00D10B75" w:rsidRDefault="00D10B75">
            <w:pPr>
              <w:keepNext/>
              <w:keepLines/>
              <w:spacing w:line="276" w:lineRule="auto"/>
              <w:jc w:val="center"/>
              <w:rPr>
                <w:sz w:val="16"/>
                <w:szCs w:val="16"/>
              </w:rPr>
            </w:pPr>
            <w:r>
              <w:rPr>
                <w:sz w:val="16"/>
                <w:szCs w:val="16"/>
              </w:rPr>
              <w:t>consecutive samples for</w:t>
            </w:r>
          </w:p>
          <w:p w:rsidR="00D10B75" w:rsidRDefault="00D10B75">
            <w:pPr>
              <w:keepNext/>
              <w:keepLines/>
              <w:spacing w:line="276" w:lineRule="auto"/>
              <w:jc w:val="center"/>
              <w:rPr>
                <w:sz w:val="16"/>
                <w:szCs w:val="16"/>
              </w:rPr>
            </w:pPr>
            <w:r>
              <w:rPr>
                <w:sz w:val="16"/>
                <w:szCs w:val="16"/>
              </w:rPr>
              <w:t>(T&gt;=</w:t>
            </w:r>
            <w:r>
              <w:t xml:space="preserve"> </w:t>
            </w:r>
            <w:proofErr w:type="spellStart"/>
            <w:r>
              <w:rPr>
                <w:sz w:val="16"/>
                <w:szCs w:val="16"/>
              </w:rPr>
              <w:t>Park_Brake_Timr_Cfg</w:t>
            </w:r>
            <w:proofErr w:type="spellEnd"/>
            <w:r>
              <w:rPr>
                <w:sz w:val="16"/>
                <w:szCs w:val="16"/>
              </w:rPr>
              <w:t>)</w:t>
            </w:r>
          </w:p>
        </w:tc>
        <w:tc>
          <w:tcPr>
            <w:tcW w:w="1844" w:type="dxa"/>
            <w:tcBorders>
              <w:top w:val="double" w:sz="4" w:space="0" w:color="auto"/>
              <w:left w:val="double" w:sz="4" w:space="0" w:color="auto"/>
              <w:bottom w:val="single" w:sz="4" w:space="0" w:color="auto"/>
              <w:right w:val="single" w:sz="4" w:space="0" w:color="auto"/>
            </w:tcBorders>
            <w:vAlign w:val="center"/>
            <w:hideMark/>
          </w:tcPr>
          <w:p w:rsidR="00D10B75" w:rsidRDefault="00D10B75">
            <w:pPr>
              <w:keepNext/>
              <w:keepLines/>
              <w:spacing w:line="276" w:lineRule="auto"/>
              <w:jc w:val="center"/>
              <w:rPr>
                <w:b/>
                <w:sz w:val="16"/>
                <w:szCs w:val="16"/>
              </w:rPr>
            </w:pPr>
            <w:r>
              <w:rPr>
                <w:b/>
                <w:sz w:val="16"/>
                <w:szCs w:val="16"/>
              </w:rPr>
              <w:t>APPLIED</w:t>
            </w:r>
          </w:p>
        </w:tc>
      </w:tr>
      <w:tr w:rsidR="00D10B75" w:rsidTr="00D10B75">
        <w:trPr>
          <w:trHeight w:val="744"/>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line="276" w:lineRule="auto"/>
              <w:jc w:val="center"/>
              <w:rPr>
                <w:sz w:val="16"/>
                <w:szCs w:val="16"/>
              </w:rPr>
            </w:pPr>
            <w:r>
              <w:rPr>
                <w:sz w:val="16"/>
                <w:szCs w:val="16"/>
              </w:rPr>
              <w:t>DON’T CARE</w:t>
            </w:r>
          </w:p>
        </w:tc>
        <w:tc>
          <w:tcPr>
            <w:tcW w:w="324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keepNext/>
              <w:keepLines/>
              <w:spacing w:line="276" w:lineRule="auto"/>
              <w:jc w:val="center"/>
              <w:rPr>
                <w:sz w:val="16"/>
                <w:szCs w:val="16"/>
              </w:rPr>
            </w:pPr>
            <w:r>
              <w:rPr>
                <w:sz w:val="16"/>
                <w:szCs w:val="16"/>
              </w:rPr>
              <w:t xml:space="preserve">INACTIVE </w:t>
            </w:r>
          </w:p>
          <w:p w:rsidR="00D10B75" w:rsidRDefault="00D10B75">
            <w:pPr>
              <w:keepNext/>
              <w:keepLines/>
              <w:spacing w:line="276" w:lineRule="auto"/>
              <w:jc w:val="center"/>
              <w:rPr>
                <w:sz w:val="16"/>
                <w:szCs w:val="16"/>
              </w:rPr>
            </w:pPr>
            <w:r>
              <w:rPr>
                <w:sz w:val="16"/>
                <w:szCs w:val="16"/>
              </w:rPr>
              <w:t>consecutive samples for</w:t>
            </w:r>
          </w:p>
          <w:p w:rsidR="00D10B75" w:rsidRDefault="00D10B75">
            <w:pPr>
              <w:keepNext/>
              <w:keepLines/>
              <w:spacing w:line="276" w:lineRule="auto"/>
              <w:jc w:val="center"/>
              <w:rPr>
                <w:sz w:val="16"/>
                <w:szCs w:val="16"/>
              </w:rPr>
            </w:pPr>
            <w:r>
              <w:rPr>
                <w:sz w:val="16"/>
                <w:szCs w:val="16"/>
              </w:rPr>
              <w:t>(T&gt;=</w:t>
            </w:r>
            <w:r>
              <w:t xml:space="preserve"> </w:t>
            </w:r>
            <w:proofErr w:type="spellStart"/>
            <w:r>
              <w:rPr>
                <w:sz w:val="16"/>
                <w:szCs w:val="16"/>
              </w:rPr>
              <w:t>Park_Brake_Timr_Cfg</w:t>
            </w:r>
            <w:proofErr w:type="spellEnd"/>
            <w:r>
              <w:rPr>
                <w:sz w:val="16"/>
                <w:szCs w:val="16"/>
              </w:rPr>
              <w:t>)</w:t>
            </w:r>
          </w:p>
        </w:tc>
        <w:tc>
          <w:tcPr>
            <w:tcW w:w="1844"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keepLines/>
              <w:spacing w:line="276" w:lineRule="auto"/>
              <w:jc w:val="center"/>
              <w:rPr>
                <w:b/>
                <w:sz w:val="16"/>
                <w:szCs w:val="16"/>
              </w:rPr>
            </w:pPr>
            <w:r>
              <w:rPr>
                <w:b/>
                <w:sz w:val="16"/>
                <w:szCs w:val="16"/>
              </w:rPr>
              <w:t>NOT_APPLIED</w:t>
            </w:r>
          </w:p>
        </w:tc>
      </w:tr>
      <w:tr w:rsidR="00D10B75" w:rsidTr="00D10B75">
        <w:trPr>
          <w:trHeight w:val="744"/>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line="276" w:lineRule="auto"/>
              <w:jc w:val="center"/>
              <w:rPr>
                <w:sz w:val="16"/>
                <w:szCs w:val="16"/>
              </w:rPr>
            </w:pPr>
            <w:r>
              <w:rPr>
                <w:sz w:val="16"/>
                <w:szCs w:val="16"/>
              </w:rPr>
              <w:t xml:space="preserve">ACTIVE </w:t>
            </w:r>
          </w:p>
          <w:p w:rsidR="00D10B75" w:rsidRDefault="00D10B75">
            <w:pPr>
              <w:keepNext/>
              <w:keepLines/>
              <w:spacing w:line="276" w:lineRule="auto"/>
              <w:jc w:val="center"/>
              <w:rPr>
                <w:sz w:val="16"/>
                <w:szCs w:val="16"/>
              </w:rPr>
            </w:pPr>
            <w:r>
              <w:rPr>
                <w:sz w:val="16"/>
                <w:szCs w:val="16"/>
              </w:rPr>
              <w:t>consecutive samples for</w:t>
            </w:r>
          </w:p>
          <w:p w:rsidR="00D10B75" w:rsidRDefault="00D10B75">
            <w:pPr>
              <w:keepNext/>
              <w:keepLines/>
              <w:spacing w:line="276" w:lineRule="auto"/>
              <w:jc w:val="center"/>
              <w:rPr>
                <w:sz w:val="16"/>
                <w:szCs w:val="16"/>
                <w:lang w:val="de-DE"/>
              </w:rPr>
            </w:pPr>
            <w:r>
              <w:rPr>
                <w:sz w:val="16"/>
                <w:szCs w:val="16"/>
              </w:rPr>
              <w:t>(T&gt;=</w:t>
            </w:r>
            <w:r>
              <w:t xml:space="preserve"> </w:t>
            </w:r>
            <w:proofErr w:type="spellStart"/>
            <w:r>
              <w:rPr>
                <w:sz w:val="16"/>
                <w:szCs w:val="16"/>
              </w:rPr>
              <w:t>Park_Brake_Timr_Cfg</w:t>
            </w:r>
            <w:proofErr w:type="spellEnd"/>
            <w:r>
              <w:rPr>
                <w:sz w:val="16"/>
                <w:szCs w:val="16"/>
              </w:rPr>
              <w:t>)</w:t>
            </w:r>
          </w:p>
        </w:tc>
        <w:tc>
          <w:tcPr>
            <w:tcW w:w="324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keepNext/>
              <w:keepLines/>
              <w:spacing w:line="276" w:lineRule="auto"/>
              <w:jc w:val="center"/>
              <w:rPr>
                <w:sz w:val="16"/>
                <w:szCs w:val="16"/>
              </w:rPr>
            </w:pPr>
            <w:r>
              <w:rPr>
                <w:sz w:val="16"/>
                <w:szCs w:val="16"/>
              </w:rPr>
              <w:t>DON’T CARE</w:t>
            </w:r>
          </w:p>
        </w:tc>
        <w:tc>
          <w:tcPr>
            <w:tcW w:w="1844"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keepLines/>
              <w:spacing w:line="276" w:lineRule="auto"/>
              <w:jc w:val="center"/>
              <w:rPr>
                <w:b/>
                <w:sz w:val="16"/>
                <w:szCs w:val="16"/>
              </w:rPr>
            </w:pPr>
            <w:r>
              <w:rPr>
                <w:b/>
                <w:sz w:val="16"/>
                <w:szCs w:val="16"/>
              </w:rPr>
              <w:t>APPLIED</w:t>
            </w:r>
          </w:p>
        </w:tc>
      </w:tr>
      <w:tr w:rsidR="00D10B75" w:rsidTr="00D10B75">
        <w:trPr>
          <w:trHeight w:val="744"/>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keepLines/>
              <w:spacing w:line="276" w:lineRule="auto"/>
              <w:jc w:val="center"/>
              <w:rPr>
                <w:sz w:val="16"/>
                <w:szCs w:val="16"/>
              </w:rPr>
            </w:pPr>
            <w:r>
              <w:rPr>
                <w:sz w:val="16"/>
                <w:szCs w:val="16"/>
                <w:lang w:val="de-DE"/>
              </w:rPr>
              <w:t>INACTIVE</w:t>
            </w:r>
            <w:r>
              <w:rPr>
                <w:sz w:val="16"/>
                <w:szCs w:val="16"/>
              </w:rPr>
              <w:t xml:space="preserve"> </w:t>
            </w:r>
          </w:p>
          <w:p w:rsidR="00D10B75" w:rsidRDefault="00D10B75">
            <w:pPr>
              <w:keepNext/>
              <w:keepLines/>
              <w:spacing w:line="276" w:lineRule="auto"/>
              <w:jc w:val="center"/>
              <w:rPr>
                <w:sz w:val="16"/>
                <w:szCs w:val="16"/>
              </w:rPr>
            </w:pPr>
            <w:r>
              <w:rPr>
                <w:sz w:val="16"/>
                <w:szCs w:val="16"/>
              </w:rPr>
              <w:t>consecutive samples for</w:t>
            </w:r>
          </w:p>
          <w:p w:rsidR="00D10B75" w:rsidRDefault="00D10B75">
            <w:pPr>
              <w:keepNext/>
              <w:keepLines/>
              <w:spacing w:line="276" w:lineRule="auto"/>
              <w:jc w:val="center"/>
              <w:rPr>
                <w:sz w:val="16"/>
                <w:szCs w:val="16"/>
                <w:lang w:val="de-DE"/>
              </w:rPr>
            </w:pPr>
            <w:r>
              <w:rPr>
                <w:sz w:val="16"/>
                <w:szCs w:val="16"/>
              </w:rPr>
              <w:t>(T&gt;=</w:t>
            </w:r>
            <w:r>
              <w:t xml:space="preserve"> </w:t>
            </w:r>
            <w:proofErr w:type="spellStart"/>
            <w:r>
              <w:rPr>
                <w:sz w:val="16"/>
                <w:szCs w:val="16"/>
              </w:rPr>
              <w:t>Park_Brake_Timr_Cfg</w:t>
            </w:r>
            <w:proofErr w:type="spellEnd"/>
            <w:r>
              <w:rPr>
                <w:sz w:val="16"/>
                <w:szCs w:val="16"/>
              </w:rPr>
              <w:t>)</w:t>
            </w:r>
          </w:p>
        </w:tc>
        <w:tc>
          <w:tcPr>
            <w:tcW w:w="324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keepNext/>
              <w:keepLines/>
              <w:spacing w:line="276" w:lineRule="auto"/>
              <w:jc w:val="center"/>
              <w:rPr>
                <w:sz w:val="16"/>
                <w:szCs w:val="16"/>
              </w:rPr>
            </w:pPr>
            <w:r>
              <w:rPr>
                <w:sz w:val="16"/>
                <w:szCs w:val="16"/>
              </w:rPr>
              <w:t>DON’T CARE</w:t>
            </w:r>
          </w:p>
        </w:tc>
        <w:tc>
          <w:tcPr>
            <w:tcW w:w="1844"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keepLines/>
              <w:spacing w:line="276" w:lineRule="auto"/>
              <w:jc w:val="center"/>
              <w:rPr>
                <w:b/>
                <w:sz w:val="16"/>
                <w:szCs w:val="16"/>
              </w:rPr>
            </w:pPr>
            <w:r>
              <w:rPr>
                <w:b/>
                <w:sz w:val="16"/>
                <w:szCs w:val="16"/>
              </w:rPr>
              <w:t>NOT_APPLIED</w:t>
            </w:r>
          </w:p>
        </w:tc>
      </w:tr>
    </w:tbl>
    <w:p w:rsidR="00D10B75" w:rsidRDefault="00D10B75" w:rsidP="00D10B75"/>
    <w:p w:rsidR="00D10B75" w:rsidRDefault="00D10B75" w:rsidP="00D10B75">
      <w:r>
        <w:t xml:space="preserve">The following decision tables take the Gear Lever Position and Gear Reverse CAN input signals that are used for automatic and manual transmissions, respectively, and produce </w:t>
      </w:r>
      <w:proofErr w:type="spellStart"/>
      <w:r>
        <w:t>GearPosHMI</w:t>
      </w:r>
      <w:proofErr w:type="spellEnd"/>
      <w:r>
        <w:t xml:space="preserve">.  </w:t>
      </w:r>
    </w:p>
    <w:p w:rsidR="00D10B75" w:rsidRDefault="00D10B75" w:rsidP="00D10B75"/>
    <w:p w:rsidR="00D10B75" w:rsidRDefault="00D10B75" w:rsidP="00D10B75">
      <w:pPr>
        <w:jc w:val="center"/>
      </w:pPr>
      <w:r>
        <w:t xml:space="preserve">Note that per the tables, </w:t>
      </w:r>
      <w:proofErr w:type="spellStart"/>
      <w:r>
        <w:t>ApaSteScanMde_D_Stat</w:t>
      </w:r>
      <w:proofErr w:type="spellEnd"/>
      <w:r>
        <w:t xml:space="preserve"> can prohibit transitions into PARK or NOT_PARK_REVERSE while actively steering (</w:t>
      </w:r>
      <w:proofErr w:type="spellStart"/>
      <w:r>
        <w:t>ApaSteScanMde_D_Stat</w:t>
      </w:r>
      <w:proofErr w:type="spellEnd"/>
      <w:r>
        <w:t xml:space="preserve">=STEERING). This feature allows </w:t>
      </w:r>
      <w:proofErr w:type="spellStart"/>
      <w:r>
        <w:t>GearPosHMI</w:t>
      </w:r>
      <w:proofErr w:type="spellEnd"/>
      <w:r>
        <w:t xml:space="preserve"> to hold the RVC during active park maneuvering.</w:t>
      </w:r>
    </w:p>
    <w:p w:rsidR="00D10B75" w:rsidRDefault="00D10B75" w:rsidP="00D10B75"/>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2"/>
        <w:gridCol w:w="1405"/>
        <w:gridCol w:w="2338"/>
        <w:gridCol w:w="1259"/>
        <w:gridCol w:w="2552"/>
        <w:gridCol w:w="1349"/>
      </w:tblGrid>
      <w:tr w:rsidR="00D10B75" w:rsidTr="00D10B75">
        <w:trPr>
          <w:trHeight w:val="575"/>
          <w:jc w:val="center"/>
        </w:trPr>
        <w:tc>
          <w:tcPr>
            <w:tcW w:w="922"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keepNext/>
              <w:spacing w:line="276" w:lineRule="auto"/>
              <w:jc w:val="center"/>
              <w:rPr>
                <w:rFonts w:cs="Arial"/>
                <w:sz w:val="16"/>
                <w:szCs w:val="16"/>
              </w:rPr>
            </w:pPr>
            <w:proofErr w:type="spellStart"/>
            <w:r>
              <w:rPr>
                <w:rFonts w:cs="Arial"/>
                <w:sz w:val="16"/>
                <w:szCs w:val="16"/>
              </w:rPr>
              <w:lastRenderedPageBreak/>
              <w:t>TrnType</w:t>
            </w:r>
            <w:proofErr w:type="spellEnd"/>
          </w:p>
        </w:tc>
        <w:tc>
          <w:tcPr>
            <w:tcW w:w="1405"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keepNext/>
              <w:spacing w:line="276" w:lineRule="auto"/>
              <w:jc w:val="center"/>
              <w:rPr>
                <w:rFonts w:cs="Arial"/>
                <w:sz w:val="16"/>
                <w:szCs w:val="16"/>
              </w:rPr>
            </w:pPr>
            <w:proofErr w:type="spellStart"/>
            <w:r>
              <w:rPr>
                <w:rFonts w:cs="Arial"/>
                <w:sz w:val="16"/>
                <w:szCs w:val="16"/>
              </w:rPr>
              <w:t>GearRvrse</w:t>
            </w:r>
            <w:proofErr w:type="spellEnd"/>
            <w:r>
              <w:rPr>
                <w:rFonts w:cs="Arial"/>
                <w:sz w:val="16"/>
                <w:szCs w:val="16"/>
              </w:rPr>
              <w:t>_</w:t>
            </w:r>
          </w:p>
          <w:p w:rsidR="00D10B75" w:rsidRDefault="00D10B75">
            <w:pPr>
              <w:keepNext/>
              <w:spacing w:line="276" w:lineRule="auto"/>
              <w:jc w:val="center"/>
              <w:rPr>
                <w:rFonts w:cs="Arial"/>
                <w:sz w:val="16"/>
                <w:szCs w:val="16"/>
              </w:rPr>
            </w:pPr>
            <w:proofErr w:type="spellStart"/>
            <w:r>
              <w:rPr>
                <w:rFonts w:cs="Arial"/>
                <w:sz w:val="16"/>
                <w:szCs w:val="16"/>
              </w:rPr>
              <w:t>D_Actl</w:t>
            </w:r>
            <w:proofErr w:type="spellEnd"/>
            <w:r>
              <w:rPr>
                <w:rFonts w:cs="Arial"/>
                <w:sz w:val="16"/>
                <w:szCs w:val="16"/>
              </w:rPr>
              <w:t>_</w:t>
            </w:r>
          </w:p>
          <w:p w:rsidR="00D10B75" w:rsidRDefault="00D10B75">
            <w:pPr>
              <w:keepNext/>
              <w:spacing w:line="276" w:lineRule="auto"/>
              <w:jc w:val="center"/>
              <w:rPr>
                <w:rFonts w:cs="Arial"/>
                <w:sz w:val="16"/>
                <w:szCs w:val="16"/>
              </w:rPr>
            </w:pPr>
            <w:proofErr w:type="spellStart"/>
            <w:r>
              <w:rPr>
                <w:rFonts w:cs="Arial"/>
                <w:sz w:val="16"/>
                <w:szCs w:val="16"/>
              </w:rPr>
              <w:t>ComStat</w:t>
            </w:r>
            <w:proofErr w:type="spellEnd"/>
          </w:p>
        </w:tc>
        <w:tc>
          <w:tcPr>
            <w:tcW w:w="2338"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keepNext/>
              <w:spacing w:line="276" w:lineRule="auto"/>
              <w:jc w:val="center"/>
              <w:rPr>
                <w:rFonts w:cs="Arial"/>
                <w:sz w:val="16"/>
                <w:szCs w:val="16"/>
              </w:rPr>
            </w:pPr>
            <w:proofErr w:type="spellStart"/>
            <w:r>
              <w:rPr>
                <w:rFonts w:cs="Arial"/>
                <w:sz w:val="16"/>
                <w:szCs w:val="16"/>
              </w:rPr>
              <w:t>GearRvrse_D_Actl</w:t>
            </w:r>
            <w:proofErr w:type="spellEnd"/>
          </w:p>
        </w:tc>
        <w:tc>
          <w:tcPr>
            <w:tcW w:w="1259"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keepNext/>
              <w:spacing w:line="276" w:lineRule="auto"/>
              <w:jc w:val="center"/>
              <w:rPr>
                <w:rFonts w:cs="Arial"/>
                <w:sz w:val="16"/>
                <w:szCs w:val="16"/>
              </w:rPr>
            </w:pPr>
            <w:proofErr w:type="spellStart"/>
            <w:r>
              <w:rPr>
                <w:rFonts w:cs="Arial"/>
                <w:sz w:val="16"/>
                <w:szCs w:val="16"/>
              </w:rPr>
              <w:t>Park_Brake</w:t>
            </w:r>
            <w:proofErr w:type="spellEnd"/>
            <w:r>
              <w:rPr>
                <w:rFonts w:cs="Arial"/>
                <w:sz w:val="16"/>
                <w:szCs w:val="16"/>
              </w:rPr>
              <w:t>_</w:t>
            </w:r>
          </w:p>
          <w:p w:rsidR="00D10B75" w:rsidRDefault="00D10B75">
            <w:pPr>
              <w:keepNext/>
              <w:spacing w:line="276" w:lineRule="auto"/>
              <w:jc w:val="center"/>
              <w:rPr>
                <w:rFonts w:cs="Arial"/>
                <w:sz w:val="16"/>
                <w:szCs w:val="16"/>
              </w:rPr>
            </w:pPr>
            <w:r>
              <w:rPr>
                <w:rFonts w:cs="Arial"/>
                <w:sz w:val="16"/>
                <w:szCs w:val="16"/>
              </w:rPr>
              <w:t>Merged</w:t>
            </w:r>
          </w:p>
        </w:tc>
        <w:tc>
          <w:tcPr>
            <w:tcW w:w="2552"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keepNext/>
              <w:spacing w:line="276" w:lineRule="auto"/>
              <w:jc w:val="center"/>
              <w:rPr>
                <w:rFonts w:cs="Arial"/>
                <w:sz w:val="16"/>
                <w:szCs w:val="16"/>
              </w:rPr>
            </w:pPr>
            <w:proofErr w:type="spellStart"/>
            <w:r>
              <w:rPr>
                <w:rFonts w:cs="Arial"/>
                <w:sz w:val="16"/>
                <w:szCs w:val="16"/>
              </w:rPr>
              <w:t>ApaSteScanMde_D_Stat</w:t>
            </w:r>
            <w:proofErr w:type="spellEnd"/>
          </w:p>
        </w:tc>
        <w:tc>
          <w:tcPr>
            <w:tcW w:w="1349"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D10B75" w:rsidRDefault="00D10B75">
            <w:pPr>
              <w:keepNext/>
              <w:spacing w:line="276" w:lineRule="auto"/>
              <w:jc w:val="center"/>
              <w:rPr>
                <w:rFonts w:cs="Arial"/>
                <w:sz w:val="16"/>
                <w:szCs w:val="16"/>
              </w:rPr>
            </w:pPr>
            <w:proofErr w:type="spellStart"/>
            <w:r>
              <w:rPr>
                <w:rFonts w:cs="Arial"/>
                <w:sz w:val="16"/>
                <w:szCs w:val="16"/>
              </w:rPr>
              <w:t>GearPosHMI</w:t>
            </w:r>
            <w:proofErr w:type="spellEnd"/>
          </w:p>
        </w:tc>
      </w:tr>
      <w:tr w:rsidR="00D10B75" w:rsidTr="00D10B75">
        <w:trPr>
          <w:trHeight w:val="683"/>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MISSING for</w:t>
            </w:r>
          </w:p>
          <w:p w:rsidR="00D10B75" w:rsidRDefault="00D10B75">
            <w:pPr>
              <w:keepNext/>
              <w:spacing w:beforeLines="40" w:before="96" w:afterLines="40" w:after="96" w:line="276" w:lineRule="auto"/>
              <w:jc w:val="center"/>
              <w:rPr>
                <w:rFonts w:cs="Arial"/>
                <w:sz w:val="16"/>
                <w:szCs w:val="16"/>
              </w:rPr>
            </w:pPr>
            <w:r>
              <w:rPr>
                <w:rFonts w:cs="Arial"/>
                <w:sz w:val="16"/>
                <w:szCs w:val="16"/>
              </w:rPr>
              <w:t>&gt;=</w:t>
            </w:r>
            <w:proofErr w:type="spellStart"/>
            <w:r>
              <w:rPr>
                <w:rFonts w:cs="Arial"/>
                <w:sz w:val="16"/>
                <w:szCs w:val="16"/>
              </w:rPr>
              <w:t>Camra_Actv</w:t>
            </w:r>
            <w:proofErr w:type="spellEnd"/>
            <w:r>
              <w:rPr>
                <w:rFonts w:cs="Arial"/>
                <w:sz w:val="16"/>
                <w:szCs w:val="16"/>
              </w:rPr>
              <w:t>_</w:t>
            </w:r>
          </w:p>
          <w:p w:rsidR="00D10B75" w:rsidRDefault="00D10B75">
            <w:pPr>
              <w:keepNext/>
              <w:spacing w:beforeLines="40" w:before="96" w:afterLines="40" w:after="96" w:line="276" w:lineRule="auto"/>
              <w:jc w:val="center"/>
              <w:rPr>
                <w:rFonts w:cs="Arial"/>
                <w:sz w:val="16"/>
                <w:szCs w:val="16"/>
              </w:rPr>
            </w:pPr>
            <w:proofErr w:type="spellStart"/>
            <w:r>
              <w:rPr>
                <w:rFonts w:cs="Arial"/>
                <w:sz w:val="16"/>
                <w:szCs w:val="16"/>
              </w:rPr>
              <w:t>MM_Timr_Cfg</w:t>
            </w:r>
            <w:proofErr w:type="spellEnd"/>
          </w:p>
        </w:tc>
        <w:tc>
          <w:tcPr>
            <w:tcW w:w="233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DON'T CARE</w:t>
            </w:r>
          </w:p>
        </w:tc>
        <w:tc>
          <w:tcPr>
            <w:tcW w:w="125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DON’T CARE</w:t>
            </w:r>
          </w:p>
        </w:tc>
        <w:tc>
          <w:tcPr>
            <w:tcW w:w="25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DON'T CARE</w:t>
            </w:r>
          </w:p>
        </w:tc>
        <w:tc>
          <w:tcPr>
            <w:tcW w:w="134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MISSING</w:t>
            </w:r>
          </w:p>
        </w:tc>
      </w:tr>
      <w:tr w:rsidR="00D10B75" w:rsidTr="00D10B75">
        <w:trPr>
          <w:trHeight w:val="829"/>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PRESENT</w:t>
            </w:r>
          </w:p>
        </w:tc>
        <w:tc>
          <w:tcPr>
            <w:tcW w:w="233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ACTIVE_CONFIRMED | ACTIVE_NOT_</w:t>
            </w:r>
          </w:p>
          <w:p w:rsidR="00D10B75" w:rsidRDefault="00D10B75">
            <w:pPr>
              <w:keepNext/>
              <w:spacing w:beforeLines="40" w:before="96" w:afterLines="40" w:after="96" w:line="276" w:lineRule="auto"/>
              <w:jc w:val="center"/>
              <w:rPr>
                <w:rFonts w:cs="Arial"/>
                <w:sz w:val="16"/>
                <w:szCs w:val="16"/>
              </w:rPr>
            </w:pPr>
            <w:r>
              <w:rPr>
                <w:rFonts w:cs="Arial"/>
                <w:sz w:val="16"/>
                <w:szCs w:val="16"/>
              </w:rPr>
              <w:t>CONFIRMED</w:t>
            </w:r>
          </w:p>
          <w:p w:rsidR="00D10B75" w:rsidRDefault="00D10B75">
            <w:pPr>
              <w:keepNext/>
              <w:spacing w:beforeLines="40" w:before="96" w:afterLines="40" w:after="96" w:line="276" w:lineRule="auto"/>
              <w:jc w:val="center"/>
              <w:rPr>
                <w:rFonts w:cs="Arial"/>
                <w:sz w:val="16"/>
                <w:szCs w:val="16"/>
              </w:rPr>
            </w:pPr>
            <w:r>
              <w:rPr>
                <w:rFonts w:cs="Arial"/>
                <w:sz w:val="16"/>
                <w:szCs w:val="16"/>
              </w:rPr>
              <w:t>consecutive samples for (T&gt;=</w:t>
            </w:r>
            <w:proofErr w:type="spellStart"/>
            <w:r>
              <w:rPr>
                <w:rFonts w:cs="Arial"/>
                <w:sz w:val="16"/>
                <w:szCs w:val="16"/>
              </w:rPr>
              <w:t>GearPosHMI_Timr_Cfg</w:t>
            </w:r>
            <w:proofErr w:type="spellEnd"/>
            <w:r>
              <w:rPr>
                <w:rFonts w:cs="Arial"/>
                <w:sz w:val="16"/>
                <w:szCs w:val="16"/>
              </w:rPr>
              <w:t>)</w:t>
            </w:r>
          </w:p>
        </w:tc>
        <w:tc>
          <w:tcPr>
            <w:tcW w:w="125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DON’T CARE</w:t>
            </w:r>
          </w:p>
        </w:tc>
        <w:tc>
          <w:tcPr>
            <w:tcW w:w="25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DON’T CARE</w:t>
            </w:r>
          </w:p>
        </w:tc>
        <w:tc>
          <w:tcPr>
            <w:tcW w:w="134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REVERSE</w:t>
            </w:r>
          </w:p>
        </w:tc>
      </w:tr>
      <w:tr w:rsidR="00D10B75" w:rsidTr="00D10B75">
        <w:trPr>
          <w:trHeight w:val="395"/>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PRESENT</w:t>
            </w:r>
          </w:p>
        </w:tc>
        <w:tc>
          <w:tcPr>
            <w:tcW w:w="233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INACTIVE_</w:t>
            </w:r>
          </w:p>
          <w:p w:rsidR="00D10B75" w:rsidRDefault="00D10B75">
            <w:pPr>
              <w:keepNext/>
              <w:spacing w:beforeLines="40" w:before="96" w:afterLines="40" w:after="96" w:line="276" w:lineRule="auto"/>
              <w:jc w:val="center"/>
              <w:rPr>
                <w:rFonts w:cs="Arial"/>
                <w:sz w:val="16"/>
                <w:szCs w:val="16"/>
              </w:rPr>
            </w:pPr>
            <w:r>
              <w:rPr>
                <w:rFonts w:cs="Arial"/>
                <w:sz w:val="16"/>
                <w:szCs w:val="16"/>
              </w:rPr>
              <w:t>NOT_CONFIRMED |</w:t>
            </w:r>
          </w:p>
          <w:p w:rsidR="00D10B75" w:rsidRDefault="00D10B75">
            <w:pPr>
              <w:keepNext/>
              <w:spacing w:beforeLines="40" w:before="96" w:afterLines="40" w:after="96" w:line="276" w:lineRule="auto"/>
              <w:jc w:val="center"/>
              <w:rPr>
                <w:rFonts w:cs="Arial"/>
                <w:sz w:val="16"/>
                <w:szCs w:val="16"/>
              </w:rPr>
            </w:pPr>
            <w:r>
              <w:rPr>
                <w:rFonts w:cs="Arial"/>
                <w:sz w:val="16"/>
                <w:szCs w:val="16"/>
              </w:rPr>
              <w:t>INACTIVE_</w:t>
            </w:r>
          </w:p>
          <w:p w:rsidR="00D10B75" w:rsidRDefault="00D10B75">
            <w:pPr>
              <w:keepNext/>
              <w:spacing w:beforeLines="40" w:before="96" w:afterLines="40" w:after="96" w:line="276" w:lineRule="auto"/>
              <w:jc w:val="center"/>
              <w:rPr>
                <w:rFonts w:cs="Arial"/>
                <w:sz w:val="16"/>
                <w:szCs w:val="16"/>
              </w:rPr>
            </w:pPr>
            <w:r>
              <w:rPr>
                <w:rFonts w:cs="Arial"/>
                <w:sz w:val="16"/>
                <w:szCs w:val="16"/>
              </w:rPr>
              <w:t>CONFIRMED</w:t>
            </w:r>
          </w:p>
          <w:p w:rsidR="00D10B75" w:rsidRDefault="00D10B75">
            <w:pPr>
              <w:keepNext/>
              <w:spacing w:beforeLines="40" w:before="96" w:afterLines="40" w:after="96" w:line="276" w:lineRule="auto"/>
              <w:jc w:val="center"/>
              <w:rPr>
                <w:rFonts w:cs="Arial"/>
                <w:sz w:val="16"/>
                <w:szCs w:val="16"/>
              </w:rPr>
            </w:pPr>
            <w:r>
              <w:rPr>
                <w:rFonts w:cs="Arial"/>
                <w:sz w:val="16"/>
                <w:szCs w:val="16"/>
              </w:rPr>
              <w:t>After consecutive samples for (T&gt;=</w:t>
            </w:r>
            <w:proofErr w:type="spellStart"/>
            <w:r>
              <w:rPr>
                <w:rFonts w:cs="Arial"/>
                <w:sz w:val="16"/>
                <w:szCs w:val="16"/>
              </w:rPr>
              <w:t>GearPosHMI_Timr_Cfg</w:t>
            </w:r>
            <w:proofErr w:type="spellEnd"/>
            <w:r>
              <w:rPr>
                <w:rFonts w:cs="Arial"/>
                <w:sz w:val="16"/>
                <w:szCs w:val="16"/>
              </w:rPr>
              <w:t>)</w:t>
            </w:r>
          </w:p>
        </w:tc>
        <w:tc>
          <w:tcPr>
            <w:tcW w:w="125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APPLIED</w:t>
            </w:r>
          </w:p>
        </w:tc>
        <w:tc>
          <w:tcPr>
            <w:tcW w:w="25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NULL |</w:t>
            </w:r>
          </w:p>
          <w:p w:rsidR="00D10B75" w:rsidRDefault="00D10B75">
            <w:pPr>
              <w:keepNext/>
              <w:spacing w:beforeLines="40" w:before="96" w:afterLines="40" w:after="96" w:line="276" w:lineRule="auto"/>
              <w:jc w:val="center"/>
              <w:rPr>
                <w:rFonts w:cs="Arial"/>
                <w:sz w:val="16"/>
                <w:szCs w:val="16"/>
              </w:rPr>
            </w:pPr>
            <w:r>
              <w:rPr>
                <w:rFonts w:cs="Arial"/>
                <w:sz w:val="16"/>
                <w:szCs w:val="16"/>
              </w:rPr>
              <w:t>NOT_SCANNING | SCANNING</w:t>
            </w:r>
          </w:p>
          <w:p w:rsidR="00D10B75" w:rsidRDefault="00D10B75">
            <w:pPr>
              <w:keepNext/>
              <w:spacing w:beforeLines="40" w:before="96" w:afterLines="40" w:after="96" w:line="276" w:lineRule="auto"/>
              <w:jc w:val="center"/>
              <w:rPr>
                <w:rFonts w:cs="Arial"/>
                <w:sz w:val="16"/>
                <w:szCs w:val="16"/>
              </w:rPr>
            </w:pPr>
            <w:r>
              <w:rPr>
                <w:rFonts w:cs="Arial"/>
                <w:sz w:val="16"/>
                <w:szCs w:val="16"/>
              </w:rPr>
              <w:t>(No debounce)</w:t>
            </w:r>
          </w:p>
        </w:tc>
        <w:tc>
          <w:tcPr>
            <w:tcW w:w="134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PARK</w:t>
            </w:r>
          </w:p>
        </w:tc>
      </w:tr>
      <w:tr w:rsidR="00D10B75" w:rsidTr="00D10B75">
        <w:trPr>
          <w:trHeight w:val="431"/>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PRESENT</w:t>
            </w:r>
          </w:p>
        </w:tc>
        <w:tc>
          <w:tcPr>
            <w:tcW w:w="2338" w:type="dxa"/>
            <w:tcBorders>
              <w:top w:val="single" w:sz="4" w:space="0" w:color="auto"/>
              <w:left w:val="single" w:sz="4" w:space="0" w:color="auto"/>
              <w:bottom w:val="single" w:sz="4" w:space="0" w:color="auto"/>
              <w:right w:val="single" w:sz="4" w:space="0" w:color="auto"/>
            </w:tcBorders>
            <w:vAlign w:val="center"/>
          </w:tcPr>
          <w:p w:rsidR="00D10B75" w:rsidRDefault="00D10B75">
            <w:pPr>
              <w:keepNext/>
              <w:spacing w:beforeLines="40" w:before="96" w:afterLines="40" w:after="96" w:line="276" w:lineRule="auto"/>
              <w:jc w:val="center"/>
              <w:rPr>
                <w:rFonts w:cs="Arial"/>
                <w:sz w:val="16"/>
                <w:szCs w:val="16"/>
              </w:rPr>
            </w:pPr>
            <w:r>
              <w:rPr>
                <w:rFonts w:cs="Arial"/>
                <w:sz w:val="16"/>
                <w:szCs w:val="16"/>
              </w:rPr>
              <w:t>INACTIVE_</w:t>
            </w:r>
          </w:p>
          <w:p w:rsidR="00D10B75" w:rsidRDefault="00D10B75">
            <w:pPr>
              <w:keepNext/>
              <w:spacing w:beforeLines="40" w:before="96" w:afterLines="40" w:after="96" w:line="276" w:lineRule="auto"/>
              <w:jc w:val="center"/>
              <w:rPr>
                <w:rFonts w:cs="Arial"/>
                <w:sz w:val="16"/>
                <w:szCs w:val="16"/>
              </w:rPr>
            </w:pPr>
            <w:r>
              <w:rPr>
                <w:rFonts w:cs="Arial"/>
                <w:sz w:val="16"/>
                <w:szCs w:val="16"/>
              </w:rPr>
              <w:t>NOT_CONFIRMED |</w:t>
            </w:r>
          </w:p>
          <w:p w:rsidR="00D10B75" w:rsidRDefault="00D10B75">
            <w:pPr>
              <w:keepNext/>
              <w:spacing w:beforeLines="40" w:before="96" w:afterLines="40" w:after="96" w:line="276" w:lineRule="auto"/>
              <w:jc w:val="center"/>
              <w:rPr>
                <w:rFonts w:cs="Arial"/>
                <w:sz w:val="16"/>
                <w:szCs w:val="16"/>
              </w:rPr>
            </w:pPr>
            <w:r>
              <w:rPr>
                <w:rFonts w:cs="Arial"/>
                <w:sz w:val="16"/>
                <w:szCs w:val="16"/>
              </w:rPr>
              <w:t>INACTIVE_</w:t>
            </w:r>
          </w:p>
          <w:p w:rsidR="00D10B75" w:rsidRDefault="00D10B75">
            <w:pPr>
              <w:keepNext/>
              <w:spacing w:beforeLines="40" w:before="96" w:afterLines="40" w:after="96" w:line="276" w:lineRule="auto"/>
              <w:jc w:val="center"/>
              <w:rPr>
                <w:rFonts w:cs="Arial"/>
                <w:sz w:val="16"/>
                <w:szCs w:val="16"/>
              </w:rPr>
            </w:pPr>
            <w:r>
              <w:rPr>
                <w:rFonts w:cs="Arial"/>
                <w:sz w:val="16"/>
                <w:szCs w:val="16"/>
              </w:rPr>
              <w:t>CONFIRMED</w:t>
            </w:r>
          </w:p>
          <w:p w:rsidR="00D10B75" w:rsidRDefault="00D10B75">
            <w:pPr>
              <w:keepNext/>
              <w:spacing w:beforeLines="40" w:before="96" w:afterLines="40" w:after="96" w:line="276" w:lineRule="auto"/>
              <w:jc w:val="center"/>
              <w:rPr>
                <w:rFonts w:cs="Arial"/>
                <w:sz w:val="16"/>
                <w:szCs w:val="16"/>
              </w:rPr>
            </w:pPr>
            <w:r>
              <w:rPr>
                <w:rFonts w:cs="Arial"/>
                <w:sz w:val="16"/>
                <w:szCs w:val="16"/>
              </w:rPr>
              <w:t>After consecutive samples for (T&gt;=</w:t>
            </w:r>
            <w:proofErr w:type="spellStart"/>
            <w:r>
              <w:rPr>
                <w:rFonts w:cs="Arial"/>
                <w:sz w:val="16"/>
                <w:szCs w:val="16"/>
              </w:rPr>
              <w:t>GearPosHMI_Timr_Cfg</w:t>
            </w:r>
            <w:proofErr w:type="spellEnd"/>
            <w:r>
              <w:rPr>
                <w:rFonts w:cs="Arial"/>
                <w:sz w:val="16"/>
                <w:szCs w:val="16"/>
              </w:rPr>
              <w:t>)</w:t>
            </w:r>
          </w:p>
          <w:p w:rsidR="00D10B75" w:rsidRDefault="00D10B75">
            <w:pPr>
              <w:keepNext/>
              <w:spacing w:beforeLines="40" w:before="96" w:afterLines="40" w:after="96" w:line="276" w:lineRule="auto"/>
              <w:jc w:val="center"/>
              <w:rPr>
                <w:rFonts w:cs="Arial"/>
                <w:sz w:val="16"/>
                <w:szCs w:val="16"/>
              </w:rPr>
            </w:pPr>
          </w:p>
        </w:tc>
        <w:tc>
          <w:tcPr>
            <w:tcW w:w="125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NOT_</w:t>
            </w:r>
          </w:p>
          <w:p w:rsidR="00D10B75" w:rsidRDefault="00D10B75">
            <w:pPr>
              <w:keepNext/>
              <w:spacing w:beforeLines="40" w:before="96" w:afterLines="40" w:after="96" w:line="276" w:lineRule="auto"/>
              <w:jc w:val="center"/>
              <w:rPr>
                <w:rFonts w:cs="Arial"/>
                <w:sz w:val="16"/>
                <w:szCs w:val="16"/>
              </w:rPr>
            </w:pPr>
            <w:r>
              <w:rPr>
                <w:rFonts w:cs="Arial"/>
                <w:sz w:val="16"/>
                <w:szCs w:val="16"/>
              </w:rPr>
              <w:t>APPLIED</w:t>
            </w:r>
          </w:p>
        </w:tc>
        <w:tc>
          <w:tcPr>
            <w:tcW w:w="25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NULL |</w:t>
            </w:r>
          </w:p>
          <w:p w:rsidR="00D10B75" w:rsidRDefault="00D10B75">
            <w:pPr>
              <w:keepNext/>
              <w:spacing w:beforeLines="40" w:before="96" w:afterLines="40" w:after="96" w:line="276" w:lineRule="auto"/>
              <w:jc w:val="center"/>
              <w:rPr>
                <w:rFonts w:cs="Arial"/>
                <w:sz w:val="16"/>
                <w:szCs w:val="16"/>
              </w:rPr>
            </w:pPr>
            <w:r>
              <w:rPr>
                <w:rFonts w:cs="Arial"/>
                <w:sz w:val="16"/>
                <w:szCs w:val="16"/>
              </w:rPr>
              <w:t>NOT_SCANNING | SCANNING</w:t>
            </w:r>
          </w:p>
          <w:p w:rsidR="00D10B75" w:rsidRDefault="00D10B75">
            <w:pPr>
              <w:keepNext/>
              <w:spacing w:beforeLines="40" w:before="96" w:afterLines="40" w:after="96" w:line="276" w:lineRule="auto"/>
              <w:jc w:val="center"/>
              <w:rPr>
                <w:rFonts w:cs="Arial"/>
                <w:sz w:val="16"/>
                <w:szCs w:val="16"/>
              </w:rPr>
            </w:pPr>
            <w:r>
              <w:rPr>
                <w:rFonts w:cs="Arial"/>
                <w:sz w:val="16"/>
                <w:szCs w:val="16"/>
              </w:rPr>
              <w:t>(No debounce)</w:t>
            </w:r>
          </w:p>
        </w:tc>
        <w:tc>
          <w:tcPr>
            <w:tcW w:w="134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NOT_PARK_</w:t>
            </w:r>
          </w:p>
          <w:p w:rsidR="00D10B75" w:rsidRDefault="00D10B75">
            <w:pPr>
              <w:keepNext/>
              <w:spacing w:beforeLines="40" w:before="96" w:afterLines="40" w:after="96" w:line="276" w:lineRule="auto"/>
              <w:jc w:val="center"/>
              <w:rPr>
                <w:rFonts w:cs="Arial"/>
                <w:sz w:val="16"/>
                <w:szCs w:val="16"/>
              </w:rPr>
            </w:pPr>
            <w:r>
              <w:rPr>
                <w:rFonts w:cs="Arial"/>
                <w:sz w:val="16"/>
                <w:szCs w:val="16"/>
              </w:rPr>
              <w:t>REVERSE</w:t>
            </w:r>
          </w:p>
        </w:tc>
      </w:tr>
      <w:tr w:rsidR="00D10B75" w:rsidTr="00D10B75">
        <w:trPr>
          <w:trHeight w:val="431"/>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PRESENT</w:t>
            </w:r>
          </w:p>
        </w:tc>
        <w:tc>
          <w:tcPr>
            <w:tcW w:w="233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 xml:space="preserve">FAULT for &gt;= </w:t>
            </w:r>
            <w:proofErr w:type="spellStart"/>
            <w:r>
              <w:rPr>
                <w:rFonts w:cs="Arial"/>
                <w:sz w:val="16"/>
                <w:szCs w:val="16"/>
              </w:rPr>
              <w:t>Camra_Fault_Timr_Cfg</w:t>
            </w:r>
            <w:proofErr w:type="spellEnd"/>
          </w:p>
        </w:tc>
        <w:tc>
          <w:tcPr>
            <w:tcW w:w="125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DON’T CARE</w:t>
            </w:r>
          </w:p>
        </w:tc>
        <w:tc>
          <w:tcPr>
            <w:tcW w:w="25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DON'T CARE</w:t>
            </w:r>
          </w:p>
        </w:tc>
        <w:tc>
          <w:tcPr>
            <w:tcW w:w="134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GEAR_FAULT</w:t>
            </w:r>
          </w:p>
        </w:tc>
      </w:tr>
    </w:tbl>
    <w:p w:rsidR="00D10B75" w:rsidRDefault="00D10B75" w:rsidP="00D10B75"/>
    <w:p w:rsidR="00D10B75" w:rsidRDefault="00D10B75" w:rsidP="00D10B75"/>
    <w:p w:rsidR="00D10B75" w:rsidRDefault="00D10B75" w:rsidP="00D10B75"/>
    <w:p w:rsidR="00D10B75" w:rsidRPr="00DF667F" w:rsidRDefault="00D10B75" w:rsidP="00D10B75">
      <w:pPr>
        <w:jc w:val="center"/>
        <w:rPr>
          <w:b/>
        </w:rPr>
      </w:pPr>
      <w:r w:rsidRPr="00DF667F">
        <w:rPr>
          <w:b/>
        </w:rPr>
        <w:t xml:space="preserve">For programs using OLD </w:t>
      </w:r>
      <w:r>
        <w:rPr>
          <w:b/>
        </w:rPr>
        <w:t xml:space="preserve">transmission </w:t>
      </w:r>
      <w:r w:rsidRPr="00DF667F">
        <w:rPr>
          <w:b/>
        </w:rPr>
        <w:t>gear signals</w:t>
      </w:r>
    </w:p>
    <w:tbl>
      <w:tblPr>
        <w:tblW w:w="104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9"/>
        <w:gridCol w:w="1009"/>
        <w:gridCol w:w="1560"/>
        <w:gridCol w:w="2993"/>
        <w:gridCol w:w="2072"/>
        <w:gridCol w:w="1801"/>
      </w:tblGrid>
      <w:tr w:rsidR="00D10B75" w:rsidTr="00D10B75">
        <w:trPr>
          <w:trHeight w:val="530"/>
          <w:jc w:val="center"/>
        </w:trPr>
        <w:tc>
          <w:tcPr>
            <w:tcW w:w="1009" w:type="dxa"/>
            <w:tcBorders>
              <w:top w:val="single" w:sz="4" w:space="0" w:color="auto"/>
              <w:left w:val="single" w:sz="4" w:space="0" w:color="auto"/>
              <w:bottom w:val="double" w:sz="4" w:space="0" w:color="auto"/>
              <w:right w:val="single" w:sz="4" w:space="0" w:color="auto"/>
            </w:tcBorders>
            <w:shd w:val="clear" w:color="auto" w:fill="DEDEDE"/>
            <w:vAlign w:val="center"/>
          </w:tcPr>
          <w:p w:rsidR="00D10B75" w:rsidRDefault="00D10B75" w:rsidP="00D10B75">
            <w:pPr>
              <w:spacing w:line="276" w:lineRule="auto"/>
              <w:jc w:val="center"/>
              <w:rPr>
                <w:rFonts w:cs="Arial"/>
                <w:sz w:val="16"/>
                <w:szCs w:val="16"/>
              </w:rPr>
            </w:pPr>
            <w:proofErr w:type="spellStart"/>
            <w:r>
              <w:rPr>
                <w:rFonts w:cs="Arial"/>
                <w:sz w:val="16"/>
                <w:szCs w:val="16"/>
              </w:rPr>
              <w:t>TrnType</w:t>
            </w:r>
            <w:proofErr w:type="spellEnd"/>
          </w:p>
        </w:tc>
        <w:tc>
          <w:tcPr>
            <w:tcW w:w="1009"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spacing w:line="276" w:lineRule="auto"/>
              <w:jc w:val="center"/>
              <w:rPr>
                <w:rFonts w:cs="Arial"/>
                <w:sz w:val="16"/>
                <w:szCs w:val="16"/>
              </w:rPr>
            </w:pPr>
            <w:r>
              <w:rPr>
                <w:rFonts w:cs="Arial"/>
                <w:sz w:val="16"/>
                <w:szCs w:val="16"/>
              </w:rPr>
              <w:t>Reverse Gear*</w:t>
            </w:r>
          </w:p>
        </w:tc>
        <w:tc>
          <w:tcPr>
            <w:tcW w:w="156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spacing w:line="276" w:lineRule="auto"/>
              <w:jc w:val="center"/>
              <w:rPr>
                <w:rFonts w:cs="Arial"/>
                <w:sz w:val="16"/>
                <w:szCs w:val="16"/>
              </w:rPr>
            </w:pPr>
            <w:proofErr w:type="spellStart"/>
            <w:r>
              <w:rPr>
                <w:rFonts w:cs="Arial"/>
                <w:sz w:val="16"/>
                <w:szCs w:val="16"/>
              </w:rPr>
              <w:t>GearLvrPos</w:t>
            </w:r>
            <w:proofErr w:type="spellEnd"/>
            <w:r>
              <w:rPr>
                <w:rFonts w:cs="Arial"/>
                <w:sz w:val="16"/>
                <w:szCs w:val="16"/>
              </w:rPr>
              <w:t>_</w:t>
            </w:r>
          </w:p>
          <w:p w:rsidR="00D10B75" w:rsidRDefault="00D10B75">
            <w:pPr>
              <w:spacing w:line="276" w:lineRule="auto"/>
              <w:jc w:val="center"/>
              <w:rPr>
                <w:rFonts w:cs="Arial"/>
                <w:sz w:val="16"/>
                <w:szCs w:val="16"/>
              </w:rPr>
            </w:pPr>
            <w:proofErr w:type="spellStart"/>
            <w:r>
              <w:rPr>
                <w:rFonts w:cs="Arial"/>
                <w:sz w:val="16"/>
                <w:szCs w:val="16"/>
              </w:rPr>
              <w:t>D_Actl_ComStat</w:t>
            </w:r>
            <w:proofErr w:type="spellEnd"/>
          </w:p>
        </w:tc>
        <w:tc>
          <w:tcPr>
            <w:tcW w:w="2993"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spacing w:line="276" w:lineRule="auto"/>
              <w:jc w:val="center"/>
              <w:rPr>
                <w:rFonts w:cs="Arial"/>
                <w:sz w:val="16"/>
                <w:szCs w:val="16"/>
              </w:rPr>
            </w:pPr>
            <w:proofErr w:type="spellStart"/>
            <w:r>
              <w:rPr>
                <w:rFonts w:cs="Arial"/>
                <w:sz w:val="16"/>
                <w:szCs w:val="16"/>
              </w:rPr>
              <w:t>GearLvrPos_D_Actl</w:t>
            </w:r>
            <w:proofErr w:type="spellEnd"/>
          </w:p>
        </w:tc>
        <w:tc>
          <w:tcPr>
            <w:tcW w:w="2072"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spacing w:line="276" w:lineRule="auto"/>
              <w:jc w:val="center"/>
              <w:rPr>
                <w:rFonts w:cs="Arial"/>
                <w:sz w:val="16"/>
                <w:szCs w:val="16"/>
              </w:rPr>
            </w:pPr>
            <w:proofErr w:type="spellStart"/>
            <w:r>
              <w:rPr>
                <w:rFonts w:cs="Arial"/>
                <w:sz w:val="16"/>
                <w:szCs w:val="16"/>
              </w:rPr>
              <w:t>ApaSteScanMde</w:t>
            </w:r>
            <w:proofErr w:type="spellEnd"/>
            <w:r>
              <w:rPr>
                <w:rFonts w:cs="Arial"/>
                <w:sz w:val="16"/>
                <w:szCs w:val="16"/>
              </w:rPr>
              <w:t>_</w:t>
            </w:r>
          </w:p>
          <w:p w:rsidR="00D10B75" w:rsidRDefault="00D10B75">
            <w:pPr>
              <w:spacing w:line="276" w:lineRule="auto"/>
              <w:jc w:val="center"/>
              <w:rPr>
                <w:rFonts w:cs="Arial"/>
                <w:sz w:val="16"/>
                <w:szCs w:val="16"/>
              </w:rPr>
            </w:pPr>
            <w:proofErr w:type="spellStart"/>
            <w:r>
              <w:rPr>
                <w:rFonts w:cs="Arial"/>
                <w:sz w:val="16"/>
                <w:szCs w:val="16"/>
              </w:rPr>
              <w:t>D_Stat</w:t>
            </w:r>
            <w:proofErr w:type="spellEnd"/>
          </w:p>
        </w:tc>
        <w:tc>
          <w:tcPr>
            <w:tcW w:w="1801"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D10B75" w:rsidRDefault="00D10B75">
            <w:pPr>
              <w:spacing w:line="276" w:lineRule="auto"/>
              <w:jc w:val="center"/>
              <w:rPr>
                <w:rFonts w:cs="Arial"/>
                <w:sz w:val="16"/>
                <w:szCs w:val="16"/>
              </w:rPr>
            </w:pPr>
            <w:proofErr w:type="spellStart"/>
            <w:r>
              <w:rPr>
                <w:rFonts w:cs="Arial"/>
                <w:sz w:val="16"/>
                <w:szCs w:val="16"/>
              </w:rPr>
              <w:t>GearPosHMI</w:t>
            </w:r>
            <w:proofErr w:type="spellEnd"/>
          </w:p>
        </w:tc>
      </w:tr>
      <w:tr w:rsidR="00D10B75" w:rsidTr="00D10B75">
        <w:trPr>
          <w:trHeight w:val="429"/>
          <w:jc w:val="center"/>
        </w:trPr>
        <w:tc>
          <w:tcPr>
            <w:tcW w:w="1009"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MISSING for</w:t>
            </w:r>
          </w:p>
          <w:p w:rsidR="00D10B75" w:rsidRDefault="00D10B75">
            <w:pPr>
              <w:spacing w:beforeLines="40" w:before="96" w:afterLines="40" w:after="96" w:line="276" w:lineRule="auto"/>
              <w:jc w:val="center"/>
              <w:rPr>
                <w:rFonts w:cs="Arial"/>
                <w:sz w:val="16"/>
                <w:szCs w:val="16"/>
              </w:rPr>
            </w:pPr>
            <w:r>
              <w:rPr>
                <w:rFonts w:cs="Arial"/>
                <w:sz w:val="16"/>
                <w:szCs w:val="16"/>
              </w:rPr>
              <w:t xml:space="preserve">&gt;= </w:t>
            </w:r>
            <w:proofErr w:type="spellStart"/>
            <w:r>
              <w:rPr>
                <w:rFonts w:cs="Arial"/>
                <w:sz w:val="16"/>
                <w:szCs w:val="16"/>
              </w:rPr>
              <w:t>Camra_Actv</w:t>
            </w:r>
            <w:proofErr w:type="spellEnd"/>
            <w:r>
              <w:rPr>
                <w:rFonts w:cs="Arial"/>
                <w:sz w:val="16"/>
                <w:szCs w:val="16"/>
              </w:rPr>
              <w:t>_</w:t>
            </w:r>
          </w:p>
          <w:p w:rsidR="00D10B75" w:rsidRDefault="00D10B75">
            <w:pPr>
              <w:spacing w:beforeLines="40" w:before="96" w:afterLines="40" w:after="96" w:line="276" w:lineRule="auto"/>
              <w:jc w:val="center"/>
              <w:rPr>
                <w:rFonts w:cs="Arial"/>
                <w:sz w:val="16"/>
                <w:szCs w:val="16"/>
              </w:rPr>
            </w:pPr>
            <w:proofErr w:type="spellStart"/>
            <w:r>
              <w:rPr>
                <w:rFonts w:cs="Arial"/>
                <w:sz w:val="16"/>
                <w:szCs w:val="16"/>
              </w:rPr>
              <w:t>MM_Timr_Cfg</w:t>
            </w:r>
            <w:proofErr w:type="spellEnd"/>
          </w:p>
        </w:tc>
        <w:tc>
          <w:tcPr>
            <w:tcW w:w="29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DON'T CARE</w:t>
            </w:r>
          </w:p>
        </w:tc>
        <w:tc>
          <w:tcPr>
            <w:tcW w:w="207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DON'T CARE</w:t>
            </w:r>
          </w:p>
        </w:tc>
        <w:tc>
          <w:tcPr>
            <w:tcW w:w="1801"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MISSING</w:t>
            </w:r>
          </w:p>
        </w:tc>
      </w:tr>
      <w:tr w:rsidR="00D10B75" w:rsidTr="00D10B75">
        <w:trPr>
          <w:trHeight w:val="890"/>
          <w:jc w:val="center"/>
        </w:trPr>
        <w:tc>
          <w:tcPr>
            <w:tcW w:w="1009"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REVERSE</w:t>
            </w:r>
          </w:p>
          <w:p w:rsidR="00D10B75" w:rsidRDefault="00D10B75">
            <w:pPr>
              <w:keepNext/>
              <w:spacing w:beforeLines="40" w:before="96" w:afterLines="40" w:after="96" w:line="276" w:lineRule="auto"/>
              <w:jc w:val="center"/>
              <w:rPr>
                <w:rFonts w:cs="Arial"/>
                <w:sz w:val="16"/>
                <w:szCs w:val="16"/>
              </w:rPr>
            </w:pPr>
            <w:r>
              <w:rPr>
                <w:rFonts w:cs="Arial"/>
                <w:sz w:val="16"/>
                <w:szCs w:val="16"/>
              </w:rPr>
              <w:t>After consecutive samples for (T&gt;=</w:t>
            </w:r>
            <w:proofErr w:type="spellStart"/>
            <w:r>
              <w:rPr>
                <w:rFonts w:cs="Arial"/>
                <w:sz w:val="16"/>
                <w:szCs w:val="16"/>
              </w:rPr>
              <w:t>GearPosHMI_Timr_Cfg</w:t>
            </w:r>
            <w:proofErr w:type="spellEnd"/>
            <w:r>
              <w:rPr>
                <w:rFonts w:cs="Arial"/>
                <w:sz w:val="16"/>
                <w:szCs w:val="16"/>
              </w:rPr>
              <w:t>)</w:t>
            </w:r>
          </w:p>
        </w:tc>
        <w:tc>
          <w:tcPr>
            <w:tcW w:w="207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keepNext/>
              <w:spacing w:beforeLines="40" w:before="96" w:afterLines="40" w:after="96" w:line="276" w:lineRule="auto"/>
              <w:jc w:val="center"/>
              <w:rPr>
                <w:rFonts w:cs="Arial"/>
                <w:sz w:val="16"/>
                <w:szCs w:val="16"/>
              </w:rPr>
            </w:pPr>
            <w:r>
              <w:rPr>
                <w:rFonts w:cs="Arial"/>
                <w:sz w:val="16"/>
                <w:szCs w:val="16"/>
              </w:rPr>
              <w:t>NULL | NOT_SCANNING | SCANNING</w:t>
            </w:r>
          </w:p>
          <w:p w:rsidR="00D10B75" w:rsidRDefault="00D10B75" w:rsidP="00D10B75">
            <w:pPr>
              <w:spacing w:beforeLines="40" w:before="96" w:afterLines="40" w:after="96" w:line="276" w:lineRule="auto"/>
              <w:jc w:val="center"/>
              <w:rPr>
                <w:rFonts w:cs="Arial"/>
                <w:sz w:val="16"/>
                <w:szCs w:val="16"/>
              </w:rPr>
            </w:pPr>
            <w:r>
              <w:rPr>
                <w:rFonts w:cs="Arial"/>
                <w:sz w:val="16"/>
                <w:szCs w:val="16"/>
              </w:rPr>
              <w:t>(No debounce)</w:t>
            </w:r>
          </w:p>
        </w:tc>
        <w:tc>
          <w:tcPr>
            <w:tcW w:w="1801"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REVERSE</w:t>
            </w:r>
          </w:p>
        </w:tc>
      </w:tr>
      <w:tr w:rsidR="00D10B75" w:rsidTr="00D10B75">
        <w:trPr>
          <w:trHeight w:val="890"/>
          <w:jc w:val="center"/>
        </w:trPr>
        <w:tc>
          <w:tcPr>
            <w:tcW w:w="1009"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tcPr>
          <w:p w:rsidR="00D10B75" w:rsidRDefault="00D10B75">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tcPr>
          <w:p w:rsidR="00D10B75" w:rsidRDefault="00D10B75">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tcPr>
          <w:p w:rsidR="00D10B75" w:rsidRDefault="00D10B75">
            <w:pPr>
              <w:keepNext/>
              <w:spacing w:beforeLines="40" w:before="96" w:afterLines="40" w:after="96" w:line="276" w:lineRule="auto"/>
              <w:jc w:val="center"/>
              <w:rPr>
                <w:rFonts w:cs="Arial"/>
                <w:sz w:val="16"/>
                <w:szCs w:val="16"/>
              </w:rPr>
            </w:pPr>
            <w:r>
              <w:rPr>
                <w:rFonts w:cs="Arial"/>
                <w:sz w:val="16"/>
                <w:szCs w:val="16"/>
              </w:rPr>
              <w:t>DON’T CARE</w:t>
            </w:r>
          </w:p>
        </w:tc>
        <w:tc>
          <w:tcPr>
            <w:tcW w:w="2072"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keepNext/>
              <w:spacing w:beforeLines="40" w:before="96" w:afterLines="40" w:after="96" w:line="276" w:lineRule="auto"/>
              <w:jc w:val="center"/>
              <w:rPr>
                <w:rFonts w:cs="Arial"/>
                <w:sz w:val="16"/>
                <w:szCs w:val="16"/>
              </w:rPr>
            </w:pPr>
            <w:r>
              <w:rPr>
                <w:rFonts w:cs="Arial"/>
                <w:sz w:val="16"/>
                <w:szCs w:val="16"/>
              </w:rPr>
              <w:t>STEERING</w:t>
            </w:r>
          </w:p>
          <w:p w:rsidR="00D10B75" w:rsidRDefault="00D10B75" w:rsidP="00D10B75">
            <w:pPr>
              <w:spacing w:beforeLines="40" w:before="96" w:afterLines="40" w:after="96" w:line="276" w:lineRule="auto"/>
              <w:jc w:val="center"/>
              <w:rPr>
                <w:rFonts w:cs="Arial"/>
                <w:sz w:val="16"/>
                <w:szCs w:val="16"/>
              </w:rPr>
            </w:pPr>
            <w:r>
              <w:rPr>
                <w:rFonts w:cs="Arial"/>
                <w:sz w:val="16"/>
                <w:szCs w:val="16"/>
              </w:rPr>
              <w:t>(No debounce)</w:t>
            </w:r>
          </w:p>
        </w:tc>
        <w:tc>
          <w:tcPr>
            <w:tcW w:w="1801" w:type="dxa"/>
            <w:tcBorders>
              <w:top w:val="single" w:sz="4" w:space="0" w:color="auto"/>
              <w:left w:val="double" w:sz="4" w:space="0" w:color="auto"/>
              <w:bottom w:val="single" w:sz="4" w:space="0" w:color="auto"/>
              <w:right w:val="single" w:sz="4" w:space="0" w:color="auto"/>
            </w:tcBorders>
            <w:vAlign w:val="center"/>
          </w:tcPr>
          <w:p w:rsidR="00D10B75" w:rsidRDefault="00D10B75">
            <w:pPr>
              <w:spacing w:beforeLines="40" w:before="96" w:afterLines="40" w:after="96" w:line="276" w:lineRule="auto"/>
              <w:jc w:val="center"/>
              <w:rPr>
                <w:rFonts w:cs="Arial"/>
                <w:sz w:val="16"/>
                <w:szCs w:val="16"/>
              </w:rPr>
            </w:pPr>
            <w:r>
              <w:rPr>
                <w:rFonts w:cs="Arial"/>
                <w:sz w:val="16"/>
                <w:szCs w:val="16"/>
              </w:rPr>
              <w:t>REVERSE</w:t>
            </w:r>
          </w:p>
        </w:tc>
      </w:tr>
      <w:tr w:rsidR="00D10B75" w:rsidTr="00D10B75">
        <w:trPr>
          <w:trHeight w:val="458"/>
          <w:jc w:val="center"/>
        </w:trPr>
        <w:tc>
          <w:tcPr>
            <w:tcW w:w="1009"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 xml:space="preserve">FAULT for &gt;= </w:t>
            </w:r>
            <w:proofErr w:type="spellStart"/>
            <w:r>
              <w:rPr>
                <w:rFonts w:cs="Arial"/>
                <w:sz w:val="16"/>
                <w:szCs w:val="16"/>
              </w:rPr>
              <w:t>Camra_Fault_Timr_Cfg</w:t>
            </w:r>
            <w:proofErr w:type="spellEnd"/>
          </w:p>
        </w:tc>
        <w:tc>
          <w:tcPr>
            <w:tcW w:w="207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DON'T CARE</w:t>
            </w:r>
          </w:p>
        </w:tc>
        <w:tc>
          <w:tcPr>
            <w:tcW w:w="1801"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GEAR_FAULT</w:t>
            </w:r>
          </w:p>
        </w:tc>
      </w:tr>
      <w:tr w:rsidR="00D10B75" w:rsidTr="00D10B75">
        <w:trPr>
          <w:trHeight w:val="980"/>
          <w:jc w:val="center"/>
        </w:trPr>
        <w:tc>
          <w:tcPr>
            <w:tcW w:w="1009"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lastRenderedPageBreak/>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PARK</w:t>
            </w:r>
          </w:p>
          <w:p w:rsidR="00D10B75" w:rsidRDefault="00D10B75">
            <w:pPr>
              <w:keepNext/>
              <w:spacing w:beforeLines="40" w:before="96" w:afterLines="40" w:after="96" w:line="276" w:lineRule="auto"/>
              <w:jc w:val="center"/>
              <w:rPr>
                <w:rFonts w:cs="Arial"/>
                <w:sz w:val="16"/>
                <w:szCs w:val="16"/>
              </w:rPr>
            </w:pPr>
            <w:r>
              <w:rPr>
                <w:rFonts w:cs="Arial"/>
                <w:sz w:val="16"/>
                <w:szCs w:val="16"/>
              </w:rPr>
              <w:t>After consecutive samples for (T&gt;=</w:t>
            </w:r>
            <w:proofErr w:type="spellStart"/>
            <w:r>
              <w:rPr>
                <w:rFonts w:cs="Arial"/>
                <w:sz w:val="16"/>
                <w:szCs w:val="16"/>
              </w:rPr>
              <w:t>GearPosHMI_Timr_Cfg</w:t>
            </w:r>
            <w:proofErr w:type="spellEnd"/>
            <w:r>
              <w:rPr>
                <w:rFonts w:cs="Arial"/>
                <w:sz w:val="16"/>
                <w:szCs w:val="16"/>
              </w:rPr>
              <w:t>)</w:t>
            </w:r>
          </w:p>
        </w:tc>
        <w:tc>
          <w:tcPr>
            <w:tcW w:w="207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NULL | NOT_SCANNING | SCANNING</w:t>
            </w:r>
          </w:p>
          <w:p w:rsidR="00D10B75" w:rsidRDefault="00D10B75">
            <w:pPr>
              <w:spacing w:beforeLines="40" w:before="96" w:afterLines="40" w:after="96" w:line="276" w:lineRule="auto"/>
              <w:jc w:val="center"/>
              <w:rPr>
                <w:rFonts w:cs="Arial"/>
                <w:sz w:val="16"/>
                <w:szCs w:val="16"/>
              </w:rPr>
            </w:pPr>
            <w:r>
              <w:rPr>
                <w:rFonts w:cs="Arial"/>
                <w:sz w:val="16"/>
                <w:szCs w:val="16"/>
              </w:rPr>
              <w:t>(No debounce)</w:t>
            </w:r>
          </w:p>
        </w:tc>
        <w:tc>
          <w:tcPr>
            <w:tcW w:w="1801"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PARK</w:t>
            </w:r>
          </w:p>
        </w:tc>
      </w:tr>
      <w:tr w:rsidR="00D10B75" w:rsidTr="00D10B75">
        <w:trPr>
          <w:trHeight w:val="431"/>
          <w:jc w:val="center"/>
        </w:trPr>
        <w:tc>
          <w:tcPr>
            <w:tcW w:w="1009"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NEUTRAL |</w:t>
            </w:r>
          </w:p>
          <w:p w:rsidR="00D10B75" w:rsidRDefault="00D10B75">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DRIVE |</w:t>
            </w:r>
          </w:p>
          <w:p w:rsidR="00D10B75" w:rsidRDefault="00D10B75">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SPORT_DRIVESPORT |</w:t>
            </w:r>
          </w:p>
          <w:p w:rsidR="00D10B75" w:rsidRDefault="00D10B75">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LOW |</w:t>
            </w:r>
          </w:p>
          <w:p w:rsidR="00D10B75" w:rsidRDefault="00D10B75">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FIRST |</w:t>
            </w:r>
          </w:p>
          <w:p w:rsidR="00D10B75" w:rsidRDefault="00D10B75">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SECOND |</w:t>
            </w:r>
          </w:p>
          <w:p w:rsidR="00D10B75" w:rsidRDefault="00D10B75">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THIRD |</w:t>
            </w:r>
          </w:p>
          <w:p w:rsidR="00D10B75" w:rsidRDefault="00D10B75">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FOURTH |</w:t>
            </w:r>
          </w:p>
          <w:p w:rsidR="00D10B75" w:rsidRDefault="00D10B75">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 xml:space="preserve">FIFTH </w:t>
            </w:r>
            <w:proofErr w:type="gramStart"/>
            <w:r>
              <w:rPr>
                <w:rFonts w:eastAsiaTheme="minorEastAsia" w:cs="Arial"/>
                <w:sz w:val="16"/>
                <w:szCs w:val="16"/>
              </w:rPr>
              <w:t>|  SIXTH</w:t>
            </w:r>
            <w:proofErr w:type="gramEnd"/>
            <w:r>
              <w:rPr>
                <w:rFonts w:eastAsiaTheme="minorEastAsia" w:cs="Arial"/>
                <w:sz w:val="16"/>
                <w:szCs w:val="16"/>
              </w:rPr>
              <w:t xml:space="preserve"> |</w:t>
            </w:r>
          </w:p>
          <w:p w:rsidR="00D10B75" w:rsidRDefault="00D10B75">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UNKNOWN_POSITION</w:t>
            </w:r>
          </w:p>
          <w:p w:rsidR="00D10B75" w:rsidRDefault="00D10B75">
            <w:pPr>
              <w:keepNext/>
              <w:spacing w:beforeLines="40" w:before="96" w:afterLines="40" w:after="96" w:line="276" w:lineRule="auto"/>
              <w:jc w:val="center"/>
              <w:rPr>
                <w:rFonts w:cs="Arial"/>
                <w:sz w:val="16"/>
                <w:szCs w:val="16"/>
              </w:rPr>
            </w:pPr>
            <w:r>
              <w:rPr>
                <w:rFonts w:cs="Arial"/>
                <w:sz w:val="16"/>
                <w:szCs w:val="16"/>
              </w:rPr>
              <w:t>After consecutive samples for (T&gt;=</w:t>
            </w:r>
            <w:proofErr w:type="spellStart"/>
            <w:r>
              <w:rPr>
                <w:rFonts w:cs="Arial"/>
                <w:sz w:val="16"/>
                <w:szCs w:val="16"/>
              </w:rPr>
              <w:t>GearPosHMI_Timr_Cfg</w:t>
            </w:r>
            <w:proofErr w:type="spellEnd"/>
            <w:r>
              <w:rPr>
                <w:rFonts w:cs="Arial"/>
                <w:sz w:val="16"/>
                <w:szCs w:val="16"/>
              </w:rPr>
              <w:t>)</w:t>
            </w:r>
          </w:p>
        </w:tc>
        <w:tc>
          <w:tcPr>
            <w:tcW w:w="207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rFonts w:cs="Arial"/>
                <w:sz w:val="16"/>
                <w:szCs w:val="16"/>
              </w:rPr>
            </w:pPr>
            <w:r>
              <w:rPr>
                <w:rFonts w:cs="Arial"/>
                <w:sz w:val="16"/>
                <w:szCs w:val="16"/>
              </w:rPr>
              <w:t>NULL | NOT_SCANNING | SCANNING</w:t>
            </w:r>
          </w:p>
          <w:p w:rsidR="00D10B75" w:rsidRDefault="00D10B75">
            <w:pPr>
              <w:spacing w:beforeLines="40" w:before="96" w:afterLines="40" w:after="96" w:line="276" w:lineRule="auto"/>
              <w:jc w:val="center"/>
              <w:rPr>
                <w:rFonts w:cs="Arial"/>
                <w:sz w:val="16"/>
                <w:szCs w:val="16"/>
              </w:rPr>
            </w:pPr>
            <w:r>
              <w:rPr>
                <w:rFonts w:cs="Arial"/>
                <w:sz w:val="16"/>
                <w:szCs w:val="16"/>
              </w:rPr>
              <w:t>(No debounce)</w:t>
            </w:r>
          </w:p>
        </w:tc>
        <w:tc>
          <w:tcPr>
            <w:tcW w:w="1801"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rFonts w:cs="Arial"/>
                <w:sz w:val="16"/>
                <w:szCs w:val="16"/>
              </w:rPr>
            </w:pPr>
            <w:r>
              <w:rPr>
                <w:rFonts w:cs="Arial"/>
                <w:sz w:val="16"/>
                <w:szCs w:val="16"/>
              </w:rPr>
              <w:t>NOT_PARK_</w:t>
            </w:r>
          </w:p>
          <w:p w:rsidR="00D10B75" w:rsidRDefault="00D10B75">
            <w:pPr>
              <w:spacing w:beforeLines="40" w:before="96" w:afterLines="40" w:after="96" w:line="276" w:lineRule="auto"/>
              <w:jc w:val="center"/>
              <w:rPr>
                <w:rFonts w:cs="Arial"/>
                <w:sz w:val="16"/>
                <w:szCs w:val="16"/>
              </w:rPr>
            </w:pPr>
            <w:r>
              <w:rPr>
                <w:rFonts w:cs="Arial"/>
                <w:sz w:val="16"/>
                <w:szCs w:val="16"/>
              </w:rPr>
              <w:t>REVERSE</w:t>
            </w:r>
          </w:p>
        </w:tc>
      </w:tr>
    </w:tbl>
    <w:p w:rsidR="00D10B75" w:rsidRDefault="00D10B75" w:rsidP="00D10B75"/>
    <w:p w:rsidR="00D10B75" w:rsidRDefault="00D10B75" w:rsidP="00D10B75">
      <w:pPr>
        <w:jc w:val="center"/>
      </w:pPr>
      <w:r>
        <w:t>General Screen Arbitration: Gear Position Determination for programs using old gear signaling</w:t>
      </w:r>
    </w:p>
    <w:p w:rsidR="00D10B75" w:rsidRPr="00182EE5" w:rsidRDefault="00D10B75" w:rsidP="00D10B75">
      <w:pPr>
        <w:jc w:val="center"/>
      </w:pPr>
      <w:r w:rsidRPr="00182EE5">
        <w:t>*This is an existing configuration (DE05 byte 1 bit 4 on APIM) which points to old or new messaging</w:t>
      </w:r>
    </w:p>
    <w:p w:rsidR="00D10B75" w:rsidRDefault="00D10B75" w:rsidP="00D10B75">
      <w:pPr>
        <w:jc w:val="center"/>
      </w:pPr>
    </w:p>
    <w:p w:rsidR="00D10B75" w:rsidRDefault="00D10B75" w:rsidP="00D10B75">
      <w:pPr>
        <w:jc w:val="center"/>
      </w:pPr>
    </w:p>
    <w:p w:rsidR="00D10B75" w:rsidRDefault="00D10B75" w:rsidP="00D10B75"/>
    <w:p w:rsidR="00D10B75" w:rsidRPr="00DF667F" w:rsidRDefault="00D10B75" w:rsidP="00D10B75">
      <w:pPr>
        <w:jc w:val="center"/>
        <w:rPr>
          <w:b/>
        </w:rPr>
      </w:pPr>
      <w:r w:rsidRPr="00DF667F">
        <w:rPr>
          <w:b/>
        </w:rPr>
        <w:t xml:space="preserve">For programs using </w:t>
      </w:r>
      <w:r>
        <w:rPr>
          <w:b/>
        </w:rPr>
        <w:t>NEW</w:t>
      </w:r>
      <w:r w:rsidRPr="00DF667F">
        <w:rPr>
          <w:b/>
        </w:rPr>
        <w:t xml:space="preserve"> </w:t>
      </w:r>
      <w:r>
        <w:rPr>
          <w:b/>
        </w:rPr>
        <w:t xml:space="preserve">transmission gear </w:t>
      </w:r>
      <w:r w:rsidRPr="00DF667F">
        <w:rPr>
          <w:b/>
        </w:rPr>
        <w:t>signals</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894"/>
        <w:gridCol w:w="1530"/>
        <w:gridCol w:w="2342"/>
        <w:gridCol w:w="1528"/>
        <w:gridCol w:w="2160"/>
      </w:tblGrid>
      <w:tr w:rsidR="00D10B75" w:rsidTr="00D10B75">
        <w:trPr>
          <w:trHeight w:val="530"/>
          <w:jc w:val="center"/>
        </w:trPr>
        <w:tc>
          <w:tcPr>
            <w:tcW w:w="894" w:type="dxa"/>
            <w:tcBorders>
              <w:top w:val="single" w:sz="4" w:space="0" w:color="auto"/>
              <w:left w:val="single" w:sz="4" w:space="0" w:color="auto"/>
              <w:bottom w:val="double" w:sz="4" w:space="0" w:color="auto"/>
              <w:right w:val="single" w:sz="4" w:space="0" w:color="auto"/>
            </w:tcBorders>
            <w:shd w:val="clear" w:color="auto" w:fill="DEDEDE"/>
            <w:vAlign w:val="center"/>
          </w:tcPr>
          <w:p w:rsidR="00D10B75" w:rsidRDefault="00D10B75" w:rsidP="00D10B75">
            <w:pPr>
              <w:spacing w:line="276" w:lineRule="auto"/>
              <w:jc w:val="center"/>
              <w:rPr>
                <w:rFonts w:cs="Arial"/>
                <w:sz w:val="16"/>
                <w:szCs w:val="16"/>
              </w:rPr>
            </w:pPr>
            <w:proofErr w:type="spellStart"/>
            <w:r>
              <w:rPr>
                <w:rFonts w:cs="Arial"/>
                <w:sz w:val="16"/>
                <w:szCs w:val="16"/>
              </w:rPr>
              <w:t>TrnType</w:t>
            </w:r>
            <w:proofErr w:type="spellEnd"/>
          </w:p>
        </w:tc>
        <w:tc>
          <w:tcPr>
            <w:tcW w:w="894"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rsidP="00D10B75">
            <w:pPr>
              <w:spacing w:line="276" w:lineRule="auto"/>
              <w:jc w:val="center"/>
              <w:rPr>
                <w:rFonts w:cs="Arial"/>
                <w:sz w:val="16"/>
                <w:szCs w:val="16"/>
              </w:rPr>
            </w:pPr>
            <w:r>
              <w:rPr>
                <w:rFonts w:cs="Arial"/>
                <w:sz w:val="16"/>
                <w:szCs w:val="16"/>
              </w:rPr>
              <w:t>Reverse Gear*</w:t>
            </w:r>
          </w:p>
        </w:tc>
        <w:tc>
          <w:tcPr>
            <w:tcW w:w="15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rsidP="00D10B75">
            <w:pPr>
              <w:spacing w:line="276" w:lineRule="auto"/>
              <w:jc w:val="center"/>
              <w:rPr>
                <w:rFonts w:cs="Arial"/>
                <w:sz w:val="16"/>
                <w:szCs w:val="16"/>
              </w:rPr>
            </w:pPr>
            <w:proofErr w:type="spellStart"/>
            <w:r>
              <w:rPr>
                <w:rFonts w:cs="Arial"/>
                <w:sz w:val="16"/>
                <w:szCs w:val="16"/>
              </w:rPr>
              <w:t>TrnRng_D_Rq_ComStat</w:t>
            </w:r>
            <w:proofErr w:type="spellEnd"/>
          </w:p>
        </w:tc>
        <w:tc>
          <w:tcPr>
            <w:tcW w:w="2342"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rsidP="00D10B75">
            <w:pPr>
              <w:spacing w:line="276" w:lineRule="auto"/>
              <w:jc w:val="center"/>
              <w:rPr>
                <w:rFonts w:cs="Arial"/>
                <w:sz w:val="16"/>
                <w:szCs w:val="16"/>
              </w:rPr>
            </w:pPr>
            <w:proofErr w:type="spellStart"/>
            <w:r>
              <w:rPr>
                <w:rFonts w:cs="Arial"/>
                <w:sz w:val="16"/>
                <w:szCs w:val="16"/>
              </w:rPr>
              <w:t>TrnRng_D_Rq</w:t>
            </w:r>
            <w:proofErr w:type="spellEnd"/>
          </w:p>
        </w:tc>
        <w:tc>
          <w:tcPr>
            <w:tcW w:w="1528"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rsidP="00D10B75">
            <w:pPr>
              <w:spacing w:line="276" w:lineRule="auto"/>
              <w:jc w:val="center"/>
              <w:rPr>
                <w:rFonts w:cs="Arial"/>
                <w:sz w:val="16"/>
                <w:szCs w:val="16"/>
              </w:rPr>
            </w:pPr>
            <w:proofErr w:type="spellStart"/>
            <w:r>
              <w:rPr>
                <w:rFonts w:cs="Arial"/>
                <w:sz w:val="16"/>
                <w:szCs w:val="16"/>
              </w:rPr>
              <w:t>ApaSteScanMde</w:t>
            </w:r>
            <w:proofErr w:type="spellEnd"/>
            <w:r>
              <w:rPr>
                <w:rFonts w:cs="Arial"/>
                <w:sz w:val="16"/>
                <w:szCs w:val="16"/>
              </w:rPr>
              <w:t>_</w:t>
            </w:r>
          </w:p>
          <w:p w:rsidR="00D10B75" w:rsidRDefault="00D10B75" w:rsidP="00D10B75">
            <w:pPr>
              <w:spacing w:line="276" w:lineRule="auto"/>
              <w:jc w:val="center"/>
              <w:rPr>
                <w:rFonts w:cs="Arial"/>
                <w:sz w:val="16"/>
                <w:szCs w:val="16"/>
              </w:rPr>
            </w:pPr>
            <w:proofErr w:type="spellStart"/>
            <w:r>
              <w:rPr>
                <w:rFonts w:cs="Arial"/>
                <w:sz w:val="16"/>
                <w:szCs w:val="16"/>
              </w:rPr>
              <w:t>D_Stat</w:t>
            </w:r>
            <w:proofErr w:type="spellEnd"/>
          </w:p>
        </w:tc>
        <w:tc>
          <w:tcPr>
            <w:tcW w:w="216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D10B75" w:rsidRDefault="00D10B75" w:rsidP="00D10B75">
            <w:pPr>
              <w:spacing w:line="276" w:lineRule="auto"/>
              <w:jc w:val="center"/>
              <w:rPr>
                <w:rFonts w:cs="Arial"/>
                <w:sz w:val="16"/>
                <w:szCs w:val="16"/>
              </w:rPr>
            </w:pPr>
            <w:proofErr w:type="spellStart"/>
            <w:r>
              <w:rPr>
                <w:rFonts w:cs="Arial"/>
                <w:sz w:val="16"/>
                <w:szCs w:val="16"/>
              </w:rPr>
              <w:t>GearPosHMI</w:t>
            </w:r>
            <w:proofErr w:type="spellEnd"/>
          </w:p>
        </w:tc>
      </w:tr>
      <w:tr w:rsidR="00D10B75" w:rsidTr="00D10B75">
        <w:trPr>
          <w:trHeight w:val="429"/>
          <w:jc w:val="center"/>
        </w:trPr>
        <w:tc>
          <w:tcPr>
            <w:tcW w:w="89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MISSING for</w:t>
            </w:r>
          </w:p>
          <w:p w:rsidR="00D10B75" w:rsidRDefault="00D10B75" w:rsidP="00D10B75">
            <w:pPr>
              <w:spacing w:beforeLines="40" w:before="96" w:afterLines="40" w:after="96" w:line="276" w:lineRule="auto"/>
              <w:jc w:val="center"/>
              <w:rPr>
                <w:rFonts w:cs="Arial"/>
                <w:sz w:val="16"/>
                <w:szCs w:val="16"/>
              </w:rPr>
            </w:pPr>
            <w:r>
              <w:rPr>
                <w:rFonts w:cs="Arial"/>
                <w:sz w:val="16"/>
                <w:szCs w:val="16"/>
              </w:rPr>
              <w:t xml:space="preserve">&gt;= </w:t>
            </w:r>
            <w:proofErr w:type="spellStart"/>
            <w:r>
              <w:rPr>
                <w:rFonts w:cs="Arial"/>
                <w:sz w:val="16"/>
                <w:szCs w:val="16"/>
              </w:rPr>
              <w:t>Camra_Actv</w:t>
            </w:r>
            <w:proofErr w:type="spellEnd"/>
            <w:r>
              <w:rPr>
                <w:rFonts w:cs="Arial"/>
                <w:sz w:val="16"/>
                <w:szCs w:val="16"/>
              </w:rPr>
              <w:t>_</w:t>
            </w:r>
          </w:p>
          <w:p w:rsidR="00D10B75" w:rsidRDefault="00D10B75" w:rsidP="00D10B75">
            <w:pPr>
              <w:spacing w:beforeLines="40" w:before="96" w:afterLines="40" w:after="96" w:line="276" w:lineRule="auto"/>
              <w:jc w:val="center"/>
              <w:rPr>
                <w:rFonts w:cs="Arial"/>
                <w:sz w:val="16"/>
                <w:szCs w:val="16"/>
              </w:rPr>
            </w:pPr>
            <w:proofErr w:type="spellStart"/>
            <w:r>
              <w:rPr>
                <w:rFonts w:cs="Arial"/>
                <w:sz w:val="16"/>
                <w:szCs w:val="16"/>
              </w:rPr>
              <w:t>MM_Timr_Cfg</w:t>
            </w:r>
            <w:proofErr w:type="spellEnd"/>
          </w:p>
        </w:tc>
        <w:tc>
          <w:tcPr>
            <w:tcW w:w="234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DON'T CARE</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DON'T CARE</w:t>
            </w:r>
          </w:p>
        </w:tc>
        <w:tc>
          <w:tcPr>
            <w:tcW w:w="2160" w:type="dxa"/>
            <w:tcBorders>
              <w:top w:val="single" w:sz="4" w:space="0" w:color="auto"/>
              <w:left w:val="doub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MISSING</w:t>
            </w:r>
          </w:p>
        </w:tc>
      </w:tr>
      <w:tr w:rsidR="00D10B75" w:rsidTr="00D10B75">
        <w:trPr>
          <w:trHeight w:val="890"/>
          <w:jc w:val="center"/>
        </w:trPr>
        <w:tc>
          <w:tcPr>
            <w:tcW w:w="89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keepNext/>
              <w:spacing w:beforeLines="40" w:before="96" w:afterLines="40" w:after="96" w:line="276" w:lineRule="auto"/>
              <w:jc w:val="center"/>
              <w:rPr>
                <w:rFonts w:cs="Arial"/>
                <w:sz w:val="16"/>
                <w:szCs w:val="16"/>
              </w:rPr>
            </w:pPr>
            <w:r>
              <w:rPr>
                <w:rFonts w:cs="Arial"/>
                <w:sz w:val="16"/>
                <w:szCs w:val="16"/>
              </w:rPr>
              <w:t>REVERSE</w:t>
            </w:r>
          </w:p>
          <w:p w:rsidR="00D10B75" w:rsidRDefault="00D10B75" w:rsidP="00D10B75">
            <w:pPr>
              <w:keepNext/>
              <w:spacing w:beforeLines="40" w:before="96" w:afterLines="40" w:after="96" w:line="276" w:lineRule="auto"/>
              <w:jc w:val="center"/>
              <w:rPr>
                <w:rFonts w:cs="Arial"/>
                <w:sz w:val="16"/>
                <w:szCs w:val="16"/>
              </w:rPr>
            </w:pPr>
            <w:r>
              <w:rPr>
                <w:rFonts w:cs="Arial"/>
                <w:sz w:val="16"/>
                <w:szCs w:val="16"/>
              </w:rPr>
              <w:t>After consecutive samples for (T&gt;=</w:t>
            </w:r>
            <w:proofErr w:type="spellStart"/>
            <w:r>
              <w:rPr>
                <w:rFonts w:cs="Arial"/>
                <w:sz w:val="16"/>
                <w:szCs w:val="16"/>
              </w:rPr>
              <w:t>GearPosHMI_Timr_Cfg</w:t>
            </w:r>
            <w:proofErr w:type="spellEnd"/>
            <w:r>
              <w:rPr>
                <w:rFonts w:cs="Arial"/>
                <w:sz w:val="16"/>
                <w:szCs w:val="16"/>
              </w:rPr>
              <w:t>)</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keepNext/>
              <w:spacing w:beforeLines="40" w:before="96" w:afterLines="40" w:after="96" w:line="276" w:lineRule="auto"/>
              <w:jc w:val="center"/>
              <w:rPr>
                <w:rFonts w:cs="Arial"/>
                <w:sz w:val="16"/>
                <w:szCs w:val="16"/>
              </w:rPr>
            </w:pPr>
            <w:r>
              <w:rPr>
                <w:rFonts w:cs="Arial"/>
                <w:sz w:val="16"/>
                <w:szCs w:val="16"/>
              </w:rPr>
              <w:t>NULL | NOT_SCANNING | SCANNING</w:t>
            </w:r>
          </w:p>
          <w:p w:rsidR="00D10B75" w:rsidRDefault="00D10B75" w:rsidP="00D10B75">
            <w:pPr>
              <w:spacing w:beforeLines="40" w:before="96" w:afterLines="40" w:after="96" w:line="276" w:lineRule="auto"/>
              <w:jc w:val="center"/>
              <w:rPr>
                <w:rFonts w:cs="Arial"/>
                <w:sz w:val="16"/>
                <w:szCs w:val="16"/>
              </w:rPr>
            </w:pPr>
            <w:r>
              <w:rPr>
                <w:rFonts w:cs="Arial"/>
                <w:sz w:val="16"/>
                <w:szCs w:val="16"/>
              </w:rPr>
              <w:t>(No debounce)</w:t>
            </w:r>
          </w:p>
        </w:tc>
        <w:tc>
          <w:tcPr>
            <w:tcW w:w="2160" w:type="dxa"/>
            <w:tcBorders>
              <w:top w:val="single" w:sz="4" w:space="0" w:color="auto"/>
              <w:left w:val="doub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REVERSE</w:t>
            </w:r>
          </w:p>
        </w:tc>
      </w:tr>
      <w:tr w:rsidR="00D10B75" w:rsidTr="00D10B75">
        <w:trPr>
          <w:trHeight w:val="890"/>
          <w:jc w:val="center"/>
        </w:trPr>
        <w:tc>
          <w:tcPr>
            <w:tcW w:w="89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keepNext/>
              <w:spacing w:beforeLines="40" w:before="96" w:afterLines="40" w:after="96" w:line="276" w:lineRule="auto"/>
              <w:jc w:val="center"/>
              <w:rPr>
                <w:rFonts w:cs="Arial"/>
                <w:sz w:val="16"/>
                <w:szCs w:val="16"/>
              </w:rPr>
            </w:pPr>
            <w:r>
              <w:rPr>
                <w:rFonts w:cs="Arial"/>
                <w:sz w:val="16"/>
                <w:szCs w:val="16"/>
              </w:rPr>
              <w:t>DON’T CARE</w:t>
            </w:r>
          </w:p>
        </w:tc>
        <w:tc>
          <w:tcPr>
            <w:tcW w:w="152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keepNext/>
              <w:spacing w:beforeLines="40" w:before="96" w:afterLines="40" w:after="96" w:line="276" w:lineRule="auto"/>
              <w:jc w:val="center"/>
              <w:rPr>
                <w:rFonts w:cs="Arial"/>
                <w:sz w:val="16"/>
                <w:szCs w:val="16"/>
              </w:rPr>
            </w:pPr>
            <w:r>
              <w:rPr>
                <w:rFonts w:cs="Arial"/>
                <w:sz w:val="16"/>
                <w:szCs w:val="16"/>
              </w:rPr>
              <w:t>STEERING</w:t>
            </w:r>
          </w:p>
          <w:p w:rsidR="00D10B75" w:rsidRDefault="00D10B75" w:rsidP="00D10B75">
            <w:pPr>
              <w:spacing w:beforeLines="40" w:before="96" w:afterLines="40" w:after="96" w:line="276" w:lineRule="auto"/>
              <w:jc w:val="center"/>
              <w:rPr>
                <w:rFonts w:cs="Arial"/>
                <w:sz w:val="16"/>
                <w:szCs w:val="16"/>
              </w:rPr>
            </w:pPr>
            <w:r>
              <w:rPr>
                <w:rFonts w:cs="Arial"/>
                <w:sz w:val="16"/>
                <w:szCs w:val="16"/>
              </w:rPr>
              <w:t>(No debounce)</w:t>
            </w:r>
          </w:p>
        </w:tc>
        <w:tc>
          <w:tcPr>
            <w:tcW w:w="2160" w:type="dxa"/>
            <w:tcBorders>
              <w:top w:val="single" w:sz="4" w:space="0" w:color="auto"/>
              <w:left w:val="doub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REVERSE</w:t>
            </w:r>
          </w:p>
        </w:tc>
      </w:tr>
      <w:tr w:rsidR="00D10B75" w:rsidTr="00D10B75">
        <w:trPr>
          <w:trHeight w:val="458"/>
          <w:jc w:val="center"/>
        </w:trPr>
        <w:tc>
          <w:tcPr>
            <w:tcW w:w="89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FAULT</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DON'T CARE</w:t>
            </w:r>
          </w:p>
        </w:tc>
        <w:tc>
          <w:tcPr>
            <w:tcW w:w="2160" w:type="dxa"/>
            <w:tcBorders>
              <w:top w:val="single" w:sz="4" w:space="0" w:color="auto"/>
              <w:left w:val="doub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GEAR_FAULT</w:t>
            </w:r>
          </w:p>
        </w:tc>
      </w:tr>
      <w:tr w:rsidR="00D10B75" w:rsidTr="00D10B75">
        <w:trPr>
          <w:trHeight w:val="980"/>
          <w:jc w:val="center"/>
        </w:trPr>
        <w:tc>
          <w:tcPr>
            <w:tcW w:w="89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keepNext/>
              <w:spacing w:beforeLines="40" w:before="96" w:afterLines="40" w:after="96" w:line="276" w:lineRule="auto"/>
              <w:jc w:val="center"/>
              <w:rPr>
                <w:rFonts w:cs="Arial"/>
                <w:sz w:val="16"/>
                <w:szCs w:val="16"/>
              </w:rPr>
            </w:pPr>
            <w:r>
              <w:rPr>
                <w:rFonts w:cs="Arial"/>
                <w:sz w:val="16"/>
                <w:szCs w:val="16"/>
              </w:rPr>
              <w:t>PARK</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keepNext/>
              <w:spacing w:beforeLines="40" w:before="96" w:afterLines="40" w:after="96" w:line="276" w:lineRule="auto"/>
              <w:jc w:val="center"/>
              <w:rPr>
                <w:rFonts w:cs="Arial"/>
                <w:sz w:val="16"/>
                <w:szCs w:val="16"/>
              </w:rPr>
            </w:pPr>
            <w:r>
              <w:rPr>
                <w:rFonts w:cs="Arial"/>
                <w:sz w:val="16"/>
                <w:szCs w:val="16"/>
              </w:rPr>
              <w:t>NULL | NOT_SCANNING | SCANNING</w:t>
            </w:r>
          </w:p>
          <w:p w:rsidR="00D10B75" w:rsidRDefault="00D10B75" w:rsidP="00D10B75">
            <w:pPr>
              <w:spacing w:beforeLines="40" w:before="96" w:afterLines="40" w:after="96" w:line="276" w:lineRule="auto"/>
              <w:jc w:val="center"/>
              <w:rPr>
                <w:rFonts w:cs="Arial"/>
                <w:sz w:val="16"/>
                <w:szCs w:val="16"/>
              </w:rPr>
            </w:pPr>
            <w:r>
              <w:rPr>
                <w:rFonts w:cs="Arial"/>
                <w:sz w:val="16"/>
                <w:szCs w:val="16"/>
              </w:rPr>
              <w:t>(No debounce)</w:t>
            </w:r>
          </w:p>
        </w:tc>
        <w:tc>
          <w:tcPr>
            <w:tcW w:w="2160" w:type="dxa"/>
            <w:tcBorders>
              <w:top w:val="single" w:sz="4" w:space="0" w:color="auto"/>
              <w:left w:val="doub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PARK</w:t>
            </w:r>
          </w:p>
        </w:tc>
      </w:tr>
      <w:tr w:rsidR="00D10B75" w:rsidTr="00D10B75">
        <w:trPr>
          <w:trHeight w:val="431"/>
          <w:jc w:val="center"/>
        </w:trPr>
        <w:tc>
          <w:tcPr>
            <w:tcW w:w="89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NEUTRAL | DRIVE | SPORT_DRIVESPORT_MPOSITION | LOW | RANGE1_M1_L1 | RANGE2_M2_L2 | RANGE3_M3_L3 | RANGE4 | RANGE5 | RANGE6 | NOTUSED_1 | NOTUSED_2 | UNKNOWN POSITION</w:t>
            </w:r>
          </w:p>
          <w:p w:rsidR="00D10B75" w:rsidRDefault="00D10B75" w:rsidP="00D10B75">
            <w:pPr>
              <w:keepNext/>
              <w:spacing w:beforeLines="40" w:before="96" w:afterLines="40" w:after="96" w:line="276" w:lineRule="auto"/>
              <w:jc w:val="center"/>
              <w:rPr>
                <w:rFonts w:cs="Arial"/>
                <w:sz w:val="16"/>
                <w:szCs w:val="16"/>
              </w:rPr>
            </w:pPr>
            <w:r>
              <w:rPr>
                <w:rFonts w:cs="Arial"/>
                <w:sz w:val="16"/>
                <w:szCs w:val="16"/>
              </w:rPr>
              <w:t>After consecutive samples for (T&gt;=</w:t>
            </w:r>
            <w:proofErr w:type="spellStart"/>
            <w:r>
              <w:rPr>
                <w:rFonts w:cs="Arial"/>
                <w:sz w:val="16"/>
                <w:szCs w:val="16"/>
              </w:rPr>
              <w:t>GearPosHMI_Timr_Cfg</w:t>
            </w:r>
            <w:proofErr w:type="spellEnd"/>
            <w:r>
              <w:rPr>
                <w:rFonts w:cs="Arial"/>
                <w:sz w:val="16"/>
                <w:szCs w:val="16"/>
              </w:rPr>
              <w:t>)</w:t>
            </w:r>
          </w:p>
        </w:tc>
        <w:tc>
          <w:tcPr>
            <w:tcW w:w="152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keepNext/>
              <w:spacing w:beforeLines="40" w:before="96" w:afterLines="40" w:after="96" w:line="276" w:lineRule="auto"/>
              <w:jc w:val="center"/>
              <w:rPr>
                <w:rFonts w:cs="Arial"/>
                <w:sz w:val="16"/>
                <w:szCs w:val="16"/>
              </w:rPr>
            </w:pPr>
            <w:r>
              <w:rPr>
                <w:rFonts w:cs="Arial"/>
                <w:sz w:val="16"/>
                <w:szCs w:val="16"/>
              </w:rPr>
              <w:t>NULL | NOT_SCANNING | SCANNING</w:t>
            </w:r>
          </w:p>
          <w:p w:rsidR="00D10B75" w:rsidRDefault="00D10B75" w:rsidP="00D10B75">
            <w:pPr>
              <w:spacing w:beforeLines="40" w:before="96" w:afterLines="40" w:after="96" w:line="276" w:lineRule="auto"/>
              <w:jc w:val="center"/>
              <w:rPr>
                <w:rFonts w:cs="Arial"/>
                <w:sz w:val="16"/>
                <w:szCs w:val="16"/>
              </w:rPr>
            </w:pPr>
            <w:r>
              <w:rPr>
                <w:rFonts w:cs="Arial"/>
                <w:sz w:val="16"/>
                <w:szCs w:val="16"/>
              </w:rPr>
              <w:t>(No debounce)</w:t>
            </w:r>
          </w:p>
        </w:tc>
        <w:tc>
          <w:tcPr>
            <w:tcW w:w="2160" w:type="dxa"/>
            <w:tcBorders>
              <w:top w:val="single" w:sz="4" w:space="0" w:color="auto"/>
              <w:left w:val="doub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rFonts w:cs="Arial"/>
                <w:sz w:val="16"/>
                <w:szCs w:val="16"/>
              </w:rPr>
            </w:pPr>
            <w:r>
              <w:rPr>
                <w:rFonts w:cs="Arial"/>
                <w:sz w:val="16"/>
                <w:szCs w:val="16"/>
              </w:rPr>
              <w:t>NOT_PARK_</w:t>
            </w:r>
          </w:p>
          <w:p w:rsidR="00D10B75" w:rsidRDefault="00D10B75" w:rsidP="00D10B75">
            <w:pPr>
              <w:spacing w:beforeLines="40" w:before="96" w:afterLines="40" w:after="96" w:line="276" w:lineRule="auto"/>
              <w:jc w:val="center"/>
              <w:rPr>
                <w:rFonts w:cs="Arial"/>
                <w:sz w:val="16"/>
                <w:szCs w:val="16"/>
              </w:rPr>
            </w:pPr>
            <w:r>
              <w:rPr>
                <w:rFonts w:cs="Arial"/>
                <w:sz w:val="16"/>
                <w:szCs w:val="16"/>
              </w:rPr>
              <w:t>REVERSE</w:t>
            </w:r>
          </w:p>
        </w:tc>
      </w:tr>
    </w:tbl>
    <w:p w:rsidR="00D10B75" w:rsidRDefault="00D10B75" w:rsidP="00D10B75"/>
    <w:p w:rsidR="00D10B75" w:rsidRDefault="00D10B75" w:rsidP="00D10B75">
      <w:pPr>
        <w:jc w:val="center"/>
      </w:pPr>
      <w:r>
        <w:t>General Screen Arbitration: Gear Position Determination for programs using new gear signaling</w:t>
      </w:r>
    </w:p>
    <w:p w:rsidR="00D10B75" w:rsidRPr="00EE0FF6" w:rsidRDefault="00D10B75" w:rsidP="00D10B75">
      <w:pPr>
        <w:jc w:val="center"/>
      </w:pPr>
      <w:r w:rsidRPr="00182EE5">
        <w:lastRenderedPageBreak/>
        <w:t>*This is an existing configuration (DE05 byte 1 bit 4 on APIM) which points to old or new messaging</w:t>
      </w:r>
    </w:p>
    <w:p w:rsidR="00D10B75" w:rsidRPr="00D10B75" w:rsidRDefault="00D10B75" w:rsidP="00D10B75">
      <w:pPr>
        <w:pStyle w:val="Heading3"/>
        <w:rPr>
          <w:b w:val="0"/>
          <w:u w:val="single"/>
        </w:rPr>
      </w:pPr>
      <w:bookmarkStart w:id="49" w:name="_Toc22284799"/>
      <w:r w:rsidRPr="00D10B75">
        <w:rPr>
          <w:b w:val="0"/>
          <w:u w:val="single"/>
        </w:rPr>
        <w:t>CAMERA-FUR-REQ-161328/B-HMI Screen Logical Arbitration - Determine Dynamic Variables (</w:t>
      </w:r>
      <w:proofErr w:type="spellStart"/>
      <w:r w:rsidRPr="00D10B75">
        <w:rPr>
          <w:b w:val="0"/>
          <w:u w:val="single"/>
        </w:rPr>
        <w:t>FVCScrRq</w:t>
      </w:r>
      <w:proofErr w:type="spellEnd"/>
      <w:r w:rsidRPr="00D10B75">
        <w:rPr>
          <w:b w:val="0"/>
          <w:u w:val="single"/>
        </w:rPr>
        <w:t>)</w:t>
      </w:r>
      <w:bookmarkEnd w:id="49"/>
    </w:p>
    <w:p w:rsidR="00D10B75" w:rsidRPr="00AE06BC" w:rsidRDefault="00D10B75" w:rsidP="00D10B75"/>
    <w:tbl>
      <w:tblPr>
        <w:tblW w:w="6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40"/>
        <w:gridCol w:w="1530"/>
      </w:tblGrid>
      <w:tr w:rsidR="00D10B75" w:rsidTr="00D10B75">
        <w:trPr>
          <w:trHeight w:val="575"/>
          <w:jc w:val="center"/>
        </w:trPr>
        <w:tc>
          <w:tcPr>
            <w:tcW w:w="504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pStyle w:val="Caption"/>
              <w:spacing w:line="276" w:lineRule="auto"/>
              <w:jc w:val="center"/>
              <w:rPr>
                <w:sz w:val="16"/>
                <w:szCs w:val="16"/>
              </w:rPr>
            </w:pPr>
            <w:proofErr w:type="spellStart"/>
            <w:r>
              <w:rPr>
                <w:sz w:val="16"/>
                <w:szCs w:val="16"/>
              </w:rPr>
              <w:t>CtrStkFeatNoActl</w:t>
            </w:r>
            <w:proofErr w:type="spellEnd"/>
            <w:r>
              <w:rPr>
                <w:sz w:val="16"/>
                <w:szCs w:val="16"/>
              </w:rPr>
              <w:t xml:space="preserve"> (</w:t>
            </w:r>
            <w:proofErr w:type="spellStart"/>
            <w:r>
              <w:rPr>
                <w:sz w:val="16"/>
                <w:szCs w:val="16"/>
              </w:rPr>
              <w:t>FeatConfig</w:t>
            </w:r>
            <w:proofErr w:type="spellEnd"/>
            <w:r>
              <w:rPr>
                <w:sz w:val="16"/>
                <w:szCs w:val="16"/>
              </w:rPr>
              <w:t xml:space="preserve"> for 0x081B)</w:t>
            </w:r>
          </w:p>
        </w:tc>
        <w:tc>
          <w:tcPr>
            <w:tcW w:w="1530" w:type="dxa"/>
            <w:tcBorders>
              <w:top w:val="single" w:sz="4" w:space="0" w:color="auto"/>
              <w:left w:val="double" w:sz="4" w:space="0" w:color="auto"/>
              <w:bottom w:val="double" w:sz="4" w:space="0" w:color="auto"/>
              <w:right w:val="single" w:sz="4" w:space="0" w:color="auto"/>
            </w:tcBorders>
            <w:shd w:val="clear" w:color="auto" w:fill="DEDEDE"/>
            <w:vAlign w:val="center"/>
          </w:tcPr>
          <w:p w:rsidR="00D10B75" w:rsidRDefault="00D10B75">
            <w:pPr>
              <w:pStyle w:val="Caption"/>
              <w:spacing w:line="276" w:lineRule="auto"/>
              <w:jc w:val="center"/>
              <w:rPr>
                <w:color w:val="FF0000"/>
                <w:sz w:val="16"/>
                <w:szCs w:val="16"/>
              </w:rPr>
            </w:pPr>
          </w:p>
          <w:p w:rsidR="00D10B75" w:rsidRDefault="00D10B75">
            <w:pPr>
              <w:pStyle w:val="Caption"/>
              <w:spacing w:line="276" w:lineRule="auto"/>
              <w:jc w:val="center"/>
              <w:rPr>
                <w:sz w:val="16"/>
                <w:szCs w:val="16"/>
              </w:rPr>
            </w:pPr>
            <w:proofErr w:type="spellStart"/>
            <w:r>
              <w:rPr>
                <w:sz w:val="16"/>
                <w:szCs w:val="16"/>
              </w:rPr>
              <w:t>FVCScrRq</w:t>
            </w:r>
            <w:proofErr w:type="spellEnd"/>
          </w:p>
        </w:tc>
      </w:tr>
      <w:tr w:rsidR="00D10B75" w:rsidTr="00D10B75">
        <w:trPr>
          <w:trHeight w:val="395"/>
          <w:jc w:val="center"/>
        </w:trPr>
        <w:tc>
          <w:tcPr>
            <w:tcW w:w="50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rPr>
            </w:pPr>
            <w:r>
              <w:rPr>
                <w:sz w:val="16"/>
                <w:szCs w:val="16"/>
                <w:lang w:val="de-DE"/>
              </w:rPr>
              <w:t>OFF</w:t>
            </w:r>
          </w:p>
        </w:tc>
        <w:tc>
          <w:tcPr>
            <w:tcW w:w="153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OFF</w:t>
            </w:r>
          </w:p>
        </w:tc>
      </w:tr>
      <w:tr w:rsidR="00D10B75" w:rsidTr="00D10B75">
        <w:trPr>
          <w:trHeight w:val="395"/>
          <w:jc w:val="center"/>
        </w:trPr>
        <w:tc>
          <w:tcPr>
            <w:tcW w:w="50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FRONT360 | FRONTNORMAL | FRONTSPLIT</w:t>
            </w:r>
          </w:p>
          <w:p w:rsidR="00D10B75" w:rsidRDefault="00D10B75">
            <w:pPr>
              <w:spacing w:line="276" w:lineRule="auto"/>
              <w:jc w:val="center"/>
              <w:rPr>
                <w:sz w:val="16"/>
                <w:szCs w:val="16"/>
                <w:lang w:val="de-DE"/>
              </w:rPr>
            </w:pPr>
            <w:r>
              <w:rPr>
                <w:sz w:val="16"/>
                <w:szCs w:val="16"/>
                <w:lang w:val="de-DE"/>
              </w:rPr>
              <w:t xml:space="preserve">(feature number coded; no debounce) </w:t>
            </w:r>
          </w:p>
        </w:tc>
        <w:tc>
          <w:tcPr>
            <w:tcW w:w="153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b/>
                <w:sz w:val="16"/>
                <w:szCs w:val="16"/>
              </w:rPr>
            </w:pPr>
            <w:r>
              <w:rPr>
                <w:sz w:val="16"/>
                <w:szCs w:val="16"/>
              </w:rPr>
              <w:t>FRONT</w:t>
            </w:r>
          </w:p>
        </w:tc>
      </w:tr>
      <w:tr w:rsidR="00D10B75" w:rsidTr="00D10B75">
        <w:trPr>
          <w:trHeight w:val="395"/>
          <w:jc w:val="center"/>
        </w:trPr>
        <w:tc>
          <w:tcPr>
            <w:tcW w:w="50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REAR | REAR360 | REARNORMAL |</w:t>
            </w:r>
          </w:p>
          <w:p w:rsidR="00D10B75" w:rsidRDefault="00D10B75">
            <w:pPr>
              <w:spacing w:line="276" w:lineRule="auto"/>
              <w:jc w:val="center"/>
              <w:rPr>
                <w:sz w:val="16"/>
                <w:szCs w:val="16"/>
                <w:lang w:val="de-DE"/>
              </w:rPr>
            </w:pPr>
            <w:r>
              <w:rPr>
                <w:sz w:val="16"/>
                <w:szCs w:val="16"/>
                <w:lang w:val="de-DE"/>
              </w:rPr>
              <w:t>REARSPLIT | REARZOOM | CHMSL |</w:t>
            </w:r>
          </w:p>
          <w:p w:rsidR="00D10B75" w:rsidRDefault="00D10B75">
            <w:pPr>
              <w:spacing w:line="276" w:lineRule="auto"/>
              <w:jc w:val="center"/>
              <w:rPr>
                <w:sz w:val="16"/>
                <w:szCs w:val="16"/>
                <w:lang w:val="de-DE"/>
              </w:rPr>
            </w:pPr>
            <w:r>
              <w:rPr>
                <w:sz w:val="16"/>
                <w:szCs w:val="16"/>
                <w:lang w:val="de-DE"/>
              </w:rPr>
              <w:t>CHMSLZOOM | AUX | TRG |</w:t>
            </w:r>
          </w:p>
          <w:p w:rsidR="00D10B75" w:rsidRDefault="00D10B75">
            <w:pPr>
              <w:spacing w:line="276" w:lineRule="auto"/>
              <w:jc w:val="center"/>
              <w:rPr>
                <w:sz w:val="16"/>
                <w:szCs w:val="16"/>
                <w:lang w:val="de-DE"/>
              </w:rPr>
            </w:pPr>
            <w:r>
              <w:rPr>
                <w:sz w:val="16"/>
                <w:szCs w:val="16"/>
                <w:lang w:val="de-DE"/>
              </w:rPr>
              <w:t>TRGREARNORMAL |</w:t>
            </w:r>
          </w:p>
          <w:p w:rsidR="00D10B75" w:rsidRDefault="00D10B75">
            <w:pPr>
              <w:spacing w:line="276" w:lineRule="auto"/>
              <w:jc w:val="center"/>
              <w:rPr>
                <w:sz w:val="16"/>
                <w:szCs w:val="16"/>
              </w:rPr>
            </w:pPr>
            <w:r>
              <w:rPr>
                <w:sz w:val="16"/>
                <w:szCs w:val="16"/>
              </w:rPr>
              <w:t>STRAIGHTBACKUP MODE</w:t>
            </w:r>
          </w:p>
          <w:p w:rsidR="00D10B75" w:rsidRDefault="00D10B75">
            <w:pPr>
              <w:spacing w:line="276" w:lineRule="auto"/>
              <w:jc w:val="center"/>
              <w:rPr>
                <w:sz w:val="16"/>
                <w:szCs w:val="16"/>
                <w:lang w:val="de-DE"/>
              </w:rPr>
            </w:pPr>
            <w:r>
              <w:rPr>
                <w:sz w:val="16"/>
                <w:szCs w:val="16"/>
              </w:rPr>
              <w:t>(feature number coded; no debounce)</w:t>
            </w:r>
          </w:p>
        </w:tc>
        <w:tc>
          <w:tcPr>
            <w:tcW w:w="153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REAR</w:t>
            </w:r>
          </w:p>
        </w:tc>
      </w:tr>
    </w:tbl>
    <w:p w:rsidR="00D10B75" w:rsidRDefault="00D10B75" w:rsidP="00D10B75"/>
    <w:p w:rsidR="00D10B75" w:rsidRDefault="00D10B75" w:rsidP="00D10B75">
      <w:pPr>
        <w:jc w:val="center"/>
      </w:pPr>
      <w:r>
        <w:t>General Screen Arbitration: Front Camera Status Determination</w:t>
      </w:r>
    </w:p>
    <w:p w:rsidR="00D10B75" w:rsidRPr="000C73A7" w:rsidRDefault="00D10B75" w:rsidP="00D10B75"/>
    <w:p w:rsidR="00D10B75" w:rsidRPr="00D10B75" w:rsidRDefault="00D10B75" w:rsidP="00D10B75">
      <w:pPr>
        <w:pStyle w:val="Heading3"/>
        <w:rPr>
          <w:b w:val="0"/>
          <w:u w:val="single"/>
        </w:rPr>
      </w:pPr>
      <w:bookmarkStart w:id="50" w:name="_Toc22284800"/>
      <w:r w:rsidRPr="00D10B75">
        <w:rPr>
          <w:b w:val="0"/>
          <w:u w:val="single"/>
        </w:rPr>
        <w:t>CAMERA-FUR-REQ-196894/A-HMI Screen Logical Arbitration - Determine Dynamic Variables (</w:t>
      </w:r>
      <w:proofErr w:type="spellStart"/>
      <w:r w:rsidRPr="00D10B75">
        <w:rPr>
          <w:b w:val="0"/>
          <w:u w:val="single"/>
        </w:rPr>
        <w:t>RVC_OverSpd_Thres</w:t>
      </w:r>
      <w:proofErr w:type="spellEnd"/>
      <w:r w:rsidRPr="00D10B75">
        <w:rPr>
          <w:b w:val="0"/>
          <w:u w:val="single"/>
        </w:rPr>
        <w:t>)</w:t>
      </w:r>
      <w:bookmarkEnd w:id="50"/>
    </w:p>
    <w:p w:rsidR="00D10B75" w:rsidRDefault="00D10B75" w:rsidP="00D10B75">
      <w:r>
        <w:t xml:space="preserve">The following decision table creates </w:t>
      </w:r>
      <w:proofErr w:type="spellStart"/>
      <w:r>
        <w:t>FVC_OverSpd_Thres</w:t>
      </w:r>
      <w:proofErr w:type="spellEnd"/>
      <w:r>
        <w:t xml:space="preserve"> based on the </w:t>
      </w:r>
      <w:proofErr w:type="gramStart"/>
      <w:r>
        <w:t>Off Road</w:t>
      </w:r>
      <w:proofErr w:type="gramEnd"/>
      <w:r>
        <w:t xml:space="preserve"> status and mode.  </w:t>
      </w:r>
      <w:proofErr w:type="spellStart"/>
      <w:r>
        <w:t>RVC_OverSpd_Thres</w:t>
      </w:r>
      <w:proofErr w:type="spellEnd"/>
      <w:r>
        <w:t xml:space="preserve"> is set to </w:t>
      </w:r>
      <w:proofErr w:type="spellStart"/>
      <w:r>
        <w:t>CamraDisable_Cfg</w:t>
      </w:r>
      <w:proofErr w:type="spellEnd"/>
      <w:r>
        <w:t xml:space="preserve"> (only one speed threshold applies to rear camera).</w:t>
      </w:r>
    </w:p>
    <w:tbl>
      <w:tblPr>
        <w:tblW w:w="8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7"/>
        <w:gridCol w:w="2885"/>
        <w:gridCol w:w="2224"/>
        <w:gridCol w:w="2224"/>
      </w:tblGrid>
      <w:tr w:rsidR="00D10B75" w:rsidTr="00D10B75">
        <w:trPr>
          <w:trHeight w:val="575"/>
          <w:jc w:val="center"/>
        </w:trPr>
        <w:tc>
          <w:tcPr>
            <w:tcW w:w="1248"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pStyle w:val="Caption"/>
              <w:spacing w:line="276" w:lineRule="auto"/>
              <w:jc w:val="center"/>
              <w:rPr>
                <w:sz w:val="16"/>
                <w:szCs w:val="16"/>
              </w:rPr>
            </w:pPr>
            <w:proofErr w:type="spellStart"/>
            <w:r>
              <w:rPr>
                <w:sz w:val="16"/>
                <w:szCs w:val="16"/>
              </w:rPr>
              <w:t>OffRoad</w:t>
            </w:r>
            <w:proofErr w:type="spellEnd"/>
          </w:p>
          <w:p w:rsidR="00D10B75" w:rsidRDefault="00D10B75">
            <w:pPr>
              <w:pStyle w:val="Caption"/>
              <w:spacing w:line="276" w:lineRule="auto"/>
              <w:jc w:val="center"/>
              <w:rPr>
                <w:sz w:val="16"/>
                <w:szCs w:val="16"/>
              </w:rPr>
            </w:pPr>
            <w:proofErr w:type="spellStart"/>
            <w:r>
              <w:rPr>
                <w:sz w:val="16"/>
                <w:szCs w:val="16"/>
              </w:rPr>
              <w:t>Camera_Cfg</w:t>
            </w:r>
            <w:proofErr w:type="spellEnd"/>
          </w:p>
        </w:tc>
        <w:tc>
          <w:tcPr>
            <w:tcW w:w="2886" w:type="dxa"/>
            <w:tcBorders>
              <w:top w:val="single" w:sz="4" w:space="0" w:color="auto"/>
              <w:left w:val="single" w:sz="4" w:space="0" w:color="auto"/>
              <w:bottom w:val="double" w:sz="4" w:space="0" w:color="auto"/>
              <w:right w:val="double" w:sz="4" w:space="0" w:color="auto"/>
            </w:tcBorders>
            <w:shd w:val="clear" w:color="auto" w:fill="DEDEDE"/>
            <w:vAlign w:val="center"/>
            <w:hideMark/>
          </w:tcPr>
          <w:p w:rsidR="00D10B75" w:rsidRDefault="00D10B75">
            <w:pPr>
              <w:pStyle w:val="Caption"/>
              <w:spacing w:line="276" w:lineRule="auto"/>
              <w:jc w:val="center"/>
              <w:rPr>
                <w:sz w:val="16"/>
                <w:szCs w:val="16"/>
              </w:rPr>
            </w:pPr>
            <w:proofErr w:type="spellStart"/>
            <w:r>
              <w:rPr>
                <w:sz w:val="16"/>
                <w:szCs w:val="16"/>
              </w:rPr>
              <w:t>AWDStat_D_RqDsply</w:t>
            </w:r>
            <w:proofErr w:type="spellEnd"/>
          </w:p>
        </w:tc>
        <w:tc>
          <w:tcPr>
            <w:tcW w:w="2225" w:type="dxa"/>
            <w:tcBorders>
              <w:top w:val="single" w:sz="4" w:space="0" w:color="auto"/>
              <w:left w:val="double" w:sz="4" w:space="0" w:color="auto"/>
              <w:bottom w:val="double" w:sz="4" w:space="0" w:color="auto"/>
              <w:right w:val="single" w:sz="4" w:space="0" w:color="auto"/>
            </w:tcBorders>
            <w:shd w:val="clear" w:color="auto" w:fill="DEDEDE"/>
            <w:vAlign w:val="center"/>
          </w:tcPr>
          <w:p w:rsidR="00D10B75" w:rsidRDefault="00D10B75">
            <w:pPr>
              <w:pStyle w:val="Caption"/>
              <w:spacing w:line="276" w:lineRule="auto"/>
              <w:jc w:val="center"/>
              <w:rPr>
                <w:color w:val="FF0000"/>
                <w:sz w:val="16"/>
                <w:szCs w:val="16"/>
              </w:rPr>
            </w:pPr>
          </w:p>
          <w:p w:rsidR="00D10B75" w:rsidRDefault="00D10B75">
            <w:pPr>
              <w:pStyle w:val="Caption"/>
              <w:spacing w:line="276" w:lineRule="auto"/>
              <w:jc w:val="center"/>
              <w:rPr>
                <w:sz w:val="16"/>
                <w:szCs w:val="16"/>
              </w:rPr>
            </w:pPr>
            <w:proofErr w:type="spellStart"/>
            <w:r>
              <w:rPr>
                <w:sz w:val="16"/>
                <w:szCs w:val="16"/>
              </w:rPr>
              <w:t>FVC_OverSpd_Thres</w:t>
            </w:r>
            <w:proofErr w:type="spellEnd"/>
          </w:p>
        </w:tc>
        <w:tc>
          <w:tcPr>
            <w:tcW w:w="2225"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pStyle w:val="Caption"/>
              <w:spacing w:line="276" w:lineRule="auto"/>
              <w:jc w:val="center"/>
              <w:rPr>
                <w:sz w:val="16"/>
                <w:szCs w:val="16"/>
              </w:rPr>
            </w:pPr>
            <w:proofErr w:type="spellStart"/>
            <w:r>
              <w:rPr>
                <w:sz w:val="16"/>
                <w:szCs w:val="16"/>
              </w:rPr>
              <w:t>RVC_OverSpd_Thres</w:t>
            </w:r>
            <w:proofErr w:type="spellEnd"/>
          </w:p>
        </w:tc>
      </w:tr>
      <w:tr w:rsidR="00D10B75" w:rsidTr="00D10B75">
        <w:trPr>
          <w:trHeight w:val="395"/>
          <w:jc w:val="center"/>
        </w:trPr>
        <w:tc>
          <w:tcPr>
            <w:tcW w:w="12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TRUE</w:t>
            </w:r>
          </w:p>
        </w:tc>
        <w:tc>
          <w:tcPr>
            <w:tcW w:w="2886"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_4x4_Off_Road_Mode |</w:t>
            </w:r>
          </w:p>
          <w:p w:rsidR="00D10B75" w:rsidRDefault="00D10B75">
            <w:pPr>
              <w:spacing w:beforeLines="40" w:before="96" w:afterLines="40" w:after="96" w:line="276" w:lineRule="auto"/>
              <w:jc w:val="center"/>
              <w:rPr>
                <w:sz w:val="16"/>
                <w:szCs w:val="16"/>
              </w:rPr>
            </w:pPr>
            <w:r>
              <w:rPr>
                <w:sz w:val="16"/>
                <w:szCs w:val="16"/>
              </w:rPr>
              <w:t>_4x4_Exiting_Off_Road |</w:t>
            </w:r>
          </w:p>
          <w:p w:rsidR="00D10B75" w:rsidRDefault="00D10B75">
            <w:pPr>
              <w:spacing w:beforeLines="40" w:before="96" w:afterLines="40" w:after="96" w:line="276" w:lineRule="auto"/>
              <w:jc w:val="center"/>
              <w:rPr>
                <w:sz w:val="16"/>
                <w:szCs w:val="16"/>
              </w:rPr>
            </w:pPr>
            <w:r>
              <w:rPr>
                <w:sz w:val="16"/>
                <w:szCs w:val="16"/>
              </w:rPr>
              <w:t>_4x4_Extreme_Off_Road_Mode |</w:t>
            </w:r>
          </w:p>
          <w:p w:rsidR="00D10B75" w:rsidRDefault="00D10B75">
            <w:pPr>
              <w:spacing w:beforeLines="40" w:before="96" w:afterLines="40" w:after="96" w:line="276" w:lineRule="auto"/>
              <w:jc w:val="center"/>
              <w:rPr>
                <w:sz w:val="16"/>
                <w:szCs w:val="16"/>
              </w:rPr>
            </w:pPr>
            <w:r>
              <w:rPr>
                <w:sz w:val="16"/>
                <w:szCs w:val="16"/>
              </w:rPr>
              <w:t>_4x4_Off_Road_Speed</w:t>
            </w:r>
          </w:p>
          <w:p w:rsidR="00D10B75" w:rsidRDefault="00D10B75">
            <w:pPr>
              <w:spacing w:beforeLines="40" w:before="96" w:afterLines="40" w:after="96" w:line="276" w:lineRule="auto"/>
              <w:jc w:val="center"/>
              <w:rPr>
                <w:sz w:val="16"/>
                <w:szCs w:val="16"/>
              </w:rPr>
            </w:pPr>
            <w:r>
              <w:rPr>
                <w:sz w:val="16"/>
                <w:szCs w:val="16"/>
              </w:rPr>
              <w:t>(No debounce)</w:t>
            </w:r>
          </w:p>
        </w:tc>
        <w:tc>
          <w:tcPr>
            <w:tcW w:w="2225"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Value of</w:t>
            </w:r>
          </w:p>
          <w:p w:rsidR="00D10B75" w:rsidRDefault="00D10B75">
            <w:pPr>
              <w:spacing w:beforeLines="40" w:before="96" w:afterLines="40" w:after="96" w:line="276" w:lineRule="auto"/>
              <w:jc w:val="center"/>
              <w:rPr>
                <w:sz w:val="16"/>
                <w:szCs w:val="16"/>
              </w:rPr>
            </w:pPr>
            <w:proofErr w:type="spellStart"/>
            <w:r>
              <w:rPr>
                <w:sz w:val="16"/>
                <w:szCs w:val="16"/>
              </w:rPr>
              <w:t>CamraOffRoadDisable_Cfg</w:t>
            </w:r>
            <w:proofErr w:type="spellEnd"/>
          </w:p>
          <w:p w:rsidR="00D10B75" w:rsidRDefault="00D10B75">
            <w:pPr>
              <w:spacing w:beforeLines="40" w:before="96" w:afterLines="40" w:after="96" w:line="276" w:lineRule="auto"/>
              <w:jc w:val="center"/>
              <w:rPr>
                <w:sz w:val="16"/>
                <w:szCs w:val="16"/>
              </w:rPr>
            </w:pPr>
            <w:r>
              <w:rPr>
                <w:sz w:val="16"/>
                <w:szCs w:val="16"/>
              </w:rPr>
              <w:t>(24 KPH)</w:t>
            </w:r>
          </w:p>
        </w:tc>
        <w:tc>
          <w:tcPr>
            <w:tcW w:w="22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Value of</w:t>
            </w:r>
          </w:p>
          <w:p w:rsidR="00D10B75" w:rsidRDefault="00D10B75">
            <w:pPr>
              <w:spacing w:beforeLines="40" w:before="96" w:afterLines="40" w:after="96" w:line="276" w:lineRule="auto"/>
              <w:jc w:val="center"/>
              <w:rPr>
                <w:sz w:val="16"/>
                <w:szCs w:val="16"/>
              </w:rPr>
            </w:pPr>
            <w:proofErr w:type="spellStart"/>
            <w:r>
              <w:rPr>
                <w:sz w:val="16"/>
                <w:szCs w:val="16"/>
              </w:rPr>
              <w:t>CamraDisable_Cfg</w:t>
            </w:r>
            <w:proofErr w:type="spellEnd"/>
          </w:p>
          <w:p w:rsidR="00D10B75" w:rsidRDefault="00D10B75">
            <w:pPr>
              <w:spacing w:beforeLines="40" w:before="96" w:afterLines="40" w:after="96" w:line="276" w:lineRule="auto"/>
              <w:jc w:val="center"/>
              <w:rPr>
                <w:sz w:val="16"/>
                <w:szCs w:val="16"/>
              </w:rPr>
            </w:pPr>
            <w:r>
              <w:rPr>
                <w:sz w:val="16"/>
                <w:szCs w:val="16"/>
              </w:rPr>
              <w:t>(10 KPH)</w:t>
            </w:r>
          </w:p>
        </w:tc>
      </w:tr>
      <w:tr w:rsidR="00D10B75" w:rsidTr="00D10B75">
        <w:trPr>
          <w:trHeight w:val="395"/>
          <w:jc w:val="center"/>
        </w:trPr>
        <w:tc>
          <w:tcPr>
            <w:tcW w:w="12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TRUE</w:t>
            </w:r>
          </w:p>
        </w:tc>
        <w:tc>
          <w:tcPr>
            <w:tcW w:w="2886"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beforeLines="40" w:before="96" w:afterLines="40" w:after="96" w:line="276" w:lineRule="auto"/>
              <w:jc w:val="center"/>
              <w:rPr>
                <w:sz w:val="16"/>
                <w:szCs w:val="16"/>
              </w:rPr>
            </w:pPr>
            <w:proofErr w:type="gramStart"/>
            <w:r>
              <w:rPr>
                <w:sz w:val="16"/>
                <w:szCs w:val="16"/>
              </w:rPr>
              <w:t>!=</w:t>
            </w:r>
            <w:proofErr w:type="gramEnd"/>
            <w:r>
              <w:rPr>
                <w:sz w:val="16"/>
                <w:szCs w:val="16"/>
              </w:rPr>
              <w:t>(_4x4_Off_Road_Mode |</w:t>
            </w:r>
          </w:p>
          <w:p w:rsidR="00D10B75" w:rsidRDefault="00D10B75">
            <w:pPr>
              <w:spacing w:beforeLines="40" w:before="96" w:afterLines="40" w:after="96" w:line="276" w:lineRule="auto"/>
              <w:jc w:val="center"/>
              <w:rPr>
                <w:sz w:val="16"/>
                <w:szCs w:val="16"/>
              </w:rPr>
            </w:pPr>
            <w:r>
              <w:rPr>
                <w:sz w:val="16"/>
                <w:szCs w:val="16"/>
              </w:rPr>
              <w:t>_4x4_Exiting_Off_Road |</w:t>
            </w:r>
          </w:p>
          <w:p w:rsidR="00D10B75" w:rsidRDefault="00D10B75">
            <w:pPr>
              <w:spacing w:beforeLines="40" w:before="96" w:afterLines="40" w:after="96" w:line="276" w:lineRule="auto"/>
              <w:jc w:val="center"/>
              <w:rPr>
                <w:sz w:val="16"/>
                <w:szCs w:val="16"/>
              </w:rPr>
            </w:pPr>
            <w:r>
              <w:rPr>
                <w:sz w:val="16"/>
                <w:szCs w:val="16"/>
              </w:rPr>
              <w:t>_4x4_Extreme_Off_Road_Mode |</w:t>
            </w:r>
          </w:p>
          <w:p w:rsidR="00D10B75" w:rsidRDefault="00D10B75">
            <w:pPr>
              <w:spacing w:beforeLines="40" w:before="96" w:afterLines="40" w:after="96" w:line="276" w:lineRule="auto"/>
              <w:jc w:val="center"/>
              <w:rPr>
                <w:sz w:val="16"/>
                <w:szCs w:val="16"/>
              </w:rPr>
            </w:pPr>
            <w:r>
              <w:rPr>
                <w:sz w:val="16"/>
                <w:szCs w:val="16"/>
              </w:rPr>
              <w:t>_4x4_Off_Road_Speed)</w:t>
            </w:r>
          </w:p>
          <w:p w:rsidR="00D10B75" w:rsidRDefault="00D10B75">
            <w:pPr>
              <w:spacing w:beforeLines="40" w:before="96" w:afterLines="40" w:after="96" w:line="276" w:lineRule="auto"/>
              <w:jc w:val="center"/>
              <w:rPr>
                <w:sz w:val="16"/>
                <w:szCs w:val="16"/>
              </w:rPr>
            </w:pPr>
            <w:r>
              <w:rPr>
                <w:sz w:val="16"/>
                <w:szCs w:val="16"/>
              </w:rPr>
              <w:t>(No debounce)</w:t>
            </w:r>
          </w:p>
        </w:tc>
        <w:tc>
          <w:tcPr>
            <w:tcW w:w="2225"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Value of</w:t>
            </w:r>
          </w:p>
          <w:p w:rsidR="00D10B75" w:rsidRDefault="00D10B75">
            <w:pPr>
              <w:spacing w:beforeLines="40" w:before="96" w:afterLines="40" w:after="96" w:line="276" w:lineRule="auto"/>
              <w:jc w:val="center"/>
              <w:rPr>
                <w:sz w:val="16"/>
                <w:szCs w:val="16"/>
              </w:rPr>
            </w:pPr>
            <w:proofErr w:type="spellStart"/>
            <w:r>
              <w:rPr>
                <w:sz w:val="16"/>
                <w:szCs w:val="16"/>
              </w:rPr>
              <w:t>CamraDisable_Cfg</w:t>
            </w:r>
            <w:proofErr w:type="spellEnd"/>
          </w:p>
          <w:p w:rsidR="00D10B75" w:rsidRDefault="00D10B75">
            <w:pPr>
              <w:spacing w:beforeLines="40" w:before="96" w:afterLines="40" w:after="96" w:line="276" w:lineRule="auto"/>
              <w:jc w:val="center"/>
              <w:rPr>
                <w:sz w:val="16"/>
                <w:szCs w:val="16"/>
              </w:rPr>
            </w:pPr>
            <w:r>
              <w:rPr>
                <w:sz w:val="16"/>
                <w:szCs w:val="16"/>
              </w:rPr>
              <w:t>(10 KPH)</w:t>
            </w:r>
          </w:p>
        </w:tc>
        <w:tc>
          <w:tcPr>
            <w:tcW w:w="22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Value of</w:t>
            </w:r>
          </w:p>
          <w:p w:rsidR="00D10B75" w:rsidRDefault="00D10B75">
            <w:pPr>
              <w:spacing w:beforeLines="40" w:before="96" w:afterLines="40" w:after="96" w:line="276" w:lineRule="auto"/>
              <w:jc w:val="center"/>
              <w:rPr>
                <w:sz w:val="16"/>
                <w:szCs w:val="16"/>
              </w:rPr>
            </w:pPr>
            <w:proofErr w:type="spellStart"/>
            <w:r>
              <w:rPr>
                <w:sz w:val="16"/>
                <w:szCs w:val="16"/>
              </w:rPr>
              <w:t>CamraDisable_Cfg</w:t>
            </w:r>
            <w:proofErr w:type="spellEnd"/>
          </w:p>
          <w:p w:rsidR="00D10B75" w:rsidRDefault="00D10B75">
            <w:pPr>
              <w:spacing w:beforeLines="40" w:before="96" w:afterLines="40" w:after="96" w:line="276" w:lineRule="auto"/>
              <w:jc w:val="center"/>
              <w:rPr>
                <w:sz w:val="16"/>
                <w:szCs w:val="16"/>
              </w:rPr>
            </w:pPr>
            <w:r>
              <w:rPr>
                <w:sz w:val="16"/>
                <w:szCs w:val="16"/>
              </w:rPr>
              <w:t>(10 KPH)</w:t>
            </w:r>
          </w:p>
        </w:tc>
      </w:tr>
      <w:tr w:rsidR="00D10B75" w:rsidTr="00D10B75">
        <w:trPr>
          <w:trHeight w:val="395"/>
          <w:jc w:val="center"/>
        </w:trPr>
        <w:tc>
          <w:tcPr>
            <w:tcW w:w="12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FALSE</w:t>
            </w:r>
          </w:p>
        </w:tc>
        <w:tc>
          <w:tcPr>
            <w:tcW w:w="2886"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DON’T CARE</w:t>
            </w:r>
          </w:p>
        </w:tc>
        <w:tc>
          <w:tcPr>
            <w:tcW w:w="2225"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Value of</w:t>
            </w:r>
          </w:p>
          <w:p w:rsidR="00D10B75" w:rsidRDefault="00D10B75">
            <w:pPr>
              <w:spacing w:beforeLines="40" w:before="96" w:afterLines="40" w:after="96" w:line="276" w:lineRule="auto"/>
              <w:jc w:val="center"/>
              <w:rPr>
                <w:sz w:val="16"/>
                <w:szCs w:val="16"/>
              </w:rPr>
            </w:pPr>
            <w:proofErr w:type="spellStart"/>
            <w:r>
              <w:rPr>
                <w:sz w:val="16"/>
                <w:szCs w:val="16"/>
              </w:rPr>
              <w:t>CamraDisable_Cfg</w:t>
            </w:r>
            <w:proofErr w:type="spellEnd"/>
          </w:p>
          <w:p w:rsidR="00D10B75" w:rsidRDefault="00D10B75">
            <w:pPr>
              <w:spacing w:beforeLines="40" w:before="96" w:afterLines="40" w:after="96" w:line="276" w:lineRule="auto"/>
              <w:jc w:val="center"/>
              <w:rPr>
                <w:sz w:val="16"/>
                <w:szCs w:val="16"/>
              </w:rPr>
            </w:pPr>
            <w:r>
              <w:rPr>
                <w:sz w:val="16"/>
                <w:szCs w:val="16"/>
              </w:rPr>
              <w:t>(10 KPH)</w:t>
            </w:r>
          </w:p>
        </w:tc>
        <w:tc>
          <w:tcPr>
            <w:tcW w:w="22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Value of</w:t>
            </w:r>
          </w:p>
          <w:p w:rsidR="00D10B75" w:rsidRDefault="00D10B75">
            <w:pPr>
              <w:spacing w:beforeLines="40" w:before="96" w:afterLines="40" w:after="96" w:line="276" w:lineRule="auto"/>
              <w:jc w:val="center"/>
              <w:rPr>
                <w:sz w:val="16"/>
                <w:szCs w:val="16"/>
              </w:rPr>
            </w:pPr>
            <w:proofErr w:type="spellStart"/>
            <w:r>
              <w:rPr>
                <w:sz w:val="16"/>
                <w:szCs w:val="16"/>
              </w:rPr>
              <w:t>CamraDisable_Cfg</w:t>
            </w:r>
            <w:proofErr w:type="spellEnd"/>
          </w:p>
          <w:p w:rsidR="00D10B75" w:rsidRDefault="00D10B75">
            <w:pPr>
              <w:spacing w:beforeLines="40" w:before="96" w:afterLines="40" w:after="96" w:line="276" w:lineRule="auto"/>
              <w:jc w:val="center"/>
              <w:rPr>
                <w:sz w:val="16"/>
                <w:szCs w:val="16"/>
              </w:rPr>
            </w:pPr>
            <w:r>
              <w:rPr>
                <w:sz w:val="16"/>
                <w:szCs w:val="16"/>
              </w:rPr>
              <w:t>(10 KPH)</w:t>
            </w:r>
          </w:p>
        </w:tc>
      </w:tr>
      <w:tr w:rsidR="00D10B75" w:rsidTr="00D10B75">
        <w:trPr>
          <w:trHeight w:val="395"/>
          <w:jc w:val="center"/>
        </w:trPr>
        <w:tc>
          <w:tcPr>
            <w:tcW w:w="12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FALSE</w:t>
            </w:r>
          </w:p>
        </w:tc>
        <w:tc>
          <w:tcPr>
            <w:tcW w:w="2886" w:type="dxa"/>
            <w:tcBorders>
              <w:top w:val="single" w:sz="4" w:space="0" w:color="auto"/>
              <w:left w:val="single" w:sz="4" w:space="0" w:color="auto"/>
              <w:bottom w:val="single" w:sz="4" w:space="0" w:color="auto"/>
              <w:right w:val="doub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DON’T CARE</w:t>
            </w:r>
          </w:p>
        </w:tc>
        <w:tc>
          <w:tcPr>
            <w:tcW w:w="2225"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Value of</w:t>
            </w:r>
          </w:p>
          <w:p w:rsidR="00D10B75" w:rsidRDefault="00D10B75">
            <w:pPr>
              <w:spacing w:beforeLines="40" w:before="96" w:afterLines="40" w:after="96" w:line="276" w:lineRule="auto"/>
              <w:jc w:val="center"/>
              <w:rPr>
                <w:sz w:val="16"/>
                <w:szCs w:val="16"/>
              </w:rPr>
            </w:pPr>
            <w:proofErr w:type="spellStart"/>
            <w:r>
              <w:rPr>
                <w:sz w:val="16"/>
                <w:szCs w:val="16"/>
              </w:rPr>
              <w:t>CamraDisable_Cfg</w:t>
            </w:r>
            <w:proofErr w:type="spellEnd"/>
          </w:p>
          <w:p w:rsidR="00D10B75" w:rsidRDefault="00D10B75">
            <w:pPr>
              <w:keepNext/>
              <w:spacing w:beforeLines="40" w:before="96" w:afterLines="40" w:after="96" w:line="276" w:lineRule="auto"/>
              <w:jc w:val="center"/>
              <w:rPr>
                <w:sz w:val="16"/>
                <w:szCs w:val="16"/>
              </w:rPr>
            </w:pPr>
            <w:r>
              <w:rPr>
                <w:sz w:val="16"/>
                <w:szCs w:val="16"/>
              </w:rPr>
              <w:t>(10 KPH)</w:t>
            </w:r>
          </w:p>
        </w:tc>
        <w:tc>
          <w:tcPr>
            <w:tcW w:w="22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Value of</w:t>
            </w:r>
          </w:p>
          <w:p w:rsidR="00D10B75" w:rsidRDefault="00D10B75">
            <w:pPr>
              <w:spacing w:beforeLines="40" w:before="96" w:afterLines="40" w:after="96" w:line="276" w:lineRule="auto"/>
              <w:jc w:val="center"/>
              <w:rPr>
                <w:sz w:val="16"/>
                <w:szCs w:val="16"/>
              </w:rPr>
            </w:pPr>
            <w:proofErr w:type="spellStart"/>
            <w:r>
              <w:rPr>
                <w:sz w:val="16"/>
                <w:szCs w:val="16"/>
              </w:rPr>
              <w:t>CamraDisable_Cfg</w:t>
            </w:r>
            <w:proofErr w:type="spellEnd"/>
          </w:p>
          <w:p w:rsidR="00D10B75" w:rsidRDefault="00D10B75">
            <w:pPr>
              <w:keepNext/>
              <w:spacing w:beforeLines="40" w:before="96" w:afterLines="40" w:after="96" w:line="276" w:lineRule="auto"/>
              <w:jc w:val="center"/>
              <w:rPr>
                <w:sz w:val="16"/>
                <w:szCs w:val="16"/>
              </w:rPr>
            </w:pPr>
            <w:r>
              <w:rPr>
                <w:sz w:val="16"/>
                <w:szCs w:val="16"/>
              </w:rPr>
              <w:t>(10 KPH)</w:t>
            </w:r>
          </w:p>
        </w:tc>
      </w:tr>
    </w:tbl>
    <w:p w:rsidR="00D10B75" w:rsidRDefault="00D10B75" w:rsidP="00D10B75">
      <w:pPr>
        <w:jc w:val="center"/>
      </w:pPr>
      <w:r>
        <w:t>Front &amp; Rear Camera Overspeed Threshold Input Processing Table</w:t>
      </w:r>
    </w:p>
    <w:p w:rsidR="00D10B75" w:rsidRDefault="00D10B75" w:rsidP="00D10B75"/>
    <w:p w:rsidR="00D10B75" w:rsidRPr="00D10B75" w:rsidRDefault="00D10B75" w:rsidP="00D10B75">
      <w:pPr>
        <w:pStyle w:val="Heading3"/>
        <w:rPr>
          <w:b w:val="0"/>
          <w:u w:val="single"/>
        </w:rPr>
      </w:pPr>
      <w:bookmarkStart w:id="51" w:name="_Toc22284801"/>
      <w:r w:rsidRPr="00D10B75">
        <w:rPr>
          <w:b w:val="0"/>
          <w:u w:val="single"/>
        </w:rPr>
        <w:t>CAMERA-FUR-REQ-196895/B-HMI Screen Logical Arbitration - Determine Dynamic Variables (</w:t>
      </w:r>
      <w:proofErr w:type="spellStart"/>
      <w:r w:rsidRPr="00D10B75">
        <w:rPr>
          <w:b w:val="0"/>
          <w:u w:val="single"/>
        </w:rPr>
        <w:t>APA_Mode</w:t>
      </w:r>
      <w:proofErr w:type="spellEnd"/>
      <w:r w:rsidRPr="00D10B75">
        <w:rPr>
          <w:b w:val="0"/>
          <w:u w:val="single"/>
        </w:rPr>
        <w:t>)</w:t>
      </w:r>
      <w:bookmarkEnd w:id="51"/>
    </w:p>
    <w:p w:rsidR="00D10B75" w:rsidRDefault="00D10B75" w:rsidP="00D10B75">
      <w:r>
        <w:t xml:space="preserve">The following decision table creates </w:t>
      </w:r>
      <w:proofErr w:type="spellStart"/>
      <w:r>
        <w:t>APA_Mode</w:t>
      </w:r>
      <w:proofErr w:type="spellEnd"/>
      <w:r>
        <w:t xml:space="preserve"> from the </w:t>
      </w:r>
      <w:proofErr w:type="spellStart"/>
      <w:r>
        <w:t>ApaSys_D_Stat</w:t>
      </w:r>
      <w:proofErr w:type="spellEnd"/>
      <w:r>
        <w:t xml:space="preserve"> CAN signal.</w:t>
      </w:r>
    </w:p>
    <w:p w:rsidR="00D10B75" w:rsidRDefault="00D10B75" w:rsidP="00D10B75"/>
    <w:tbl>
      <w:tblPr>
        <w:tblW w:w="8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2700"/>
        <w:gridCol w:w="2160"/>
      </w:tblGrid>
      <w:tr w:rsidR="00D10B75" w:rsidTr="00D10B75">
        <w:trPr>
          <w:trHeight w:val="575"/>
          <w:jc w:val="center"/>
        </w:trPr>
        <w:tc>
          <w:tcPr>
            <w:tcW w:w="33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spacing w:line="276" w:lineRule="auto"/>
              <w:jc w:val="center"/>
              <w:rPr>
                <w:sz w:val="16"/>
                <w:szCs w:val="16"/>
              </w:rPr>
            </w:pPr>
            <w:proofErr w:type="spellStart"/>
            <w:r>
              <w:rPr>
                <w:sz w:val="16"/>
                <w:szCs w:val="16"/>
              </w:rPr>
              <w:lastRenderedPageBreak/>
              <w:t>ApaSys_D_Stat_ComStat</w:t>
            </w:r>
            <w:proofErr w:type="spellEnd"/>
          </w:p>
        </w:tc>
        <w:tc>
          <w:tcPr>
            <w:tcW w:w="270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spacing w:line="276" w:lineRule="auto"/>
              <w:jc w:val="center"/>
              <w:rPr>
                <w:sz w:val="16"/>
                <w:szCs w:val="16"/>
              </w:rPr>
            </w:pPr>
            <w:proofErr w:type="spellStart"/>
            <w:r>
              <w:rPr>
                <w:sz w:val="16"/>
                <w:szCs w:val="16"/>
              </w:rPr>
              <w:t>ApaSys_D_Stat</w:t>
            </w:r>
            <w:proofErr w:type="spellEnd"/>
          </w:p>
        </w:tc>
        <w:tc>
          <w:tcPr>
            <w:tcW w:w="216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D10B75" w:rsidRDefault="00D10B75">
            <w:pPr>
              <w:spacing w:line="276" w:lineRule="auto"/>
              <w:jc w:val="center"/>
              <w:rPr>
                <w:sz w:val="16"/>
                <w:szCs w:val="16"/>
              </w:rPr>
            </w:pPr>
            <w:proofErr w:type="spellStart"/>
            <w:r>
              <w:rPr>
                <w:sz w:val="16"/>
                <w:szCs w:val="16"/>
              </w:rPr>
              <w:t>APA_Mode</w:t>
            </w:r>
            <w:proofErr w:type="spellEnd"/>
          </w:p>
        </w:tc>
      </w:tr>
      <w:tr w:rsidR="00D10B75" w:rsidTr="00D10B75">
        <w:trPr>
          <w:trHeight w:val="395"/>
          <w:jc w:val="center"/>
        </w:trPr>
        <w:tc>
          <w:tcPr>
            <w:tcW w:w="33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rPr>
            </w:pPr>
            <w:r>
              <w:rPr>
                <w:sz w:val="16"/>
              </w:rPr>
              <w:t xml:space="preserve">MISSING for &gt;= </w:t>
            </w:r>
            <w:proofErr w:type="spellStart"/>
            <w:r>
              <w:rPr>
                <w:sz w:val="16"/>
              </w:rPr>
              <w:t>APA_Actv_MM_Timr_Cfg</w:t>
            </w:r>
            <w:proofErr w:type="spellEnd"/>
          </w:p>
        </w:tc>
        <w:tc>
          <w:tcPr>
            <w:tcW w:w="27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rPr>
            </w:pPr>
            <w:r>
              <w:rPr>
                <w:sz w:val="16"/>
              </w:rPr>
              <w:t>DON’T CARE</w:t>
            </w:r>
          </w:p>
        </w:tc>
        <w:tc>
          <w:tcPr>
            <w:tcW w:w="216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rPr>
            </w:pPr>
            <w:r>
              <w:rPr>
                <w:sz w:val="16"/>
              </w:rPr>
              <w:t>MISSING</w:t>
            </w:r>
          </w:p>
        </w:tc>
      </w:tr>
      <w:tr w:rsidR="00D10B75" w:rsidTr="00D10B75">
        <w:trPr>
          <w:trHeight w:val="395"/>
          <w:jc w:val="center"/>
        </w:trPr>
        <w:tc>
          <w:tcPr>
            <w:tcW w:w="33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rPr>
            </w:pPr>
            <w:r>
              <w:rPr>
                <w:sz w:val="16"/>
              </w:rPr>
              <w:t>PRESENT</w:t>
            </w:r>
          </w:p>
        </w:tc>
        <w:tc>
          <w:tcPr>
            <w:tcW w:w="27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rPr>
            </w:pPr>
            <w:r>
              <w:rPr>
                <w:sz w:val="16"/>
              </w:rPr>
              <w:t xml:space="preserve">On | Overspeed | </w:t>
            </w:r>
            <w:proofErr w:type="spellStart"/>
            <w:r>
              <w:rPr>
                <w:sz w:val="16"/>
              </w:rPr>
              <w:t>ApaCancelled</w:t>
            </w:r>
            <w:proofErr w:type="spellEnd"/>
            <w:r>
              <w:rPr>
                <w:sz w:val="16"/>
              </w:rPr>
              <w:t xml:space="preserve"> | </w:t>
            </w:r>
            <w:proofErr w:type="spellStart"/>
            <w:r>
              <w:rPr>
                <w:sz w:val="16"/>
              </w:rPr>
              <w:t>NotAccessible</w:t>
            </w:r>
            <w:proofErr w:type="spellEnd"/>
            <w:r>
              <w:rPr>
                <w:sz w:val="16"/>
              </w:rPr>
              <w:t xml:space="preserve"> | Finished | Faulty</w:t>
            </w:r>
          </w:p>
          <w:p w:rsidR="00D10B75" w:rsidRDefault="00D10B75">
            <w:pPr>
              <w:spacing w:beforeLines="40" w:before="96" w:afterLines="40" w:after="96" w:line="276" w:lineRule="auto"/>
              <w:jc w:val="center"/>
              <w:rPr>
                <w:sz w:val="16"/>
              </w:rPr>
            </w:pPr>
            <w:r>
              <w:rPr>
                <w:rFonts w:cs="Arial"/>
                <w:sz w:val="16"/>
                <w:szCs w:val="16"/>
              </w:rPr>
              <w:t>After consecutive samples for (T&gt;=</w:t>
            </w:r>
            <w:proofErr w:type="spellStart"/>
            <w:r>
              <w:rPr>
                <w:rFonts w:cs="Arial"/>
                <w:sz w:val="16"/>
                <w:szCs w:val="16"/>
              </w:rPr>
              <w:t>APA_Mode_Timr_Cfg</w:t>
            </w:r>
            <w:proofErr w:type="spellEnd"/>
            <w:r>
              <w:rPr>
                <w:rFonts w:cs="Arial"/>
                <w:sz w:val="16"/>
                <w:szCs w:val="16"/>
              </w:rPr>
              <w:t>)</w:t>
            </w:r>
          </w:p>
        </w:tc>
        <w:tc>
          <w:tcPr>
            <w:tcW w:w="216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rPr>
            </w:pPr>
            <w:r>
              <w:rPr>
                <w:sz w:val="16"/>
              </w:rPr>
              <w:t>APA</w:t>
            </w:r>
          </w:p>
        </w:tc>
      </w:tr>
      <w:tr w:rsidR="00D10B75" w:rsidTr="00D10B75">
        <w:trPr>
          <w:trHeight w:val="395"/>
          <w:jc w:val="center"/>
        </w:trPr>
        <w:tc>
          <w:tcPr>
            <w:tcW w:w="33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rPr>
            </w:pPr>
            <w:r>
              <w:rPr>
                <w:sz w:val="16"/>
              </w:rPr>
              <w:t>PRESENT</w:t>
            </w:r>
          </w:p>
        </w:tc>
        <w:tc>
          <w:tcPr>
            <w:tcW w:w="27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rPr>
            </w:pPr>
            <w:r>
              <w:rPr>
                <w:sz w:val="16"/>
              </w:rPr>
              <w:t>NULL | OFF</w:t>
            </w:r>
          </w:p>
          <w:p w:rsidR="00D10B75" w:rsidRDefault="00D10B75">
            <w:pPr>
              <w:spacing w:beforeLines="40" w:before="96" w:afterLines="40" w:after="96" w:line="276" w:lineRule="auto"/>
              <w:jc w:val="center"/>
              <w:rPr>
                <w:sz w:val="16"/>
              </w:rPr>
            </w:pPr>
            <w:r>
              <w:rPr>
                <w:rFonts w:cs="Arial"/>
                <w:sz w:val="16"/>
                <w:szCs w:val="16"/>
              </w:rPr>
              <w:t>After consecutive samples for (T&gt;=</w:t>
            </w:r>
            <w:proofErr w:type="spellStart"/>
            <w:r>
              <w:rPr>
                <w:rFonts w:cs="Arial"/>
                <w:sz w:val="16"/>
                <w:szCs w:val="16"/>
              </w:rPr>
              <w:t>APA_Mode_Timr_Cfg</w:t>
            </w:r>
            <w:proofErr w:type="spellEnd"/>
            <w:r>
              <w:rPr>
                <w:rFonts w:cs="Arial"/>
                <w:sz w:val="16"/>
                <w:szCs w:val="16"/>
              </w:rPr>
              <w:t>)</w:t>
            </w:r>
          </w:p>
        </w:tc>
        <w:tc>
          <w:tcPr>
            <w:tcW w:w="216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rPr>
            </w:pPr>
            <w:r>
              <w:rPr>
                <w:sz w:val="16"/>
              </w:rPr>
              <w:t>NOT_APA</w:t>
            </w:r>
          </w:p>
        </w:tc>
      </w:tr>
    </w:tbl>
    <w:p w:rsidR="00D10B75" w:rsidRDefault="00D10B75" w:rsidP="00D10B75">
      <w:pPr>
        <w:jc w:val="center"/>
      </w:pPr>
      <w:r>
        <w:t>APA Mode Input Processing Table</w:t>
      </w:r>
    </w:p>
    <w:p w:rsidR="00D10B75" w:rsidRDefault="00D10B75" w:rsidP="00D10B75"/>
    <w:p w:rsidR="00D10B75" w:rsidRPr="00D10B75" w:rsidRDefault="00D10B75" w:rsidP="00D10B75">
      <w:pPr>
        <w:pStyle w:val="Heading3"/>
        <w:rPr>
          <w:b w:val="0"/>
          <w:u w:val="single"/>
        </w:rPr>
      </w:pPr>
      <w:bookmarkStart w:id="52" w:name="_Toc22284802"/>
      <w:r w:rsidRPr="00D10B75">
        <w:rPr>
          <w:b w:val="0"/>
          <w:u w:val="single"/>
        </w:rPr>
        <w:t>CAMERA-FUR-REQ-196896/A-HMI Screen Logical Arbitration - Determine Dynamic Variables (</w:t>
      </w:r>
      <w:proofErr w:type="spellStart"/>
      <w:r w:rsidRPr="00D10B75">
        <w:rPr>
          <w:b w:val="0"/>
          <w:u w:val="single"/>
        </w:rPr>
        <w:t>APA_Sys_Stat</w:t>
      </w:r>
      <w:proofErr w:type="spellEnd"/>
      <w:r w:rsidRPr="00D10B75">
        <w:rPr>
          <w:b w:val="0"/>
          <w:u w:val="single"/>
        </w:rPr>
        <w:t>)</w:t>
      </w:r>
      <w:bookmarkEnd w:id="52"/>
    </w:p>
    <w:p w:rsidR="00D10B75" w:rsidRPr="00AE06BC" w:rsidRDefault="00D10B75" w:rsidP="00D10B75"/>
    <w:tbl>
      <w:tblPr>
        <w:tblW w:w="6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30"/>
        <w:gridCol w:w="2340"/>
      </w:tblGrid>
      <w:tr w:rsidR="00D10B75" w:rsidTr="00D10B75">
        <w:trPr>
          <w:trHeight w:val="575"/>
          <w:jc w:val="center"/>
        </w:trPr>
        <w:tc>
          <w:tcPr>
            <w:tcW w:w="42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pStyle w:val="Caption"/>
              <w:keepNext/>
              <w:spacing w:line="276" w:lineRule="auto"/>
              <w:jc w:val="center"/>
              <w:rPr>
                <w:sz w:val="16"/>
                <w:szCs w:val="16"/>
              </w:rPr>
            </w:pPr>
            <w:proofErr w:type="spellStart"/>
            <w:r>
              <w:rPr>
                <w:sz w:val="16"/>
                <w:szCs w:val="16"/>
              </w:rPr>
              <w:t>ApaSys_D_Stat</w:t>
            </w:r>
            <w:proofErr w:type="spellEnd"/>
          </w:p>
        </w:tc>
        <w:tc>
          <w:tcPr>
            <w:tcW w:w="234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D10B75" w:rsidRDefault="00D10B75">
            <w:pPr>
              <w:pStyle w:val="Caption"/>
              <w:keepNext/>
              <w:spacing w:line="276" w:lineRule="auto"/>
              <w:jc w:val="center"/>
              <w:rPr>
                <w:sz w:val="16"/>
                <w:szCs w:val="16"/>
              </w:rPr>
            </w:pPr>
            <w:proofErr w:type="spellStart"/>
            <w:r>
              <w:rPr>
                <w:sz w:val="16"/>
                <w:szCs w:val="16"/>
              </w:rPr>
              <w:t>APA_Sys_Stat</w:t>
            </w:r>
            <w:proofErr w:type="spellEnd"/>
          </w:p>
        </w:tc>
      </w:tr>
      <w:tr w:rsidR="00D10B75" w:rsidTr="00D10B75">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NULL</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NULL</w:t>
            </w:r>
          </w:p>
        </w:tc>
      </w:tr>
      <w:tr w:rsidR="00D10B75" w:rsidTr="00D10B75">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OFF</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OFF</w:t>
            </w:r>
          </w:p>
        </w:tc>
      </w:tr>
      <w:tr w:rsidR="00D10B75" w:rsidTr="00D10B75">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ON</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ON</w:t>
            </w:r>
          </w:p>
        </w:tc>
      </w:tr>
      <w:tr w:rsidR="00D10B75" w:rsidTr="00D10B75">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OVERSPEED</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OVERSPEED</w:t>
            </w:r>
          </w:p>
        </w:tc>
      </w:tr>
      <w:tr w:rsidR="00D10B75" w:rsidTr="00D10B75">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APA_CANCELLED</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APA_CANCELLED</w:t>
            </w:r>
          </w:p>
        </w:tc>
      </w:tr>
      <w:tr w:rsidR="00D10B75" w:rsidTr="00D10B75">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NOT_ACCESSIBLE</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NOT_ACCESSIBLE</w:t>
            </w:r>
          </w:p>
        </w:tc>
      </w:tr>
      <w:tr w:rsidR="00D10B75" w:rsidTr="00D10B75">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FINISHED</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FINISHED</w:t>
            </w:r>
          </w:p>
        </w:tc>
      </w:tr>
      <w:tr w:rsidR="00D10B75" w:rsidTr="00D10B75">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FAULTY for &gt;=</w:t>
            </w:r>
            <w:proofErr w:type="spellStart"/>
            <w:r>
              <w:rPr>
                <w:sz w:val="16"/>
                <w:szCs w:val="16"/>
              </w:rPr>
              <w:t>APA_Fault_Timr_Cfg</w:t>
            </w:r>
            <w:proofErr w:type="spellEnd"/>
          </w:p>
        </w:tc>
        <w:tc>
          <w:tcPr>
            <w:tcW w:w="234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APA_SYS_FAULT</w:t>
            </w:r>
          </w:p>
        </w:tc>
      </w:tr>
    </w:tbl>
    <w:p w:rsidR="00D10B75" w:rsidRDefault="00D10B75" w:rsidP="00D10B75">
      <w:pPr>
        <w:jc w:val="center"/>
      </w:pPr>
      <w:r>
        <w:t>APA System Status Input Processing Table</w:t>
      </w:r>
    </w:p>
    <w:p w:rsidR="00D10B75" w:rsidRDefault="00D10B75" w:rsidP="00D10B75"/>
    <w:p w:rsidR="00D10B75" w:rsidRPr="00D10B75" w:rsidRDefault="00D10B75" w:rsidP="00D10B75">
      <w:pPr>
        <w:pStyle w:val="Heading3"/>
        <w:rPr>
          <w:b w:val="0"/>
          <w:u w:val="single"/>
        </w:rPr>
      </w:pPr>
      <w:bookmarkStart w:id="53" w:name="_Toc22284803"/>
      <w:r w:rsidRPr="00D10B75">
        <w:rPr>
          <w:b w:val="0"/>
          <w:u w:val="single"/>
        </w:rPr>
        <w:t>CAMERA-FUR-REQ-196897/A-HMI Screen Logical Arbitration - Determine Dynamic Variables (</w:t>
      </w:r>
      <w:proofErr w:type="spellStart"/>
      <w:r w:rsidRPr="00D10B75">
        <w:rPr>
          <w:b w:val="0"/>
          <w:u w:val="single"/>
        </w:rPr>
        <w:t>APA_Gear_Shif</w:t>
      </w:r>
      <w:proofErr w:type="spellEnd"/>
      <w:r w:rsidRPr="00D10B75">
        <w:rPr>
          <w:b w:val="0"/>
          <w:u w:val="single"/>
        </w:rPr>
        <w:t>)</w:t>
      </w:r>
      <w:bookmarkEnd w:id="53"/>
    </w:p>
    <w:p w:rsidR="00D10B75" w:rsidRPr="00AE06BC" w:rsidRDefault="00D10B75" w:rsidP="00D10B75"/>
    <w:tbl>
      <w:tblPr>
        <w:tblW w:w="6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80"/>
        <w:gridCol w:w="2790"/>
      </w:tblGrid>
      <w:tr w:rsidR="00D10B75" w:rsidTr="00D10B75">
        <w:trPr>
          <w:trHeight w:val="575"/>
          <w:jc w:val="center"/>
        </w:trPr>
        <w:tc>
          <w:tcPr>
            <w:tcW w:w="378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pStyle w:val="Caption"/>
              <w:keepNext/>
              <w:spacing w:line="276" w:lineRule="auto"/>
              <w:jc w:val="center"/>
              <w:rPr>
                <w:sz w:val="16"/>
                <w:szCs w:val="16"/>
              </w:rPr>
            </w:pPr>
            <w:proofErr w:type="spellStart"/>
            <w:r>
              <w:rPr>
                <w:sz w:val="16"/>
                <w:szCs w:val="16"/>
              </w:rPr>
              <w:lastRenderedPageBreak/>
              <w:t>ApaGearShif_D_RqDrv</w:t>
            </w:r>
            <w:proofErr w:type="spellEnd"/>
          </w:p>
        </w:tc>
        <w:tc>
          <w:tcPr>
            <w:tcW w:w="279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D10B75" w:rsidRDefault="00D10B75">
            <w:pPr>
              <w:pStyle w:val="Caption"/>
              <w:keepNext/>
              <w:spacing w:line="276" w:lineRule="auto"/>
              <w:jc w:val="center"/>
              <w:rPr>
                <w:sz w:val="16"/>
                <w:szCs w:val="16"/>
              </w:rPr>
            </w:pPr>
            <w:proofErr w:type="spellStart"/>
            <w:r>
              <w:rPr>
                <w:sz w:val="16"/>
                <w:szCs w:val="16"/>
              </w:rPr>
              <w:t>APA_Gear_Shif</w:t>
            </w:r>
            <w:proofErr w:type="spellEnd"/>
          </w:p>
        </w:tc>
      </w:tr>
      <w:tr w:rsidR="00D10B75" w:rsidTr="00D10B75">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NULL</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NULL</w:t>
            </w:r>
          </w:p>
        </w:tc>
      </w:tr>
      <w:tr w:rsidR="00D10B75" w:rsidTr="00D10B75">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NO_REQUEST</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NO_REQUEST</w:t>
            </w:r>
          </w:p>
        </w:tc>
      </w:tr>
      <w:tr w:rsidR="00D10B75" w:rsidTr="00D10B75">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SHIFT_TO_R</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SHIFT_TO_R</w:t>
            </w:r>
          </w:p>
        </w:tc>
      </w:tr>
      <w:tr w:rsidR="00D10B75" w:rsidTr="00D10B75">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SHIFT_TO_D</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SHIFT_TO_D</w:t>
            </w:r>
          </w:p>
        </w:tc>
      </w:tr>
      <w:tr w:rsidR="00D10B75" w:rsidTr="00D10B75">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SHIFT_TO_N</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SHIFT_TO_N</w:t>
            </w:r>
          </w:p>
        </w:tc>
      </w:tr>
      <w:tr w:rsidR="00D10B75" w:rsidTr="00D10B75">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SHIFT_TO_P</w:t>
            </w:r>
          </w:p>
          <w:p w:rsidR="00D10B75" w:rsidRDefault="00D10B75">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keepNext/>
              <w:spacing w:beforeLines="40" w:before="96" w:afterLines="40" w:after="96" w:line="276" w:lineRule="auto"/>
              <w:jc w:val="center"/>
              <w:rPr>
                <w:sz w:val="16"/>
                <w:szCs w:val="16"/>
              </w:rPr>
            </w:pPr>
            <w:r>
              <w:rPr>
                <w:sz w:val="16"/>
                <w:szCs w:val="16"/>
              </w:rPr>
              <w:t>SHIFT_TO_P</w:t>
            </w:r>
          </w:p>
        </w:tc>
      </w:tr>
    </w:tbl>
    <w:p w:rsidR="00D10B75" w:rsidRDefault="00D10B75" w:rsidP="00D10B75">
      <w:pPr>
        <w:jc w:val="center"/>
      </w:pPr>
      <w:r>
        <w:t>APA Gear Shift Input Processing Table</w:t>
      </w:r>
    </w:p>
    <w:p w:rsidR="00D10B75" w:rsidRDefault="00D10B75" w:rsidP="00D10B75"/>
    <w:p w:rsidR="00D10B75" w:rsidRPr="00D10B75" w:rsidRDefault="00D10B75" w:rsidP="00D10B75">
      <w:pPr>
        <w:pStyle w:val="Heading3"/>
        <w:rPr>
          <w:b w:val="0"/>
          <w:u w:val="single"/>
        </w:rPr>
      </w:pPr>
      <w:bookmarkStart w:id="54" w:name="_Toc22284804"/>
      <w:r w:rsidRPr="00D10B75">
        <w:rPr>
          <w:b w:val="0"/>
          <w:u w:val="single"/>
        </w:rPr>
        <w:t>CAMERA-FUR-REQ-196898/E-HMI Screen Logical Arbitration - Determine Dynamic Variables (</w:t>
      </w:r>
      <w:proofErr w:type="spellStart"/>
      <w:r w:rsidRPr="00D10B75">
        <w:rPr>
          <w:b w:val="0"/>
          <w:u w:val="single"/>
        </w:rPr>
        <w:t>PDC_Stat</w:t>
      </w:r>
      <w:proofErr w:type="spellEnd"/>
      <w:r w:rsidRPr="00D10B75">
        <w:rPr>
          <w:b w:val="0"/>
          <w:u w:val="single"/>
        </w:rPr>
        <w:t>)</w:t>
      </w:r>
      <w:bookmarkEnd w:id="54"/>
    </w:p>
    <w:p w:rsidR="00D10B75" w:rsidRPr="00AE06BC" w:rsidRDefault="00D10B75" w:rsidP="00D10B75"/>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05"/>
        <w:gridCol w:w="4230"/>
        <w:gridCol w:w="1890"/>
      </w:tblGrid>
      <w:tr w:rsidR="00D10B75" w:rsidTr="00D10B75">
        <w:trPr>
          <w:trHeight w:val="575"/>
          <w:jc w:val="center"/>
        </w:trPr>
        <w:tc>
          <w:tcPr>
            <w:tcW w:w="3106"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spacing w:beforeLines="40" w:before="96" w:afterLines="40" w:after="96" w:line="276" w:lineRule="auto"/>
              <w:jc w:val="center"/>
              <w:rPr>
                <w:b/>
                <w:sz w:val="16"/>
                <w:szCs w:val="16"/>
              </w:rPr>
            </w:pPr>
            <w:proofErr w:type="spellStart"/>
            <w:r>
              <w:rPr>
                <w:b/>
                <w:sz w:val="16"/>
                <w:szCs w:val="16"/>
              </w:rPr>
              <w:t>PrkAidMsgTxt_D_Rq_ComStat</w:t>
            </w:r>
            <w:proofErr w:type="spellEnd"/>
          </w:p>
        </w:tc>
        <w:tc>
          <w:tcPr>
            <w:tcW w:w="42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D10B75" w:rsidRDefault="00D10B75">
            <w:pPr>
              <w:spacing w:beforeLines="150" w:before="360" w:afterLines="40" w:after="96" w:line="276" w:lineRule="auto"/>
              <w:jc w:val="center"/>
              <w:rPr>
                <w:b/>
                <w:sz w:val="16"/>
                <w:szCs w:val="16"/>
              </w:rPr>
            </w:pPr>
            <w:proofErr w:type="spellStart"/>
            <w:r>
              <w:rPr>
                <w:b/>
                <w:sz w:val="16"/>
                <w:szCs w:val="16"/>
              </w:rPr>
              <w:t>PrkAidMsgTxt_D_Rq</w:t>
            </w:r>
            <w:proofErr w:type="spellEnd"/>
          </w:p>
        </w:tc>
        <w:tc>
          <w:tcPr>
            <w:tcW w:w="189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D10B75" w:rsidRDefault="00D10B75">
            <w:pPr>
              <w:spacing w:beforeLines="40" w:before="96" w:afterLines="40" w:after="96" w:line="276" w:lineRule="auto"/>
              <w:jc w:val="center"/>
              <w:rPr>
                <w:b/>
                <w:sz w:val="16"/>
                <w:szCs w:val="16"/>
              </w:rPr>
            </w:pPr>
            <w:proofErr w:type="spellStart"/>
            <w:r>
              <w:rPr>
                <w:b/>
                <w:sz w:val="16"/>
                <w:szCs w:val="16"/>
              </w:rPr>
              <w:t>PDC_Stat</w:t>
            </w:r>
            <w:proofErr w:type="spellEnd"/>
          </w:p>
        </w:tc>
      </w:tr>
      <w:tr w:rsidR="00D10B75" w:rsidTr="00D10B75">
        <w:trPr>
          <w:trHeight w:val="429"/>
          <w:jc w:val="center"/>
        </w:trPr>
        <w:tc>
          <w:tcPr>
            <w:tcW w:w="31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MISSING for &gt;= PDC_</w:t>
            </w:r>
            <w:r>
              <w:rPr>
                <w:sz w:val="16"/>
              </w:rPr>
              <w:t xml:space="preserve"> </w:t>
            </w:r>
            <w:proofErr w:type="spellStart"/>
            <w:r>
              <w:rPr>
                <w:sz w:val="16"/>
              </w:rPr>
              <w:t>Actv_MM_Timr_Cfg</w:t>
            </w:r>
            <w:proofErr w:type="spellEnd"/>
          </w:p>
        </w:tc>
        <w:tc>
          <w:tcPr>
            <w:tcW w:w="42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DON'T CARE</w:t>
            </w:r>
          </w:p>
        </w:tc>
        <w:tc>
          <w:tcPr>
            <w:tcW w:w="189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MISSING</w:t>
            </w:r>
          </w:p>
        </w:tc>
      </w:tr>
      <w:tr w:rsidR="00D10B75" w:rsidTr="00D10B75">
        <w:trPr>
          <w:trHeight w:val="395"/>
          <w:jc w:val="center"/>
        </w:trPr>
        <w:tc>
          <w:tcPr>
            <w:tcW w:w="31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PRESENT</w:t>
            </w:r>
          </w:p>
        </w:tc>
        <w:tc>
          <w:tcPr>
            <w:tcW w:w="42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sz w:val="16"/>
                <w:szCs w:val="16"/>
              </w:rPr>
            </w:pPr>
            <w:r>
              <w:rPr>
                <w:sz w:val="16"/>
                <w:szCs w:val="16"/>
              </w:rPr>
              <w:t>R_SNSRS_ON_F_SNSRS_OFF |</w:t>
            </w:r>
          </w:p>
          <w:p w:rsidR="00D10B75" w:rsidRDefault="00D10B75" w:rsidP="00D10B75">
            <w:pPr>
              <w:spacing w:beforeLines="40" w:before="96" w:afterLines="40" w:after="96" w:line="276" w:lineRule="auto"/>
              <w:jc w:val="center"/>
              <w:rPr>
                <w:sz w:val="16"/>
                <w:szCs w:val="16"/>
              </w:rPr>
            </w:pPr>
            <w:r>
              <w:rPr>
                <w:sz w:val="16"/>
                <w:szCs w:val="16"/>
              </w:rPr>
              <w:t>R_SNSRS_OFF_F_SNSRS_ON |</w:t>
            </w:r>
          </w:p>
          <w:p w:rsidR="00D10B75" w:rsidRDefault="00D10B75" w:rsidP="00D10B75">
            <w:pPr>
              <w:spacing w:beforeLines="40" w:before="96" w:afterLines="40" w:after="96" w:line="276" w:lineRule="auto"/>
              <w:jc w:val="center"/>
              <w:rPr>
                <w:sz w:val="16"/>
                <w:szCs w:val="16"/>
              </w:rPr>
            </w:pPr>
            <w:r>
              <w:rPr>
                <w:sz w:val="16"/>
                <w:szCs w:val="16"/>
              </w:rPr>
              <w:t>R_SNSRS_ON_F_SNSRS_ON |</w:t>
            </w:r>
          </w:p>
          <w:p w:rsidR="00D10B75" w:rsidRDefault="00D10B75" w:rsidP="00D10B75">
            <w:pPr>
              <w:spacing w:beforeLines="40" w:before="96" w:afterLines="40" w:after="96" w:line="276" w:lineRule="auto"/>
              <w:jc w:val="center"/>
              <w:rPr>
                <w:sz w:val="16"/>
                <w:szCs w:val="16"/>
              </w:rPr>
            </w:pPr>
            <w:r>
              <w:rPr>
                <w:sz w:val="16"/>
                <w:szCs w:val="16"/>
              </w:rPr>
              <w:t>|R_SNS_INACTIVE_TRLR_ATCH |</w:t>
            </w:r>
          </w:p>
          <w:p w:rsidR="00D10B75" w:rsidRDefault="00D10B75" w:rsidP="00D10B75">
            <w:pPr>
              <w:spacing w:beforeLines="40" w:before="96" w:afterLines="40" w:after="96" w:line="276" w:lineRule="auto"/>
              <w:jc w:val="center"/>
              <w:rPr>
                <w:sz w:val="16"/>
                <w:szCs w:val="16"/>
              </w:rPr>
            </w:pPr>
            <w:proofErr w:type="spellStart"/>
            <w:r>
              <w:rPr>
                <w:sz w:val="16"/>
                <w:szCs w:val="16"/>
              </w:rPr>
              <w:t>R_Sns_Trlr_F_Sns_Blk</w:t>
            </w:r>
            <w:proofErr w:type="spellEnd"/>
            <w:r>
              <w:rPr>
                <w:sz w:val="16"/>
                <w:szCs w:val="16"/>
              </w:rPr>
              <w:t xml:space="preserve"> |</w:t>
            </w:r>
          </w:p>
          <w:p w:rsidR="00D10B75" w:rsidRDefault="00D10B75" w:rsidP="00D10B75">
            <w:pPr>
              <w:spacing w:beforeLines="40" w:before="96" w:afterLines="40" w:after="96" w:line="276" w:lineRule="auto"/>
              <w:jc w:val="center"/>
              <w:rPr>
                <w:sz w:val="16"/>
                <w:szCs w:val="16"/>
              </w:rPr>
            </w:pPr>
            <w:proofErr w:type="spellStart"/>
            <w:r>
              <w:rPr>
                <w:sz w:val="16"/>
                <w:szCs w:val="16"/>
              </w:rPr>
              <w:t>R_Sns_Blk_F_Sns_On</w:t>
            </w:r>
            <w:proofErr w:type="spellEnd"/>
            <w:r>
              <w:rPr>
                <w:sz w:val="16"/>
                <w:szCs w:val="16"/>
              </w:rPr>
              <w:t xml:space="preserve"> |</w:t>
            </w:r>
          </w:p>
          <w:p w:rsidR="00D10B75" w:rsidRDefault="00D10B75" w:rsidP="00D10B75">
            <w:pPr>
              <w:spacing w:beforeLines="40" w:before="96" w:afterLines="40" w:after="96" w:line="276" w:lineRule="auto"/>
              <w:jc w:val="center"/>
              <w:rPr>
                <w:sz w:val="16"/>
                <w:szCs w:val="16"/>
              </w:rPr>
            </w:pPr>
            <w:proofErr w:type="spellStart"/>
            <w:r>
              <w:rPr>
                <w:sz w:val="16"/>
                <w:szCs w:val="16"/>
              </w:rPr>
              <w:t>R_Sns_On_F_Sns_Blk</w:t>
            </w:r>
            <w:proofErr w:type="spellEnd"/>
            <w:r>
              <w:rPr>
                <w:sz w:val="16"/>
                <w:szCs w:val="16"/>
              </w:rPr>
              <w:t xml:space="preserve"> |</w:t>
            </w:r>
          </w:p>
          <w:p w:rsidR="00D10B75" w:rsidRDefault="00D10B75" w:rsidP="00D10B75">
            <w:pPr>
              <w:spacing w:beforeLines="40" w:before="96" w:afterLines="40" w:after="96" w:line="276" w:lineRule="auto"/>
              <w:jc w:val="center"/>
              <w:rPr>
                <w:sz w:val="16"/>
                <w:szCs w:val="16"/>
              </w:rPr>
            </w:pPr>
            <w:proofErr w:type="spellStart"/>
            <w:r>
              <w:rPr>
                <w:sz w:val="16"/>
                <w:szCs w:val="16"/>
              </w:rPr>
              <w:t>All_Sns_Blk</w:t>
            </w:r>
            <w:proofErr w:type="spellEnd"/>
          </w:p>
          <w:p w:rsidR="00D10B75" w:rsidRDefault="00D10B75" w:rsidP="00D10B75">
            <w:pPr>
              <w:spacing w:beforeLines="40" w:before="96" w:afterLines="40" w:after="96" w:line="276" w:lineRule="auto"/>
              <w:jc w:val="center"/>
              <w:rPr>
                <w:sz w:val="16"/>
                <w:szCs w:val="16"/>
              </w:rPr>
            </w:pPr>
            <w:r>
              <w:rPr>
                <w:sz w:val="16"/>
                <w:szCs w:val="16"/>
              </w:rPr>
              <w:t>After consecutive samples for (T&gt;=</w:t>
            </w:r>
            <w:proofErr w:type="spellStart"/>
            <w:r>
              <w:rPr>
                <w:sz w:val="16"/>
                <w:szCs w:val="16"/>
              </w:rPr>
              <w:t>PDC_Stat_Timr_Cfg</w:t>
            </w:r>
            <w:proofErr w:type="spellEnd"/>
            <w:r>
              <w:rPr>
                <w:sz w:val="16"/>
                <w:szCs w:val="16"/>
              </w:rPr>
              <w:t>)</w:t>
            </w:r>
          </w:p>
        </w:tc>
        <w:tc>
          <w:tcPr>
            <w:tcW w:w="189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ACTIVE</w:t>
            </w:r>
          </w:p>
        </w:tc>
      </w:tr>
      <w:tr w:rsidR="00D10B75" w:rsidTr="00D10B75">
        <w:trPr>
          <w:trHeight w:val="395"/>
          <w:jc w:val="center"/>
        </w:trPr>
        <w:tc>
          <w:tcPr>
            <w:tcW w:w="31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PRESENT</w:t>
            </w:r>
          </w:p>
        </w:tc>
        <w:tc>
          <w:tcPr>
            <w:tcW w:w="42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sz w:val="16"/>
                <w:szCs w:val="16"/>
              </w:rPr>
            </w:pPr>
            <w:r>
              <w:rPr>
                <w:sz w:val="16"/>
                <w:szCs w:val="16"/>
              </w:rPr>
              <w:t>ALL_PARK_SENSORS_OFF |</w:t>
            </w:r>
          </w:p>
          <w:p w:rsidR="00D10B75" w:rsidRDefault="00D10B75" w:rsidP="00D10B75">
            <w:pPr>
              <w:spacing w:beforeLines="40" w:before="96" w:afterLines="40" w:after="96" w:line="276" w:lineRule="auto"/>
              <w:jc w:val="center"/>
              <w:rPr>
                <w:sz w:val="16"/>
                <w:szCs w:val="16"/>
              </w:rPr>
            </w:pPr>
            <w:r>
              <w:rPr>
                <w:sz w:val="16"/>
                <w:szCs w:val="16"/>
              </w:rPr>
              <w:t>PARK_SYS_ALTERNATE_MODE |</w:t>
            </w:r>
          </w:p>
          <w:p w:rsidR="00D10B75" w:rsidRDefault="00D10B75" w:rsidP="00D10B75">
            <w:pPr>
              <w:spacing w:beforeLines="40" w:before="96" w:afterLines="40" w:after="96" w:line="276" w:lineRule="auto"/>
              <w:jc w:val="center"/>
              <w:rPr>
                <w:sz w:val="16"/>
                <w:szCs w:val="16"/>
              </w:rPr>
            </w:pPr>
            <w:r>
              <w:rPr>
                <w:sz w:val="16"/>
                <w:szCs w:val="16"/>
              </w:rPr>
              <w:t>NOT_USED |</w:t>
            </w:r>
          </w:p>
          <w:p w:rsidR="00D10B75" w:rsidRDefault="00D10B75" w:rsidP="00D10B75">
            <w:pPr>
              <w:spacing w:beforeLines="40" w:before="96" w:afterLines="40" w:after="96" w:line="276" w:lineRule="auto"/>
              <w:jc w:val="center"/>
              <w:rPr>
                <w:sz w:val="16"/>
                <w:szCs w:val="16"/>
              </w:rPr>
            </w:pPr>
            <w:r>
              <w:rPr>
                <w:sz w:val="16"/>
                <w:szCs w:val="16"/>
              </w:rPr>
              <w:t>NOT_AVAIL_TRLR_ATTCHD</w:t>
            </w:r>
          </w:p>
          <w:p w:rsidR="00D10B75" w:rsidRDefault="00D10B75" w:rsidP="00D10B75">
            <w:pPr>
              <w:spacing w:beforeLines="40" w:before="96" w:afterLines="40" w:after="96" w:line="276" w:lineRule="auto"/>
              <w:jc w:val="center"/>
              <w:rPr>
                <w:sz w:val="16"/>
                <w:szCs w:val="16"/>
              </w:rPr>
            </w:pPr>
            <w:r>
              <w:rPr>
                <w:rFonts w:cs="Arial"/>
                <w:sz w:val="16"/>
                <w:szCs w:val="16"/>
              </w:rPr>
              <w:t>After consecutive samples for (T&gt;=</w:t>
            </w:r>
            <w:proofErr w:type="spellStart"/>
            <w:r>
              <w:rPr>
                <w:rFonts w:cs="Arial"/>
                <w:sz w:val="16"/>
                <w:szCs w:val="16"/>
              </w:rPr>
              <w:t>PDC_Stat_Timr_Cfg</w:t>
            </w:r>
            <w:proofErr w:type="spellEnd"/>
            <w:r>
              <w:rPr>
                <w:rFonts w:cs="Arial"/>
                <w:sz w:val="16"/>
                <w:szCs w:val="16"/>
              </w:rPr>
              <w:t>)</w:t>
            </w:r>
          </w:p>
        </w:tc>
        <w:tc>
          <w:tcPr>
            <w:tcW w:w="189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INACTIVE*</w:t>
            </w:r>
          </w:p>
        </w:tc>
      </w:tr>
      <w:tr w:rsidR="00D10B75" w:rsidTr="00D10B75">
        <w:trPr>
          <w:trHeight w:val="458"/>
          <w:jc w:val="center"/>
        </w:trPr>
        <w:tc>
          <w:tcPr>
            <w:tcW w:w="31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PRESENT</w:t>
            </w:r>
          </w:p>
        </w:tc>
        <w:tc>
          <w:tcPr>
            <w:tcW w:w="42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Lines="40" w:before="96" w:afterLines="40" w:after="96" w:line="276" w:lineRule="auto"/>
              <w:jc w:val="center"/>
              <w:rPr>
                <w:sz w:val="16"/>
                <w:szCs w:val="16"/>
              </w:rPr>
            </w:pPr>
            <w:r>
              <w:rPr>
                <w:sz w:val="16"/>
                <w:szCs w:val="16"/>
              </w:rPr>
              <w:t xml:space="preserve">FAIL_MODE_NO_CHIME </w:t>
            </w:r>
          </w:p>
          <w:p w:rsidR="00D10B75" w:rsidRDefault="00D10B75" w:rsidP="00D10B75">
            <w:pPr>
              <w:spacing w:beforeLines="40" w:before="96" w:afterLines="40" w:after="96" w:line="276" w:lineRule="auto"/>
              <w:jc w:val="center"/>
              <w:rPr>
                <w:sz w:val="16"/>
                <w:szCs w:val="16"/>
              </w:rPr>
            </w:pPr>
            <w:r>
              <w:rPr>
                <w:sz w:val="16"/>
                <w:szCs w:val="16"/>
              </w:rPr>
              <w:t xml:space="preserve">for &gt;= </w:t>
            </w:r>
            <w:proofErr w:type="spellStart"/>
            <w:r>
              <w:rPr>
                <w:sz w:val="16"/>
                <w:szCs w:val="16"/>
              </w:rPr>
              <w:t>PDC_Fault_Timr_Cfg</w:t>
            </w:r>
            <w:proofErr w:type="spellEnd"/>
            <w:r>
              <w:rPr>
                <w:sz w:val="16"/>
                <w:szCs w:val="16"/>
              </w:rPr>
              <w:t xml:space="preserve"> | FAIL_MODE_WITH_CHIME for &gt;= </w:t>
            </w:r>
            <w:proofErr w:type="spellStart"/>
            <w:r>
              <w:rPr>
                <w:sz w:val="16"/>
                <w:szCs w:val="16"/>
              </w:rPr>
              <w:t>PDC_Fault_Timr_Cfg</w:t>
            </w:r>
            <w:proofErr w:type="spellEnd"/>
          </w:p>
        </w:tc>
        <w:tc>
          <w:tcPr>
            <w:tcW w:w="1890"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beforeLines="40" w:before="96" w:afterLines="40" w:after="96" w:line="276" w:lineRule="auto"/>
              <w:jc w:val="center"/>
              <w:rPr>
                <w:sz w:val="16"/>
                <w:szCs w:val="16"/>
              </w:rPr>
            </w:pPr>
            <w:r>
              <w:rPr>
                <w:sz w:val="16"/>
                <w:szCs w:val="16"/>
              </w:rPr>
              <w:t>PDC_STAT_</w:t>
            </w:r>
          </w:p>
          <w:p w:rsidR="00D10B75" w:rsidRDefault="00D10B75">
            <w:pPr>
              <w:spacing w:beforeLines="40" w:before="96" w:afterLines="40" w:after="96" w:line="276" w:lineRule="auto"/>
              <w:jc w:val="center"/>
              <w:rPr>
                <w:sz w:val="16"/>
                <w:szCs w:val="16"/>
              </w:rPr>
            </w:pPr>
            <w:r>
              <w:rPr>
                <w:sz w:val="16"/>
                <w:szCs w:val="16"/>
              </w:rPr>
              <w:t>FAULT</w:t>
            </w:r>
          </w:p>
        </w:tc>
      </w:tr>
    </w:tbl>
    <w:p w:rsidR="00D10B75" w:rsidRDefault="00D10B75" w:rsidP="00D10B75">
      <w:pPr>
        <w:jc w:val="center"/>
      </w:pPr>
      <w:r>
        <w:t>*</w:t>
      </w:r>
      <w:proofErr w:type="spellStart"/>
      <w:r>
        <w:t>PDC_Stat</w:t>
      </w:r>
      <w:proofErr w:type="spellEnd"/>
      <w:r>
        <w:t xml:space="preserve"> shall only transition into INACTIVE if RVC is not in delay mode (</w:t>
      </w:r>
      <w:proofErr w:type="spellStart"/>
      <w:r>
        <w:t>RVC_Exit_Dly</w:t>
      </w:r>
      <w:proofErr w:type="spellEnd"/>
      <w:r>
        <w:t>=OFF)</w:t>
      </w:r>
    </w:p>
    <w:p w:rsidR="00D10B75" w:rsidRDefault="00D10B75" w:rsidP="00D10B75">
      <w:pPr>
        <w:jc w:val="center"/>
      </w:pPr>
      <w:r>
        <w:lastRenderedPageBreak/>
        <w:t>This is so that the PDC image, if displayed, remains on RVC until the RVC is closed.</w:t>
      </w:r>
    </w:p>
    <w:p w:rsidR="00D10B75" w:rsidRDefault="00D10B75" w:rsidP="00D10B75">
      <w:pPr>
        <w:jc w:val="center"/>
      </w:pPr>
    </w:p>
    <w:p w:rsidR="00D10B75" w:rsidRDefault="00D10B75" w:rsidP="00D10B75">
      <w:pPr>
        <w:jc w:val="center"/>
      </w:pPr>
      <w:r>
        <w:t>Park Aid Message Text Input Processing Table</w:t>
      </w:r>
    </w:p>
    <w:p w:rsidR="00D10B75" w:rsidRDefault="00D10B75" w:rsidP="00D10B75"/>
    <w:p w:rsidR="00D10B75" w:rsidRPr="00D10B75" w:rsidRDefault="00D10B75" w:rsidP="00D10B75">
      <w:pPr>
        <w:pStyle w:val="Heading3"/>
        <w:rPr>
          <w:b w:val="0"/>
          <w:u w:val="single"/>
        </w:rPr>
      </w:pPr>
      <w:bookmarkStart w:id="55" w:name="_Toc22284805"/>
      <w:r w:rsidRPr="00D10B75">
        <w:rPr>
          <w:b w:val="0"/>
          <w:u w:val="single"/>
        </w:rPr>
        <w:lastRenderedPageBreak/>
        <w:t>CAMERA-FUR-REQ-166820/E-HMI Screen Logical Arbitration - Camera</w:t>
      </w:r>
      <w:bookmarkEnd w:id="55"/>
    </w:p>
    <w:p w:rsidR="00D10B75" w:rsidRDefault="00D10B75" w:rsidP="00D10B75">
      <w:pPr>
        <w:jc w:val="center"/>
      </w:pPr>
      <w:r>
        <w:rPr>
          <w:noProof/>
        </w:rPr>
        <w:drawing>
          <wp:inline distT="0" distB="0" distL="0" distR="0">
            <wp:extent cx="5943600" cy="7753350"/>
            <wp:effectExtent l="0" t="0" r="0" b="0"/>
            <wp:docPr id="14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753350"/>
                    </a:xfrm>
                    <a:prstGeom prst="rect">
                      <a:avLst/>
                    </a:prstGeom>
                    <a:noFill/>
                    <a:ln>
                      <a:noFill/>
                    </a:ln>
                  </pic:spPr>
                </pic:pic>
              </a:graphicData>
            </a:graphic>
          </wp:inline>
        </w:drawing>
      </w:r>
    </w:p>
    <w:p w:rsidR="00D10B75" w:rsidRPr="002379D5" w:rsidRDefault="00D10B75" w:rsidP="00D10B75">
      <w:pPr>
        <w:jc w:val="center"/>
      </w:pPr>
      <w:r w:rsidRPr="002379D5">
        <w:t>General Screen Arbitration: Step #1 Camera</w:t>
      </w:r>
    </w:p>
    <w:p w:rsidR="00D10B75" w:rsidRPr="00D10B75" w:rsidRDefault="00D10B75" w:rsidP="00D10B75">
      <w:pPr>
        <w:pStyle w:val="Heading3"/>
        <w:rPr>
          <w:b w:val="0"/>
          <w:u w:val="single"/>
        </w:rPr>
      </w:pPr>
      <w:bookmarkStart w:id="56" w:name="_Toc22284806"/>
      <w:r w:rsidRPr="00D10B75">
        <w:rPr>
          <w:b w:val="0"/>
          <w:u w:val="single"/>
        </w:rPr>
        <w:lastRenderedPageBreak/>
        <w:t>CAMERA-FUR-REQ-166823/E-HMI Screen Logical Arbitration - APA Dedicated Display</w:t>
      </w:r>
      <w:bookmarkEnd w:id="56"/>
    </w:p>
    <w:p w:rsidR="00D10B75" w:rsidRDefault="00D10B75" w:rsidP="00D10B75">
      <w:pPr>
        <w:jc w:val="center"/>
      </w:pPr>
      <w:r>
        <w:object w:dxaOrig="10271" w:dyaOrig="10434">
          <v:shape id="5da9c304000034bf00006e55" o:spid="_x0000_i1026" type="#_x0000_t75" style="width:468pt;height:475.5pt" o:ole="">
            <v:imagedata r:id="rId19" o:title=""/>
          </v:shape>
          <o:OLEObject Type="Embed" ProgID="Visio.Drawing.11" ShapeID="5da9c304000034bf00006e55" DrawAspect="Content" ObjectID="_1632898301" r:id="rId20"/>
        </w:object>
      </w:r>
    </w:p>
    <w:p w:rsidR="00D10B75" w:rsidRDefault="00D10B75" w:rsidP="00D10B75">
      <w:pPr>
        <w:jc w:val="center"/>
      </w:pPr>
      <w:bookmarkStart w:id="57" w:name="_Toc400956111"/>
      <w:r>
        <w:t xml:space="preserve">General Screen Arbitration: </w:t>
      </w:r>
      <w:r>
        <w:rPr>
          <w:u w:val="single"/>
        </w:rPr>
        <w:t>A</w:t>
      </w:r>
      <w:r>
        <w:t xml:space="preserve">ctive </w:t>
      </w:r>
      <w:r>
        <w:rPr>
          <w:u w:val="single"/>
        </w:rPr>
        <w:t>P</w:t>
      </w:r>
      <w:r>
        <w:t xml:space="preserve">ark </w:t>
      </w:r>
      <w:r>
        <w:rPr>
          <w:u w:val="single"/>
        </w:rPr>
        <w:t>A</w:t>
      </w:r>
      <w:r>
        <w:t>ssist (APA)</w:t>
      </w:r>
      <w:bookmarkEnd w:id="57"/>
    </w:p>
    <w:p w:rsidR="00D10B75" w:rsidRPr="007D766B" w:rsidRDefault="00D10B75" w:rsidP="00D10B75"/>
    <w:p w:rsidR="00D10B75" w:rsidRPr="00D10B75" w:rsidRDefault="00D10B75" w:rsidP="00D10B75">
      <w:pPr>
        <w:pStyle w:val="Heading3"/>
        <w:rPr>
          <w:b w:val="0"/>
          <w:u w:val="single"/>
        </w:rPr>
      </w:pPr>
      <w:bookmarkStart w:id="58" w:name="_Toc22284807"/>
      <w:r w:rsidRPr="00D10B75">
        <w:rPr>
          <w:b w:val="0"/>
          <w:u w:val="single"/>
        </w:rPr>
        <w:lastRenderedPageBreak/>
        <w:t>CAMERA-FUR-REQ-131023/H-HMI Screen Logical Arbitration - PDC Dedicated Display</w:t>
      </w:r>
      <w:bookmarkEnd w:id="58"/>
    </w:p>
    <w:p w:rsidR="00D10B75" w:rsidRDefault="00D10B75" w:rsidP="00D10B75">
      <w:pPr>
        <w:jc w:val="center"/>
      </w:pPr>
      <w:r>
        <w:object w:dxaOrig="10785" w:dyaOrig="10380">
          <v:shape id="5da9c305000034bf00001c83" o:spid="_x0000_i1027" type="#_x0000_t75" style="width:467.25pt;height:449.25pt" o:ole="">
            <v:imagedata r:id="rId21" o:title=""/>
          </v:shape>
          <o:OLEObject Type="Embed" ProgID="Visio.Drawing.15" ShapeID="5da9c305000034bf00001c83" DrawAspect="Content" ObjectID="_1632898302" r:id="rId22"/>
        </w:object>
      </w:r>
    </w:p>
    <w:p w:rsidR="00D10B75" w:rsidRDefault="00D10B75" w:rsidP="00D10B75">
      <w:pPr>
        <w:jc w:val="center"/>
      </w:pPr>
      <w:bookmarkStart w:id="59" w:name="_Ref391157830"/>
      <w:bookmarkStart w:id="60" w:name="_Toc400956112"/>
      <w:r>
        <w:t xml:space="preserve">General Screen Arbitration: </w:t>
      </w:r>
      <w:bookmarkEnd w:id="59"/>
      <w:r>
        <w:rPr>
          <w:u w:val="single"/>
        </w:rPr>
        <w:t>P</w:t>
      </w:r>
      <w:r>
        <w:t xml:space="preserve">ark </w:t>
      </w:r>
      <w:r>
        <w:rPr>
          <w:u w:val="single"/>
        </w:rPr>
        <w:t>D</w:t>
      </w:r>
      <w:r>
        <w:t xml:space="preserve">istance </w:t>
      </w:r>
      <w:r>
        <w:rPr>
          <w:u w:val="single"/>
        </w:rPr>
        <w:t>C</w:t>
      </w:r>
      <w:r>
        <w:t>ontrol (PDC)</w:t>
      </w:r>
      <w:bookmarkEnd w:id="60"/>
    </w:p>
    <w:p w:rsidR="00D10B75" w:rsidRDefault="00D10B75" w:rsidP="00D10B75"/>
    <w:p w:rsidR="00D10B75" w:rsidRPr="00B021AB" w:rsidRDefault="00D10B75" w:rsidP="00D10B75">
      <w:pPr>
        <w:spacing w:after="200" w:line="276" w:lineRule="auto"/>
        <w:rPr>
          <w:rFonts w:cs="Arial"/>
          <w:bCs/>
          <w:iCs/>
          <w:sz w:val="24"/>
          <w:szCs w:val="28"/>
          <w:u w:val="single"/>
        </w:rPr>
      </w:pPr>
    </w:p>
    <w:p w:rsidR="00D10B75" w:rsidRPr="00D10B75" w:rsidRDefault="00D10B75" w:rsidP="00D10B75">
      <w:pPr>
        <w:pStyle w:val="Heading3"/>
        <w:rPr>
          <w:b w:val="0"/>
          <w:u w:val="single"/>
        </w:rPr>
      </w:pPr>
      <w:bookmarkStart w:id="61" w:name="_Toc22284808"/>
      <w:r w:rsidRPr="00D10B75">
        <w:rPr>
          <w:b w:val="0"/>
          <w:u w:val="single"/>
        </w:rPr>
        <w:t>CAMERA-FUR-REQ-196899/A-HMI Screen Logical Arbitration - Screen Controller</w:t>
      </w:r>
      <w:bookmarkEnd w:id="61"/>
    </w:p>
    <w:p w:rsidR="00D10B75" w:rsidRDefault="00D10B75" w:rsidP="00D10B75">
      <w:pPr>
        <w:rPr>
          <w:rFonts w:cs="Arial"/>
          <w:bCs/>
          <w:iCs/>
          <w:sz w:val="24"/>
          <w:szCs w:val="28"/>
        </w:rPr>
      </w:pPr>
      <w:r>
        <w:t>Screens shall be assigned real time as per the following state table</w:t>
      </w:r>
    </w:p>
    <w:tbl>
      <w:tblPr>
        <w:tblW w:w="10028" w:type="dxa"/>
        <w:jc w:val="center"/>
        <w:tblLook w:val="04A0" w:firstRow="1" w:lastRow="0" w:firstColumn="1" w:lastColumn="0" w:noHBand="0" w:noVBand="1"/>
      </w:tblPr>
      <w:tblGrid>
        <w:gridCol w:w="440"/>
        <w:gridCol w:w="440"/>
        <w:gridCol w:w="440"/>
        <w:gridCol w:w="440"/>
        <w:gridCol w:w="5763"/>
        <w:gridCol w:w="2505"/>
      </w:tblGrid>
      <w:tr w:rsidR="00D10B75" w:rsidTr="00D10B75">
        <w:trPr>
          <w:cantSplit/>
          <w:trHeight w:val="955"/>
          <w:jc w:val="center"/>
        </w:trPr>
        <w:tc>
          <w:tcPr>
            <w:tcW w:w="411" w:type="dxa"/>
            <w:tcBorders>
              <w:top w:val="single" w:sz="4" w:space="0" w:color="auto"/>
              <w:left w:val="single" w:sz="4" w:space="0" w:color="auto"/>
              <w:bottom w:val="single" w:sz="4" w:space="0" w:color="auto"/>
              <w:right w:val="single" w:sz="4" w:space="0" w:color="auto"/>
            </w:tcBorders>
            <w:shd w:val="clear" w:color="auto" w:fill="BFBFBF"/>
            <w:noWrap/>
            <w:textDirection w:val="btLr"/>
            <w:vAlign w:val="center"/>
            <w:hideMark/>
          </w:tcPr>
          <w:p w:rsidR="00D10B75" w:rsidRDefault="00D10B75">
            <w:pPr>
              <w:spacing w:line="276" w:lineRule="auto"/>
              <w:ind w:left="113" w:right="113"/>
              <w:jc w:val="center"/>
              <w:rPr>
                <w:rFonts w:cs="Arial"/>
                <w:b/>
                <w:bCs/>
                <w:color w:val="000000"/>
                <w:sz w:val="16"/>
                <w:szCs w:val="16"/>
              </w:rPr>
            </w:pPr>
            <w:proofErr w:type="spellStart"/>
            <w:r>
              <w:rPr>
                <w:rFonts w:cs="Arial"/>
                <w:b/>
                <w:bCs/>
                <w:color w:val="000000"/>
                <w:sz w:val="16"/>
                <w:szCs w:val="16"/>
              </w:rPr>
              <w:t>FVCDisp</w:t>
            </w:r>
            <w:proofErr w:type="spellEnd"/>
          </w:p>
        </w:tc>
        <w:tc>
          <w:tcPr>
            <w:tcW w:w="411" w:type="dxa"/>
            <w:tcBorders>
              <w:top w:val="single" w:sz="4" w:space="0" w:color="auto"/>
              <w:left w:val="nil"/>
              <w:bottom w:val="single" w:sz="4" w:space="0" w:color="auto"/>
              <w:right w:val="single" w:sz="4" w:space="0" w:color="auto"/>
            </w:tcBorders>
            <w:shd w:val="clear" w:color="auto" w:fill="BFBFBF"/>
            <w:noWrap/>
            <w:textDirection w:val="btLr"/>
            <w:vAlign w:val="center"/>
            <w:hideMark/>
          </w:tcPr>
          <w:p w:rsidR="00D10B75" w:rsidRDefault="00D10B75">
            <w:pPr>
              <w:spacing w:line="276" w:lineRule="auto"/>
              <w:ind w:left="113" w:right="113"/>
              <w:jc w:val="center"/>
              <w:rPr>
                <w:rFonts w:cs="Arial"/>
                <w:b/>
                <w:bCs/>
                <w:color w:val="000000"/>
                <w:sz w:val="16"/>
                <w:szCs w:val="16"/>
              </w:rPr>
            </w:pPr>
            <w:proofErr w:type="spellStart"/>
            <w:r>
              <w:rPr>
                <w:rFonts w:cs="Arial"/>
                <w:b/>
                <w:bCs/>
                <w:color w:val="000000"/>
                <w:sz w:val="16"/>
                <w:szCs w:val="16"/>
              </w:rPr>
              <w:t>RVCDisp</w:t>
            </w:r>
            <w:proofErr w:type="spellEnd"/>
          </w:p>
        </w:tc>
        <w:tc>
          <w:tcPr>
            <w:tcW w:w="411" w:type="dxa"/>
            <w:tcBorders>
              <w:top w:val="single" w:sz="4" w:space="0" w:color="auto"/>
              <w:left w:val="nil"/>
              <w:bottom w:val="single" w:sz="4" w:space="0" w:color="auto"/>
              <w:right w:val="single" w:sz="4" w:space="0" w:color="auto"/>
            </w:tcBorders>
            <w:shd w:val="clear" w:color="auto" w:fill="BFBFBF"/>
            <w:noWrap/>
            <w:textDirection w:val="btLr"/>
            <w:vAlign w:val="center"/>
            <w:hideMark/>
          </w:tcPr>
          <w:p w:rsidR="00D10B75" w:rsidRDefault="00D10B75">
            <w:pPr>
              <w:spacing w:line="276" w:lineRule="auto"/>
              <w:ind w:left="113" w:right="113"/>
              <w:jc w:val="center"/>
              <w:rPr>
                <w:rFonts w:cs="Arial"/>
                <w:b/>
                <w:bCs/>
                <w:color w:val="000000"/>
                <w:sz w:val="16"/>
                <w:szCs w:val="16"/>
              </w:rPr>
            </w:pPr>
            <w:proofErr w:type="spellStart"/>
            <w:r>
              <w:rPr>
                <w:rFonts w:cs="Arial"/>
                <w:b/>
                <w:bCs/>
                <w:color w:val="000000"/>
                <w:sz w:val="16"/>
                <w:szCs w:val="16"/>
              </w:rPr>
              <w:t>APADisp</w:t>
            </w:r>
            <w:proofErr w:type="spellEnd"/>
          </w:p>
        </w:tc>
        <w:tc>
          <w:tcPr>
            <w:tcW w:w="411" w:type="dxa"/>
            <w:tcBorders>
              <w:top w:val="single" w:sz="4" w:space="0" w:color="auto"/>
              <w:left w:val="nil"/>
              <w:bottom w:val="single" w:sz="4" w:space="0" w:color="auto"/>
              <w:right w:val="single" w:sz="4" w:space="0" w:color="auto"/>
            </w:tcBorders>
            <w:shd w:val="clear" w:color="auto" w:fill="BFBFBF"/>
            <w:noWrap/>
            <w:textDirection w:val="btLr"/>
            <w:vAlign w:val="center"/>
            <w:hideMark/>
          </w:tcPr>
          <w:p w:rsidR="00D10B75" w:rsidRDefault="00D10B75">
            <w:pPr>
              <w:spacing w:line="276" w:lineRule="auto"/>
              <w:ind w:left="113" w:right="113"/>
              <w:jc w:val="center"/>
              <w:rPr>
                <w:rFonts w:cs="Arial"/>
                <w:b/>
                <w:bCs/>
                <w:color w:val="000000"/>
                <w:sz w:val="16"/>
                <w:szCs w:val="16"/>
              </w:rPr>
            </w:pPr>
            <w:proofErr w:type="spellStart"/>
            <w:r>
              <w:rPr>
                <w:rFonts w:cs="Arial"/>
                <w:b/>
                <w:bCs/>
                <w:color w:val="000000"/>
                <w:sz w:val="16"/>
                <w:szCs w:val="16"/>
              </w:rPr>
              <w:t>PDCDisp</w:t>
            </w:r>
            <w:proofErr w:type="spellEnd"/>
          </w:p>
        </w:tc>
        <w:tc>
          <w:tcPr>
            <w:tcW w:w="5763" w:type="dxa"/>
            <w:tcBorders>
              <w:top w:val="single" w:sz="4" w:space="0" w:color="auto"/>
              <w:left w:val="nil"/>
              <w:bottom w:val="single" w:sz="4" w:space="0" w:color="auto"/>
              <w:right w:val="single" w:sz="4" w:space="0" w:color="auto"/>
            </w:tcBorders>
            <w:shd w:val="clear" w:color="auto" w:fill="BFBFBF"/>
            <w:noWrap/>
            <w:vAlign w:val="center"/>
            <w:hideMark/>
          </w:tcPr>
          <w:p w:rsidR="00D10B75" w:rsidRDefault="00D10B75">
            <w:pPr>
              <w:spacing w:line="276" w:lineRule="auto"/>
              <w:jc w:val="center"/>
              <w:rPr>
                <w:rFonts w:cs="Arial"/>
                <w:b/>
                <w:bCs/>
                <w:color w:val="000000"/>
              </w:rPr>
            </w:pPr>
            <w:r>
              <w:rPr>
                <w:rFonts w:cs="Arial"/>
                <w:b/>
                <w:bCs/>
                <w:color w:val="000000"/>
              </w:rPr>
              <w:t>Screen displayed</w:t>
            </w:r>
          </w:p>
        </w:tc>
        <w:tc>
          <w:tcPr>
            <w:tcW w:w="2621" w:type="dxa"/>
            <w:tcBorders>
              <w:top w:val="single" w:sz="4" w:space="0" w:color="auto"/>
              <w:left w:val="nil"/>
              <w:bottom w:val="single" w:sz="4" w:space="0" w:color="auto"/>
              <w:right w:val="single" w:sz="4" w:space="0" w:color="auto"/>
            </w:tcBorders>
            <w:shd w:val="clear" w:color="auto" w:fill="BFBFBF"/>
            <w:vAlign w:val="center"/>
            <w:hideMark/>
          </w:tcPr>
          <w:p w:rsidR="00D10B75" w:rsidRDefault="00D10B75">
            <w:pPr>
              <w:spacing w:line="276" w:lineRule="auto"/>
              <w:jc w:val="center"/>
              <w:rPr>
                <w:rFonts w:cs="Arial"/>
                <w:b/>
                <w:bCs/>
                <w:color w:val="000000"/>
              </w:rPr>
            </w:pPr>
            <w:r>
              <w:rPr>
                <w:rFonts w:cs="Arial"/>
                <w:b/>
                <w:bCs/>
                <w:color w:val="000000"/>
              </w:rPr>
              <w:t>Reference:</w:t>
            </w:r>
          </w:p>
          <w:p w:rsidR="00D10B75" w:rsidRDefault="00D10B75">
            <w:pPr>
              <w:spacing w:line="276" w:lineRule="auto"/>
              <w:jc w:val="center"/>
              <w:rPr>
                <w:rFonts w:cs="Arial"/>
                <w:b/>
                <w:bCs/>
                <w:color w:val="000000"/>
              </w:rPr>
            </w:pPr>
            <w:r>
              <w:rPr>
                <w:rFonts w:cs="Arial"/>
                <w:b/>
                <w:bCs/>
                <w:color w:val="000000"/>
              </w:rPr>
              <w:t>Sample Screen</w:t>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rPr>
            </w:pPr>
            <w:r>
              <w:rPr>
                <w:rFonts w:cs="Arial"/>
                <w:color w:val="000000"/>
              </w:rPr>
              <w:t>No display (release control to HMI ECU)</w:t>
            </w:r>
          </w:p>
        </w:tc>
        <w:tc>
          <w:tcPr>
            <w:tcW w:w="2621" w:type="dxa"/>
            <w:tcBorders>
              <w:top w:val="nil"/>
              <w:left w:val="nil"/>
              <w:bottom w:val="single" w:sz="4" w:space="0" w:color="auto"/>
              <w:right w:val="single" w:sz="4" w:space="0" w:color="auto"/>
            </w:tcBorders>
            <w:hideMark/>
          </w:tcPr>
          <w:p w:rsidR="00D10B75" w:rsidRDefault="00D10B75" w:rsidP="00D10B75">
            <w:pPr>
              <w:spacing w:line="276" w:lineRule="auto"/>
              <w:jc w:val="center"/>
              <w:rPr>
                <w:rFonts w:cs="Arial"/>
                <w:color w:val="000000"/>
              </w:rPr>
            </w:pPr>
            <w:r>
              <w:rPr>
                <w:rFonts w:cs="Arial"/>
                <w:noProof/>
                <w:color w:val="000000"/>
              </w:rPr>
              <w:drawing>
                <wp:inline distT="0" distB="0" distL="0" distR="0">
                  <wp:extent cx="981075" cy="523875"/>
                  <wp:effectExtent l="0" t="0" r="9525" b="9525"/>
                  <wp:docPr id="14300" name="Picture 12"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0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rPr>
            </w:pPr>
            <w:r>
              <w:rPr>
                <w:rFonts w:cs="Arial"/>
                <w:color w:val="000000"/>
              </w:rPr>
              <w:t>Dedicated PDC</w:t>
            </w:r>
          </w:p>
        </w:tc>
        <w:tc>
          <w:tcPr>
            <w:tcW w:w="2621" w:type="dxa"/>
            <w:tcBorders>
              <w:top w:val="nil"/>
              <w:left w:val="nil"/>
              <w:bottom w:val="single" w:sz="4" w:space="0" w:color="auto"/>
              <w:right w:val="single" w:sz="4" w:space="0" w:color="auto"/>
            </w:tcBorders>
            <w:hideMark/>
          </w:tcPr>
          <w:p w:rsidR="00D10B75" w:rsidRDefault="00D10B75" w:rsidP="00D10B75">
            <w:pPr>
              <w:spacing w:line="276" w:lineRule="auto"/>
              <w:jc w:val="center"/>
              <w:rPr>
                <w:rFonts w:cs="Arial"/>
                <w:color w:val="000000"/>
              </w:rPr>
            </w:pPr>
            <w:r>
              <w:rPr>
                <w:rFonts w:cs="Arial"/>
                <w:noProof/>
                <w:color w:val="000000"/>
              </w:rPr>
              <w:drawing>
                <wp:inline distT="0" distB="0" distL="0" distR="0">
                  <wp:extent cx="981075" cy="523875"/>
                  <wp:effectExtent l="0" t="0" r="9525" b="9525"/>
                  <wp:docPr id="14301" name="Picture 11"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00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lastRenderedPageBreak/>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rPr>
            </w:pPr>
            <w:r>
              <w:rPr>
                <w:rFonts w:cs="Arial"/>
                <w:color w:val="000000"/>
              </w:rPr>
              <w:t>APA (PDC will not be shown)</w:t>
            </w:r>
          </w:p>
        </w:tc>
        <w:tc>
          <w:tcPr>
            <w:tcW w:w="2621" w:type="dxa"/>
            <w:tcBorders>
              <w:top w:val="nil"/>
              <w:left w:val="nil"/>
              <w:bottom w:val="single" w:sz="4" w:space="0" w:color="auto"/>
              <w:right w:val="single" w:sz="4" w:space="0" w:color="auto"/>
            </w:tcBorders>
            <w:hideMark/>
          </w:tcPr>
          <w:p w:rsidR="00D10B75" w:rsidRDefault="00D10B75" w:rsidP="00D10B75">
            <w:pPr>
              <w:spacing w:line="276" w:lineRule="auto"/>
              <w:jc w:val="center"/>
              <w:rPr>
                <w:rFonts w:cs="Arial"/>
                <w:color w:val="000000"/>
              </w:rPr>
            </w:pPr>
            <w:r>
              <w:rPr>
                <w:rFonts w:cs="Arial"/>
                <w:noProof/>
                <w:color w:val="000000"/>
              </w:rPr>
              <w:drawing>
                <wp:inline distT="0" distB="0" distL="0" distR="0">
                  <wp:extent cx="981075" cy="523875"/>
                  <wp:effectExtent l="0" t="0" r="9525" b="9525"/>
                  <wp:docPr id="14302" name="Picture 10" descr="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00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rPr>
            </w:pPr>
            <w:r>
              <w:rPr>
                <w:rFonts w:cs="Arial"/>
                <w:color w:val="000000"/>
              </w:rPr>
              <w:t>APA (PDC will be shown)</w:t>
            </w:r>
          </w:p>
        </w:tc>
        <w:tc>
          <w:tcPr>
            <w:tcW w:w="2621" w:type="dxa"/>
            <w:tcBorders>
              <w:top w:val="nil"/>
              <w:left w:val="nil"/>
              <w:bottom w:val="single" w:sz="4" w:space="0" w:color="auto"/>
              <w:right w:val="single" w:sz="4" w:space="0" w:color="auto"/>
            </w:tcBorders>
            <w:hideMark/>
          </w:tcPr>
          <w:p w:rsidR="00D10B75" w:rsidRDefault="00D10B75" w:rsidP="00D10B75">
            <w:pPr>
              <w:spacing w:line="276" w:lineRule="auto"/>
              <w:jc w:val="center"/>
              <w:rPr>
                <w:rFonts w:cs="Arial"/>
                <w:color w:val="000000"/>
              </w:rPr>
            </w:pPr>
            <w:r>
              <w:rPr>
                <w:rFonts w:cs="Arial"/>
                <w:noProof/>
                <w:color w:val="000000"/>
              </w:rPr>
              <w:drawing>
                <wp:inline distT="0" distB="0" distL="0" distR="0">
                  <wp:extent cx="981075" cy="523875"/>
                  <wp:effectExtent l="0" t="0" r="9525" b="9525"/>
                  <wp:docPr id="14303" name="Picture 9" descr="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00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rPr>
            </w:pPr>
            <w:r>
              <w:rPr>
                <w:rFonts w:cs="Arial"/>
                <w:color w:val="000000"/>
              </w:rPr>
              <w:t>RVC (APA instructions not shown, PDC will not be shown)</w:t>
            </w:r>
          </w:p>
        </w:tc>
        <w:tc>
          <w:tcPr>
            <w:tcW w:w="2621" w:type="dxa"/>
            <w:tcBorders>
              <w:top w:val="nil"/>
              <w:left w:val="nil"/>
              <w:bottom w:val="single" w:sz="4" w:space="0" w:color="auto"/>
              <w:right w:val="single" w:sz="4" w:space="0" w:color="auto"/>
            </w:tcBorders>
            <w:hideMark/>
          </w:tcPr>
          <w:p w:rsidR="00D10B75" w:rsidRDefault="00D10B75" w:rsidP="00D10B75">
            <w:pPr>
              <w:spacing w:line="276" w:lineRule="auto"/>
              <w:jc w:val="center"/>
              <w:rPr>
                <w:rFonts w:cs="Arial"/>
                <w:color w:val="000000"/>
              </w:rPr>
            </w:pPr>
            <w:r>
              <w:rPr>
                <w:rFonts w:cs="Arial"/>
                <w:noProof/>
                <w:color w:val="000000"/>
              </w:rPr>
              <w:drawing>
                <wp:inline distT="0" distB="0" distL="0" distR="0">
                  <wp:extent cx="981075" cy="523875"/>
                  <wp:effectExtent l="0" t="0" r="9525" b="9525"/>
                  <wp:docPr id="14304" name="Picture 8" descr="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0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rPr>
            </w:pPr>
            <w:r>
              <w:rPr>
                <w:rFonts w:cs="Arial"/>
                <w:color w:val="000000"/>
              </w:rPr>
              <w:t>RVC (APA instructions not shown, PDC will be shown)</w:t>
            </w:r>
          </w:p>
        </w:tc>
        <w:tc>
          <w:tcPr>
            <w:tcW w:w="2621" w:type="dxa"/>
            <w:tcBorders>
              <w:top w:val="nil"/>
              <w:left w:val="nil"/>
              <w:bottom w:val="single" w:sz="4" w:space="0" w:color="auto"/>
              <w:right w:val="single" w:sz="4" w:space="0" w:color="auto"/>
            </w:tcBorders>
            <w:hideMark/>
          </w:tcPr>
          <w:p w:rsidR="00D10B75" w:rsidRDefault="00D10B75" w:rsidP="00D10B75">
            <w:pPr>
              <w:spacing w:line="276" w:lineRule="auto"/>
              <w:jc w:val="center"/>
              <w:rPr>
                <w:rFonts w:cs="Arial"/>
                <w:color w:val="000000"/>
              </w:rPr>
            </w:pPr>
            <w:r>
              <w:rPr>
                <w:rFonts w:cs="Arial"/>
                <w:noProof/>
                <w:color w:val="000000"/>
              </w:rPr>
              <w:drawing>
                <wp:inline distT="0" distB="0" distL="0" distR="0">
                  <wp:extent cx="981075" cy="523875"/>
                  <wp:effectExtent l="0" t="0" r="9525" b="9525"/>
                  <wp:docPr id="14305" name="Picture 7" descr="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01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rPr>
            </w:pPr>
            <w:r>
              <w:rPr>
                <w:rFonts w:cs="Arial"/>
                <w:color w:val="000000"/>
              </w:rPr>
              <w:t>RVC (APA instructions will be shown, PDC will not be shown)</w:t>
            </w:r>
          </w:p>
        </w:tc>
        <w:tc>
          <w:tcPr>
            <w:tcW w:w="2621" w:type="dxa"/>
            <w:tcBorders>
              <w:top w:val="nil"/>
              <w:left w:val="nil"/>
              <w:bottom w:val="single" w:sz="4" w:space="0" w:color="auto"/>
              <w:right w:val="single" w:sz="4" w:space="0" w:color="auto"/>
            </w:tcBorders>
            <w:hideMark/>
          </w:tcPr>
          <w:p w:rsidR="00D10B75" w:rsidRDefault="00D10B75" w:rsidP="00D10B75">
            <w:pPr>
              <w:spacing w:line="276" w:lineRule="auto"/>
              <w:jc w:val="center"/>
              <w:rPr>
                <w:rFonts w:cs="Arial"/>
                <w:color w:val="000000"/>
              </w:rPr>
            </w:pPr>
            <w:r>
              <w:rPr>
                <w:rFonts w:cs="Arial"/>
                <w:noProof/>
                <w:color w:val="000000"/>
              </w:rPr>
              <w:drawing>
                <wp:inline distT="0" distB="0" distL="0" distR="0">
                  <wp:extent cx="981075" cy="523875"/>
                  <wp:effectExtent l="0" t="0" r="9525" b="9525"/>
                  <wp:docPr id="14306" name="Picture 6" descr="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01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rPr>
            </w:pPr>
            <w:r>
              <w:rPr>
                <w:rFonts w:cs="Arial"/>
                <w:color w:val="000000"/>
              </w:rPr>
              <w:t>RVC (APA instructions will be shown, PDC will be shown)</w:t>
            </w:r>
          </w:p>
        </w:tc>
        <w:tc>
          <w:tcPr>
            <w:tcW w:w="2621" w:type="dxa"/>
            <w:tcBorders>
              <w:top w:val="nil"/>
              <w:left w:val="nil"/>
              <w:bottom w:val="single" w:sz="4" w:space="0" w:color="auto"/>
              <w:right w:val="single" w:sz="4" w:space="0" w:color="auto"/>
            </w:tcBorders>
            <w:hideMark/>
          </w:tcPr>
          <w:p w:rsidR="00D10B75" w:rsidRDefault="00D10B75" w:rsidP="00D10B75">
            <w:pPr>
              <w:spacing w:line="276" w:lineRule="auto"/>
              <w:jc w:val="center"/>
              <w:rPr>
                <w:rFonts w:cs="Arial"/>
                <w:color w:val="000000"/>
              </w:rPr>
            </w:pPr>
            <w:r>
              <w:rPr>
                <w:rFonts w:cs="Arial"/>
                <w:noProof/>
                <w:color w:val="000000"/>
              </w:rPr>
              <w:drawing>
                <wp:inline distT="0" distB="0" distL="0" distR="0">
                  <wp:extent cx="981075" cy="523875"/>
                  <wp:effectExtent l="0" t="0" r="9525" b="9525"/>
                  <wp:docPr id="14307" name="Picture 5" descr="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01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rPr>
            </w:pPr>
            <w:r>
              <w:rPr>
                <w:rFonts w:cs="Arial"/>
                <w:color w:val="000000"/>
              </w:rPr>
              <w:t>FVC (APA instructions not shown, PDC will not be shown)</w:t>
            </w:r>
          </w:p>
        </w:tc>
        <w:tc>
          <w:tcPr>
            <w:tcW w:w="2621" w:type="dxa"/>
            <w:tcBorders>
              <w:top w:val="nil"/>
              <w:left w:val="nil"/>
              <w:bottom w:val="single" w:sz="4" w:space="0" w:color="auto"/>
              <w:right w:val="single" w:sz="4" w:space="0" w:color="auto"/>
            </w:tcBorders>
            <w:hideMark/>
          </w:tcPr>
          <w:p w:rsidR="00D10B75" w:rsidRDefault="00D10B75" w:rsidP="00D10B75">
            <w:pPr>
              <w:spacing w:line="276" w:lineRule="auto"/>
              <w:jc w:val="center"/>
              <w:rPr>
                <w:rFonts w:cs="Arial"/>
                <w:color w:val="000000"/>
              </w:rPr>
            </w:pPr>
            <w:r>
              <w:rPr>
                <w:rFonts w:cs="Arial"/>
                <w:noProof/>
                <w:color w:val="000000"/>
              </w:rPr>
              <w:drawing>
                <wp:inline distT="0" distB="0" distL="0" distR="0">
                  <wp:extent cx="981075" cy="523875"/>
                  <wp:effectExtent l="0" t="0" r="9525" b="9525"/>
                  <wp:docPr id="14308" name="Picture 4" descr="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10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rPr>
            </w:pPr>
            <w:r>
              <w:rPr>
                <w:rFonts w:cs="Arial"/>
                <w:color w:val="000000"/>
              </w:rPr>
              <w:t>FVC (APA instructions not shown, PDC will be shown)</w:t>
            </w:r>
          </w:p>
        </w:tc>
        <w:tc>
          <w:tcPr>
            <w:tcW w:w="2621" w:type="dxa"/>
            <w:tcBorders>
              <w:top w:val="nil"/>
              <w:left w:val="nil"/>
              <w:bottom w:val="single" w:sz="4" w:space="0" w:color="auto"/>
              <w:right w:val="single" w:sz="4" w:space="0" w:color="auto"/>
            </w:tcBorders>
            <w:hideMark/>
          </w:tcPr>
          <w:p w:rsidR="00D10B75" w:rsidRDefault="00D10B75" w:rsidP="00D10B75">
            <w:pPr>
              <w:spacing w:line="276" w:lineRule="auto"/>
              <w:jc w:val="center"/>
              <w:rPr>
                <w:rFonts w:cs="Arial"/>
                <w:color w:val="000000"/>
              </w:rPr>
            </w:pPr>
            <w:r>
              <w:rPr>
                <w:rFonts w:cs="Arial"/>
                <w:noProof/>
                <w:color w:val="000000"/>
              </w:rPr>
              <w:drawing>
                <wp:inline distT="0" distB="0" distL="0" distR="0">
                  <wp:extent cx="981075" cy="523875"/>
                  <wp:effectExtent l="0" t="0" r="9525" b="9525"/>
                  <wp:docPr id="14309" name="Picture 3" descr="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10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rPr>
            </w:pPr>
            <w:r>
              <w:rPr>
                <w:rFonts w:cs="Arial"/>
                <w:color w:val="000000"/>
              </w:rPr>
              <w:t>FVC (APA instructions will be shown, PDC will not be shown)</w:t>
            </w:r>
          </w:p>
        </w:tc>
        <w:tc>
          <w:tcPr>
            <w:tcW w:w="2621" w:type="dxa"/>
            <w:tcBorders>
              <w:top w:val="nil"/>
              <w:left w:val="nil"/>
              <w:bottom w:val="single" w:sz="4" w:space="0" w:color="auto"/>
              <w:right w:val="single" w:sz="4" w:space="0" w:color="auto"/>
            </w:tcBorders>
            <w:hideMark/>
          </w:tcPr>
          <w:p w:rsidR="00D10B75" w:rsidRDefault="00D10B75" w:rsidP="00D10B75">
            <w:pPr>
              <w:spacing w:line="276" w:lineRule="auto"/>
              <w:jc w:val="center"/>
              <w:rPr>
                <w:rFonts w:cs="Arial"/>
                <w:color w:val="000000"/>
              </w:rPr>
            </w:pPr>
            <w:r>
              <w:rPr>
                <w:rFonts w:cs="Arial"/>
                <w:noProof/>
                <w:color w:val="000000"/>
              </w:rPr>
              <w:drawing>
                <wp:inline distT="0" distB="0" distL="0" distR="0">
                  <wp:extent cx="981075" cy="523875"/>
                  <wp:effectExtent l="0" t="0" r="9525" b="9525"/>
                  <wp:docPr id="14310" name="Picture 2" desc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10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rPr>
            </w:pPr>
            <w:r>
              <w:rPr>
                <w:rFonts w:cs="Arial"/>
                <w:color w:val="000000"/>
              </w:rPr>
              <w:t>FVC (APA instructions will be shown, PDC will be shown)</w:t>
            </w:r>
          </w:p>
        </w:tc>
        <w:tc>
          <w:tcPr>
            <w:tcW w:w="2621" w:type="dxa"/>
            <w:tcBorders>
              <w:top w:val="nil"/>
              <w:left w:val="nil"/>
              <w:bottom w:val="single" w:sz="4" w:space="0" w:color="auto"/>
              <w:right w:val="single" w:sz="4" w:space="0" w:color="auto"/>
            </w:tcBorders>
            <w:hideMark/>
          </w:tcPr>
          <w:p w:rsidR="00D10B75" w:rsidRDefault="00D10B75" w:rsidP="00D10B75">
            <w:pPr>
              <w:spacing w:line="276" w:lineRule="auto"/>
              <w:jc w:val="center"/>
              <w:rPr>
                <w:rFonts w:cs="Arial"/>
                <w:color w:val="000000"/>
              </w:rPr>
            </w:pPr>
            <w:r>
              <w:rPr>
                <w:rFonts w:cs="Arial"/>
                <w:noProof/>
                <w:color w:val="000000"/>
              </w:rPr>
              <w:drawing>
                <wp:inline distT="0" distB="0" distL="0" distR="0">
                  <wp:extent cx="981075" cy="523875"/>
                  <wp:effectExtent l="0" t="0" r="9525" b="9525"/>
                  <wp:docPr id="14311" name="Picture 1" descr="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10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5763" w:type="dxa"/>
            <w:vMerge w:val="restart"/>
            <w:tcBorders>
              <w:top w:val="nil"/>
              <w:left w:val="single" w:sz="4" w:space="0" w:color="auto"/>
              <w:bottom w:val="single" w:sz="4" w:space="0" w:color="000000"/>
              <w:right w:val="single" w:sz="4" w:space="0" w:color="auto"/>
            </w:tcBorders>
            <w:vAlign w:val="center"/>
            <w:hideMark/>
          </w:tcPr>
          <w:p w:rsidR="00D10B75" w:rsidRDefault="00D10B75">
            <w:pPr>
              <w:spacing w:line="276" w:lineRule="auto"/>
              <w:jc w:val="center"/>
              <w:rPr>
                <w:rFonts w:cs="Arial"/>
                <w:color w:val="000000"/>
              </w:rPr>
            </w:pPr>
            <w:r>
              <w:rPr>
                <w:rFonts w:cs="Arial"/>
                <w:color w:val="000000"/>
              </w:rPr>
              <w:t>Combination prohibited by the RVC/FVC state machine</w:t>
            </w:r>
            <w:r>
              <w:rPr>
                <w:rFonts w:cs="Arial"/>
                <w:color w:val="000000"/>
              </w:rPr>
              <w:br/>
              <w:t>(FVC &amp; RVC images not displayed simultaneously)</w:t>
            </w:r>
          </w:p>
        </w:tc>
        <w:tc>
          <w:tcPr>
            <w:tcW w:w="2621" w:type="dxa"/>
            <w:vMerge w:val="restart"/>
            <w:tcBorders>
              <w:top w:val="nil"/>
              <w:left w:val="single" w:sz="4" w:space="0" w:color="auto"/>
              <w:bottom w:val="single" w:sz="4" w:space="0" w:color="000000"/>
              <w:right w:val="single" w:sz="4" w:space="0" w:color="auto"/>
            </w:tcBorders>
            <w:vAlign w:val="center"/>
            <w:hideMark/>
          </w:tcPr>
          <w:p w:rsidR="00D10B75" w:rsidRDefault="00D10B75">
            <w:pPr>
              <w:spacing w:line="276" w:lineRule="auto"/>
              <w:jc w:val="center"/>
              <w:rPr>
                <w:rFonts w:cs="Arial"/>
                <w:color w:val="000000"/>
              </w:rPr>
            </w:pPr>
            <w:r>
              <w:rPr>
                <w:rFonts w:cs="Arial"/>
                <w:color w:val="000000"/>
              </w:rPr>
              <w:t>N/A</w:t>
            </w: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0" w:type="auto"/>
            <w:vMerge/>
            <w:tcBorders>
              <w:top w:val="nil"/>
              <w:left w:val="single" w:sz="4" w:space="0" w:color="auto"/>
              <w:bottom w:val="single" w:sz="4" w:space="0" w:color="000000"/>
              <w:right w:val="single" w:sz="4" w:space="0" w:color="auto"/>
            </w:tcBorders>
            <w:vAlign w:val="center"/>
            <w:hideMark/>
          </w:tcPr>
          <w:p w:rsidR="00D10B75" w:rsidRDefault="00D10B75">
            <w:pPr>
              <w:rPr>
                <w:rFonts w:cs="Arial"/>
                <w:color w:val="000000"/>
              </w:rPr>
            </w:pPr>
          </w:p>
        </w:tc>
        <w:tc>
          <w:tcPr>
            <w:tcW w:w="0" w:type="auto"/>
            <w:vMerge/>
            <w:tcBorders>
              <w:top w:val="nil"/>
              <w:left w:val="single" w:sz="4" w:space="0" w:color="auto"/>
              <w:bottom w:val="single" w:sz="4" w:space="0" w:color="000000"/>
              <w:right w:val="single" w:sz="4" w:space="0" w:color="auto"/>
            </w:tcBorders>
            <w:vAlign w:val="center"/>
            <w:hideMark/>
          </w:tcPr>
          <w:p w:rsidR="00D10B75" w:rsidRDefault="00D10B75">
            <w:pPr>
              <w:rPr>
                <w:rFonts w:cs="Arial"/>
                <w:color w:val="000000"/>
              </w:rPr>
            </w:pP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0</w:t>
            </w:r>
          </w:p>
        </w:tc>
        <w:tc>
          <w:tcPr>
            <w:tcW w:w="0" w:type="auto"/>
            <w:vMerge/>
            <w:tcBorders>
              <w:top w:val="nil"/>
              <w:left w:val="single" w:sz="4" w:space="0" w:color="auto"/>
              <w:bottom w:val="single" w:sz="4" w:space="0" w:color="000000"/>
              <w:right w:val="single" w:sz="4" w:space="0" w:color="auto"/>
            </w:tcBorders>
            <w:vAlign w:val="center"/>
            <w:hideMark/>
          </w:tcPr>
          <w:p w:rsidR="00D10B75" w:rsidRDefault="00D10B75">
            <w:pPr>
              <w:rPr>
                <w:rFonts w:cs="Arial"/>
                <w:color w:val="000000"/>
              </w:rPr>
            </w:pPr>
          </w:p>
        </w:tc>
        <w:tc>
          <w:tcPr>
            <w:tcW w:w="0" w:type="auto"/>
            <w:vMerge/>
            <w:tcBorders>
              <w:top w:val="nil"/>
              <w:left w:val="single" w:sz="4" w:space="0" w:color="auto"/>
              <w:bottom w:val="single" w:sz="4" w:space="0" w:color="000000"/>
              <w:right w:val="single" w:sz="4" w:space="0" w:color="auto"/>
            </w:tcBorders>
            <w:vAlign w:val="center"/>
            <w:hideMark/>
          </w:tcPr>
          <w:p w:rsidR="00D10B75" w:rsidRDefault="00D10B75">
            <w:pPr>
              <w:rPr>
                <w:rFonts w:cs="Arial"/>
                <w:color w:val="000000"/>
              </w:rPr>
            </w:pPr>
          </w:p>
        </w:tc>
      </w:tr>
      <w:tr w:rsidR="00D10B75" w:rsidTr="00D10B75">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D10B75" w:rsidRDefault="00D10B75">
            <w:pPr>
              <w:spacing w:line="276" w:lineRule="auto"/>
              <w:jc w:val="center"/>
              <w:rPr>
                <w:rFonts w:cs="Arial"/>
                <w:color w:val="000000"/>
                <w:sz w:val="16"/>
                <w:szCs w:val="16"/>
              </w:rPr>
            </w:pPr>
            <w:r>
              <w:rPr>
                <w:rFonts w:cs="Arial"/>
                <w:color w:val="000000"/>
                <w:sz w:val="16"/>
                <w:szCs w:val="16"/>
              </w:rPr>
              <w:t>1</w:t>
            </w:r>
          </w:p>
        </w:tc>
        <w:tc>
          <w:tcPr>
            <w:tcW w:w="0" w:type="auto"/>
            <w:vMerge/>
            <w:tcBorders>
              <w:top w:val="nil"/>
              <w:left w:val="single" w:sz="4" w:space="0" w:color="auto"/>
              <w:bottom w:val="single" w:sz="4" w:space="0" w:color="000000"/>
              <w:right w:val="single" w:sz="4" w:space="0" w:color="auto"/>
            </w:tcBorders>
            <w:vAlign w:val="center"/>
            <w:hideMark/>
          </w:tcPr>
          <w:p w:rsidR="00D10B75" w:rsidRDefault="00D10B75">
            <w:pPr>
              <w:rPr>
                <w:rFonts w:cs="Arial"/>
                <w:color w:val="000000"/>
              </w:rPr>
            </w:pPr>
          </w:p>
        </w:tc>
        <w:tc>
          <w:tcPr>
            <w:tcW w:w="0" w:type="auto"/>
            <w:vMerge/>
            <w:tcBorders>
              <w:top w:val="nil"/>
              <w:left w:val="single" w:sz="4" w:space="0" w:color="auto"/>
              <w:bottom w:val="single" w:sz="4" w:space="0" w:color="000000"/>
              <w:right w:val="single" w:sz="4" w:space="0" w:color="auto"/>
            </w:tcBorders>
            <w:vAlign w:val="center"/>
            <w:hideMark/>
          </w:tcPr>
          <w:p w:rsidR="00D10B75" w:rsidRDefault="00D10B75">
            <w:pPr>
              <w:rPr>
                <w:rFonts w:cs="Arial"/>
                <w:color w:val="000000"/>
              </w:rPr>
            </w:pPr>
          </w:p>
        </w:tc>
      </w:tr>
    </w:tbl>
    <w:p w:rsidR="00D10B75" w:rsidRDefault="00D10B75" w:rsidP="00D10B75">
      <w:pPr>
        <w:jc w:val="center"/>
      </w:pPr>
      <w:r>
        <w:t>Screen Arbitration Controller</w:t>
      </w:r>
    </w:p>
    <w:p w:rsidR="00D10B75" w:rsidRDefault="00D10B75" w:rsidP="00D10B75"/>
    <w:p w:rsidR="00D10B75" w:rsidRDefault="00D10B75" w:rsidP="00D10B75">
      <w:pPr>
        <w:pStyle w:val="Heading2"/>
      </w:pPr>
      <w:bookmarkStart w:id="62" w:name="_Toc22284809"/>
      <w:r>
        <w:t>Active Park Assist (APA) Signal Interface</w:t>
      </w:r>
      <w:bookmarkEnd w:id="62"/>
    </w:p>
    <w:p w:rsidR="00D10B75" w:rsidRDefault="00D10B75">
      <w:r w:rsidRPr="00961727">
        <w:t>This section lists all the signals that shall be used by the infotainment display to show the Active Park Assist (APA) graphic.</w:t>
      </w:r>
    </w:p>
    <w:p w:rsidR="00D10B75" w:rsidRDefault="00D10B75" w:rsidP="00D10B75">
      <w:pPr>
        <w:pStyle w:val="Heading3"/>
      </w:pPr>
      <w:bookmarkStart w:id="63" w:name="_Toc22284810"/>
      <w:r>
        <w:t>Active Park Assist (APA) Signal list – Received by Infotainment ECU (from PAM)</w:t>
      </w:r>
      <w:bookmarkEnd w:id="63"/>
    </w:p>
    <w:p w:rsidR="00D10B75" w:rsidRPr="00D10B75" w:rsidRDefault="00D10B75" w:rsidP="00D10B75">
      <w:pPr>
        <w:pStyle w:val="Heading4"/>
        <w:rPr>
          <w:b w:val="0"/>
          <w:u w:val="single"/>
        </w:rPr>
      </w:pPr>
      <w:r w:rsidRPr="00D10B75">
        <w:rPr>
          <w:b w:val="0"/>
          <w:u w:val="single"/>
        </w:rPr>
        <w:t>CAMERA-FUR-REQ-130490/C-Active Park Assist (APA) Signal - [</w:t>
      </w:r>
      <w:proofErr w:type="spellStart"/>
      <w:r w:rsidRPr="00D10B75">
        <w:rPr>
          <w:b w:val="0"/>
          <w:u w:val="single"/>
        </w:rPr>
        <w:t>ApaSys_D_Stat</w:t>
      </w:r>
      <w:proofErr w:type="spellEnd"/>
      <w:r w:rsidRPr="00D10B75">
        <w:rPr>
          <w:b w:val="0"/>
          <w:u w:val="single"/>
        </w:rPr>
        <w:t>]</w:t>
      </w:r>
    </w:p>
    <w:p w:rsidR="00D10B75" w:rsidRDefault="00D10B75" w:rsidP="00D10B75"/>
    <w:tbl>
      <w:tblPr>
        <w:tblW w:w="80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3"/>
        <w:gridCol w:w="2433"/>
        <w:gridCol w:w="3220"/>
      </w:tblGrid>
      <w:tr w:rsidR="00D10B75" w:rsidTr="00D10B75">
        <w:trPr>
          <w:cantSplit/>
          <w:trHeight w:val="703"/>
          <w:tblHeader/>
          <w:jc w:val="center"/>
        </w:trPr>
        <w:tc>
          <w:tcPr>
            <w:tcW w:w="243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lastRenderedPageBreak/>
              <w:t>Signal Received By Infotainment</w:t>
            </w:r>
          </w:p>
        </w:tc>
        <w:tc>
          <w:tcPr>
            <w:tcW w:w="243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322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243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i/>
                <w:lang w:val="de-DE" w:eastAsia="ja-JP"/>
              </w:rPr>
            </w:pPr>
            <w:r>
              <w:rPr>
                <w:lang w:val="de-DE"/>
              </w:rPr>
              <w:t>[ApaSys_D_Stat]</w:t>
            </w:r>
          </w:p>
        </w:tc>
        <w:tc>
          <w:tcPr>
            <w:tcW w:w="243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State Encoded:</w:t>
            </w:r>
          </w:p>
          <w:p w:rsidR="00D10B75" w:rsidRDefault="00D10B75">
            <w:pPr>
              <w:spacing w:before="40" w:after="40" w:line="276" w:lineRule="auto"/>
              <w:jc w:val="center"/>
              <w:rPr>
                <w:sz w:val="16"/>
                <w:szCs w:val="16"/>
                <w:lang w:val="de-DE"/>
              </w:rPr>
            </w:pPr>
            <w:r>
              <w:rPr>
                <w:sz w:val="16"/>
                <w:szCs w:val="16"/>
                <w:lang w:val="de-DE"/>
              </w:rPr>
              <w:t>$0: Null</w:t>
            </w:r>
          </w:p>
          <w:p w:rsidR="00D10B75" w:rsidRDefault="00D10B75">
            <w:pPr>
              <w:spacing w:before="40" w:after="40" w:line="276" w:lineRule="auto"/>
              <w:jc w:val="center"/>
              <w:rPr>
                <w:sz w:val="16"/>
                <w:szCs w:val="16"/>
                <w:lang w:val="de-DE"/>
              </w:rPr>
            </w:pPr>
            <w:r>
              <w:rPr>
                <w:sz w:val="16"/>
                <w:szCs w:val="16"/>
                <w:lang w:val="de-DE"/>
              </w:rPr>
              <w:t>$1: Off</w:t>
            </w:r>
          </w:p>
          <w:p w:rsidR="00D10B75" w:rsidRDefault="00D10B75">
            <w:pPr>
              <w:spacing w:before="40" w:after="40" w:line="276" w:lineRule="auto"/>
              <w:jc w:val="center"/>
              <w:rPr>
                <w:sz w:val="16"/>
                <w:szCs w:val="16"/>
                <w:lang w:val="de-DE"/>
              </w:rPr>
            </w:pPr>
            <w:r>
              <w:rPr>
                <w:sz w:val="16"/>
                <w:szCs w:val="16"/>
                <w:lang w:val="de-DE"/>
              </w:rPr>
              <w:t>$2: On</w:t>
            </w:r>
          </w:p>
          <w:p w:rsidR="00D10B75" w:rsidRDefault="00D10B75">
            <w:pPr>
              <w:spacing w:before="40" w:after="40" w:line="276" w:lineRule="auto"/>
              <w:jc w:val="center"/>
              <w:rPr>
                <w:sz w:val="16"/>
                <w:szCs w:val="16"/>
                <w:lang w:val="de-DE"/>
              </w:rPr>
            </w:pPr>
            <w:r>
              <w:rPr>
                <w:sz w:val="16"/>
                <w:szCs w:val="16"/>
                <w:lang w:val="de-DE"/>
              </w:rPr>
              <w:t>$3: Overspeed</w:t>
            </w:r>
          </w:p>
          <w:p w:rsidR="00D10B75" w:rsidRDefault="00D10B75">
            <w:pPr>
              <w:spacing w:before="40" w:after="40" w:line="276" w:lineRule="auto"/>
              <w:jc w:val="center"/>
              <w:rPr>
                <w:sz w:val="16"/>
                <w:szCs w:val="16"/>
                <w:lang w:val="de-DE"/>
              </w:rPr>
            </w:pPr>
            <w:r>
              <w:rPr>
                <w:sz w:val="16"/>
                <w:szCs w:val="16"/>
                <w:lang w:val="de-DE"/>
              </w:rPr>
              <w:t>$4: ApaCancelled</w:t>
            </w:r>
          </w:p>
          <w:p w:rsidR="00D10B75" w:rsidRDefault="00D10B75">
            <w:pPr>
              <w:spacing w:before="40" w:after="40" w:line="276" w:lineRule="auto"/>
              <w:jc w:val="center"/>
              <w:rPr>
                <w:sz w:val="16"/>
                <w:szCs w:val="16"/>
                <w:lang w:val="de-DE"/>
              </w:rPr>
            </w:pPr>
            <w:r>
              <w:rPr>
                <w:sz w:val="16"/>
                <w:szCs w:val="16"/>
                <w:lang w:val="de-DE"/>
              </w:rPr>
              <w:t>$5: NotAccessible</w:t>
            </w:r>
          </w:p>
          <w:p w:rsidR="00D10B75" w:rsidRDefault="00D10B75">
            <w:pPr>
              <w:spacing w:before="40" w:after="40" w:line="276" w:lineRule="auto"/>
              <w:jc w:val="center"/>
              <w:rPr>
                <w:sz w:val="16"/>
                <w:szCs w:val="16"/>
                <w:lang w:val="de-DE"/>
              </w:rPr>
            </w:pPr>
            <w:r>
              <w:rPr>
                <w:sz w:val="16"/>
                <w:szCs w:val="16"/>
                <w:lang w:val="de-DE"/>
              </w:rPr>
              <w:t>$6: Finished</w:t>
            </w:r>
          </w:p>
          <w:p w:rsidR="00D10B75" w:rsidRDefault="00D10B75">
            <w:pPr>
              <w:spacing w:before="40" w:after="40" w:line="276" w:lineRule="auto"/>
              <w:jc w:val="center"/>
              <w:rPr>
                <w:rFonts w:cs="Arial"/>
                <w:lang w:val="de-DE" w:eastAsia="ja-JP"/>
              </w:rPr>
            </w:pPr>
            <w:r>
              <w:rPr>
                <w:sz w:val="16"/>
                <w:szCs w:val="16"/>
                <w:lang w:val="de-DE"/>
              </w:rPr>
              <w:t>$7: Faulty</w:t>
            </w:r>
          </w:p>
        </w:tc>
        <w:tc>
          <w:tcPr>
            <w:tcW w:w="322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lang w:val="de-DE"/>
              </w:rPr>
            </w:pPr>
            <w:r>
              <w:rPr>
                <w:lang w:val="de-DE"/>
              </w:rPr>
              <w:t>ScanLeft</w:t>
            </w:r>
          </w:p>
          <w:p w:rsidR="00D10B75" w:rsidRDefault="00D10B75">
            <w:pPr>
              <w:spacing w:before="40" w:after="40" w:line="276" w:lineRule="auto"/>
              <w:jc w:val="center"/>
              <w:rPr>
                <w:lang w:val="de-DE"/>
              </w:rPr>
            </w:pPr>
            <w:r>
              <w:rPr>
                <w:lang w:val="de-DE"/>
              </w:rPr>
              <w:t>ScanRight</w:t>
            </w:r>
          </w:p>
          <w:p w:rsidR="00D10B75" w:rsidRDefault="00D10B75">
            <w:pPr>
              <w:spacing w:before="40" w:after="40" w:line="276" w:lineRule="auto"/>
              <w:jc w:val="center"/>
              <w:rPr>
                <w:lang w:val="de-DE"/>
              </w:rPr>
            </w:pPr>
            <w:r>
              <w:rPr>
                <w:lang w:val="de-DE"/>
              </w:rPr>
              <w:t>Symbol1</w:t>
            </w:r>
          </w:p>
          <w:p w:rsidR="00D10B75" w:rsidRDefault="00D10B75">
            <w:pPr>
              <w:spacing w:before="40" w:after="40" w:line="276" w:lineRule="auto"/>
              <w:jc w:val="center"/>
              <w:rPr>
                <w:lang w:val="de-DE"/>
              </w:rPr>
            </w:pPr>
            <w:r>
              <w:rPr>
                <w:lang w:val="de-DE"/>
              </w:rPr>
              <w:t>Symbol2</w:t>
            </w:r>
          </w:p>
          <w:p w:rsidR="00D10B75" w:rsidRDefault="00D10B75">
            <w:pPr>
              <w:spacing w:before="40" w:after="40" w:line="276" w:lineRule="auto"/>
              <w:jc w:val="center"/>
              <w:rPr>
                <w:lang w:val="de-DE"/>
              </w:rPr>
            </w:pPr>
            <w:r>
              <w:rPr>
                <w:lang w:val="de-DE"/>
              </w:rPr>
              <w:t xml:space="preserve">Text1 </w:t>
            </w:r>
          </w:p>
          <w:p w:rsidR="00D10B75" w:rsidRDefault="00D10B75">
            <w:pPr>
              <w:spacing w:before="40" w:after="40" w:line="276" w:lineRule="auto"/>
              <w:jc w:val="center"/>
              <w:rPr>
                <w:lang w:val="de-DE"/>
              </w:rPr>
            </w:pPr>
            <w:r>
              <w:rPr>
                <w:lang w:val="de-DE"/>
              </w:rPr>
              <w:t>Text2</w:t>
            </w:r>
          </w:p>
          <w:p w:rsidR="00D10B75" w:rsidRDefault="00D10B75">
            <w:pPr>
              <w:spacing w:before="40" w:after="40" w:line="276" w:lineRule="auto"/>
              <w:jc w:val="center"/>
              <w:rPr>
                <w:lang w:val="de-DE"/>
              </w:rPr>
            </w:pPr>
            <w:r>
              <w:rPr>
                <w:lang w:val="de-DE"/>
              </w:rPr>
              <w:t>CarLeft</w:t>
            </w:r>
          </w:p>
          <w:p w:rsidR="00D10B75" w:rsidRDefault="00D10B75">
            <w:pPr>
              <w:spacing w:before="40" w:after="40" w:line="276" w:lineRule="auto"/>
              <w:jc w:val="center"/>
              <w:rPr>
                <w:lang w:val="de-DE"/>
              </w:rPr>
            </w:pPr>
            <w:r>
              <w:rPr>
                <w:lang w:val="de-DE"/>
              </w:rPr>
              <w:t>CarRight</w:t>
            </w:r>
          </w:p>
          <w:p w:rsidR="00D10B75" w:rsidRDefault="00D10B75">
            <w:pPr>
              <w:spacing w:before="40" w:after="40" w:line="276" w:lineRule="auto"/>
              <w:jc w:val="center"/>
              <w:rPr>
                <w:lang w:val="de-DE"/>
              </w:rPr>
            </w:pPr>
            <w:r>
              <w:rPr>
                <w:lang w:val="de-DE"/>
              </w:rPr>
              <w:t>CarPOA</w:t>
            </w:r>
          </w:p>
          <w:p w:rsidR="00D10B75" w:rsidRDefault="00D10B75">
            <w:pPr>
              <w:spacing w:before="40" w:after="40" w:line="276" w:lineRule="auto"/>
              <w:jc w:val="center"/>
              <w:rPr>
                <w:lang w:val="de-DE"/>
              </w:rPr>
            </w:pPr>
            <w:r>
              <w:rPr>
                <w:lang w:val="de-DE"/>
              </w:rPr>
              <w:t>ParkPilot</w:t>
            </w:r>
          </w:p>
          <w:p w:rsidR="00D10B75" w:rsidRDefault="00D10B75">
            <w:pPr>
              <w:spacing w:before="40" w:after="40" w:line="276" w:lineRule="auto"/>
              <w:jc w:val="center"/>
              <w:rPr>
                <w:lang w:val="de-DE"/>
              </w:rPr>
            </w:pPr>
            <w:r>
              <w:rPr>
                <w:lang w:val="de-DE"/>
              </w:rPr>
              <w:t>ParkScenarioLeft</w:t>
            </w:r>
          </w:p>
          <w:p w:rsidR="00D10B75" w:rsidRDefault="00D10B75">
            <w:pPr>
              <w:spacing w:before="40" w:after="40" w:line="276" w:lineRule="auto"/>
              <w:jc w:val="center"/>
              <w:rPr>
                <w:lang w:val="de-DE"/>
              </w:rPr>
            </w:pPr>
            <w:r>
              <w:rPr>
                <w:lang w:val="de-DE"/>
              </w:rPr>
              <w:t xml:space="preserve">ParkScenarioRight </w:t>
            </w:r>
          </w:p>
          <w:p w:rsidR="00D10B75" w:rsidRDefault="00D10B75">
            <w:pPr>
              <w:spacing w:before="40" w:after="40" w:line="276" w:lineRule="auto"/>
              <w:jc w:val="center"/>
              <w:rPr>
                <w:lang w:val="de-DE"/>
              </w:rPr>
            </w:pPr>
            <w:r>
              <w:rPr>
                <w:lang w:val="de-DE"/>
              </w:rPr>
              <w:t>ParkScenarioPOA</w:t>
            </w:r>
          </w:p>
          <w:p w:rsidR="00D10B75" w:rsidRDefault="00D10B75">
            <w:pPr>
              <w:spacing w:before="40" w:after="40" w:line="276" w:lineRule="auto"/>
              <w:jc w:val="center"/>
              <w:rPr>
                <w:lang w:val="de-DE"/>
              </w:rPr>
            </w:pPr>
            <w:r>
              <w:rPr>
                <w:lang w:val="de-DE"/>
              </w:rPr>
              <w:t>CarNonRVCSac</w:t>
            </w:r>
          </w:p>
          <w:p w:rsidR="00D10B75" w:rsidRDefault="00D10B75">
            <w:pPr>
              <w:spacing w:before="40" w:after="40" w:line="276" w:lineRule="auto"/>
              <w:jc w:val="center"/>
              <w:rPr>
                <w:lang w:val="de-DE"/>
              </w:rPr>
            </w:pPr>
            <w:r>
              <w:rPr>
                <w:lang w:val="de-DE"/>
              </w:rPr>
              <w:t>ParkInArrow</w:t>
            </w:r>
          </w:p>
          <w:p w:rsidR="00D10B75" w:rsidRDefault="00D10B75">
            <w:pPr>
              <w:spacing w:before="40" w:after="40" w:line="276" w:lineRule="auto"/>
              <w:jc w:val="center"/>
              <w:rPr>
                <w:lang w:val="de-DE"/>
              </w:rPr>
            </w:pPr>
            <w:r>
              <w:rPr>
                <w:lang w:val="de-DE"/>
              </w:rPr>
              <w:t>POAleft</w:t>
            </w:r>
          </w:p>
          <w:p w:rsidR="00D10B75" w:rsidRDefault="00D10B75">
            <w:pPr>
              <w:spacing w:before="40" w:after="40" w:line="276" w:lineRule="auto"/>
              <w:jc w:val="center"/>
              <w:rPr>
                <w:lang w:val="de-DE"/>
              </w:rPr>
            </w:pPr>
            <w:r>
              <w:rPr>
                <w:lang w:val="de-DE"/>
              </w:rPr>
              <w:t>POAright</w:t>
            </w:r>
          </w:p>
          <w:p w:rsidR="00D10B75" w:rsidRDefault="00D10B75">
            <w:pPr>
              <w:spacing w:before="40" w:after="40" w:line="276" w:lineRule="auto"/>
              <w:jc w:val="center"/>
              <w:rPr>
                <w:lang w:val="de-DE"/>
              </w:rPr>
            </w:pPr>
            <w:r>
              <w:rPr>
                <w:lang w:val="de-DE"/>
              </w:rPr>
              <w:t>POArightSelectd</w:t>
            </w:r>
          </w:p>
          <w:p w:rsidR="00D10B75" w:rsidRDefault="00D10B75">
            <w:pPr>
              <w:spacing w:before="40" w:after="40" w:line="276" w:lineRule="auto"/>
              <w:jc w:val="center"/>
              <w:rPr>
                <w:lang w:val="de-DE"/>
              </w:rPr>
            </w:pPr>
            <w:r>
              <w:rPr>
                <w:lang w:val="de-DE"/>
              </w:rPr>
              <w:t>POAleftSelectd</w:t>
            </w:r>
          </w:p>
          <w:p w:rsidR="00D10B75" w:rsidRDefault="00D10B75">
            <w:pPr>
              <w:spacing w:before="40" w:after="40" w:line="276" w:lineRule="auto"/>
              <w:jc w:val="center"/>
              <w:rPr>
                <w:lang w:val="de-DE"/>
              </w:rPr>
            </w:pPr>
            <w:r>
              <w:rPr>
                <w:lang w:val="de-DE"/>
              </w:rPr>
              <w:t>SAPFeatureMenuBarVisibility</w:t>
            </w:r>
          </w:p>
          <w:p w:rsidR="00D10B75" w:rsidRDefault="00D10B75">
            <w:pPr>
              <w:spacing w:before="40" w:after="40" w:line="276" w:lineRule="auto"/>
              <w:jc w:val="center"/>
              <w:rPr>
                <w:lang w:val="de-DE"/>
              </w:rPr>
            </w:pPr>
            <w:r>
              <w:rPr>
                <w:lang w:val="de-DE"/>
              </w:rPr>
              <w:t>Symbol3</w:t>
            </w:r>
          </w:p>
          <w:p w:rsidR="00D10B75" w:rsidRDefault="00D10B75">
            <w:pPr>
              <w:spacing w:before="40" w:after="40" w:line="276" w:lineRule="auto"/>
              <w:jc w:val="center"/>
              <w:rPr>
                <w:lang w:val="de-DE"/>
              </w:rPr>
            </w:pPr>
            <w:r>
              <w:rPr>
                <w:lang w:val="de-DE"/>
              </w:rPr>
              <w:t>Symbol4</w:t>
            </w:r>
          </w:p>
          <w:p w:rsidR="00D10B75" w:rsidRDefault="00D10B75">
            <w:pPr>
              <w:spacing w:before="40" w:after="40" w:line="276" w:lineRule="auto"/>
              <w:jc w:val="center"/>
              <w:rPr>
                <w:lang w:val="de-DE"/>
              </w:rPr>
            </w:pPr>
            <w:r>
              <w:rPr>
                <w:lang w:val="de-DE"/>
              </w:rPr>
              <w:t>Text3</w:t>
            </w:r>
          </w:p>
          <w:p w:rsidR="00D10B75" w:rsidRDefault="00D10B75">
            <w:pPr>
              <w:spacing w:before="40" w:after="40" w:line="276" w:lineRule="auto"/>
              <w:jc w:val="center"/>
              <w:rPr>
                <w:rFonts w:cs="Arial"/>
                <w:lang w:val="de-DE" w:eastAsia="ja-JP"/>
              </w:rPr>
            </w:pPr>
            <w:r>
              <w:rPr>
                <w:lang w:val="de-DE"/>
              </w:rPr>
              <w:t>Text4</w:t>
            </w:r>
          </w:p>
        </w:tc>
      </w:tr>
    </w:tbl>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Pr="00073001" w:rsidRDefault="00D10B75" w:rsidP="00D10B75"/>
    <w:p w:rsidR="00D10B75" w:rsidRPr="00D10B75" w:rsidRDefault="00D10B75" w:rsidP="00D10B75">
      <w:pPr>
        <w:pStyle w:val="Heading4"/>
        <w:rPr>
          <w:b w:val="0"/>
          <w:u w:val="single"/>
        </w:rPr>
      </w:pPr>
      <w:r w:rsidRPr="00D10B75">
        <w:rPr>
          <w:b w:val="0"/>
          <w:u w:val="single"/>
        </w:rPr>
        <w:lastRenderedPageBreak/>
        <w:t>CAMERA-FUR-REQ-131149/C-Active Park Assist (APA) Signal - [</w:t>
      </w:r>
      <w:proofErr w:type="spellStart"/>
      <w:r w:rsidRPr="00D10B75">
        <w:rPr>
          <w:b w:val="0"/>
          <w:u w:val="single"/>
        </w:rPr>
        <w:t>ApaSteScanMde_D_Stat</w:t>
      </w:r>
      <w:proofErr w:type="spellEnd"/>
      <w:r w:rsidRPr="00D10B75">
        <w:rPr>
          <w:b w:val="0"/>
          <w:u w:val="single"/>
        </w:rPr>
        <w:t>]</w:t>
      </w:r>
    </w:p>
    <w:p w:rsidR="00D10B75" w:rsidRDefault="00D10B75" w:rsidP="00D10B75"/>
    <w:tbl>
      <w:tblPr>
        <w:tblW w:w="8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3"/>
        <w:gridCol w:w="2432"/>
        <w:gridCol w:w="3280"/>
      </w:tblGrid>
      <w:tr w:rsidR="00D10B75" w:rsidTr="00D10B75">
        <w:trPr>
          <w:cantSplit/>
          <w:trHeight w:val="703"/>
          <w:tblHeader/>
          <w:jc w:val="center"/>
        </w:trPr>
        <w:tc>
          <w:tcPr>
            <w:tcW w:w="243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3281"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243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[ApaSteScanMde_D_Stat]</w:t>
            </w:r>
          </w:p>
        </w:tc>
        <w:tc>
          <w:tcPr>
            <w:tcW w:w="243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State Encoded:</w:t>
            </w:r>
          </w:p>
          <w:p w:rsidR="00D10B75" w:rsidRDefault="00D10B75">
            <w:pPr>
              <w:spacing w:before="40" w:after="40" w:line="276" w:lineRule="auto"/>
              <w:jc w:val="center"/>
              <w:rPr>
                <w:sz w:val="16"/>
                <w:szCs w:val="16"/>
                <w:lang w:val="de-DE"/>
              </w:rPr>
            </w:pPr>
            <w:r>
              <w:rPr>
                <w:sz w:val="16"/>
                <w:szCs w:val="16"/>
                <w:lang w:val="de-DE"/>
              </w:rPr>
              <w:t>$0: Null</w:t>
            </w:r>
          </w:p>
          <w:p w:rsidR="00D10B75" w:rsidRDefault="00D10B75">
            <w:pPr>
              <w:spacing w:before="40" w:after="40" w:line="276" w:lineRule="auto"/>
              <w:jc w:val="center"/>
              <w:rPr>
                <w:sz w:val="16"/>
                <w:szCs w:val="16"/>
                <w:lang w:val="de-DE"/>
              </w:rPr>
            </w:pPr>
            <w:r>
              <w:rPr>
                <w:sz w:val="16"/>
                <w:szCs w:val="16"/>
                <w:lang w:val="de-DE"/>
              </w:rPr>
              <w:t>$1: NotScanning</w:t>
            </w:r>
          </w:p>
          <w:p w:rsidR="00D10B75" w:rsidRDefault="00D10B75">
            <w:pPr>
              <w:spacing w:before="40" w:after="40" w:line="276" w:lineRule="auto"/>
              <w:jc w:val="center"/>
              <w:rPr>
                <w:sz w:val="16"/>
                <w:szCs w:val="16"/>
                <w:lang w:val="de-DE"/>
              </w:rPr>
            </w:pPr>
            <w:r>
              <w:rPr>
                <w:sz w:val="16"/>
                <w:szCs w:val="16"/>
                <w:lang w:val="de-DE"/>
              </w:rPr>
              <w:t>$2: Scanning</w:t>
            </w:r>
          </w:p>
          <w:p w:rsidR="00D10B75" w:rsidRDefault="00D10B75">
            <w:pPr>
              <w:spacing w:before="40" w:after="40" w:line="276" w:lineRule="auto"/>
              <w:jc w:val="center"/>
              <w:rPr>
                <w:rFonts w:cs="Arial"/>
                <w:sz w:val="16"/>
                <w:szCs w:val="16"/>
                <w:lang w:val="de-DE" w:eastAsia="ja-JP"/>
              </w:rPr>
            </w:pPr>
            <w:r>
              <w:rPr>
                <w:sz w:val="16"/>
                <w:szCs w:val="16"/>
                <w:lang w:val="de-DE"/>
              </w:rPr>
              <w:t>$3: Steering</w:t>
            </w:r>
          </w:p>
        </w:tc>
        <w:tc>
          <w:tcPr>
            <w:tcW w:w="32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lang w:val="de-DE"/>
              </w:rPr>
            </w:pPr>
            <w:r>
              <w:rPr>
                <w:lang w:val="de-DE"/>
              </w:rPr>
              <w:t>ScanLeft</w:t>
            </w:r>
          </w:p>
          <w:p w:rsidR="00D10B75" w:rsidRDefault="00D10B75">
            <w:pPr>
              <w:spacing w:before="40" w:after="40" w:line="276" w:lineRule="auto"/>
              <w:jc w:val="center"/>
              <w:rPr>
                <w:lang w:val="de-DE"/>
              </w:rPr>
            </w:pPr>
            <w:r>
              <w:rPr>
                <w:lang w:val="de-DE"/>
              </w:rPr>
              <w:t>ScanRight</w:t>
            </w:r>
          </w:p>
          <w:p w:rsidR="00D10B75" w:rsidRDefault="00D10B75">
            <w:pPr>
              <w:spacing w:before="40" w:after="40" w:line="276" w:lineRule="auto"/>
              <w:jc w:val="center"/>
              <w:rPr>
                <w:lang w:val="de-DE"/>
              </w:rPr>
            </w:pPr>
            <w:r>
              <w:rPr>
                <w:lang w:val="de-DE"/>
              </w:rPr>
              <w:t>Symbol1</w:t>
            </w:r>
          </w:p>
          <w:p w:rsidR="00D10B75" w:rsidRDefault="00D10B75">
            <w:pPr>
              <w:spacing w:before="40" w:after="40" w:line="276" w:lineRule="auto"/>
              <w:jc w:val="center"/>
              <w:rPr>
                <w:lang w:val="de-DE"/>
              </w:rPr>
            </w:pPr>
            <w:r>
              <w:rPr>
                <w:lang w:val="de-DE"/>
              </w:rPr>
              <w:t xml:space="preserve">Symbol2 </w:t>
            </w:r>
          </w:p>
          <w:p w:rsidR="00D10B75" w:rsidRDefault="00D10B75">
            <w:pPr>
              <w:spacing w:before="40" w:after="40" w:line="276" w:lineRule="auto"/>
              <w:jc w:val="center"/>
              <w:rPr>
                <w:lang w:val="de-DE"/>
              </w:rPr>
            </w:pPr>
            <w:r>
              <w:rPr>
                <w:lang w:val="de-DE"/>
              </w:rPr>
              <w:t xml:space="preserve">Text1 </w:t>
            </w:r>
          </w:p>
          <w:p w:rsidR="00D10B75" w:rsidRDefault="00D10B75">
            <w:pPr>
              <w:spacing w:before="40" w:after="40" w:line="276" w:lineRule="auto"/>
              <w:jc w:val="center"/>
              <w:rPr>
                <w:lang w:val="de-DE"/>
              </w:rPr>
            </w:pPr>
            <w:r>
              <w:rPr>
                <w:lang w:val="de-DE"/>
              </w:rPr>
              <w:t xml:space="preserve">Text2 </w:t>
            </w:r>
          </w:p>
          <w:p w:rsidR="00D10B75" w:rsidRDefault="00D10B75">
            <w:pPr>
              <w:spacing w:before="40" w:after="40" w:line="276" w:lineRule="auto"/>
              <w:jc w:val="center"/>
              <w:rPr>
                <w:lang w:val="de-DE"/>
              </w:rPr>
            </w:pPr>
            <w:r>
              <w:rPr>
                <w:lang w:val="de-DE"/>
              </w:rPr>
              <w:t>CarLeft</w:t>
            </w:r>
          </w:p>
          <w:p w:rsidR="00D10B75" w:rsidRDefault="00D10B75">
            <w:pPr>
              <w:spacing w:before="40" w:after="40" w:line="276" w:lineRule="auto"/>
              <w:jc w:val="center"/>
              <w:rPr>
                <w:lang w:val="de-DE"/>
              </w:rPr>
            </w:pPr>
            <w:r>
              <w:rPr>
                <w:lang w:val="de-DE"/>
              </w:rPr>
              <w:t>CarRight</w:t>
            </w:r>
          </w:p>
          <w:p w:rsidR="00D10B75" w:rsidRDefault="00D10B75">
            <w:pPr>
              <w:spacing w:before="40" w:after="40" w:line="276" w:lineRule="auto"/>
              <w:jc w:val="center"/>
              <w:rPr>
                <w:lang w:val="de-DE"/>
              </w:rPr>
            </w:pPr>
            <w:r>
              <w:rPr>
                <w:lang w:val="de-DE"/>
              </w:rPr>
              <w:t>CarPOA</w:t>
            </w:r>
          </w:p>
          <w:p w:rsidR="00D10B75" w:rsidRDefault="00D10B75">
            <w:pPr>
              <w:spacing w:before="40" w:after="40" w:line="276" w:lineRule="auto"/>
              <w:jc w:val="center"/>
              <w:rPr>
                <w:lang w:val="de-DE"/>
              </w:rPr>
            </w:pPr>
            <w:r>
              <w:rPr>
                <w:lang w:val="de-DE"/>
              </w:rPr>
              <w:t xml:space="preserve">ParkPilot </w:t>
            </w:r>
          </w:p>
          <w:p w:rsidR="00D10B75" w:rsidRDefault="00D10B75">
            <w:pPr>
              <w:spacing w:before="40" w:after="40" w:line="276" w:lineRule="auto"/>
              <w:jc w:val="center"/>
              <w:rPr>
                <w:lang w:val="de-DE"/>
              </w:rPr>
            </w:pPr>
            <w:r>
              <w:rPr>
                <w:lang w:val="de-DE"/>
              </w:rPr>
              <w:t>ParkScenarioLeft</w:t>
            </w:r>
          </w:p>
          <w:p w:rsidR="00D10B75" w:rsidRDefault="00D10B75">
            <w:pPr>
              <w:spacing w:before="40" w:after="40" w:line="276" w:lineRule="auto"/>
              <w:jc w:val="center"/>
              <w:rPr>
                <w:lang w:val="de-DE"/>
              </w:rPr>
            </w:pPr>
            <w:r>
              <w:rPr>
                <w:lang w:val="de-DE"/>
              </w:rPr>
              <w:t xml:space="preserve">ParkScenarioRight </w:t>
            </w:r>
          </w:p>
          <w:p w:rsidR="00D10B75" w:rsidRDefault="00D10B75">
            <w:pPr>
              <w:spacing w:before="40" w:after="40" w:line="276" w:lineRule="auto"/>
              <w:jc w:val="center"/>
              <w:rPr>
                <w:lang w:val="de-DE"/>
              </w:rPr>
            </w:pPr>
            <w:r>
              <w:rPr>
                <w:lang w:val="de-DE"/>
              </w:rPr>
              <w:t xml:space="preserve">ParkScenarioPOA </w:t>
            </w:r>
          </w:p>
          <w:p w:rsidR="00D10B75" w:rsidRDefault="00D10B75">
            <w:pPr>
              <w:spacing w:before="40" w:after="40" w:line="276" w:lineRule="auto"/>
              <w:jc w:val="center"/>
              <w:rPr>
                <w:lang w:val="de-DE"/>
              </w:rPr>
            </w:pPr>
            <w:r>
              <w:rPr>
                <w:lang w:val="de-DE"/>
              </w:rPr>
              <w:t xml:space="preserve">CarNonRVCSac </w:t>
            </w:r>
          </w:p>
          <w:p w:rsidR="00D10B75" w:rsidRDefault="00D10B75">
            <w:pPr>
              <w:spacing w:before="40" w:after="40" w:line="276" w:lineRule="auto"/>
              <w:jc w:val="center"/>
              <w:rPr>
                <w:lang w:val="de-DE"/>
              </w:rPr>
            </w:pPr>
            <w:r>
              <w:rPr>
                <w:lang w:val="de-DE"/>
              </w:rPr>
              <w:t xml:space="preserve">ParkInArrow </w:t>
            </w:r>
          </w:p>
          <w:p w:rsidR="00D10B75" w:rsidRDefault="00D10B75">
            <w:pPr>
              <w:spacing w:before="40" w:after="40" w:line="276" w:lineRule="auto"/>
              <w:jc w:val="center"/>
              <w:rPr>
                <w:lang w:val="de-DE"/>
              </w:rPr>
            </w:pPr>
            <w:r>
              <w:rPr>
                <w:lang w:val="de-DE"/>
              </w:rPr>
              <w:t>POAleft</w:t>
            </w:r>
          </w:p>
          <w:p w:rsidR="00D10B75" w:rsidRDefault="00D10B75">
            <w:pPr>
              <w:spacing w:before="40" w:after="40" w:line="276" w:lineRule="auto"/>
              <w:jc w:val="center"/>
              <w:rPr>
                <w:lang w:val="de-DE"/>
              </w:rPr>
            </w:pPr>
            <w:r>
              <w:rPr>
                <w:lang w:val="de-DE"/>
              </w:rPr>
              <w:t xml:space="preserve">POAright </w:t>
            </w:r>
          </w:p>
          <w:p w:rsidR="00D10B75" w:rsidRDefault="00D10B75">
            <w:pPr>
              <w:spacing w:before="40" w:after="40" w:line="276" w:lineRule="auto"/>
              <w:jc w:val="center"/>
              <w:rPr>
                <w:lang w:val="de-DE"/>
              </w:rPr>
            </w:pPr>
            <w:r>
              <w:rPr>
                <w:lang w:val="de-DE"/>
              </w:rPr>
              <w:t>POArightSelectd</w:t>
            </w:r>
          </w:p>
          <w:p w:rsidR="00D10B75" w:rsidRDefault="00D10B75">
            <w:pPr>
              <w:spacing w:before="40" w:after="40" w:line="276" w:lineRule="auto"/>
              <w:jc w:val="center"/>
              <w:rPr>
                <w:lang w:val="de-DE"/>
              </w:rPr>
            </w:pPr>
            <w:r>
              <w:rPr>
                <w:lang w:val="de-DE"/>
              </w:rPr>
              <w:t xml:space="preserve">POAleftSelectd </w:t>
            </w:r>
          </w:p>
          <w:p w:rsidR="00D10B75" w:rsidRDefault="00D10B75">
            <w:pPr>
              <w:spacing w:before="40" w:after="40" w:line="276" w:lineRule="auto"/>
              <w:jc w:val="center"/>
              <w:rPr>
                <w:lang w:val="de-DE"/>
              </w:rPr>
            </w:pPr>
            <w:r>
              <w:rPr>
                <w:lang w:val="de-DE"/>
              </w:rPr>
              <w:t xml:space="preserve">SAPFeatureMenuBarVisibility </w:t>
            </w:r>
          </w:p>
          <w:p w:rsidR="00D10B75" w:rsidRDefault="00D10B75">
            <w:pPr>
              <w:spacing w:before="40" w:after="40" w:line="276" w:lineRule="auto"/>
              <w:jc w:val="center"/>
              <w:rPr>
                <w:lang w:val="de-DE"/>
              </w:rPr>
            </w:pPr>
            <w:r>
              <w:rPr>
                <w:lang w:val="de-DE"/>
              </w:rPr>
              <w:t xml:space="preserve">Symbol3 </w:t>
            </w:r>
          </w:p>
          <w:p w:rsidR="00D10B75" w:rsidRDefault="00D10B75">
            <w:pPr>
              <w:spacing w:before="40" w:after="40" w:line="276" w:lineRule="auto"/>
              <w:jc w:val="center"/>
              <w:rPr>
                <w:lang w:val="de-DE"/>
              </w:rPr>
            </w:pPr>
            <w:r>
              <w:rPr>
                <w:lang w:val="de-DE"/>
              </w:rPr>
              <w:t>Text3</w:t>
            </w:r>
          </w:p>
          <w:p w:rsidR="00D10B75" w:rsidRDefault="00D10B75">
            <w:pPr>
              <w:spacing w:before="40" w:after="40" w:line="276" w:lineRule="auto"/>
              <w:jc w:val="center"/>
              <w:rPr>
                <w:rFonts w:cs="Arial"/>
                <w:lang w:val="de-DE" w:eastAsia="ja-JP"/>
              </w:rPr>
            </w:pPr>
            <w:r>
              <w:rPr>
                <w:lang w:val="de-DE"/>
              </w:rPr>
              <w:t>Text4</w:t>
            </w:r>
          </w:p>
        </w:tc>
      </w:tr>
    </w:tbl>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Pr="001C1309" w:rsidRDefault="00D10B75" w:rsidP="00D10B75"/>
    <w:p w:rsidR="00D10B75" w:rsidRPr="00D10B75" w:rsidRDefault="00D10B75" w:rsidP="00D10B75">
      <w:pPr>
        <w:pStyle w:val="Heading4"/>
        <w:rPr>
          <w:b w:val="0"/>
          <w:u w:val="single"/>
        </w:rPr>
      </w:pPr>
      <w:r w:rsidRPr="00D10B75">
        <w:rPr>
          <w:b w:val="0"/>
          <w:u w:val="single"/>
        </w:rPr>
        <w:lastRenderedPageBreak/>
        <w:t>CAMERA-FUR-REQ-131150/C-Active Park Assist (APA) Signal - [ApaActvSide2_D_Stat]</w:t>
      </w:r>
    </w:p>
    <w:p w:rsidR="00D10B75" w:rsidRDefault="00D10B75" w:rsidP="00D10B75"/>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5"/>
        <w:gridCol w:w="2435"/>
        <w:gridCol w:w="2435"/>
      </w:tblGrid>
      <w:tr w:rsidR="00D10B75" w:rsidTr="00D10B75">
        <w:trPr>
          <w:cantSplit/>
          <w:trHeight w:val="703"/>
          <w:tblHeader/>
          <w:jc w:val="center"/>
        </w:trPr>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[ApaActvSide2_D_Stat]</w:t>
            </w: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State Encoded:</w:t>
            </w:r>
          </w:p>
          <w:p w:rsidR="00D10B75" w:rsidRDefault="00D10B75">
            <w:pPr>
              <w:spacing w:before="40" w:after="40" w:line="276" w:lineRule="auto"/>
              <w:jc w:val="center"/>
              <w:rPr>
                <w:sz w:val="16"/>
                <w:szCs w:val="16"/>
                <w:lang w:val="de-DE"/>
              </w:rPr>
            </w:pPr>
            <w:r>
              <w:rPr>
                <w:sz w:val="16"/>
                <w:szCs w:val="16"/>
                <w:lang w:val="de-DE"/>
              </w:rPr>
              <w:t>$0: Null</w:t>
            </w:r>
          </w:p>
          <w:p w:rsidR="00D10B75" w:rsidRDefault="00D10B75">
            <w:pPr>
              <w:spacing w:before="40" w:after="40" w:line="276" w:lineRule="auto"/>
              <w:jc w:val="center"/>
              <w:rPr>
                <w:sz w:val="16"/>
                <w:szCs w:val="16"/>
                <w:lang w:val="de-DE"/>
              </w:rPr>
            </w:pPr>
            <w:r>
              <w:rPr>
                <w:sz w:val="16"/>
                <w:szCs w:val="16"/>
                <w:lang w:val="de-DE"/>
              </w:rPr>
              <w:t>$1: Left</w:t>
            </w:r>
          </w:p>
          <w:p w:rsidR="00D10B75" w:rsidRDefault="00D10B75">
            <w:pPr>
              <w:spacing w:before="40" w:after="40" w:line="276" w:lineRule="auto"/>
              <w:jc w:val="center"/>
              <w:rPr>
                <w:sz w:val="16"/>
                <w:szCs w:val="16"/>
                <w:lang w:val="de-DE"/>
              </w:rPr>
            </w:pPr>
            <w:r>
              <w:rPr>
                <w:sz w:val="16"/>
                <w:szCs w:val="16"/>
                <w:lang w:val="de-DE"/>
              </w:rPr>
              <w:t>$2: Right</w:t>
            </w:r>
          </w:p>
          <w:p w:rsidR="00D10B75" w:rsidRDefault="00D10B75">
            <w:pPr>
              <w:spacing w:before="40" w:after="40" w:line="276" w:lineRule="auto"/>
              <w:jc w:val="center"/>
              <w:rPr>
                <w:rFonts w:cs="Arial"/>
                <w:sz w:val="16"/>
                <w:szCs w:val="16"/>
                <w:lang w:val="de-DE" w:eastAsia="ja-JP"/>
              </w:rPr>
            </w:pPr>
            <w:r>
              <w:rPr>
                <w:sz w:val="16"/>
                <w:szCs w:val="16"/>
                <w:lang w:val="de-DE"/>
              </w:rPr>
              <w:t>$3: No_Side</w:t>
            </w: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lang w:val="de-DE"/>
              </w:rPr>
            </w:pPr>
            <w:r>
              <w:rPr>
                <w:lang w:val="de-DE"/>
              </w:rPr>
              <w:t>ScanLeft</w:t>
            </w:r>
          </w:p>
          <w:p w:rsidR="00D10B75" w:rsidRDefault="00D10B75">
            <w:pPr>
              <w:spacing w:before="40" w:after="40" w:line="276" w:lineRule="auto"/>
              <w:jc w:val="center"/>
              <w:rPr>
                <w:lang w:val="de-DE"/>
              </w:rPr>
            </w:pPr>
            <w:r>
              <w:rPr>
                <w:lang w:val="de-DE"/>
              </w:rPr>
              <w:t xml:space="preserve">ScanRight </w:t>
            </w:r>
          </w:p>
          <w:p w:rsidR="00D10B75" w:rsidRDefault="00D10B75">
            <w:pPr>
              <w:spacing w:before="40" w:after="40" w:line="276" w:lineRule="auto"/>
              <w:jc w:val="center"/>
              <w:rPr>
                <w:lang w:val="de-DE"/>
              </w:rPr>
            </w:pPr>
            <w:r>
              <w:rPr>
                <w:lang w:val="de-DE"/>
              </w:rPr>
              <w:t xml:space="preserve">Text1 </w:t>
            </w:r>
          </w:p>
          <w:p w:rsidR="00D10B75" w:rsidRDefault="00D10B75">
            <w:pPr>
              <w:spacing w:before="40" w:after="40" w:line="276" w:lineRule="auto"/>
              <w:jc w:val="center"/>
              <w:rPr>
                <w:lang w:val="de-DE"/>
              </w:rPr>
            </w:pPr>
            <w:r>
              <w:rPr>
                <w:lang w:val="de-DE"/>
              </w:rPr>
              <w:t xml:space="preserve">Text2 </w:t>
            </w:r>
          </w:p>
          <w:p w:rsidR="00D10B75" w:rsidRDefault="00D10B75">
            <w:pPr>
              <w:spacing w:before="40" w:after="40" w:line="276" w:lineRule="auto"/>
              <w:jc w:val="center"/>
              <w:rPr>
                <w:lang w:val="de-DE"/>
              </w:rPr>
            </w:pPr>
            <w:r>
              <w:rPr>
                <w:lang w:val="de-DE"/>
              </w:rPr>
              <w:t>CarLeft</w:t>
            </w:r>
          </w:p>
          <w:p w:rsidR="00D10B75" w:rsidRDefault="00D10B75">
            <w:pPr>
              <w:spacing w:before="40" w:after="40" w:line="276" w:lineRule="auto"/>
              <w:jc w:val="center"/>
              <w:rPr>
                <w:lang w:val="de-DE"/>
              </w:rPr>
            </w:pPr>
            <w:r>
              <w:rPr>
                <w:lang w:val="de-DE"/>
              </w:rPr>
              <w:t>CarRight</w:t>
            </w:r>
          </w:p>
          <w:p w:rsidR="00D10B75" w:rsidRDefault="00D10B75">
            <w:pPr>
              <w:spacing w:before="40" w:after="40" w:line="276" w:lineRule="auto"/>
              <w:jc w:val="center"/>
              <w:rPr>
                <w:lang w:val="de-DE"/>
              </w:rPr>
            </w:pPr>
            <w:r>
              <w:rPr>
                <w:lang w:val="de-DE"/>
              </w:rPr>
              <w:t>ParkScenarioLeft</w:t>
            </w:r>
          </w:p>
          <w:p w:rsidR="00D10B75" w:rsidRDefault="00D10B75">
            <w:pPr>
              <w:spacing w:before="40" w:after="40" w:line="276" w:lineRule="auto"/>
              <w:jc w:val="center"/>
              <w:rPr>
                <w:lang w:val="de-DE"/>
              </w:rPr>
            </w:pPr>
            <w:r>
              <w:rPr>
                <w:lang w:val="de-DE"/>
              </w:rPr>
              <w:t>ParkScenarioRight</w:t>
            </w:r>
          </w:p>
          <w:p w:rsidR="00D10B75" w:rsidRDefault="00D10B75">
            <w:pPr>
              <w:spacing w:before="40" w:after="40" w:line="276" w:lineRule="auto"/>
              <w:jc w:val="center"/>
              <w:rPr>
                <w:lang w:val="de-DE"/>
              </w:rPr>
            </w:pPr>
            <w:r>
              <w:rPr>
                <w:lang w:val="de-DE"/>
              </w:rPr>
              <w:t>ParkInArrow</w:t>
            </w:r>
          </w:p>
          <w:p w:rsidR="00D10B75" w:rsidRDefault="00D10B75">
            <w:pPr>
              <w:spacing w:before="40" w:after="40" w:line="276" w:lineRule="auto"/>
              <w:jc w:val="center"/>
              <w:rPr>
                <w:lang w:val="de-DE"/>
              </w:rPr>
            </w:pPr>
            <w:r>
              <w:rPr>
                <w:lang w:val="de-DE"/>
              </w:rPr>
              <w:t>POAleft</w:t>
            </w:r>
          </w:p>
          <w:p w:rsidR="00D10B75" w:rsidRDefault="00D10B75">
            <w:pPr>
              <w:spacing w:before="40" w:after="40" w:line="276" w:lineRule="auto"/>
              <w:jc w:val="center"/>
              <w:rPr>
                <w:lang w:val="de-DE"/>
              </w:rPr>
            </w:pPr>
            <w:r>
              <w:rPr>
                <w:lang w:val="de-DE"/>
              </w:rPr>
              <w:t>POAright</w:t>
            </w:r>
          </w:p>
          <w:p w:rsidR="00D10B75" w:rsidRDefault="00D10B75">
            <w:pPr>
              <w:spacing w:before="40" w:after="40" w:line="276" w:lineRule="auto"/>
              <w:jc w:val="center"/>
              <w:rPr>
                <w:lang w:val="de-DE"/>
              </w:rPr>
            </w:pPr>
            <w:r>
              <w:rPr>
                <w:lang w:val="de-DE"/>
              </w:rPr>
              <w:t>POArightSelectd</w:t>
            </w:r>
          </w:p>
          <w:p w:rsidR="00D10B75" w:rsidRDefault="00D10B75">
            <w:pPr>
              <w:spacing w:before="40" w:after="40" w:line="276" w:lineRule="auto"/>
              <w:jc w:val="center"/>
              <w:rPr>
                <w:rFonts w:cs="Arial"/>
                <w:lang w:val="de-DE" w:eastAsia="ja-JP"/>
              </w:rPr>
            </w:pPr>
            <w:r>
              <w:rPr>
                <w:lang w:val="de-DE"/>
              </w:rPr>
              <w:t xml:space="preserve">POAleftSelectd </w:t>
            </w:r>
          </w:p>
        </w:tc>
      </w:tr>
    </w:tbl>
    <w:p w:rsidR="00D10B75" w:rsidRPr="0024400E" w:rsidRDefault="00D10B75" w:rsidP="00D10B75"/>
    <w:p w:rsidR="00D10B75" w:rsidRPr="00D10B75" w:rsidRDefault="00D10B75" w:rsidP="00D10B75">
      <w:pPr>
        <w:pStyle w:val="Heading4"/>
        <w:rPr>
          <w:b w:val="0"/>
          <w:u w:val="single"/>
        </w:rPr>
      </w:pPr>
      <w:r w:rsidRPr="00D10B75">
        <w:rPr>
          <w:b w:val="0"/>
          <w:u w:val="single"/>
        </w:rPr>
        <w:t>CAMERA-FUR-REQ-131151/C-Active Park Assist (APA) Signal - [</w:t>
      </w:r>
      <w:proofErr w:type="spellStart"/>
      <w:r w:rsidRPr="00D10B75">
        <w:rPr>
          <w:b w:val="0"/>
          <w:u w:val="single"/>
        </w:rPr>
        <w:t>ApaMde_D_Stat</w:t>
      </w:r>
      <w:proofErr w:type="spellEnd"/>
      <w:r w:rsidRPr="00D10B75">
        <w:rPr>
          <w:b w:val="0"/>
          <w:u w:val="single"/>
        </w:rPr>
        <w:t>]</w:t>
      </w:r>
    </w:p>
    <w:p w:rsidR="00D10B75" w:rsidRDefault="00D10B75" w:rsidP="00D10B75"/>
    <w:tbl>
      <w:tblPr>
        <w:tblW w:w="8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2"/>
        <w:gridCol w:w="2432"/>
        <w:gridCol w:w="3341"/>
      </w:tblGrid>
      <w:tr w:rsidR="00D10B75" w:rsidTr="00D10B75">
        <w:trPr>
          <w:cantSplit/>
          <w:trHeight w:val="703"/>
          <w:tblHeader/>
          <w:jc w:val="center"/>
        </w:trPr>
        <w:tc>
          <w:tcPr>
            <w:tcW w:w="243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334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243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[ApaMde_D_Stat]</w:t>
            </w:r>
          </w:p>
        </w:tc>
        <w:tc>
          <w:tcPr>
            <w:tcW w:w="2433" w:type="dxa"/>
            <w:tcBorders>
              <w:top w:val="single" w:sz="4" w:space="0" w:color="auto"/>
              <w:left w:val="single" w:sz="4" w:space="0" w:color="auto"/>
              <w:bottom w:val="single" w:sz="4" w:space="0" w:color="auto"/>
              <w:right w:val="single" w:sz="4" w:space="0" w:color="auto"/>
            </w:tcBorders>
            <w:vAlign w:val="center"/>
          </w:tcPr>
          <w:p w:rsidR="00D10B75" w:rsidRDefault="00D10B75">
            <w:pPr>
              <w:spacing w:before="40" w:after="40" w:line="276" w:lineRule="auto"/>
              <w:jc w:val="center"/>
              <w:rPr>
                <w:rFonts w:cs="Arial"/>
                <w:lang w:val="de-DE" w:eastAsia="ja-JP"/>
              </w:rPr>
            </w:pPr>
            <w:r>
              <w:rPr>
                <w:lang w:val="de-DE"/>
              </w:rPr>
              <w:t>State Encoded:</w:t>
            </w:r>
          </w:p>
          <w:p w:rsidR="00D10B75" w:rsidRDefault="00D10B75">
            <w:pPr>
              <w:spacing w:before="40" w:after="40" w:line="276" w:lineRule="auto"/>
              <w:jc w:val="center"/>
              <w:rPr>
                <w:sz w:val="16"/>
                <w:szCs w:val="16"/>
                <w:lang w:val="de-DE"/>
              </w:rPr>
            </w:pPr>
            <w:r>
              <w:rPr>
                <w:sz w:val="16"/>
                <w:szCs w:val="16"/>
                <w:lang w:val="de-DE"/>
              </w:rPr>
              <w:t>$0: Null</w:t>
            </w:r>
          </w:p>
          <w:p w:rsidR="00D10B75" w:rsidRDefault="00D10B75">
            <w:pPr>
              <w:spacing w:before="40" w:after="40" w:line="276" w:lineRule="auto"/>
              <w:jc w:val="center"/>
              <w:rPr>
                <w:sz w:val="16"/>
                <w:szCs w:val="16"/>
                <w:lang w:val="de-DE"/>
              </w:rPr>
            </w:pPr>
            <w:r>
              <w:rPr>
                <w:sz w:val="16"/>
                <w:szCs w:val="16"/>
                <w:lang w:val="de-DE"/>
              </w:rPr>
              <w:t>$1: Off</w:t>
            </w:r>
          </w:p>
          <w:p w:rsidR="00D10B75" w:rsidRDefault="00D10B75">
            <w:pPr>
              <w:spacing w:before="40" w:after="40" w:line="276" w:lineRule="auto"/>
              <w:jc w:val="center"/>
              <w:rPr>
                <w:sz w:val="16"/>
                <w:szCs w:val="16"/>
                <w:lang w:val="de-DE"/>
              </w:rPr>
            </w:pPr>
            <w:r>
              <w:rPr>
                <w:sz w:val="16"/>
                <w:szCs w:val="16"/>
                <w:lang w:val="de-DE"/>
              </w:rPr>
              <w:t>$2: SAPP</w:t>
            </w:r>
          </w:p>
          <w:p w:rsidR="00D10B75" w:rsidRDefault="00D10B75">
            <w:pPr>
              <w:spacing w:before="40" w:after="40" w:line="276" w:lineRule="auto"/>
              <w:jc w:val="center"/>
              <w:rPr>
                <w:sz w:val="16"/>
                <w:szCs w:val="16"/>
                <w:lang w:val="de-DE"/>
              </w:rPr>
            </w:pPr>
            <w:r>
              <w:rPr>
                <w:sz w:val="16"/>
                <w:szCs w:val="16"/>
                <w:lang w:val="de-DE"/>
              </w:rPr>
              <w:t>$3: PPA</w:t>
            </w:r>
          </w:p>
          <w:p w:rsidR="00D10B75" w:rsidRDefault="00D10B75">
            <w:pPr>
              <w:spacing w:before="40" w:after="40" w:line="276" w:lineRule="auto"/>
              <w:jc w:val="center"/>
              <w:rPr>
                <w:sz w:val="16"/>
                <w:szCs w:val="16"/>
                <w:lang w:val="de-DE"/>
              </w:rPr>
            </w:pPr>
            <w:r>
              <w:rPr>
                <w:sz w:val="16"/>
                <w:szCs w:val="16"/>
                <w:lang w:val="de-DE"/>
              </w:rPr>
              <w:t>$4: POA</w:t>
            </w:r>
          </w:p>
          <w:p w:rsidR="00D10B75" w:rsidRDefault="00D10B75">
            <w:pPr>
              <w:spacing w:before="40" w:after="40" w:line="276" w:lineRule="auto"/>
              <w:jc w:val="center"/>
              <w:rPr>
                <w:sz w:val="16"/>
                <w:szCs w:val="16"/>
                <w:lang w:val="de-DE"/>
              </w:rPr>
            </w:pPr>
            <w:r>
              <w:rPr>
                <w:sz w:val="16"/>
                <w:szCs w:val="16"/>
                <w:lang w:val="de-DE"/>
              </w:rPr>
              <w:t>$5: NotUsed1</w:t>
            </w:r>
          </w:p>
          <w:p w:rsidR="00D10B75" w:rsidRDefault="00D10B75">
            <w:pPr>
              <w:spacing w:before="40" w:after="40" w:line="276" w:lineRule="auto"/>
              <w:jc w:val="center"/>
              <w:rPr>
                <w:sz w:val="16"/>
                <w:szCs w:val="16"/>
                <w:lang w:val="de-DE"/>
              </w:rPr>
            </w:pPr>
            <w:r>
              <w:rPr>
                <w:sz w:val="16"/>
                <w:szCs w:val="16"/>
                <w:lang w:val="de-DE"/>
              </w:rPr>
              <w:t>$6: NotUsed2</w:t>
            </w:r>
          </w:p>
          <w:p w:rsidR="00D10B75" w:rsidRDefault="00D10B75">
            <w:pPr>
              <w:spacing w:before="40" w:after="40" w:line="276" w:lineRule="auto"/>
              <w:jc w:val="center"/>
              <w:rPr>
                <w:sz w:val="16"/>
                <w:szCs w:val="16"/>
                <w:lang w:val="de-DE"/>
              </w:rPr>
            </w:pPr>
            <w:r>
              <w:rPr>
                <w:sz w:val="16"/>
                <w:szCs w:val="16"/>
                <w:lang w:val="de-DE"/>
              </w:rPr>
              <w:t>$7: NotUsed3</w:t>
            </w:r>
          </w:p>
          <w:p w:rsidR="00D10B75" w:rsidRDefault="00D10B75">
            <w:pPr>
              <w:spacing w:before="40" w:after="40" w:line="276" w:lineRule="auto"/>
              <w:jc w:val="center"/>
              <w:rPr>
                <w:rFonts w:cs="Arial"/>
                <w:sz w:val="16"/>
                <w:szCs w:val="16"/>
                <w:lang w:val="de-DE" w:eastAsia="ja-JP"/>
              </w:rPr>
            </w:pPr>
          </w:p>
        </w:tc>
        <w:tc>
          <w:tcPr>
            <w:tcW w:w="33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lang w:val="de-DE"/>
              </w:rPr>
            </w:pPr>
            <w:r>
              <w:rPr>
                <w:lang w:val="de-DE"/>
              </w:rPr>
              <w:t>ScanLeft</w:t>
            </w:r>
          </w:p>
          <w:p w:rsidR="00D10B75" w:rsidRDefault="00D10B75">
            <w:pPr>
              <w:spacing w:before="40" w:after="40" w:line="276" w:lineRule="auto"/>
              <w:jc w:val="center"/>
              <w:rPr>
                <w:lang w:val="de-DE"/>
              </w:rPr>
            </w:pPr>
            <w:r>
              <w:rPr>
                <w:lang w:val="de-DE"/>
              </w:rPr>
              <w:t>ScanRight</w:t>
            </w:r>
          </w:p>
          <w:p w:rsidR="00D10B75" w:rsidRDefault="00D10B75">
            <w:pPr>
              <w:spacing w:before="40" w:after="40" w:line="276" w:lineRule="auto"/>
              <w:jc w:val="center"/>
              <w:rPr>
                <w:lang w:val="de-DE"/>
              </w:rPr>
            </w:pPr>
            <w:r>
              <w:rPr>
                <w:lang w:val="de-DE"/>
              </w:rPr>
              <w:t>Symbol1</w:t>
            </w:r>
          </w:p>
          <w:p w:rsidR="00D10B75" w:rsidRDefault="00D10B75">
            <w:pPr>
              <w:spacing w:before="40" w:after="40" w:line="276" w:lineRule="auto"/>
              <w:jc w:val="center"/>
              <w:rPr>
                <w:lang w:val="de-DE"/>
              </w:rPr>
            </w:pPr>
            <w:r>
              <w:rPr>
                <w:lang w:val="de-DE"/>
              </w:rPr>
              <w:t xml:space="preserve">Symbol2 </w:t>
            </w:r>
          </w:p>
          <w:p w:rsidR="00D10B75" w:rsidRDefault="00D10B75">
            <w:pPr>
              <w:spacing w:before="40" w:after="40" w:line="276" w:lineRule="auto"/>
              <w:jc w:val="center"/>
              <w:rPr>
                <w:lang w:val="de-DE"/>
              </w:rPr>
            </w:pPr>
            <w:r>
              <w:rPr>
                <w:lang w:val="de-DE"/>
              </w:rPr>
              <w:t xml:space="preserve">Text1 </w:t>
            </w:r>
          </w:p>
          <w:p w:rsidR="00D10B75" w:rsidRDefault="00D10B75">
            <w:pPr>
              <w:spacing w:before="40" w:after="40" w:line="276" w:lineRule="auto"/>
              <w:jc w:val="center"/>
              <w:rPr>
                <w:lang w:val="de-DE"/>
              </w:rPr>
            </w:pPr>
            <w:r>
              <w:rPr>
                <w:lang w:val="de-DE"/>
              </w:rPr>
              <w:t xml:space="preserve">Text2 </w:t>
            </w:r>
          </w:p>
          <w:p w:rsidR="00D10B75" w:rsidRDefault="00D10B75">
            <w:pPr>
              <w:spacing w:before="40" w:after="40" w:line="276" w:lineRule="auto"/>
              <w:jc w:val="center"/>
              <w:rPr>
                <w:lang w:val="de-DE"/>
              </w:rPr>
            </w:pPr>
            <w:r>
              <w:rPr>
                <w:lang w:val="de-DE"/>
              </w:rPr>
              <w:t>CarLeft</w:t>
            </w:r>
          </w:p>
          <w:p w:rsidR="00D10B75" w:rsidRDefault="00D10B75">
            <w:pPr>
              <w:spacing w:before="40" w:after="40" w:line="276" w:lineRule="auto"/>
              <w:jc w:val="center"/>
              <w:rPr>
                <w:lang w:val="de-DE"/>
              </w:rPr>
            </w:pPr>
            <w:r>
              <w:rPr>
                <w:lang w:val="de-DE"/>
              </w:rPr>
              <w:t>CarRight</w:t>
            </w:r>
          </w:p>
          <w:p w:rsidR="00D10B75" w:rsidRDefault="00D10B75">
            <w:pPr>
              <w:spacing w:before="40" w:after="40" w:line="276" w:lineRule="auto"/>
              <w:jc w:val="center"/>
              <w:rPr>
                <w:lang w:val="de-DE"/>
              </w:rPr>
            </w:pPr>
            <w:r>
              <w:rPr>
                <w:lang w:val="de-DE"/>
              </w:rPr>
              <w:t xml:space="preserve">CarPOA </w:t>
            </w:r>
          </w:p>
          <w:p w:rsidR="00D10B75" w:rsidRDefault="00D10B75">
            <w:pPr>
              <w:spacing w:before="40" w:after="40" w:line="276" w:lineRule="auto"/>
              <w:jc w:val="center"/>
              <w:rPr>
                <w:lang w:val="de-DE"/>
              </w:rPr>
            </w:pPr>
            <w:r>
              <w:rPr>
                <w:lang w:val="de-DE"/>
              </w:rPr>
              <w:t>ParkScenarioLeft</w:t>
            </w:r>
          </w:p>
          <w:p w:rsidR="00D10B75" w:rsidRDefault="00D10B75">
            <w:pPr>
              <w:spacing w:before="40" w:after="40" w:line="276" w:lineRule="auto"/>
              <w:jc w:val="center"/>
              <w:rPr>
                <w:lang w:val="de-DE"/>
              </w:rPr>
            </w:pPr>
            <w:r>
              <w:rPr>
                <w:lang w:val="de-DE"/>
              </w:rPr>
              <w:t xml:space="preserve">ParkScenarioRight </w:t>
            </w:r>
          </w:p>
          <w:p w:rsidR="00D10B75" w:rsidRDefault="00D10B75">
            <w:pPr>
              <w:spacing w:before="40" w:after="40" w:line="276" w:lineRule="auto"/>
              <w:jc w:val="center"/>
              <w:rPr>
                <w:lang w:val="de-DE"/>
              </w:rPr>
            </w:pPr>
            <w:r>
              <w:rPr>
                <w:lang w:val="de-DE"/>
              </w:rPr>
              <w:t xml:space="preserve">ParkScenarioPOA </w:t>
            </w:r>
          </w:p>
          <w:p w:rsidR="00D10B75" w:rsidRDefault="00D10B75">
            <w:pPr>
              <w:spacing w:before="40" w:after="40" w:line="276" w:lineRule="auto"/>
              <w:jc w:val="center"/>
              <w:rPr>
                <w:lang w:val="de-DE"/>
              </w:rPr>
            </w:pPr>
            <w:r>
              <w:rPr>
                <w:lang w:val="de-DE"/>
              </w:rPr>
              <w:t xml:space="preserve">ParkInArrow </w:t>
            </w:r>
          </w:p>
          <w:p w:rsidR="00D10B75" w:rsidRDefault="00D10B75">
            <w:pPr>
              <w:spacing w:before="40" w:after="40" w:line="276" w:lineRule="auto"/>
              <w:jc w:val="center"/>
              <w:rPr>
                <w:lang w:val="de-DE"/>
              </w:rPr>
            </w:pPr>
            <w:r>
              <w:rPr>
                <w:lang w:val="de-DE"/>
              </w:rPr>
              <w:t>POAleft</w:t>
            </w:r>
          </w:p>
          <w:p w:rsidR="00D10B75" w:rsidRDefault="00D10B75">
            <w:pPr>
              <w:spacing w:before="40" w:after="40" w:line="276" w:lineRule="auto"/>
              <w:jc w:val="center"/>
              <w:rPr>
                <w:lang w:val="de-DE"/>
              </w:rPr>
            </w:pPr>
            <w:r>
              <w:rPr>
                <w:lang w:val="de-DE"/>
              </w:rPr>
              <w:t xml:space="preserve">POAright </w:t>
            </w:r>
          </w:p>
          <w:p w:rsidR="00D10B75" w:rsidRDefault="00D10B75">
            <w:pPr>
              <w:spacing w:before="40" w:after="40" w:line="276" w:lineRule="auto"/>
              <w:jc w:val="center"/>
              <w:rPr>
                <w:lang w:val="de-DE"/>
              </w:rPr>
            </w:pPr>
            <w:r>
              <w:rPr>
                <w:lang w:val="de-DE"/>
              </w:rPr>
              <w:t>POArightSelectd</w:t>
            </w:r>
          </w:p>
          <w:p w:rsidR="00D10B75" w:rsidRDefault="00D10B75">
            <w:pPr>
              <w:spacing w:before="40" w:after="40" w:line="276" w:lineRule="auto"/>
              <w:jc w:val="center"/>
              <w:rPr>
                <w:lang w:val="de-DE"/>
              </w:rPr>
            </w:pPr>
            <w:r>
              <w:rPr>
                <w:lang w:val="de-DE"/>
              </w:rPr>
              <w:t xml:space="preserve">POAleftSelectd </w:t>
            </w:r>
          </w:p>
          <w:p w:rsidR="00D10B75" w:rsidRDefault="00D10B75">
            <w:pPr>
              <w:spacing w:before="40" w:after="40" w:line="276" w:lineRule="auto"/>
              <w:jc w:val="center"/>
              <w:rPr>
                <w:lang w:val="de-DE"/>
              </w:rPr>
            </w:pPr>
            <w:r>
              <w:rPr>
                <w:lang w:val="de-DE"/>
              </w:rPr>
              <w:t xml:space="preserve">SAPFeatureMenuBarHighlight </w:t>
            </w:r>
          </w:p>
          <w:p w:rsidR="00D10B75" w:rsidRDefault="00D10B75">
            <w:pPr>
              <w:spacing w:before="40" w:after="40" w:line="276" w:lineRule="auto"/>
              <w:jc w:val="center"/>
              <w:rPr>
                <w:lang w:val="de-DE"/>
              </w:rPr>
            </w:pPr>
            <w:r>
              <w:rPr>
                <w:lang w:val="de-DE"/>
              </w:rPr>
              <w:t>Symbol3</w:t>
            </w:r>
          </w:p>
          <w:p w:rsidR="00D10B75" w:rsidRDefault="00D10B75">
            <w:pPr>
              <w:spacing w:before="40" w:after="40" w:line="276" w:lineRule="auto"/>
              <w:jc w:val="center"/>
              <w:rPr>
                <w:lang w:val="de-DE"/>
              </w:rPr>
            </w:pPr>
            <w:r>
              <w:rPr>
                <w:lang w:val="de-DE"/>
              </w:rPr>
              <w:t>Text3</w:t>
            </w:r>
          </w:p>
          <w:p w:rsidR="00D10B75" w:rsidRDefault="00D10B75">
            <w:pPr>
              <w:spacing w:before="40" w:after="40" w:line="276" w:lineRule="auto"/>
              <w:jc w:val="center"/>
              <w:rPr>
                <w:rFonts w:cs="Arial"/>
                <w:lang w:val="de-DE" w:eastAsia="ja-JP"/>
              </w:rPr>
            </w:pPr>
            <w:r>
              <w:rPr>
                <w:lang w:val="de-DE"/>
              </w:rPr>
              <w:t>Text4</w:t>
            </w:r>
          </w:p>
        </w:tc>
      </w:tr>
    </w:tbl>
    <w:p w:rsidR="00D10B75" w:rsidRPr="00D10B75" w:rsidRDefault="00D10B75" w:rsidP="00D10B75">
      <w:pPr>
        <w:pStyle w:val="Heading4"/>
        <w:rPr>
          <w:b w:val="0"/>
          <w:u w:val="single"/>
        </w:rPr>
      </w:pPr>
      <w:r w:rsidRPr="00D10B75">
        <w:rPr>
          <w:b w:val="0"/>
          <w:u w:val="single"/>
        </w:rPr>
        <w:lastRenderedPageBreak/>
        <w:t>CAMERA-FUR-REQ-131152/C-Active Park Assist (APA) Signal - [</w:t>
      </w:r>
      <w:proofErr w:type="spellStart"/>
      <w:r w:rsidRPr="00D10B75">
        <w:rPr>
          <w:b w:val="0"/>
          <w:u w:val="single"/>
        </w:rPr>
        <w:t>ApaSelSapp_D_Stat</w:t>
      </w:r>
      <w:proofErr w:type="spellEnd"/>
      <w:r w:rsidRPr="00D10B75">
        <w:rPr>
          <w:b w:val="0"/>
          <w:u w:val="single"/>
        </w:rPr>
        <w:t>]</w:t>
      </w:r>
    </w:p>
    <w:p w:rsidR="00D10B75" w:rsidRDefault="00D10B75" w:rsidP="00D10B75"/>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5"/>
        <w:gridCol w:w="2435"/>
        <w:gridCol w:w="2435"/>
      </w:tblGrid>
      <w:tr w:rsidR="00D10B75" w:rsidTr="00D10B75">
        <w:trPr>
          <w:cantSplit/>
          <w:trHeight w:val="703"/>
          <w:tblHeader/>
          <w:jc w:val="center"/>
        </w:trPr>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[ApaSelSapp_D_Stat]</w:t>
            </w: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State Encoded:</w:t>
            </w:r>
          </w:p>
          <w:p w:rsidR="00D10B75" w:rsidRDefault="00D10B75">
            <w:pPr>
              <w:spacing w:before="40" w:after="40" w:line="276" w:lineRule="auto"/>
              <w:jc w:val="center"/>
              <w:rPr>
                <w:sz w:val="16"/>
                <w:szCs w:val="16"/>
                <w:lang w:val="de-DE"/>
              </w:rPr>
            </w:pPr>
            <w:r>
              <w:rPr>
                <w:sz w:val="16"/>
                <w:szCs w:val="16"/>
                <w:lang w:val="de-DE"/>
              </w:rPr>
              <w:t>$0: Null</w:t>
            </w:r>
          </w:p>
          <w:p w:rsidR="00D10B75" w:rsidRDefault="00D10B75">
            <w:pPr>
              <w:spacing w:before="40" w:after="40" w:line="276" w:lineRule="auto"/>
              <w:jc w:val="center"/>
              <w:rPr>
                <w:sz w:val="16"/>
                <w:szCs w:val="16"/>
                <w:lang w:val="de-DE"/>
              </w:rPr>
            </w:pPr>
            <w:r>
              <w:rPr>
                <w:sz w:val="16"/>
                <w:szCs w:val="16"/>
                <w:lang w:val="de-DE"/>
              </w:rPr>
              <w:t>$1: Selectable</w:t>
            </w:r>
          </w:p>
          <w:p w:rsidR="00D10B75" w:rsidRDefault="00D10B75">
            <w:pPr>
              <w:spacing w:before="40" w:after="40" w:line="276" w:lineRule="auto"/>
              <w:jc w:val="center"/>
              <w:rPr>
                <w:sz w:val="16"/>
                <w:szCs w:val="16"/>
                <w:lang w:val="de-DE"/>
              </w:rPr>
            </w:pPr>
            <w:r>
              <w:rPr>
                <w:sz w:val="16"/>
                <w:szCs w:val="16"/>
                <w:lang w:val="de-DE"/>
              </w:rPr>
              <w:t>$2: NotSelectable</w:t>
            </w:r>
          </w:p>
          <w:p w:rsidR="00D10B75" w:rsidRDefault="00D10B75">
            <w:pPr>
              <w:spacing w:before="40" w:after="40" w:line="276" w:lineRule="auto"/>
              <w:jc w:val="center"/>
              <w:rPr>
                <w:rFonts w:cs="Arial"/>
                <w:lang w:val="de-DE" w:eastAsia="ja-JP"/>
              </w:rPr>
            </w:pPr>
            <w:r>
              <w:rPr>
                <w:sz w:val="16"/>
                <w:szCs w:val="16"/>
                <w:lang w:val="de-DE"/>
              </w:rPr>
              <w:t>$3: NotConfigured</w:t>
            </w: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N/A*</w:t>
            </w:r>
          </w:p>
        </w:tc>
      </w:tr>
    </w:tbl>
    <w:p w:rsidR="00D10B75" w:rsidRDefault="00D10B75" w:rsidP="00D10B75"/>
    <w:p w:rsidR="00D10B75" w:rsidRDefault="00D10B75" w:rsidP="00D10B75">
      <w:pPr>
        <w:jc w:val="center"/>
      </w:pPr>
      <w:r>
        <w:t>*Signal is defined here to protect-for future use.</w:t>
      </w:r>
    </w:p>
    <w:p w:rsidR="00D10B75" w:rsidRPr="007C74E2" w:rsidRDefault="00D10B75" w:rsidP="00D10B75"/>
    <w:p w:rsidR="00D10B75" w:rsidRPr="00D10B75" w:rsidRDefault="00D10B75" w:rsidP="00D10B75">
      <w:pPr>
        <w:pStyle w:val="Heading4"/>
        <w:rPr>
          <w:b w:val="0"/>
          <w:u w:val="single"/>
        </w:rPr>
      </w:pPr>
      <w:r w:rsidRPr="00D10B75">
        <w:rPr>
          <w:b w:val="0"/>
          <w:u w:val="single"/>
        </w:rPr>
        <w:t>CAMERA-FUR-REQ-131153/C-Active Park Assist (APA) Signal - [</w:t>
      </w:r>
      <w:proofErr w:type="spellStart"/>
      <w:r w:rsidRPr="00D10B75">
        <w:rPr>
          <w:b w:val="0"/>
          <w:u w:val="single"/>
        </w:rPr>
        <w:t>ApaSelPpa_D_Stat</w:t>
      </w:r>
      <w:proofErr w:type="spellEnd"/>
      <w:r w:rsidRPr="00D10B75">
        <w:rPr>
          <w:b w:val="0"/>
          <w:u w:val="single"/>
        </w:rPr>
        <w:t>]</w:t>
      </w:r>
    </w:p>
    <w:p w:rsidR="00D10B75" w:rsidRDefault="00D10B75" w:rsidP="00D10B75"/>
    <w:tbl>
      <w:tblPr>
        <w:tblW w:w="8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6"/>
        <w:gridCol w:w="2437"/>
        <w:gridCol w:w="3200"/>
      </w:tblGrid>
      <w:tr w:rsidR="00D10B75" w:rsidTr="00D10B75">
        <w:trPr>
          <w:cantSplit/>
          <w:trHeight w:val="703"/>
          <w:tblHeader/>
          <w:jc w:val="center"/>
        </w:trPr>
        <w:tc>
          <w:tcPr>
            <w:tcW w:w="243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320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24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[ApaSelPpa_D_Stat]</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State Encoded:</w:t>
            </w:r>
          </w:p>
          <w:p w:rsidR="00D10B75" w:rsidRDefault="00D10B75">
            <w:pPr>
              <w:spacing w:before="40" w:after="40" w:line="276" w:lineRule="auto"/>
              <w:jc w:val="center"/>
              <w:rPr>
                <w:sz w:val="16"/>
                <w:szCs w:val="16"/>
                <w:lang w:val="de-DE"/>
              </w:rPr>
            </w:pPr>
            <w:r>
              <w:rPr>
                <w:sz w:val="16"/>
                <w:szCs w:val="16"/>
                <w:lang w:val="de-DE"/>
              </w:rPr>
              <w:t>$0: Null</w:t>
            </w:r>
          </w:p>
          <w:p w:rsidR="00D10B75" w:rsidRDefault="00D10B75">
            <w:pPr>
              <w:spacing w:before="40" w:after="40" w:line="276" w:lineRule="auto"/>
              <w:jc w:val="center"/>
              <w:rPr>
                <w:sz w:val="16"/>
                <w:szCs w:val="16"/>
                <w:lang w:val="de-DE"/>
              </w:rPr>
            </w:pPr>
            <w:r>
              <w:rPr>
                <w:sz w:val="16"/>
                <w:szCs w:val="16"/>
                <w:lang w:val="de-DE"/>
              </w:rPr>
              <w:t>$1: Selectable</w:t>
            </w:r>
          </w:p>
          <w:p w:rsidR="00D10B75" w:rsidRDefault="00D10B75">
            <w:pPr>
              <w:spacing w:before="40" w:after="40" w:line="276" w:lineRule="auto"/>
              <w:jc w:val="center"/>
              <w:rPr>
                <w:sz w:val="16"/>
                <w:szCs w:val="16"/>
                <w:lang w:val="de-DE"/>
              </w:rPr>
            </w:pPr>
            <w:r>
              <w:rPr>
                <w:sz w:val="16"/>
                <w:szCs w:val="16"/>
                <w:lang w:val="de-DE"/>
              </w:rPr>
              <w:t>$2: NotSelectable</w:t>
            </w:r>
          </w:p>
          <w:p w:rsidR="00D10B75" w:rsidRDefault="00D10B75">
            <w:pPr>
              <w:spacing w:before="40" w:after="40" w:line="276" w:lineRule="auto"/>
              <w:jc w:val="center"/>
              <w:rPr>
                <w:rFonts w:cs="Arial"/>
                <w:lang w:val="de-DE" w:eastAsia="ja-JP"/>
              </w:rPr>
            </w:pPr>
            <w:r>
              <w:rPr>
                <w:sz w:val="16"/>
                <w:szCs w:val="16"/>
                <w:lang w:val="de-DE"/>
              </w:rPr>
              <w:t>$3: NotConfigured</w:t>
            </w:r>
          </w:p>
        </w:tc>
        <w:tc>
          <w:tcPr>
            <w:tcW w:w="32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lang w:val="de-DE"/>
              </w:rPr>
            </w:pPr>
            <w:r>
              <w:rPr>
                <w:lang w:val="de-DE"/>
              </w:rPr>
              <w:t>SAPFeatureMenuBarGreyout</w:t>
            </w:r>
          </w:p>
          <w:p w:rsidR="00D10B75" w:rsidRDefault="00D10B75">
            <w:pPr>
              <w:spacing w:before="40" w:after="40" w:line="276" w:lineRule="auto"/>
              <w:jc w:val="center"/>
              <w:rPr>
                <w:rFonts w:cs="Arial"/>
                <w:lang w:val="de-DE" w:eastAsia="ja-JP"/>
              </w:rPr>
            </w:pPr>
            <w:r>
              <w:rPr>
                <w:lang w:val="de-DE"/>
              </w:rPr>
              <w:t>SAPFeatureMenuBarContent</w:t>
            </w:r>
          </w:p>
        </w:tc>
      </w:tr>
    </w:tbl>
    <w:p w:rsidR="00D10B75" w:rsidRPr="005719A9" w:rsidRDefault="00D10B75" w:rsidP="00D10B75"/>
    <w:p w:rsidR="00D10B75" w:rsidRPr="00D10B75" w:rsidRDefault="00D10B75" w:rsidP="00D10B75">
      <w:pPr>
        <w:pStyle w:val="Heading4"/>
        <w:rPr>
          <w:b w:val="0"/>
          <w:u w:val="single"/>
        </w:rPr>
      </w:pPr>
      <w:r w:rsidRPr="00D10B75">
        <w:rPr>
          <w:b w:val="0"/>
          <w:u w:val="single"/>
        </w:rPr>
        <w:t>CAMERA-FUR-REQ-131154/C-Active Park Assist (APA) Signal - [</w:t>
      </w:r>
      <w:proofErr w:type="spellStart"/>
      <w:r w:rsidRPr="00D10B75">
        <w:rPr>
          <w:b w:val="0"/>
          <w:u w:val="single"/>
        </w:rPr>
        <w:t>ApaSelPoa_D_Stat</w:t>
      </w:r>
      <w:proofErr w:type="spellEnd"/>
      <w:r w:rsidRPr="00D10B75">
        <w:rPr>
          <w:b w:val="0"/>
          <w:u w:val="single"/>
        </w:rPr>
        <w:t>]</w:t>
      </w:r>
    </w:p>
    <w:p w:rsidR="00D10B75" w:rsidRDefault="00D10B75" w:rsidP="00D10B75"/>
    <w:tbl>
      <w:tblPr>
        <w:tblW w:w="8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6"/>
        <w:gridCol w:w="2437"/>
        <w:gridCol w:w="3212"/>
      </w:tblGrid>
      <w:tr w:rsidR="00D10B75" w:rsidTr="00D10B75">
        <w:trPr>
          <w:cantSplit/>
          <w:trHeight w:val="703"/>
          <w:tblHeader/>
          <w:jc w:val="center"/>
        </w:trPr>
        <w:tc>
          <w:tcPr>
            <w:tcW w:w="243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321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24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[ApaSelPoa_D_Stat]</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State Encoded:</w:t>
            </w:r>
          </w:p>
          <w:p w:rsidR="00D10B75" w:rsidRDefault="00D10B75">
            <w:pPr>
              <w:spacing w:before="40" w:after="40" w:line="276" w:lineRule="auto"/>
              <w:jc w:val="center"/>
              <w:rPr>
                <w:sz w:val="16"/>
                <w:szCs w:val="16"/>
                <w:lang w:val="de-DE"/>
              </w:rPr>
            </w:pPr>
            <w:r>
              <w:rPr>
                <w:sz w:val="16"/>
                <w:szCs w:val="16"/>
                <w:lang w:val="de-DE"/>
              </w:rPr>
              <w:t>$0: Null</w:t>
            </w:r>
          </w:p>
          <w:p w:rsidR="00D10B75" w:rsidRDefault="00D10B75">
            <w:pPr>
              <w:spacing w:before="40" w:after="40" w:line="276" w:lineRule="auto"/>
              <w:jc w:val="center"/>
              <w:rPr>
                <w:sz w:val="16"/>
                <w:szCs w:val="16"/>
                <w:lang w:val="de-DE"/>
              </w:rPr>
            </w:pPr>
            <w:r>
              <w:rPr>
                <w:sz w:val="16"/>
                <w:szCs w:val="16"/>
                <w:lang w:val="de-DE"/>
              </w:rPr>
              <w:t>$1: Selectable</w:t>
            </w:r>
          </w:p>
          <w:p w:rsidR="00D10B75" w:rsidRDefault="00D10B75">
            <w:pPr>
              <w:spacing w:before="40" w:after="40" w:line="276" w:lineRule="auto"/>
              <w:jc w:val="center"/>
              <w:rPr>
                <w:sz w:val="16"/>
                <w:szCs w:val="16"/>
                <w:lang w:val="de-DE"/>
              </w:rPr>
            </w:pPr>
            <w:r>
              <w:rPr>
                <w:sz w:val="16"/>
                <w:szCs w:val="16"/>
                <w:lang w:val="de-DE"/>
              </w:rPr>
              <w:t>$2: NotSelectable</w:t>
            </w:r>
          </w:p>
          <w:p w:rsidR="00D10B75" w:rsidRDefault="00D10B75">
            <w:pPr>
              <w:spacing w:before="40" w:after="40" w:line="276" w:lineRule="auto"/>
              <w:jc w:val="center"/>
              <w:rPr>
                <w:rFonts w:cs="Arial"/>
                <w:sz w:val="16"/>
                <w:szCs w:val="16"/>
                <w:lang w:val="de-DE" w:eastAsia="ja-JP"/>
              </w:rPr>
            </w:pPr>
            <w:r>
              <w:rPr>
                <w:sz w:val="16"/>
                <w:szCs w:val="16"/>
                <w:lang w:val="de-DE"/>
              </w:rPr>
              <w:t>$3: NotConfigured</w:t>
            </w:r>
          </w:p>
        </w:tc>
        <w:tc>
          <w:tcPr>
            <w:tcW w:w="321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SAPFeatureMenuBarGreyout</w:t>
            </w:r>
          </w:p>
        </w:tc>
      </w:tr>
    </w:tbl>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Default="00D10B75" w:rsidP="00D10B75"/>
    <w:p w:rsidR="00D10B75" w:rsidRPr="00A03491" w:rsidRDefault="00D10B75" w:rsidP="00D10B75"/>
    <w:p w:rsidR="00D10B75" w:rsidRPr="00D10B75" w:rsidRDefault="00D10B75" w:rsidP="00D10B75">
      <w:pPr>
        <w:pStyle w:val="Heading4"/>
        <w:rPr>
          <w:b w:val="0"/>
          <w:u w:val="single"/>
        </w:rPr>
      </w:pPr>
      <w:r w:rsidRPr="00D10B75">
        <w:rPr>
          <w:b w:val="0"/>
          <w:u w:val="single"/>
        </w:rPr>
        <w:lastRenderedPageBreak/>
        <w:t>CAMERA-FUR-REQ-131155/C-Active Park Assist (APA) Signal - [</w:t>
      </w:r>
      <w:proofErr w:type="spellStart"/>
      <w:r w:rsidRPr="00D10B75">
        <w:rPr>
          <w:b w:val="0"/>
          <w:u w:val="single"/>
        </w:rPr>
        <w:t>ApaScan_D_Stat</w:t>
      </w:r>
      <w:proofErr w:type="spellEnd"/>
      <w:r w:rsidRPr="00D10B75">
        <w:rPr>
          <w:b w:val="0"/>
          <w:u w:val="single"/>
        </w:rPr>
        <w:t>]</w:t>
      </w:r>
    </w:p>
    <w:p w:rsidR="00D10B75" w:rsidRDefault="00D10B75" w:rsidP="00D10B75"/>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5"/>
        <w:gridCol w:w="2435"/>
        <w:gridCol w:w="2435"/>
      </w:tblGrid>
      <w:tr w:rsidR="00D10B75" w:rsidTr="00D10B75">
        <w:trPr>
          <w:cantSplit/>
          <w:trHeight w:val="703"/>
          <w:tblHeader/>
          <w:jc w:val="center"/>
        </w:trPr>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[ApaScan_D_Stat]</w:t>
            </w: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State Encoded:</w:t>
            </w:r>
          </w:p>
          <w:p w:rsidR="00D10B75" w:rsidRDefault="00D10B75">
            <w:pPr>
              <w:spacing w:before="40" w:after="40" w:line="276" w:lineRule="auto"/>
              <w:jc w:val="center"/>
              <w:rPr>
                <w:sz w:val="16"/>
                <w:szCs w:val="16"/>
                <w:lang w:val="de-DE"/>
              </w:rPr>
            </w:pPr>
            <w:r>
              <w:rPr>
                <w:sz w:val="16"/>
                <w:szCs w:val="16"/>
                <w:lang w:val="de-DE"/>
              </w:rPr>
              <w:t>$0: Null</w:t>
            </w:r>
          </w:p>
          <w:p w:rsidR="00D10B75" w:rsidRDefault="00D10B75">
            <w:pPr>
              <w:spacing w:before="40" w:after="40" w:line="276" w:lineRule="auto"/>
              <w:jc w:val="center"/>
              <w:rPr>
                <w:sz w:val="16"/>
                <w:szCs w:val="16"/>
                <w:lang w:val="de-DE"/>
              </w:rPr>
            </w:pPr>
            <w:r>
              <w:rPr>
                <w:sz w:val="16"/>
                <w:szCs w:val="16"/>
                <w:lang w:val="de-DE"/>
              </w:rPr>
              <w:t>$1: NoParkSlot</w:t>
            </w:r>
          </w:p>
          <w:p w:rsidR="00D10B75" w:rsidRDefault="00D10B75">
            <w:pPr>
              <w:spacing w:before="40" w:after="40" w:line="276" w:lineRule="auto"/>
              <w:jc w:val="center"/>
              <w:rPr>
                <w:sz w:val="16"/>
                <w:szCs w:val="16"/>
                <w:lang w:val="de-DE"/>
              </w:rPr>
            </w:pPr>
            <w:r>
              <w:rPr>
                <w:sz w:val="16"/>
                <w:szCs w:val="16"/>
                <w:lang w:val="de-DE"/>
              </w:rPr>
              <w:t>$2: ParkSlotFound</w:t>
            </w:r>
          </w:p>
          <w:p w:rsidR="00D10B75" w:rsidRDefault="00D10B75">
            <w:pPr>
              <w:spacing w:before="40" w:after="40" w:line="276" w:lineRule="auto"/>
              <w:jc w:val="center"/>
              <w:rPr>
                <w:rFonts w:cs="Arial"/>
                <w:sz w:val="16"/>
                <w:szCs w:val="16"/>
                <w:lang w:val="de-DE" w:eastAsia="ja-JP"/>
              </w:rPr>
            </w:pPr>
            <w:r>
              <w:rPr>
                <w:sz w:val="16"/>
                <w:szCs w:val="16"/>
                <w:lang w:val="de-DE"/>
              </w:rPr>
              <w:t>$3: ParkSlotReady</w:t>
            </w: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lang w:val="de-DE"/>
              </w:rPr>
            </w:pPr>
            <w:r>
              <w:rPr>
                <w:lang w:val="de-DE"/>
              </w:rPr>
              <w:t>Symbol1</w:t>
            </w:r>
          </w:p>
          <w:p w:rsidR="00D10B75" w:rsidRDefault="00D10B75">
            <w:pPr>
              <w:spacing w:before="40" w:after="40" w:line="276" w:lineRule="auto"/>
              <w:jc w:val="center"/>
              <w:rPr>
                <w:lang w:val="de-DE"/>
              </w:rPr>
            </w:pPr>
            <w:r>
              <w:rPr>
                <w:lang w:val="de-DE"/>
              </w:rPr>
              <w:t xml:space="preserve">Symbol2 </w:t>
            </w:r>
          </w:p>
          <w:p w:rsidR="00D10B75" w:rsidRDefault="00D10B75">
            <w:pPr>
              <w:spacing w:before="40" w:after="40" w:line="276" w:lineRule="auto"/>
              <w:jc w:val="center"/>
              <w:rPr>
                <w:lang w:val="de-DE"/>
              </w:rPr>
            </w:pPr>
            <w:r>
              <w:rPr>
                <w:lang w:val="de-DE"/>
              </w:rPr>
              <w:t xml:space="preserve">Text1 </w:t>
            </w:r>
          </w:p>
          <w:p w:rsidR="00D10B75" w:rsidRDefault="00D10B75">
            <w:pPr>
              <w:spacing w:before="40" w:after="40" w:line="276" w:lineRule="auto"/>
              <w:jc w:val="center"/>
              <w:rPr>
                <w:lang w:val="de-DE"/>
              </w:rPr>
            </w:pPr>
            <w:r>
              <w:rPr>
                <w:lang w:val="de-DE"/>
              </w:rPr>
              <w:t xml:space="preserve">Text2 </w:t>
            </w:r>
          </w:p>
          <w:p w:rsidR="00D10B75" w:rsidRDefault="00D10B75">
            <w:pPr>
              <w:spacing w:before="40" w:after="40" w:line="276" w:lineRule="auto"/>
              <w:jc w:val="center"/>
              <w:rPr>
                <w:lang w:val="de-DE"/>
              </w:rPr>
            </w:pPr>
            <w:r>
              <w:rPr>
                <w:lang w:val="de-DE"/>
              </w:rPr>
              <w:t>ParkScenarioLeft</w:t>
            </w:r>
          </w:p>
          <w:p w:rsidR="00D10B75" w:rsidRDefault="00D10B75">
            <w:pPr>
              <w:spacing w:before="40" w:after="40" w:line="276" w:lineRule="auto"/>
              <w:jc w:val="center"/>
              <w:rPr>
                <w:lang w:val="de-DE"/>
              </w:rPr>
            </w:pPr>
            <w:r>
              <w:rPr>
                <w:lang w:val="de-DE"/>
              </w:rPr>
              <w:t xml:space="preserve">ParkScenarioRight </w:t>
            </w:r>
          </w:p>
          <w:p w:rsidR="00D10B75" w:rsidRDefault="00D10B75">
            <w:pPr>
              <w:spacing w:before="40" w:after="40" w:line="276" w:lineRule="auto"/>
              <w:jc w:val="center"/>
              <w:rPr>
                <w:lang w:val="de-DE"/>
              </w:rPr>
            </w:pPr>
            <w:r>
              <w:rPr>
                <w:lang w:val="de-DE"/>
              </w:rPr>
              <w:t>ParkInArrow</w:t>
            </w:r>
          </w:p>
          <w:p w:rsidR="00D10B75" w:rsidRDefault="00D10B75">
            <w:pPr>
              <w:spacing w:before="40" w:after="40" w:line="276" w:lineRule="auto"/>
              <w:jc w:val="center"/>
              <w:rPr>
                <w:lang w:val="de-DE"/>
              </w:rPr>
            </w:pPr>
            <w:r>
              <w:rPr>
                <w:lang w:val="de-DE"/>
              </w:rPr>
              <w:t>POArightSelectd</w:t>
            </w:r>
          </w:p>
          <w:p w:rsidR="00D10B75" w:rsidRDefault="00D10B75">
            <w:pPr>
              <w:spacing w:before="40" w:after="40" w:line="276" w:lineRule="auto"/>
              <w:jc w:val="center"/>
              <w:rPr>
                <w:rFonts w:cs="Arial"/>
                <w:lang w:val="de-DE" w:eastAsia="ja-JP"/>
              </w:rPr>
            </w:pPr>
            <w:r>
              <w:rPr>
                <w:lang w:val="de-DE"/>
              </w:rPr>
              <w:t xml:space="preserve">POAleftSelectd </w:t>
            </w:r>
          </w:p>
        </w:tc>
      </w:tr>
    </w:tbl>
    <w:p w:rsidR="00D10B75" w:rsidRPr="00BE5532" w:rsidRDefault="00D10B75" w:rsidP="00D10B75"/>
    <w:p w:rsidR="00D10B75" w:rsidRPr="00D10B75" w:rsidRDefault="00D10B75" w:rsidP="00D10B75">
      <w:pPr>
        <w:pStyle w:val="Heading4"/>
        <w:rPr>
          <w:b w:val="0"/>
          <w:u w:val="single"/>
        </w:rPr>
      </w:pPr>
      <w:r w:rsidRPr="00D10B75">
        <w:rPr>
          <w:b w:val="0"/>
          <w:u w:val="single"/>
        </w:rPr>
        <w:t>CAMERA-FUR-REQ-131156/D-Active Park Assist (APA) Signal - [</w:t>
      </w:r>
      <w:proofErr w:type="spellStart"/>
      <w:r w:rsidRPr="00D10B75">
        <w:rPr>
          <w:b w:val="0"/>
          <w:u w:val="single"/>
        </w:rPr>
        <w:t>ApaLongCtl_D_RqDrv</w:t>
      </w:r>
      <w:proofErr w:type="spellEnd"/>
      <w:r w:rsidRPr="00D10B75">
        <w:rPr>
          <w:b w:val="0"/>
          <w:u w:val="single"/>
        </w:rPr>
        <w:t>]</w:t>
      </w:r>
    </w:p>
    <w:p w:rsidR="00D10B75" w:rsidRPr="00AE06BC" w:rsidRDefault="00D10B75" w:rsidP="00D10B75"/>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51"/>
        <w:gridCol w:w="2437"/>
        <w:gridCol w:w="2437"/>
      </w:tblGrid>
      <w:tr w:rsidR="00D10B75" w:rsidTr="00D10B75">
        <w:trPr>
          <w:cantSplit/>
          <w:trHeight w:val="703"/>
          <w:tblHeader/>
          <w:jc w:val="center"/>
        </w:trPr>
        <w:tc>
          <w:tcPr>
            <w:tcW w:w="375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37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[ApaLongCtl_D_RqDrv]</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State Encoded:</w:t>
            </w:r>
          </w:p>
          <w:p w:rsidR="00D10B75" w:rsidRDefault="00D10B75">
            <w:pPr>
              <w:spacing w:before="40" w:after="40" w:line="276" w:lineRule="auto"/>
              <w:jc w:val="center"/>
              <w:rPr>
                <w:sz w:val="16"/>
                <w:szCs w:val="16"/>
                <w:lang w:val="de-DE"/>
              </w:rPr>
            </w:pPr>
            <w:r>
              <w:rPr>
                <w:sz w:val="16"/>
                <w:szCs w:val="16"/>
                <w:lang w:val="de-DE"/>
              </w:rPr>
              <w:t>$0: Null</w:t>
            </w:r>
          </w:p>
          <w:p w:rsidR="00D10B75" w:rsidRDefault="00D10B75">
            <w:pPr>
              <w:spacing w:before="40" w:after="40" w:line="276" w:lineRule="auto"/>
              <w:jc w:val="center"/>
              <w:rPr>
                <w:sz w:val="16"/>
                <w:szCs w:val="16"/>
                <w:lang w:val="de-DE"/>
              </w:rPr>
            </w:pPr>
            <w:r>
              <w:rPr>
                <w:sz w:val="16"/>
                <w:szCs w:val="16"/>
                <w:lang w:val="de-DE"/>
              </w:rPr>
              <w:t>$1: NoRequest</w:t>
            </w:r>
          </w:p>
          <w:p w:rsidR="00D10B75" w:rsidRDefault="00D10B75">
            <w:pPr>
              <w:spacing w:before="40" w:after="40" w:line="276" w:lineRule="auto"/>
              <w:jc w:val="center"/>
              <w:rPr>
                <w:sz w:val="16"/>
                <w:szCs w:val="16"/>
                <w:lang w:val="de-DE"/>
              </w:rPr>
            </w:pPr>
            <w:r>
              <w:rPr>
                <w:sz w:val="16"/>
                <w:szCs w:val="16"/>
                <w:lang w:val="de-DE"/>
              </w:rPr>
              <w:t>$2: Stop</w:t>
            </w:r>
          </w:p>
          <w:p w:rsidR="00D10B75" w:rsidRDefault="00D10B75">
            <w:pPr>
              <w:spacing w:before="40" w:after="40" w:line="276" w:lineRule="auto"/>
              <w:jc w:val="center"/>
              <w:rPr>
                <w:sz w:val="16"/>
                <w:szCs w:val="16"/>
                <w:lang w:val="de-DE"/>
              </w:rPr>
            </w:pPr>
            <w:r>
              <w:rPr>
                <w:sz w:val="16"/>
                <w:szCs w:val="16"/>
                <w:lang w:val="de-DE"/>
              </w:rPr>
              <w:t>$3: DriveForward</w:t>
            </w:r>
          </w:p>
          <w:p w:rsidR="00D10B75" w:rsidRDefault="00D10B75">
            <w:pPr>
              <w:spacing w:before="40" w:after="40" w:line="276" w:lineRule="auto"/>
              <w:jc w:val="center"/>
              <w:rPr>
                <w:sz w:val="16"/>
                <w:szCs w:val="16"/>
                <w:lang w:val="de-DE"/>
              </w:rPr>
            </w:pPr>
            <w:r>
              <w:rPr>
                <w:sz w:val="16"/>
                <w:szCs w:val="16"/>
                <w:lang w:val="de-DE"/>
              </w:rPr>
              <w:t>$4: DriveBackward</w:t>
            </w:r>
          </w:p>
          <w:p w:rsidR="00D10B75" w:rsidRDefault="00D10B75">
            <w:pPr>
              <w:spacing w:before="40" w:after="40" w:line="276" w:lineRule="auto"/>
              <w:jc w:val="center"/>
              <w:rPr>
                <w:sz w:val="16"/>
                <w:szCs w:val="16"/>
                <w:lang w:val="de-DE"/>
              </w:rPr>
            </w:pPr>
            <w:r>
              <w:rPr>
                <w:sz w:val="16"/>
                <w:szCs w:val="16"/>
                <w:lang w:val="de-DE"/>
              </w:rPr>
              <w:t>$5: ReleaseBrake</w:t>
            </w:r>
          </w:p>
          <w:p w:rsidR="00D10B75" w:rsidRDefault="00D10B75">
            <w:pPr>
              <w:spacing w:before="40" w:after="40" w:line="276" w:lineRule="auto"/>
              <w:jc w:val="center"/>
              <w:rPr>
                <w:sz w:val="16"/>
                <w:szCs w:val="16"/>
                <w:lang w:val="de-DE"/>
              </w:rPr>
            </w:pPr>
            <w:r>
              <w:rPr>
                <w:sz w:val="16"/>
                <w:szCs w:val="16"/>
                <w:lang w:val="de-DE"/>
              </w:rPr>
              <w:t>$6: NotUsed1</w:t>
            </w:r>
          </w:p>
          <w:p w:rsidR="00D10B75" w:rsidRDefault="00D10B75">
            <w:pPr>
              <w:spacing w:before="40" w:after="40" w:line="276" w:lineRule="auto"/>
              <w:jc w:val="center"/>
              <w:rPr>
                <w:rFonts w:cs="Arial"/>
                <w:lang w:val="de-DE" w:eastAsia="ja-JP"/>
              </w:rPr>
            </w:pPr>
            <w:r>
              <w:rPr>
                <w:sz w:val="16"/>
                <w:szCs w:val="16"/>
                <w:lang w:val="de-DE"/>
              </w:rPr>
              <w:t>$7: NotUsed2</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lang w:val="de-DE"/>
              </w:rPr>
            </w:pPr>
            <w:r>
              <w:rPr>
                <w:lang w:val="de-DE"/>
              </w:rPr>
              <w:t>Symbol1</w:t>
            </w:r>
          </w:p>
          <w:p w:rsidR="00D10B75" w:rsidRDefault="00D10B75">
            <w:pPr>
              <w:spacing w:before="40" w:after="40" w:line="276" w:lineRule="auto"/>
              <w:jc w:val="center"/>
              <w:rPr>
                <w:lang w:val="de-DE"/>
              </w:rPr>
            </w:pPr>
            <w:r>
              <w:rPr>
                <w:lang w:val="de-DE"/>
              </w:rPr>
              <w:t xml:space="preserve">Symbol2 </w:t>
            </w:r>
          </w:p>
          <w:p w:rsidR="00D10B75" w:rsidRDefault="00D10B75">
            <w:pPr>
              <w:spacing w:before="40" w:after="40" w:line="276" w:lineRule="auto"/>
              <w:jc w:val="center"/>
              <w:rPr>
                <w:lang w:val="de-DE"/>
              </w:rPr>
            </w:pPr>
            <w:r>
              <w:rPr>
                <w:lang w:val="de-DE"/>
              </w:rPr>
              <w:t xml:space="preserve">Text1 </w:t>
            </w:r>
          </w:p>
          <w:p w:rsidR="00D10B75" w:rsidRDefault="00D10B75">
            <w:pPr>
              <w:spacing w:before="40" w:after="40" w:line="276" w:lineRule="auto"/>
              <w:jc w:val="center"/>
              <w:rPr>
                <w:lang w:val="de-DE"/>
              </w:rPr>
            </w:pPr>
            <w:r>
              <w:rPr>
                <w:lang w:val="de-DE"/>
              </w:rPr>
              <w:t xml:space="preserve">Text2 </w:t>
            </w:r>
          </w:p>
          <w:p w:rsidR="00D10B75" w:rsidRDefault="00D10B75">
            <w:pPr>
              <w:spacing w:before="40" w:after="40" w:line="276" w:lineRule="auto"/>
              <w:jc w:val="center"/>
              <w:rPr>
                <w:lang w:val="de-DE"/>
              </w:rPr>
            </w:pPr>
            <w:r>
              <w:rPr>
                <w:lang w:val="de-DE"/>
              </w:rPr>
              <w:t xml:space="preserve">ParkInArrow </w:t>
            </w:r>
          </w:p>
          <w:p w:rsidR="00D10B75" w:rsidRDefault="00D10B75">
            <w:pPr>
              <w:spacing w:before="40" w:after="40" w:line="276" w:lineRule="auto"/>
              <w:jc w:val="center"/>
              <w:rPr>
                <w:lang w:val="de-DE"/>
              </w:rPr>
            </w:pPr>
            <w:r>
              <w:rPr>
                <w:lang w:val="de-DE"/>
              </w:rPr>
              <w:t xml:space="preserve">Symbol3 </w:t>
            </w:r>
          </w:p>
          <w:p w:rsidR="00D10B75" w:rsidRDefault="00D10B75">
            <w:pPr>
              <w:spacing w:before="40" w:after="40" w:line="276" w:lineRule="auto"/>
              <w:jc w:val="center"/>
              <w:rPr>
                <w:lang w:val="de-DE"/>
              </w:rPr>
            </w:pPr>
            <w:r>
              <w:rPr>
                <w:lang w:val="de-DE"/>
              </w:rPr>
              <w:t>Text3</w:t>
            </w:r>
          </w:p>
          <w:p w:rsidR="00D10B75" w:rsidRDefault="00D10B75">
            <w:pPr>
              <w:spacing w:before="40" w:after="40" w:line="276" w:lineRule="auto"/>
              <w:jc w:val="center"/>
              <w:rPr>
                <w:rFonts w:cs="Arial"/>
                <w:lang w:val="de-DE" w:eastAsia="ja-JP"/>
              </w:rPr>
            </w:pPr>
            <w:r>
              <w:rPr>
                <w:lang w:val="de-DE"/>
              </w:rPr>
              <w:t>Text4</w:t>
            </w:r>
          </w:p>
        </w:tc>
      </w:tr>
    </w:tbl>
    <w:p w:rsidR="00D10B75" w:rsidRPr="00604574" w:rsidRDefault="00D10B75" w:rsidP="00D10B75"/>
    <w:p w:rsidR="00D10B75" w:rsidRPr="00D10B75" w:rsidRDefault="00D10B75" w:rsidP="00D10B75">
      <w:pPr>
        <w:pStyle w:val="Heading4"/>
        <w:rPr>
          <w:b w:val="0"/>
          <w:u w:val="single"/>
        </w:rPr>
      </w:pPr>
      <w:r w:rsidRPr="00D10B75">
        <w:rPr>
          <w:b w:val="0"/>
          <w:u w:val="single"/>
        </w:rPr>
        <w:t>CAMERA-FUR-REQ-131157/C-Active Park Assist (APA) Signal - [</w:t>
      </w:r>
      <w:proofErr w:type="spellStart"/>
      <w:r w:rsidRPr="00D10B75">
        <w:rPr>
          <w:b w:val="0"/>
          <w:u w:val="single"/>
        </w:rPr>
        <w:t>ApaGearShif_D_RqDrv</w:t>
      </w:r>
      <w:proofErr w:type="spellEnd"/>
      <w:r w:rsidRPr="00D10B75">
        <w:rPr>
          <w:b w:val="0"/>
          <w:u w:val="single"/>
        </w:rPr>
        <w:t>]</w:t>
      </w:r>
    </w:p>
    <w:p w:rsidR="00D10B75" w:rsidRDefault="00D10B75" w:rsidP="00D10B75"/>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51"/>
        <w:gridCol w:w="2437"/>
        <w:gridCol w:w="2437"/>
      </w:tblGrid>
      <w:tr w:rsidR="00D10B75" w:rsidTr="00D10B75">
        <w:trPr>
          <w:cantSplit/>
          <w:trHeight w:val="703"/>
          <w:tblHeader/>
          <w:jc w:val="center"/>
        </w:trPr>
        <w:tc>
          <w:tcPr>
            <w:tcW w:w="375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37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[ApaGearShif_D_RqDrv]</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State Encoded:</w:t>
            </w:r>
          </w:p>
          <w:p w:rsidR="00D10B75" w:rsidRDefault="00D10B75">
            <w:pPr>
              <w:spacing w:before="40" w:after="40" w:line="276" w:lineRule="auto"/>
              <w:jc w:val="center"/>
              <w:rPr>
                <w:sz w:val="16"/>
                <w:szCs w:val="16"/>
                <w:lang w:val="de-DE"/>
              </w:rPr>
            </w:pPr>
            <w:r>
              <w:rPr>
                <w:sz w:val="16"/>
                <w:szCs w:val="16"/>
                <w:lang w:val="de-DE"/>
              </w:rPr>
              <w:t>$0: Null</w:t>
            </w:r>
          </w:p>
          <w:p w:rsidR="00D10B75" w:rsidRDefault="00D10B75">
            <w:pPr>
              <w:spacing w:before="40" w:after="40" w:line="276" w:lineRule="auto"/>
              <w:jc w:val="center"/>
              <w:rPr>
                <w:sz w:val="16"/>
                <w:szCs w:val="16"/>
                <w:lang w:val="de-DE"/>
              </w:rPr>
            </w:pPr>
            <w:r>
              <w:rPr>
                <w:sz w:val="16"/>
                <w:szCs w:val="16"/>
                <w:lang w:val="de-DE"/>
              </w:rPr>
              <w:t>$1: NoRequest</w:t>
            </w:r>
          </w:p>
          <w:p w:rsidR="00D10B75" w:rsidRDefault="00D10B75">
            <w:pPr>
              <w:spacing w:before="40" w:after="40" w:line="276" w:lineRule="auto"/>
              <w:jc w:val="center"/>
              <w:rPr>
                <w:sz w:val="16"/>
                <w:szCs w:val="16"/>
                <w:lang w:val="de-DE"/>
              </w:rPr>
            </w:pPr>
            <w:r>
              <w:rPr>
                <w:sz w:val="16"/>
                <w:szCs w:val="16"/>
                <w:lang w:val="de-DE"/>
              </w:rPr>
              <w:t>$2: ShiftToR</w:t>
            </w:r>
          </w:p>
          <w:p w:rsidR="00D10B75" w:rsidRDefault="00D10B75">
            <w:pPr>
              <w:spacing w:before="40" w:after="40" w:line="276" w:lineRule="auto"/>
              <w:jc w:val="center"/>
              <w:rPr>
                <w:sz w:val="16"/>
                <w:szCs w:val="16"/>
                <w:lang w:val="de-DE"/>
              </w:rPr>
            </w:pPr>
            <w:r>
              <w:rPr>
                <w:sz w:val="16"/>
                <w:szCs w:val="16"/>
                <w:lang w:val="de-DE"/>
              </w:rPr>
              <w:t>$3: ShiftToD</w:t>
            </w:r>
          </w:p>
          <w:p w:rsidR="00D10B75" w:rsidRDefault="00D10B75">
            <w:pPr>
              <w:spacing w:before="40" w:after="40" w:line="276" w:lineRule="auto"/>
              <w:jc w:val="center"/>
              <w:rPr>
                <w:sz w:val="16"/>
                <w:szCs w:val="16"/>
                <w:lang w:val="de-DE"/>
              </w:rPr>
            </w:pPr>
            <w:r>
              <w:rPr>
                <w:sz w:val="16"/>
                <w:szCs w:val="16"/>
                <w:lang w:val="de-DE"/>
              </w:rPr>
              <w:t>$4: ShiftToN</w:t>
            </w:r>
          </w:p>
          <w:p w:rsidR="00D10B75" w:rsidRDefault="00D10B75">
            <w:pPr>
              <w:spacing w:before="40" w:after="40" w:line="276" w:lineRule="auto"/>
              <w:jc w:val="center"/>
              <w:rPr>
                <w:sz w:val="16"/>
                <w:szCs w:val="16"/>
                <w:lang w:val="de-DE"/>
              </w:rPr>
            </w:pPr>
            <w:r>
              <w:rPr>
                <w:sz w:val="16"/>
                <w:szCs w:val="16"/>
                <w:lang w:val="de-DE"/>
              </w:rPr>
              <w:t>$5: ShiftToP</w:t>
            </w:r>
          </w:p>
          <w:p w:rsidR="00D10B75" w:rsidRDefault="00D10B75">
            <w:pPr>
              <w:spacing w:before="40" w:after="40" w:line="276" w:lineRule="auto"/>
              <w:jc w:val="center"/>
              <w:rPr>
                <w:sz w:val="16"/>
                <w:szCs w:val="16"/>
                <w:lang w:val="de-DE"/>
              </w:rPr>
            </w:pPr>
            <w:r>
              <w:rPr>
                <w:sz w:val="16"/>
                <w:szCs w:val="16"/>
                <w:lang w:val="de-DE"/>
              </w:rPr>
              <w:t>$6: NotUsed1</w:t>
            </w:r>
          </w:p>
          <w:p w:rsidR="00D10B75" w:rsidRDefault="00D10B75">
            <w:pPr>
              <w:spacing w:before="40" w:after="40" w:line="276" w:lineRule="auto"/>
              <w:jc w:val="center"/>
              <w:rPr>
                <w:rFonts w:cs="Arial"/>
                <w:lang w:val="de-DE" w:eastAsia="ja-JP"/>
              </w:rPr>
            </w:pPr>
            <w:r>
              <w:rPr>
                <w:sz w:val="16"/>
                <w:szCs w:val="16"/>
                <w:lang w:val="de-DE"/>
              </w:rPr>
              <w:t>$7: NotUsed2</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lang w:val="de-DE"/>
              </w:rPr>
            </w:pPr>
            <w:r>
              <w:rPr>
                <w:lang w:val="de-DE"/>
              </w:rPr>
              <w:t>Symbol1</w:t>
            </w:r>
          </w:p>
          <w:p w:rsidR="00D10B75" w:rsidRDefault="00D10B75">
            <w:pPr>
              <w:spacing w:before="40" w:after="40" w:line="276" w:lineRule="auto"/>
              <w:jc w:val="center"/>
              <w:rPr>
                <w:lang w:val="de-DE"/>
              </w:rPr>
            </w:pPr>
            <w:r>
              <w:rPr>
                <w:lang w:val="de-DE"/>
              </w:rPr>
              <w:t xml:space="preserve">Symbol2 </w:t>
            </w:r>
          </w:p>
          <w:p w:rsidR="00D10B75" w:rsidRDefault="00D10B75">
            <w:pPr>
              <w:spacing w:before="40" w:after="40" w:line="276" w:lineRule="auto"/>
              <w:jc w:val="center"/>
              <w:rPr>
                <w:lang w:val="de-DE"/>
              </w:rPr>
            </w:pPr>
            <w:r>
              <w:rPr>
                <w:lang w:val="de-DE"/>
              </w:rPr>
              <w:t xml:space="preserve">Text1 </w:t>
            </w:r>
          </w:p>
          <w:p w:rsidR="00D10B75" w:rsidRDefault="00D10B75">
            <w:pPr>
              <w:spacing w:before="40" w:after="40" w:line="276" w:lineRule="auto"/>
              <w:jc w:val="center"/>
              <w:rPr>
                <w:lang w:val="de-DE"/>
              </w:rPr>
            </w:pPr>
            <w:r>
              <w:rPr>
                <w:lang w:val="de-DE"/>
              </w:rPr>
              <w:t xml:space="preserve">Text2 </w:t>
            </w:r>
          </w:p>
          <w:p w:rsidR="00D10B75" w:rsidRDefault="00D10B75">
            <w:pPr>
              <w:spacing w:before="40" w:after="40" w:line="276" w:lineRule="auto"/>
              <w:jc w:val="center"/>
              <w:rPr>
                <w:lang w:val="de-DE"/>
              </w:rPr>
            </w:pPr>
            <w:r>
              <w:rPr>
                <w:lang w:val="de-DE"/>
              </w:rPr>
              <w:t>ParkInArrow</w:t>
            </w:r>
          </w:p>
          <w:p w:rsidR="00D10B75" w:rsidRDefault="00D10B75">
            <w:pPr>
              <w:spacing w:before="40" w:after="40" w:line="276" w:lineRule="auto"/>
              <w:jc w:val="center"/>
              <w:rPr>
                <w:lang w:val="de-DE"/>
              </w:rPr>
            </w:pPr>
            <w:r>
              <w:rPr>
                <w:lang w:val="de-DE"/>
              </w:rPr>
              <w:t xml:space="preserve">Symbol3 </w:t>
            </w:r>
          </w:p>
          <w:p w:rsidR="00D10B75" w:rsidRDefault="00D10B75">
            <w:pPr>
              <w:spacing w:before="40" w:after="40" w:line="276" w:lineRule="auto"/>
              <w:jc w:val="center"/>
              <w:rPr>
                <w:lang w:val="de-DE"/>
              </w:rPr>
            </w:pPr>
            <w:r>
              <w:rPr>
                <w:lang w:val="de-DE"/>
              </w:rPr>
              <w:t>Text3</w:t>
            </w:r>
          </w:p>
          <w:p w:rsidR="00D10B75" w:rsidRDefault="00D10B75">
            <w:pPr>
              <w:spacing w:before="40" w:after="40" w:line="276" w:lineRule="auto"/>
              <w:jc w:val="center"/>
              <w:rPr>
                <w:rFonts w:cs="Arial"/>
                <w:lang w:val="de-DE" w:eastAsia="ja-JP"/>
              </w:rPr>
            </w:pPr>
            <w:r>
              <w:rPr>
                <w:lang w:val="de-DE"/>
              </w:rPr>
              <w:t>Text4</w:t>
            </w:r>
          </w:p>
        </w:tc>
      </w:tr>
    </w:tbl>
    <w:p w:rsidR="00D10B75" w:rsidRDefault="00D10B75" w:rsidP="00D10B75"/>
    <w:p w:rsidR="00D10B75" w:rsidRPr="005D35D3" w:rsidRDefault="00D10B75" w:rsidP="00D10B75"/>
    <w:p w:rsidR="00D10B75" w:rsidRPr="00D10B75" w:rsidRDefault="00D10B75" w:rsidP="00D10B75">
      <w:pPr>
        <w:pStyle w:val="Heading4"/>
        <w:rPr>
          <w:b w:val="0"/>
          <w:u w:val="single"/>
        </w:rPr>
      </w:pPr>
      <w:r w:rsidRPr="00D10B75">
        <w:rPr>
          <w:b w:val="0"/>
          <w:u w:val="single"/>
        </w:rPr>
        <w:lastRenderedPageBreak/>
        <w:t>CAMERA-FUR-REQ-131158/C-Active Park Assist (APA) Signal - [</w:t>
      </w:r>
      <w:proofErr w:type="spellStart"/>
      <w:r w:rsidRPr="00D10B75">
        <w:rPr>
          <w:b w:val="0"/>
          <w:u w:val="single"/>
        </w:rPr>
        <w:t>ApaSteWhl_D_RqDrv</w:t>
      </w:r>
      <w:proofErr w:type="spellEnd"/>
      <w:r w:rsidRPr="00D10B75">
        <w:rPr>
          <w:b w:val="0"/>
          <w:u w:val="single"/>
        </w:rPr>
        <w:t>]</w:t>
      </w:r>
    </w:p>
    <w:p w:rsidR="00D10B75" w:rsidRDefault="00D10B75" w:rsidP="00D10B75"/>
    <w:tbl>
      <w:tblPr>
        <w:tblW w:w="8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50"/>
        <w:gridCol w:w="2437"/>
        <w:gridCol w:w="2437"/>
      </w:tblGrid>
      <w:tr w:rsidR="00D10B75" w:rsidTr="00D10B75">
        <w:trPr>
          <w:cantSplit/>
          <w:trHeight w:val="703"/>
          <w:tblHeader/>
          <w:jc w:val="center"/>
        </w:trPr>
        <w:tc>
          <w:tcPr>
            <w:tcW w:w="375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37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[ApaSteWhl_D_RqDrv]</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State Encoded:</w:t>
            </w:r>
          </w:p>
          <w:p w:rsidR="00D10B75" w:rsidRDefault="00D10B75">
            <w:pPr>
              <w:spacing w:before="40" w:after="40" w:line="276" w:lineRule="auto"/>
              <w:jc w:val="center"/>
              <w:rPr>
                <w:sz w:val="16"/>
                <w:szCs w:val="16"/>
                <w:lang w:val="de-DE"/>
              </w:rPr>
            </w:pPr>
            <w:r>
              <w:rPr>
                <w:sz w:val="16"/>
                <w:szCs w:val="16"/>
                <w:lang w:val="de-DE"/>
              </w:rPr>
              <w:t>$0: Null</w:t>
            </w:r>
          </w:p>
          <w:p w:rsidR="00D10B75" w:rsidRDefault="00D10B75">
            <w:pPr>
              <w:spacing w:before="40" w:after="40" w:line="276" w:lineRule="auto"/>
              <w:jc w:val="center"/>
              <w:rPr>
                <w:sz w:val="16"/>
                <w:szCs w:val="16"/>
                <w:lang w:val="de-DE"/>
              </w:rPr>
            </w:pPr>
            <w:r>
              <w:rPr>
                <w:sz w:val="16"/>
                <w:szCs w:val="16"/>
                <w:lang w:val="de-DE"/>
              </w:rPr>
              <w:t>$1: NoRequest</w:t>
            </w:r>
          </w:p>
          <w:p w:rsidR="00D10B75" w:rsidRDefault="00D10B75">
            <w:pPr>
              <w:spacing w:before="40" w:after="40" w:line="276" w:lineRule="auto"/>
              <w:jc w:val="center"/>
              <w:rPr>
                <w:sz w:val="16"/>
                <w:szCs w:val="16"/>
                <w:lang w:val="de-DE"/>
              </w:rPr>
            </w:pPr>
            <w:r>
              <w:rPr>
                <w:sz w:val="16"/>
                <w:szCs w:val="16"/>
                <w:lang w:val="de-DE"/>
              </w:rPr>
              <w:t>$2: RemoveHands</w:t>
            </w:r>
          </w:p>
          <w:p w:rsidR="00D10B75" w:rsidRDefault="00D10B75">
            <w:pPr>
              <w:spacing w:before="40" w:after="40" w:line="276" w:lineRule="auto"/>
              <w:jc w:val="center"/>
              <w:rPr>
                <w:rFonts w:cs="Arial"/>
                <w:sz w:val="16"/>
                <w:szCs w:val="16"/>
                <w:lang w:val="de-DE" w:eastAsia="ja-JP"/>
              </w:rPr>
            </w:pPr>
            <w:r>
              <w:rPr>
                <w:sz w:val="16"/>
                <w:szCs w:val="16"/>
                <w:lang w:val="de-DE"/>
              </w:rPr>
              <w:t>$3: TakeControl</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lang w:val="de-DE"/>
              </w:rPr>
            </w:pPr>
            <w:r>
              <w:rPr>
                <w:lang w:val="de-DE"/>
              </w:rPr>
              <w:t>Symbol1</w:t>
            </w:r>
          </w:p>
          <w:p w:rsidR="00D10B75" w:rsidRDefault="00D10B75">
            <w:pPr>
              <w:spacing w:before="40" w:after="40" w:line="276" w:lineRule="auto"/>
              <w:jc w:val="center"/>
              <w:rPr>
                <w:lang w:val="de-DE"/>
              </w:rPr>
            </w:pPr>
            <w:r>
              <w:rPr>
                <w:lang w:val="de-DE"/>
              </w:rPr>
              <w:t xml:space="preserve">Symbol2 </w:t>
            </w:r>
          </w:p>
          <w:p w:rsidR="00D10B75" w:rsidRDefault="00D10B75">
            <w:pPr>
              <w:spacing w:before="40" w:after="40" w:line="276" w:lineRule="auto"/>
              <w:jc w:val="center"/>
              <w:rPr>
                <w:lang w:val="de-DE"/>
              </w:rPr>
            </w:pPr>
            <w:r>
              <w:rPr>
                <w:lang w:val="de-DE"/>
              </w:rPr>
              <w:t xml:space="preserve">Text1 </w:t>
            </w:r>
          </w:p>
          <w:p w:rsidR="00D10B75" w:rsidRDefault="00D10B75">
            <w:pPr>
              <w:spacing w:before="40" w:after="40" w:line="276" w:lineRule="auto"/>
              <w:jc w:val="center"/>
              <w:rPr>
                <w:lang w:val="de-DE"/>
              </w:rPr>
            </w:pPr>
            <w:r>
              <w:rPr>
                <w:lang w:val="de-DE"/>
              </w:rPr>
              <w:t xml:space="preserve">Text2 </w:t>
            </w:r>
          </w:p>
          <w:p w:rsidR="00D10B75" w:rsidRDefault="00D10B75">
            <w:pPr>
              <w:spacing w:before="40" w:after="40" w:line="276" w:lineRule="auto"/>
              <w:jc w:val="center"/>
              <w:rPr>
                <w:lang w:val="de-DE"/>
              </w:rPr>
            </w:pPr>
            <w:r>
              <w:rPr>
                <w:lang w:val="de-DE"/>
              </w:rPr>
              <w:t xml:space="preserve">ParkInArrow </w:t>
            </w:r>
          </w:p>
          <w:p w:rsidR="00D10B75" w:rsidRDefault="00D10B75">
            <w:pPr>
              <w:spacing w:before="40" w:after="40" w:line="276" w:lineRule="auto"/>
              <w:jc w:val="center"/>
              <w:rPr>
                <w:lang w:val="de-DE"/>
              </w:rPr>
            </w:pPr>
            <w:r>
              <w:rPr>
                <w:lang w:val="de-DE"/>
              </w:rPr>
              <w:t xml:space="preserve">Symbol3 </w:t>
            </w:r>
          </w:p>
          <w:p w:rsidR="00D10B75" w:rsidRDefault="00D10B75">
            <w:pPr>
              <w:spacing w:before="40" w:after="40" w:line="276" w:lineRule="auto"/>
              <w:jc w:val="center"/>
              <w:rPr>
                <w:lang w:val="de-DE"/>
              </w:rPr>
            </w:pPr>
            <w:r>
              <w:rPr>
                <w:lang w:val="de-DE"/>
              </w:rPr>
              <w:t>Text3</w:t>
            </w:r>
          </w:p>
          <w:p w:rsidR="00D10B75" w:rsidRDefault="00D10B75">
            <w:pPr>
              <w:spacing w:before="40" w:after="40" w:line="276" w:lineRule="auto"/>
              <w:jc w:val="center"/>
              <w:rPr>
                <w:rFonts w:cs="Arial"/>
                <w:lang w:val="de-DE" w:eastAsia="ja-JP"/>
              </w:rPr>
            </w:pPr>
            <w:r>
              <w:rPr>
                <w:lang w:val="de-DE"/>
              </w:rPr>
              <w:t>Text4</w:t>
            </w:r>
          </w:p>
        </w:tc>
      </w:tr>
    </w:tbl>
    <w:p w:rsidR="00D10B75" w:rsidRPr="00E02B3E" w:rsidRDefault="00D10B75" w:rsidP="00D10B75"/>
    <w:p w:rsidR="00D10B75" w:rsidRPr="00D10B75" w:rsidRDefault="00D10B75" w:rsidP="00D10B75">
      <w:pPr>
        <w:pStyle w:val="Heading4"/>
        <w:rPr>
          <w:b w:val="0"/>
          <w:u w:val="single"/>
        </w:rPr>
      </w:pPr>
      <w:r w:rsidRPr="00D10B75">
        <w:rPr>
          <w:b w:val="0"/>
          <w:u w:val="single"/>
        </w:rPr>
        <w:t>CAMERA-FUR-REQ-131159/E-Active Park Assist (APA) Signal - [</w:t>
      </w:r>
      <w:proofErr w:type="spellStart"/>
      <w:r w:rsidRPr="00D10B75">
        <w:rPr>
          <w:b w:val="0"/>
          <w:u w:val="single"/>
        </w:rPr>
        <w:t>ApaAcsy_D_RqDrv</w:t>
      </w:r>
      <w:proofErr w:type="spellEnd"/>
      <w:r w:rsidRPr="00D10B75">
        <w:rPr>
          <w:b w:val="0"/>
          <w:u w:val="single"/>
        </w:rPr>
        <w:t>]</w:t>
      </w:r>
    </w:p>
    <w:p w:rsidR="00D10B75" w:rsidRPr="00AE06BC" w:rsidRDefault="00D10B75" w:rsidP="00D10B75"/>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1"/>
        <w:gridCol w:w="2437"/>
        <w:gridCol w:w="2437"/>
      </w:tblGrid>
      <w:tr w:rsidR="00D10B75" w:rsidTr="00D10B75">
        <w:trPr>
          <w:cantSplit/>
          <w:trHeight w:val="703"/>
          <w:tblHeader/>
          <w:jc w:val="center"/>
        </w:trPr>
        <w:tc>
          <w:tcPr>
            <w:tcW w:w="2431"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rsidP="00D10B75">
            <w:pPr>
              <w:jc w:val="center"/>
              <w:rPr>
                <w:rFonts w:cs="Arial"/>
                <w:lang w:val="de-DE" w:eastAsia="ja-JP"/>
              </w:rPr>
            </w:pPr>
            <w:r>
              <w:rPr>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rsidP="00D10B75">
            <w:pPr>
              <w:jc w:val="center"/>
              <w:rPr>
                <w:rFonts w:cs="Arial"/>
                <w:lang w:val="de-DE" w:eastAsia="ja-JP"/>
              </w:rPr>
            </w:pPr>
            <w:r>
              <w:rPr>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rsidP="00D10B75">
            <w:pPr>
              <w:jc w:val="center"/>
              <w:rPr>
                <w:rFonts w:cs="Arial"/>
                <w:lang w:val="de-DE" w:eastAsia="ja-JP"/>
              </w:rPr>
            </w:pPr>
            <w:r>
              <w:rPr>
                <w:lang w:val="de-DE"/>
              </w:rPr>
              <w:t>Affected Display Position</w:t>
            </w:r>
          </w:p>
        </w:tc>
      </w:tr>
      <w:tr w:rsidR="00D10B75" w:rsidTr="00D10B75">
        <w:trPr>
          <w:cantSplit/>
          <w:trHeight w:val="255"/>
          <w:jc w:val="center"/>
        </w:trPr>
        <w:tc>
          <w:tcPr>
            <w:tcW w:w="243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[ApaAcsy_D_RqDrv]</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State Encoded:</w:t>
            </w:r>
          </w:p>
          <w:p w:rsidR="00D10B75" w:rsidRDefault="00D10B75" w:rsidP="00D10B75">
            <w:pPr>
              <w:jc w:val="center"/>
              <w:rPr>
                <w:sz w:val="16"/>
                <w:szCs w:val="16"/>
                <w:lang w:val="de-DE"/>
              </w:rPr>
            </w:pPr>
            <w:r>
              <w:rPr>
                <w:sz w:val="16"/>
                <w:szCs w:val="16"/>
                <w:lang w:val="de-DE"/>
              </w:rPr>
              <w:t>$0: Null</w:t>
            </w:r>
          </w:p>
          <w:p w:rsidR="00D10B75" w:rsidRDefault="00D10B75" w:rsidP="00D10B75">
            <w:pPr>
              <w:jc w:val="center"/>
              <w:rPr>
                <w:sz w:val="16"/>
                <w:szCs w:val="16"/>
                <w:lang w:val="de-DE"/>
              </w:rPr>
            </w:pPr>
            <w:r>
              <w:rPr>
                <w:sz w:val="16"/>
                <w:szCs w:val="16"/>
                <w:lang w:val="de-DE"/>
              </w:rPr>
              <w:t>$1: NoRequest</w:t>
            </w:r>
          </w:p>
          <w:p w:rsidR="00D10B75" w:rsidRDefault="00D10B75" w:rsidP="00D10B75">
            <w:pPr>
              <w:jc w:val="center"/>
              <w:rPr>
                <w:sz w:val="16"/>
                <w:szCs w:val="16"/>
                <w:lang w:val="de-DE"/>
              </w:rPr>
            </w:pPr>
            <w:r>
              <w:rPr>
                <w:sz w:val="16"/>
                <w:szCs w:val="16"/>
                <w:lang w:val="de-DE"/>
              </w:rPr>
              <w:t>$2: SelectSide</w:t>
            </w:r>
          </w:p>
          <w:p w:rsidR="00D10B75" w:rsidRDefault="00D10B75" w:rsidP="00D10B75">
            <w:pPr>
              <w:jc w:val="center"/>
              <w:rPr>
                <w:sz w:val="16"/>
                <w:szCs w:val="16"/>
                <w:lang w:val="de-DE"/>
              </w:rPr>
            </w:pPr>
            <w:r>
              <w:rPr>
                <w:sz w:val="16"/>
                <w:szCs w:val="16"/>
                <w:lang w:val="de-DE"/>
              </w:rPr>
              <w:t>$3: PressApaButton</w:t>
            </w:r>
          </w:p>
          <w:p w:rsidR="00D10B75" w:rsidRDefault="00D10B75" w:rsidP="00D10B75">
            <w:pPr>
              <w:jc w:val="center"/>
              <w:rPr>
                <w:sz w:val="16"/>
                <w:szCs w:val="16"/>
                <w:lang w:val="de-DE"/>
              </w:rPr>
            </w:pPr>
            <w:r>
              <w:rPr>
                <w:sz w:val="16"/>
                <w:szCs w:val="16"/>
                <w:lang w:val="de-DE"/>
              </w:rPr>
              <w:t>$4: CheckForObject</w:t>
            </w:r>
          </w:p>
          <w:p w:rsidR="00D10B75" w:rsidRDefault="00D10B75" w:rsidP="00D10B75">
            <w:pPr>
              <w:jc w:val="center"/>
              <w:rPr>
                <w:sz w:val="16"/>
                <w:szCs w:val="16"/>
                <w:lang w:val="de-DE"/>
              </w:rPr>
            </w:pPr>
            <w:r>
              <w:rPr>
                <w:sz w:val="16"/>
                <w:szCs w:val="16"/>
                <w:lang w:val="de-DE"/>
              </w:rPr>
              <w:t>$5: SelectSideLeft</w:t>
            </w:r>
          </w:p>
          <w:p w:rsidR="00D10B75" w:rsidRDefault="00D10B75" w:rsidP="00D10B75">
            <w:pPr>
              <w:jc w:val="center"/>
              <w:rPr>
                <w:sz w:val="16"/>
                <w:szCs w:val="16"/>
                <w:lang w:val="de-DE"/>
              </w:rPr>
            </w:pPr>
            <w:r>
              <w:rPr>
                <w:sz w:val="16"/>
                <w:szCs w:val="16"/>
                <w:lang w:val="de-DE"/>
              </w:rPr>
              <w:t>$6: SelectSideRight</w:t>
            </w:r>
          </w:p>
          <w:p w:rsidR="00D10B75" w:rsidRDefault="00D10B75" w:rsidP="00D10B75">
            <w:pPr>
              <w:jc w:val="center"/>
              <w:rPr>
                <w:rFonts w:cs="Arial"/>
                <w:sz w:val="16"/>
                <w:szCs w:val="16"/>
                <w:lang w:val="de-DE" w:eastAsia="ja-JP"/>
              </w:rPr>
            </w:pPr>
            <w:r>
              <w:rPr>
                <w:sz w:val="16"/>
                <w:szCs w:val="16"/>
                <w:lang w:val="de-DE"/>
              </w:rPr>
              <w:t>$7: CloseDoor</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Symbol1</w:t>
            </w:r>
          </w:p>
          <w:p w:rsidR="00D10B75" w:rsidRDefault="00D10B75" w:rsidP="00D10B75">
            <w:pPr>
              <w:jc w:val="center"/>
              <w:rPr>
                <w:lang w:val="de-DE"/>
              </w:rPr>
            </w:pPr>
            <w:r>
              <w:rPr>
                <w:lang w:val="de-DE"/>
              </w:rPr>
              <w:t>Symbol2</w:t>
            </w:r>
          </w:p>
          <w:p w:rsidR="00D10B75" w:rsidRDefault="00D10B75" w:rsidP="00D10B75">
            <w:pPr>
              <w:jc w:val="center"/>
              <w:rPr>
                <w:lang w:val="de-DE"/>
              </w:rPr>
            </w:pPr>
            <w:r>
              <w:rPr>
                <w:lang w:val="de-DE"/>
              </w:rPr>
              <w:t>Text1</w:t>
            </w:r>
          </w:p>
          <w:p w:rsidR="00D10B75" w:rsidRDefault="00D10B75" w:rsidP="00D10B75">
            <w:pPr>
              <w:jc w:val="center"/>
              <w:rPr>
                <w:lang w:val="de-DE"/>
              </w:rPr>
            </w:pPr>
            <w:r>
              <w:rPr>
                <w:lang w:val="de-DE"/>
              </w:rPr>
              <w:t>Text2</w:t>
            </w:r>
          </w:p>
          <w:p w:rsidR="00D10B75" w:rsidRDefault="00D10B75" w:rsidP="00D10B75">
            <w:pPr>
              <w:jc w:val="center"/>
              <w:rPr>
                <w:lang w:val="de-DE"/>
              </w:rPr>
            </w:pPr>
            <w:r>
              <w:rPr>
                <w:lang w:val="de-DE"/>
              </w:rPr>
              <w:t>POAleft</w:t>
            </w:r>
          </w:p>
          <w:p w:rsidR="00D10B75" w:rsidRDefault="00D10B75" w:rsidP="00D10B75">
            <w:pPr>
              <w:jc w:val="center"/>
              <w:rPr>
                <w:lang w:val="de-DE"/>
              </w:rPr>
            </w:pPr>
            <w:r>
              <w:rPr>
                <w:lang w:val="de-DE"/>
              </w:rPr>
              <w:t>POAright</w:t>
            </w:r>
          </w:p>
          <w:p w:rsidR="00D10B75" w:rsidRDefault="00D10B75" w:rsidP="00D10B75">
            <w:pPr>
              <w:jc w:val="center"/>
              <w:rPr>
                <w:lang w:val="de-DE"/>
              </w:rPr>
            </w:pPr>
            <w:r>
              <w:rPr>
                <w:lang w:val="de-DE"/>
              </w:rPr>
              <w:t>POArightSelectd</w:t>
            </w:r>
          </w:p>
          <w:p w:rsidR="00D10B75" w:rsidRDefault="00D10B75" w:rsidP="00D10B75">
            <w:pPr>
              <w:jc w:val="center"/>
              <w:rPr>
                <w:lang w:val="de-DE"/>
              </w:rPr>
            </w:pPr>
            <w:r>
              <w:rPr>
                <w:lang w:val="de-DE"/>
              </w:rPr>
              <w:t>POAleftSelectd</w:t>
            </w:r>
          </w:p>
          <w:p w:rsidR="00D10B75" w:rsidRDefault="00D10B75" w:rsidP="00D10B75">
            <w:pPr>
              <w:jc w:val="center"/>
              <w:rPr>
                <w:lang w:val="de-DE"/>
              </w:rPr>
            </w:pPr>
            <w:r>
              <w:rPr>
                <w:lang w:val="de-DE"/>
              </w:rPr>
              <w:t>Symbol3</w:t>
            </w:r>
          </w:p>
          <w:p w:rsidR="00D10B75" w:rsidRDefault="00D10B75" w:rsidP="00D10B75">
            <w:pPr>
              <w:jc w:val="center"/>
              <w:rPr>
                <w:lang w:val="de-DE"/>
              </w:rPr>
            </w:pPr>
            <w:r>
              <w:rPr>
                <w:lang w:val="de-DE"/>
              </w:rPr>
              <w:t>Text3</w:t>
            </w:r>
          </w:p>
          <w:p w:rsidR="00D10B75" w:rsidRDefault="00D10B75" w:rsidP="00D10B75">
            <w:pPr>
              <w:jc w:val="center"/>
              <w:rPr>
                <w:rFonts w:cs="Arial"/>
                <w:lang w:val="de-DE" w:eastAsia="ja-JP"/>
              </w:rPr>
            </w:pPr>
            <w:r>
              <w:rPr>
                <w:lang w:val="de-DE"/>
              </w:rPr>
              <w:t>Text4</w:t>
            </w:r>
          </w:p>
        </w:tc>
      </w:tr>
    </w:tbl>
    <w:p w:rsidR="00D10B75" w:rsidRPr="00340319" w:rsidRDefault="00D10B75" w:rsidP="00D10B75"/>
    <w:p w:rsidR="00D10B75" w:rsidRPr="00D10B75" w:rsidRDefault="00D10B75" w:rsidP="00D10B75">
      <w:pPr>
        <w:pStyle w:val="Heading4"/>
        <w:rPr>
          <w:b w:val="0"/>
          <w:u w:val="single"/>
        </w:rPr>
      </w:pPr>
      <w:r w:rsidRPr="00D10B75">
        <w:rPr>
          <w:b w:val="0"/>
          <w:u w:val="single"/>
        </w:rPr>
        <w:t>CAMERA-FUR-REQ-197168/E-Active Park Assist (APA) Signal - [</w:t>
      </w:r>
      <w:proofErr w:type="spellStart"/>
      <w:r w:rsidRPr="00D10B75">
        <w:rPr>
          <w:b w:val="0"/>
          <w:u w:val="single"/>
        </w:rPr>
        <w:t>ApaMsgTxt_D_Rq</w:t>
      </w:r>
      <w:proofErr w:type="spellEnd"/>
      <w:r w:rsidRPr="00D10B75">
        <w:rPr>
          <w:b w:val="0"/>
          <w:u w:val="single"/>
        </w:rPr>
        <w:t>]</w:t>
      </w:r>
    </w:p>
    <w:p w:rsidR="00D10B75" w:rsidRDefault="00D10B75" w:rsidP="00D10B75"/>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1"/>
        <w:gridCol w:w="2437"/>
        <w:gridCol w:w="2437"/>
      </w:tblGrid>
      <w:tr w:rsidR="00D10B75" w:rsidTr="00D10B75">
        <w:trPr>
          <w:cantSplit/>
          <w:trHeight w:val="703"/>
          <w:tblHeader/>
          <w:jc w:val="center"/>
        </w:trPr>
        <w:tc>
          <w:tcPr>
            <w:tcW w:w="2431"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lang w:val="de-DE" w:eastAsia="ja-JP"/>
              </w:rPr>
            </w:pPr>
            <w:r>
              <w:rPr>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lang w:val="de-DE" w:eastAsia="ja-JP"/>
              </w:rPr>
            </w:pPr>
            <w:r>
              <w:rPr>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lang w:val="de-DE" w:eastAsia="ja-JP"/>
              </w:rPr>
            </w:pPr>
            <w:r>
              <w:rPr>
                <w:lang w:val="de-DE"/>
              </w:rPr>
              <w:t>Affected Display Position</w:t>
            </w:r>
          </w:p>
        </w:tc>
      </w:tr>
      <w:tr w:rsidR="00D10B75" w:rsidTr="00D10B75">
        <w:trPr>
          <w:cantSplit/>
          <w:trHeight w:val="255"/>
          <w:jc w:val="center"/>
        </w:trPr>
        <w:tc>
          <w:tcPr>
            <w:tcW w:w="243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lang w:val="de-DE" w:eastAsia="ja-JP"/>
              </w:rPr>
            </w:pPr>
            <w:r>
              <w:rPr>
                <w:lang w:val="de-DE"/>
              </w:rPr>
              <w:t>[ApaMsgTxt_D_Rq</w:t>
            </w:r>
            <w:r>
              <w:rPr>
                <w:vertAlign w:val="superscript"/>
                <w:lang w:val="de-DE"/>
              </w:rPr>
              <w:t>]</w:t>
            </w:r>
            <w:r>
              <w:rPr>
                <w:rFonts w:cs="Arial"/>
                <w:vertAlign w:val="superscript"/>
                <w:lang w:val="de-DE"/>
              </w:rPr>
              <w:t>‡</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lang w:val="de-DE" w:eastAsia="ja-JP"/>
              </w:rPr>
            </w:pPr>
            <w:r>
              <w:rPr>
                <w:lang w:val="de-DE"/>
              </w:rPr>
              <w:t>State Encoded:</w:t>
            </w:r>
          </w:p>
          <w:p w:rsidR="00D10B75" w:rsidRDefault="00D10B75">
            <w:pPr>
              <w:spacing w:line="276" w:lineRule="auto"/>
              <w:jc w:val="center"/>
              <w:rPr>
                <w:sz w:val="16"/>
                <w:szCs w:val="16"/>
                <w:lang w:val="de-DE"/>
              </w:rPr>
            </w:pPr>
            <w:r>
              <w:rPr>
                <w:sz w:val="16"/>
                <w:szCs w:val="16"/>
                <w:lang w:val="de-DE"/>
              </w:rPr>
              <w:t>$0: Null</w:t>
            </w:r>
          </w:p>
          <w:p w:rsidR="00D10B75" w:rsidRDefault="00D10B75">
            <w:pPr>
              <w:spacing w:line="276" w:lineRule="auto"/>
              <w:jc w:val="center"/>
              <w:rPr>
                <w:sz w:val="16"/>
                <w:szCs w:val="16"/>
                <w:lang w:val="de-DE"/>
              </w:rPr>
            </w:pPr>
            <w:r>
              <w:rPr>
                <w:sz w:val="16"/>
                <w:szCs w:val="16"/>
                <w:lang w:val="de-DE"/>
              </w:rPr>
              <w:t>$1: None</w:t>
            </w:r>
          </w:p>
          <w:p w:rsidR="00D10B75" w:rsidRDefault="00D10B75">
            <w:pPr>
              <w:spacing w:line="276" w:lineRule="auto"/>
              <w:jc w:val="center"/>
              <w:rPr>
                <w:sz w:val="16"/>
                <w:szCs w:val="16"/>
                <w:lang w:val="de-DE"/>
              </w:rPr>
            </w:pPr>
            <w:r>
              <w:rPr>
                <w:sz w:val="16"/>
                <w:szCs w:val="16"/>
                <w:lang w:val="de-DE"/>
              </w:rPr>
              <w:t>$2: WheelSlip</w:t>
            </w:r>
          </w:p>
          <w:p w:rsidR="00D10B75" w:rsidRDefault="00D10B75">
            <w:pPr>
              <w:spacing w:line="276" w:lineRule="auto"/>
              <w:jc w:val="center"/>
              <w:rPr>
                <w:sz w:val="16"/>
                <w:szCs w:val="16"/>
                <w:lang w:val="de-DE"/>
              </w:rPr>
            </w:pPr>
            <w:r>
              <w:rPr>
                <w:sz w:val="16"/>
                <w:szCs w:val="16"/>
                <w:lang w:val="de-DE"/>
              </w:rPr>
              <w:t>$3: TcsDisabled</w:t>
            </w:r>
          </w:p>
          <w:p w:rsidR="00D10B75" w:rsidRDefault="00D10B75">
            <w:pPr>
              <w:spacing w:line="276" w:lineRule="auto"/>
              <w:jc w:val="center"/>
              <w:rPr>
                <w:sz w:val="16"/>
                <w:szCs w:val="16"/>
                <w:lang w:val="de-DE"/>
              </w:rPr>
            </w:pPr>
            <w:r>
              <w:rPr>
                <w:sz w:val="16"/>
                <w:szCs w:val="16"/>
                <w:lang w:val="de-DE"/>
              </w:rPr>
              <w:t>$4: SpeedLimitExceeded</w:t>
            </w:r>
          </w:p>
          <w:p w:rsidR="00D10B75" w:rsidRDefault="00D10B75">
            <w:pPr>
              <w:spacing w:line="276" w:lineRule="auto"/>
              <w:jc w:val="center"/>
              <w:rPr>
                <w:sz w:val="16"/>
                <w:szCs w:val="16"/>
                <w:lang w:val="de-DE"/>
              </w:rPr>
            </w:pPr>
            <w:r>
              <w:rPr>
                <w:sz w:val="16"/>
                <w:szCs w:val="16"/>
                <w:lang w:val="de-DE"/>
              </w:rPr>
              <w:t>$5: HighInclination</w:t>
            </w:r>
          </w:p>
          <w:p w:rsidR="00D10B75" w:rsidRDefault="00D10B75">
            <w:pPr>
              <w:spacing w:line="276" w:lineRule="auto"/>
              <w:jc w:val="center"/>
              <w:rPr>
                <w:sz w:val="16"/>
                <w:szCs w:val="16"/>
                <w:lang w:val="de-DE"/>
              </w:rPr>
            </w:pPr>
            <w:r>
              <w:rPr>
                <w:sz w:val="16"/>
                <w:szCs w:val="16"/>
                <w:lang w:val="de-DE"/>
              </w:rPr>
              <w:t>$6: BrakingActive</w:t>
            </w:r>
          </w:p>
          <w:p w:rsidR="00D10B75" w:rsidRDefault="00D10B75">
            <w:pPr>
              <w:spacing w:line="276" w:lineRule="auto"/>
              <w:jc w:val="center"/>
              <w:rPr>
                <w:sz w:val="16"/>
                <w:szCs w:val="16"/>
                <w:lang w:val="de-DE"/>
              </w:rPr>
            </w:pPr>
            <w:r>
              <w:rPr>
                <w:sz w:val="16"/>
                <w:szCs w:val="16"/>
                <w:lang w:val="de-DE"/>
              </w:rPr>
              <w:t>$7: SteeringInteraction</w:t>
            </w:r>
          </w:p>
          <w:p w:rsidR="00D10B75" w:rsidRDefault="00D10B75">
            <w:pPr>
              <w:spacing w:line="276" w:lineRule="auto"/>
              <w:jc w:val="center"/>
              <w:rPr>
                <w:sz w:val="16"/>
                <w:szCs w:val="16"/>
                <w:lang w:val="de-DE"/>
              </w:rPr>
            </w:pPr>
            <w:r>
              <w:rPr>
                <w:sz w:val="16"/>
                <w:szCs w:val="16"/>
                <w:lang w:val="de-DE"/>
              </w:rPr>
              <w:t>$8: WrongDirection</w:t>
            </w:r>
          </w:p>
          <w:p w:rsidR="00D10B75" w:rsidRDefault="00D10B75">
            <w:pPr>
              <w:spacing w:line="276" w:lineRule="auto"/>
              <w:jc w:val="center"/>
              <w:rPr>
                <w:sz w:val="16"/>
                <w:szCs w:val="16"/>
                <w:lang w:val="de-DE"/>
              </w:rPr>
            </w:pPr>
            <w:r>
              <w:rPr>
                <w:sz w:val="16"/>
                <w:szCs w:val="16"/>
                <w:lang w:val="de-DE"/>
              </w:rPr>
              <w:t>$9: AccelPedalInactive</w:t>
            </w:r>
          </w:p>
          <w:p w:rsidR="00D10B75" w:rsidRDefault="00D10B75">
            <w:pPr>
              <w:spacing w:line="276" w:lineRule="auto"/>
              <w:jc w:val="center"/>
              <w:rPr>
                <w:sz w:val="16"/>
                <w:szCs w:val="16"/>
                <w:lang w:val="de-DE"/>
              </w:rPr>
            </w:pPr>
            <w:r>
              <w:rPr>
                <w:sz w:val="16"/>
                <w:szCs w:val="16"/>
                <w:lang w:val="de-DE"/>
              </w:rPr>
              <w:t>$A: NotUsed1</w:t>
            </w:r>
          </w:p>
          <w:p w:rsidR="00D10B75" w:rsidRDefault="00D10B75">
            <w:pPr>
              <w:spacing w:line="276" w:lineRule="auto"/>
              <w:jc w:val="center"/>
              <w:rPr>
                <w:sz w:val="16"/>
                <w:szCs w:val="16"/>
                <w:lang w:val="de-DE"/>
              </w:rPr>
            </w:pPr>
            <w:r>
              <w:rPr>
                <w:sz w:val="16"/>
                <w:szCs w:val="16"/>
                <w:lang w:val="de-DE"/>
              </w:rPr>
              <w:t>$B: NotUsed2</w:t>
            </w:r>
          </w:p>
          <w:p w:rsidR="00D10B75" w:rsidRDefault="00D10B75">
            <w:pPr>
              <w:spacing w:line="276" w:lineRule="auto"/>
              <w:jc w:val="center"/>
              <w:rPr>
                <w:sz w:val="16"/>
                <w:szCs w:val="16"/>
                <w:lang w:val="de-DE"/>
              </w:rPr>
            </w:pPr>
            <w:r>
              <w:rPr>
                <w:noProof/>
              </w:rPr>
              <mc:AlternateContent>
                <mc:Choice Requires="wps">
                  <w:drawing>
                    <wp:anchor distT="0" distB="0" distL="114300" distR="114300" simplePos="0" relativeHeight="251629568" behindDoc="0" locked="0" layoutInCell="1" allowOverlap="1">
                      <wp:simplePos x="0" y="0"/>
                      <wp:positionH relativeFrom="column">
                        <wp:posOffset>-1992630</wp:posOffset>
                      </wp:positionH>
                      <wp:positionV relativeFrom="paragraph">
                        <wp:posOffset>-9897745</wp:posOffset>
                      </wp:positionV>
                      <wp:extent cx="1177290" cy="621030"/>
                      <wp:effectExtent l="0" t="0" r="22860" b="26670"/>
                      <wp:wrapNone/>
                      <wp:docPr id="15800" name="Flowchart: Process 140"/>
                      <wp:cNvGraphicFramePr/>
                      <a:graphic xmlns:a="http://schemas.openxmlformats.org/drawingml/2006/main">
                        <a:graphicData uri="http://schemas.microsoft.com/office/word/2010/wordprocessingShape">
                          <wps:wsp>
                            <wps:cNvSpPr/>
                            <wps:spPr>
                              <a:xfrm>
                                <a:off x="0" y="0"/>
                                <a:ext cx="1177290" cy="621030"/>
                              </a:xfrm>
                              <a:prstGeom prst="flowChartProcess">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10B75" w:rsidRDefault="00D10B75" w:rsidP="00D10B75">
                                  <w:pPr>
                                    <w:jc w:val="center"/>
                                    <w:rPr>
                                      <w:color w:val="000000" w:themeColor="text1"/>
                                    </w:rPr>
                                  </w:pPr>
                                  <w:r>
                                    <w:rPr>
                                      <w:color w:val="000000" w:themeColor="text1"/>
                                    </w:rPr>
                                    <w:t>360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40" o:spid="_x0000_s1026" type="#_x0000_t109" style="position:absolute;left:0;text-align:left;margin-left:-156.9pt;margin-top:-779.35pt;width:92.7pt;height:48.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" fillcolor="#bfbfbf [2412]" strokecolor="#243f60 [1604]" strokeweight="2pt">
                      <v:stroke endcap="round"/>
                      <v:textbox>
                        <w:txbxContent>
                          <w:p w:rsidR="00D10B75" w:rsidRDefault="00D10B75" w:rsidP="00D10B75">
                            <w:pPr>
                              <w:jc w:val="center"/>
                              <w:rPr>
                                <w:color w:val="000000" w:themeColor="text1"/>
                              </w:rPr>
                            </w:pPr>
                            <w:r>
                              <w:rPr>
                                <w:color w:val="000000" w:themeColor="text1"/>
                              </w:rPr>
                              <w:t>360 Display</w:t>
                            </w:r>
                          </w:p>
                        </w:txbxContent>
                      </v:textbox>
                    </v:shape>
                  </w:pict>
                </mc:Fallback>
              </mc:AlternateContent>
            </w:r>
            <w:r>
              <w:rPr>
                <w:sz w:val="16"/>
                <w:szCs w:val="16"/>
                <w:lang w:val="de-DE"/>
              </w:rPr>
              <w:t>$C: NotUsed3</w:t>
            </w:r>
          </w:p>
          <w:p w:rsidR="00D10B75" w:rsidRDefault="00D10B75">
            <w:pPr>
              <w:spacing w:line="276" w:lineRule="auto"/>
              <w:jc w:val="center"/>
              <w:rPr>
                <w:sz w:val="16"/>
                <w:szCs w:val="16"/>
                <w:lang w:val="de-DE"/>
              </w:rPr>
            </w:pPr>
            <w:r>
              <w:rPr>
                <w:sz w:val="16"/>
                <w:szCs w:val="16"/>
                <w:lang w:val="de-DE"/>
              </w:rPr>
              <w:t>$D: NotUsed4</w:t>
            </w:r>
          </w:p>
          <w:p w:rsidR="00D10B75" w:rsidRDefault="00D10B75">
            <w:pPr>
              <w:spacing w:line="276" w:lineRule="auto"/>
              <w:jc w:val="center"/>
              <w:rPr>
                <w:sz w:val="16"/>
                <w:szCs w:val="16"/>
                <w:lang w:val="de-DE"/>
              </w:rPr>
            </w:pPr>
            <w:r>
              <w:rPr>
                <w:sz w:val="16"/>
                <w:szCs w:val="16"/>
                <w:lang w:val="de-DE"/>
              </w:rPr>
              <w:t>$E: NotUsed5</w:t>
            </w:r>
          </w:p>
          <w:p w:rsidR="00D10B75" w:rsidRDefault="00D10B75">
            <w:pPr>
              <w:spacing w:line="276" w:lineRule="auto"/>
              <w:jc w:val="center"/>
              <w:rPr>
                <w:rFonts w:cs="Arial"/>
                <w:sz w:val="16"/>
                <w:szCs w:val="16"/>
                <w:lang w:val="de-DE" w:eastAsia="ja-JP"/>
              </w:rPr>
            </w:pPr>
            <w:r>
              <w:rPr>
                <w:sz w:val="16"/>
                <w:szCs w:val="16"/>
                <w:lang w:val="de-DE"/>
              </w:rPr>
              <w:t>$F: NotUsed6</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lang w:val="de-DE"/>
              </w:rPr>
            </w:pPr>
            <w:r>
              <w:rPr>
                <w:lang w:val="de-DE"/>
              </w:rPr>
              <w:t>Text1</w:t>
            </w:r>
          </w:p>
          <w:p w:rsidR="00D10B75" w:rsidRDefault="00D10B75">
            <w:pPr>
              <w:spacing w:line="276" w:lineRule="auto"/>
              <w:jc w:val="center"/>
              <w:rPr>
                <w:rFonts w:cs="Arial"/>
                <w:lang w:val="de-DE" w:eastAsia="ja-JP"/>
              </w:rPr>
            </w:pPr>
            <w:r>
              <w:rPr>
                <w:lang w:val="de-DE"/>
              </w:rPr>
              <w:t>Text2</w:t>
            </w:r>
          </w:p>
        </w:tc>
      </w:tr>
    </w:tbl>
    <w:p w:rsidR="00D10B75" w:rsidRDefault="00D10B75" w:rsidP="00D10B75">
      <w:pPr>
        <w:rPr>
          <w:sz w:val="16"/>
          <w:szCs w:val="16"/>
        </w:rPr>
      </w:pPr>
      <w:r>
        <w:rPr>
          <w:rFonts w:cs="Arial"/>
          <w:vertAlign w:val="superscript"/>
        </w:rPr>
        <w:lastRenderedPageBreak/>
        <w:t>‡</w:t>
      </w:r>
      <w:r>
        <w:t xml:space="preserve"> - </w:t>
      </w:r>
      <w:r>
        <w:rPr>
          <w:sz w:val="16"/>
          <w:szCs w:val="16"/>
        </w:rPr>
        <w:t xml:space="preserve">Only if supported by the implementing program as per REQ-130570. For any carlines not supporting signal </w:t>
      </w:r>
      <w:proofErr w:type="spellStart"/>
      <w:r>
        <w:rPr>
          <w:sz w:val="16"/>
          <w:szCs w:val="16"/>
        </w:rPr>
        <w:t>ApaMsgTxt_D_Rq</w:t>
      </w:r>
      <w:proofErr w:type="spellEnd"/>
      <w:r>
        <w:rPr>
          <w:sz w:val="16"/>
          <w:szCs w:val="16"/>
        </w:rPr>
        <w:t>:</w:t>
      </w:r>
    </w:p>
    <w:p w:rsidR="00D10B75" w:rsidRPr="00471DC3" w:rsidRDefault="00D10B75" w:rsidP="00D10B75">
      <w:r>
        <w:rPr>
          <w:sz w:val="16"/>
          <w:szCs w:val="16"/>
        </w:rPr>
        <w:t xml:space="preserve">The HMI display shall internally set variable </w:t>
      </w:r>
      <w:proofErr w:type="spellStart"/>
      <w:r>
        <w:rPr>
          <w:sz w:val="16"/>
          <w:szCs w:val="16"/>
        </w:rPr>
        <w:t>ApaMsgTxt_D_Rq</w:t>
      </w:r>
      <w:proofErr w:type="spellEnd"/>
      <w:r>
        <w:rPr>
          <w:sz w:val="16"/>
          <w:szCs w:val="16"/>
        </w:rPr>
        <w:t xml:space="preserve"> to status "None" (0x1). To make the display aware of this situation a dedicated M2 configuration </w:t>
      </w:r>
      <w:proofErr w:type="spellStart"/>
      <w:r>
        <w:rPr>
          <w:sz w:val="16"/>
          <w:szCs w:val="16"/>
        </w:rPr>
        <w:t>parmater</w:t>
      </w:r>
      <w:proofErr w:type="spellEnd"/>
      <w:r>
        <w:rPr>
          <w:sz w:val="16"/>
          <w:szCs w:val="16"/>
        </w:rPr>
        <w:t xml:space="preserve"> </w:t>
      </w:r>
      <w:proofErr w:type="gramStart"/>
      <w:r>
        <w:rPr>
          <w:sz w:val="16"/>
          <w:szCs w:val="16"/>
        </w:rPr>
        <w:t>has to</w:t>
      </w:r>
      <w:proofErr w:type="gramEnd"/>
      <w:r>
        <w:rPr>
          <w:sz w:val="16"/>
          <w:szCs w:val="16"/>
        </w:rPr>
        <w:t xml:space="preserve"> be set. A simple way to achieve this could be by using SYNC method 2 configuration variable “APACSI Signal Strategy” which directs signal usage based on the configuration settings.</w:t>
      </w:r>
    </w:p>
    <w:p w:rsidR="00D10B75" w:rsidRPr="00D10B75" w:rsidRDefault="00D10B75" w:rsidP="00D10B75">
      <w:pPr>
        <w:pStyle w:val="Heading4"/>
        <w:rPr>
          <w:b w:val="0"/>
          <w:u w:val="single"/>
        </w:rPr>
      </w:pPr>
      <w:r w:rsidRPr="00D10B75">
        <w:rPr>
          <w:b w:val="0"/>
          <w:u w:val="single"/>
        </w:rPr>
        <w:t>CAMERA-FUR-REQ-203878/E-Active Park Assist (APA) Signal - [</w:t>
      </w:r>
      <w:proofErr w:type="spellStart"/>
      <w:r w:rsidRPr="00D10B75">
        <w:rPr>
          <w:b w:val="0"/>
          <w:u w:val="single"/>
        </w:rPr>
        <w:t>ApaTrgtDist_D_Stat</w:t>
      </w:r>
      <w:proofErr w:type="spellEnd"/>
      <w:r w:rsidRPr="00D10B75">
        <w:rPr>
          <w:b w:val="0"/>
          <w:u w:val="single"/>
        </w:rPr>
        <w:t>]</w:t>
      </w:r>
    </w:p>
    <w:p w:rsidR="00D10B75" w:rsidRDefault="00D10B75" w:rsidP="00D10B75"/>
    <w:tbl>
      <w:tblPr>
        <w:tblW w:w="8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5"/>
        <w:gridCol w:w="2435"/>
        <w:gridCol w:w="2435"/>
      </w:tblGrid>
      <w:tr w:rsidR="00D10B75" w:rsidTr="00D10B75">
        <w:trPr>
          <w:cantSplit/>
          <w:trHeight w:val="703"/>
          <w:tblHeader/>
          <w:jc w:val="center"/>
        </w:trPr>
        <w:tc>
          <w:tcPr>
            <w:tcW w:w="351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lang w:val="de-DE" w:eastAsia="ja-JP"/>
              </w:rPr>
            </w:pPr>
            <w:r>
              <w:rPr>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lang w:val="de-DE" w:eastAsia="ja-JP"/>
              </w:rPr>
            </w:pPr>
            <w:r>
              <w:rPr>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lang w:val="de-DE" w:eastAsia="ja-JP"/>
              </w:rPr>
            </w:pPr>
            <w:r>
              <w:rPr>
                <w:lang w:val="de-DE"/>
              </w:rPr>
              <w:t>Affected Display Position</w:t>
            </w:r>
          </w:p>
        </w:tc>
      </w:tr>
      <w:tr w:rsidR="00D10B75" w:rsidTr="00D10B75">
        <w:trPr>
          <w:cantSplit/>
          <w:trHeight w:val="255"/>
          <w:jc w:val="center"/>
        </w:trPr>
        <w:tc>
          <w:tcPr>
            <w:tcW w:w="351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lang w:val="de-DE" w:eastAsia="ja-JP"/>
              </w:rPr>
            </w:pPr>
            <w:r>
              <w:rPr>
                <w:lang w:val="de-DE"/>
              </w:rPr>
              <w:t>[ApaTrgtDist_D_Stat]</w:t>
            </w:r>
            <w:r>
              <w:rPr>
                <w:rFonts w:cs="Arial"/>
                <w:vertAlign w:val="superscript"/>
                <w:lang w:val="de-DE"/>
              </w:rPr>
              <w:t>†</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lang w:val="de-DE" w:eastAsia="ja-JP"/>
              </w:rPr>
            </w:pPr>
            <w:r>
              <w:rPr>
                <w:lang w:val="de-DE"/>
              </w:rPr>
              <w:t>State Encoded:</w:t>
            </w:r>
          </w:p>
          <w:p w:rsidR="00D10B75" w:rsidRDefault="00D10B75">
            <w:pPr>
              <w:spacing w:line="276" w:lineRule="auto"/>
              <w:jc w:val="center"/>
              <w:rPr>
                <w:sz w:val="16"/>
                <w:szCs w:val="16"/>
                <w:lang w:val="de-DE"/>
              </w:rPr>
            </w:pPr>
            <w:r>
              <w:rPr>
                <w:sz w:val="16"/>
                <w:szCs w:val="16"/>
                <w:lang w:val="de-DE"/>
              </w:rPr>
              <w:t>$0: Off</w:t>
            </w:r>
          </w:p>
          <w:p w:rsidR="00D10B75" w:rsidRDefault="00D10B75">
            <w:pPr>
              <w:spacing w:line="276" w:lineRule="auto"/>
              <w:jc w:val="center"/>
              <w:rPr>
                <w:sz w:val="16"/>
                <w:szCs w:val="16"/>
                <w:lang w:val="de-DE"/>
              </w:rPr>
            </w:pPr>
            <w:r>
              <w:rPr>
                <w:sz w:val="16"/>
                <w:szCs w:val="16"/>
                <w:lang w:val="de-DE"/>
              </w:rPr>
              <w:t>$1: Step1</w:t>
            </w:r>
          </w:p>
          <w:p w:rsidR="00D10B75" w:rsidRDefault="00D10B75">
            <w:pPr>
              <w:spacing w:line="276" w:lineRule="auto"/>
              <w:jc w:val="center"/>
              <w:rPr>
                <w:sz w:val="16"/>
                <w:szCs w:val="16"/>
                <w:lang w:val="de-DE"/>
              </w:rPr>
            </w:pPr>
            <w:r>
              <w:rPr>
                <w:sz w:val="16"/>
                <w:szCs w:val="16"/>
                <w:lang w:val="de-DE"/>
              </w:rPr>
              <w:t>$2: Step2</w:t>
            </w:r>
          </w:p>
          <w:p w:rsidR="00D10B75" w:rsidRDefault="00D10B75">
            <w:pPr>
              <w:spacing w:line="276" w:lineRule="auto"/>
              <w:jc w:val="center"/>
              <w:rPr>
                <w:sz w:val="16"/>
                <w:szCs w:val="16"/>
                <w:lang w:val="de-DE"/>
              </w:rPr>
            </w:pPr>
            <w:r>
              <w:rPr>
                <w:sz w:val="16"/>
                <w:szCs w:val="16"/>
                <w:lang w:val="de-DE"/>
              </w:rPr>
              <w:t>$3: Step3</w:t>
            </w:r>
          </w:p>
          <w:p w:rsidR="00D10B75" w:rsidRDefault="00D10B75">
            <w:pPr>
              <w:spacing w:line="276" w:lineRule="auto"/>
              <w:jc w:val="center"/>
              <w:rPr>
                <w:sz w:val="16"/>
                <w:szCs w:val="16"/>
                <w:lang w:val="de-DE"/>
              </w:rPr>
            </w:pPr>
            <w:r>
              <w:rPr>
                <w:sz w:val="16"/>
                <w:szCs w:val="16"/>
                <w:lang w:val="de-DE"/>
              </w:rPr>
              <w:t>$4: Step4</w:t>
            </w:r>
          </w:p>
          <w:p w:rsidR="00D10B75" w:rsidRDefault="00D10B75">
            <w:pPr>
              <w:spacing w:line="276" w:lineRule="auto"/>
              <w:jc w:val="center"/>
              <w:rPr>
                <w:sz w:val="16"/>
                <w:szCs w:val="16"/>
                <w:lang w:val="de-DE"/>
              </w:rPr>
            </w:pPr>
            <w:r>
              <w:rPr>
                <w:sz w:val="16"/>
                <w:szCs w:val="16"/>
                <w:lang w:val="de-DE"/>
              </w:rPr>
              <w:t>$5: Step5</w:t>
            </w:r>
          </w:p>
          <w:p w:rsidR="00D10B75" w:rsidRDefault="00D10B75">
            <w:pPr>
              <w:spacing w:line="276" w:lineRule="auto"/>
              <w:jc w:val="center"/>
              <w:rPr>
                <w:sz w:val="16"/>
                <w:szCs w:val="16"/>
                <w:lang w:val="de-DE"/>
              </w:rPr>
            </w:pPr>
            <w:r>
              <w:rPr>
                <w:sz w:val="16"/>
                <w:szCs w:val="16"/>
                <w:lang w:val="de-DE"/>
              </w:rPr>
              <w:t>$6: Step6</w:t>
            </w:r>
          </w:p>
          <w:p w:rsidR="00D10B75" w:rsidRDefault="00D10B75">
            <w:pPr>
              <w:spacing w:line="276" w:lineRule="auto"/>
              <w:jc w:val="center"/>
              <w:rPr>
                <w:sz w:val="16"/>
                <w:szCs w:val="16"/>
                <w:lang w:val="de-DE"/>
              </w:rPr>
            </w:pPr>
            <w:r>
              <w:rPr>
                <w:sz w:val="16"/>
                <w:szCs w:val="16"/>
                <w:lang w:val="de-DE"/>
              </w:rPr>
              <w:t>$7: Step7</w:t>
            </w:r>
          </w:p>
          <w:p w:rsidR="00D10B75" w:rsidRDefault="00D10B75">
            <w:pPr>
              <w:spacing w:line="276" w:lineRule="auto"/>
              <w:jc w:val="center"/>
              <w:rPr>
                <w:sz w:val="16"/>
                <w:szCs w:val="16"/>
                <w:lang w:val="de-DE"/>
              </w:rPr>
            </w:pPr>
            <w:r>
              <w:rPr>
                <w:sz w:val="16"/>
                <w:szCs w:val="16"/>
                <w:lang w:val="de-DE"/>
              </w:rPr>
              <w:t>$8: Step8</w:t>
            </w:r>
          </w:p>
          <w:p w:rsidR="00D10B75" w:rsidRDefault="00D10B75">
            <w:pPr>
              <w:spacing w:line="276" w:lineRule="auto"/>
              <w:jc w:val="center"/>
              <w:rPr>
                <w:sz w:val="16"/>
                <w:szCs w:val="16"/>
                <w:lang w:val="de-DE"/>
              </w:rPr>
            </w:pPr>
            <w:r>
              <w:rPr>
                <w:sz w:val="16"/>
                <w:szCs w:val="16"/>
                <w:lang w:val="de-DE"/>
              </w:rPr>
              <w:t>$9: Step9</w:t>
            </w:r>
          </w:p>
          <w:p w:rsidR="00D10B75" w:rsidRDefault="00D10B75">
            <w:pPr>
              <w:spacing w:line="276" w:lineRule="auto"/>
              <w:jc w:val="center"/>
              <w:rPr>
                <w:sz w:val="16"/>
                <w:szCs w:val="16"/>
                <w:lang w:val="de-DE"/>
              </w:rPr>
            </w:pPr>
            <w:r>
              <w:rPr>
                <w:sz w:val="16"/>
                <w:szCs w:val="16"/>
                <w:lang w:val="de-DE"/>
              </w:rPr>
              <w:t>$A: Step10</w:t>
            </w:r>
          </w:p>
          <w:p w:rsidR="00D10B75" w:rsidRDefault="00D10B75">
            <w:pPr>
              <w:spacing w:line="276" w:lineRule="auto"/>
              <w:jc w:val="center"/>
              <w:rPr>
                <w:sz w:val="16"/>
                <w:szCs w:val="16"/>
                <w:lang w:val="de-DE"/>
              </w:rPr>
            </w:pPr>
            <w:r>
              <w:rPr>
                <w:sz w:val="16"/>
                <w:szCs w:val="16"/>
                <w:lang w:val="de-DE"/>
              </w:rPr>
              <w:t>$B: Step11</w:t>
            </w:r>
          </w:p>
          <w:p w:rsidR="00D10B75" w:rsidRDefault="00D10B75">
            <w:pPr>
              <w:spacing w:line="276" w:lineRule="auto"/>
              <w:jc w:val="center"/>
              <w:rPr>
                <w:sz w:val="16"/>
                <w:szCs w:val="16"/>
                <w:lang w:val="de-DE"/>
              </w:rPr>
            </w:pPr>
            <w:r>
              <w:rPr>
                <w:noProof/>
              </w:rPr>
              <mc:AlternateContent>
                <mc:Choice Requires="wps">
                  <w:drawing>
                    <wp:anchor distT="0" distB="0" distL="114300" distR="114300" simplePos="0" relativeHeight="251630592" behindDoc="0" locked="0" layoutInCell="1" allowOverlap="1">
                      <wp:simplePos x="0" y="0"/>
                      <wp:positionH relativeFrom="column">
                        <wp:posOffset>-1992630</wp:posOffset>
                      </wp:positionH>
                      <wp:positionV relativeFrom="paragraph">
                        <wp:posOffset>-9897745</wp:posOffset>
                      </wp:positionV>
                      <wp:extent cx="1177290" cy="621030"/>
                      <wp:effectExtent l="0" t="0" r="22860" b="26670"/>
                      <wp:wrapNone/>
                      <wp:docPr id="15900" name="Flowchart: Process 177"/>
                      <wp:cNvGraphicFramePr/>
                      <a:graphic xmlns:a="http://schemas.openxmlformats.org/drawingml/2006/main">
                        <a:graphicData uri="http://schemas.microsoft.com/office/word/2010/wordprocessingShape">
                          <wps:wsp>
                            <wps:cNvSpPr/>
                            <wps:spPr>
                              <a:xfrm>
                                <a:off x="0" y="0"/>
                                <a:ext cx="1177290" cy="621030"/>
                              </a:xfrm>
                              <a:prstGeom prst="flowChartProcess">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10B75" w:rsidRDefault="00D10B75" w:rsidP="00D10B75">
                                  <w:pPr>
                                    <w:jc w:val="center"/>
                                    <w:rPr>
                                      <w:color w:val="000000" w:themeColor="text1"/>
                                    </w:rPr>
                                  </w:pPr>
                                  <w:r>
                                    <w:rPr>
                                      <w:color w:val="000000" w:themeColor="text1"/>
                                    </w:rPr>
                                    <w:t>360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77" o:spid="_x0000_s1027" type="#_x0000_t109" style="position:absolute;left:0;text-align:left;margin-left:-156.9pt;margin-top:-779.35pt;width:92.7pt;height:48.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" fillcolor="#bfbfbf [2412]" strokecolor="#243f60 [1604]" strokeweight="2pt">
                      <v:stroke endcap="round"/>
                      <v:textbox>
                        <w:txbxContent>
                          <w:p w:rsidR="00D10B75" w:rsidRDefault="00D10B75" w:rsidP="00D10B75">
                            <w:pPr>
                              <w:jc w:val="center"/>
                              <w:rPr>
                                <w:color w:val="000000" w:themeColor="text1"/>
                              </w:rPr>
                            </w:pPr>
                            <w:r>
                              <w:rPr>
                                <w:color w:val="000000" w:themeColor="text1"/>
                              </w:rPr>
                              <w:t>360 Display</w:t>
                            </w:r>
                          </w:p>
                        </w:txbxContent>
                      </v:textbox>
                    </v:shape>
                  </w:pict>
                </mc:Fallback>
              </mc:AlternateContent>
            </w:r>
            <w:r>
              <w:rPr>
                <w:sz w:val="16"/>
                <w:szCs w:val="16"/>
                <w:lang w:val="de-DE"/>
              </w:rPr>
              <w:t>$C: Step12</w:t>
            </w:r>
          </w:p>
          <w:p w:rsidR="00D10B75" w:rsidRDefault="00D10B75">
            <w:pPr>
              <w:spacing w:line="276" w:lineRule="auto"/>
              <w:jc w:val="center"/>
              <w:rPr>
                <w:sz w:val="16"/>
                <w:szCs w:val="16"/>
                <w:lang w:val="de-DE"/>
              </w:rPr>
            </w:pPr>
            <w:r>
              <w:rPr>
                <w:sz w:val="16"/>
                <w:szCs w:val="16"/>
                <w:lang w:val="de-DE"/>
              </w:rPr>
              <w:t>$D: Step13</w:t>
            </w:r>
          </w:p>
          <w:p w:rsidR="00D10B75" w:rsidRDefault="00D10B75">
            <w:pPr>
              <w:spacing w:line="276" w:lineRule="auto"/>
              <w:jc w:val="center"/>
              <w:rPr>
                <w:sz w:val="16"/>
                <w:szCs w:val="16"/>
                <w:lang w:val="de-DE"/>
              </w:rPr>
            </w:pPr>
            <w:r>
              <w:rPr>
                <w:sz w:val="16"/>
                <w:szCs w:val="16"/>
                <w:lang w:val="de-DE"/>
              </w:rPr>
              <w:t>$E: Step14</w:t>
            </w:r>
          </w:p>
          <w:p w:rsidR="00D10B75" w:rsidRDefault="00D10B75">
            <w:pPr>
              <w:spacing w:line="276" w:lineRule="auto"/>
              <w:jc w:val="center"/>
              <w:rPr>
                <w:rFonts w:cs="Arial"/>
                <w:sz w:val="16"/>
                <w:szCs w:val="16"/>
                <w:lang w:val="de-DE" w:eastAsia="ja-JP"/>
              </w:rPr>
            </w:pPr>
            <w:r>
              <w:rPr>
                <w:sz w:val="16"/>
                <w:szCs w:val="16"/>
                <w:lang w:val="de-DE"/>
              </w:rPr>
              <w:t>$F: Step15</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lang w:val="de-DE" w:eastAsia="ja-JP"/>
              </w:rPr>
            </w:pPr>
            <w:r>
              <w:rPr>
                <w:lang w:val="de-DE"/>
              </w:rPr>
              <w:t>Symbol1</w:t>
            </w:r>
          </w:p>
        </w:tc>
      </w:tr>
    </w:tbl>
    <w:p w:rsidR="00D10B75" w:rsidRPr="00FD70A1" w:rsidRDefault="00D10B75" w:rsidP="00D10B75">
      <w:pPr>
        <w:rPr>
          <w:sz w:val="16"/>
          <w:szCs w:val="16"/>
        </w:rPr>
      </w:pPr>
      <w:r>
        <w:rPr>
          <w:rFonts w:cs="Arial"/>
          <w:vertAlign w:val="superscript"/>
        </w:rPr>
        <w:t>†</w:t>
      </w:r>
      <w:r>
        <w:t xml:space="preserve"> - </w:t>
      </w:r>
      <w:r>
        <w:rPr>
          <w:sz w:val="16"/>
          <w:szCs w:val="16"/>
        </w:rPr>
        <w:t xml:space="preserve">Only if supported by the implementing program as per REQ-130570. </w:t>
      </w:r>
      <w:r w:rsidRPr="00FD70A1">
        <w:rPr>
          <w:sz w:val="16"/>
          <w:szCs w:val="16"/>
        </w:rPr>
        <w:t xml:space="preserve">For any carlines not supporting signal </w:t>
      </w:r>
      <w:proofErr w:type="spellStart"/>
      <w:r w:rsidRPr="00FD70A1">
        <w:rPr>
          <w:sz w:val="16"/>
          <w:szCs w:val="16"/>
        </w:rPr>
        <w:t>ApaTrgtDist_D_Stat</w:t>
      </w:r>
      <w:proofErr w:type="spellEnd"/>
      <w:r w:rsidRPr="00FD70A1">
        <w:rPr>
          <w:sz w:val="16"/>
          <w:szCs w:val="16"/>
        </w:rPr>
        <w:t>:</w:t>
      </w:r>
    </w:p>
    <w:p w:rsidR="00D10B75" w:rsidRDefault="00D10B75" w:rsidP="00D10B75">
      <w:r w:rsidRPr="00FD70A1">
        <w:rPr>
          <w:sz w:val="16"/>
          <w:szCs w:val="16"/>
        </w:rPr>
        <w:t xml:space="preserve">The HMI display shall internally set variable </w:t>
      </w:r>
      <w:proofErr w:type="spellStart"/>
      <w:r w:rsidRPr="00FD70A1">
        <w:rPr>
          <w:sz w:val="16"/>
          <w:szCs w:val="16"/>
        </w:rPr>
        <w:t>ApaTrgtDist_D_Stat</w:t>
      </w:r>
      <w:proofErr w:type="spellEnd"/>
      <w:r w:rsidRPr="00FD70A1">
        <w:rPr>
          <w:sz w:val="16"/>
          <w:szCs w:val="16"/>
        </w:rPr>
        <w:t xml:space="preserve"> to status "Off" (0x0). To make the display aware of this situation a dedicated M2 configuration </w:t>
      </w:r>
      <w:proofErr w:type="spellStart"/>
      <w:r w:rsidRPr="00FD70A1">
        <w:rPr>
          <w:sz w:val="16"/>
          <w:szCs w:val="16"/>
        </w:rPr>
        <w:t>parmater</w:t>
      </w:r>
      <w:proofErr w:type="spellEnd"/>
      <w:r w:rsidRPr="00FD70A1">
        <w:rPr>
          <w:sz w:val="16"/>
          <w:szCs w:val="16"/>
        </w:rPr>
        <w:t xml:space="preserve"> </w:t>
      </w:r>
      <w:proofErr w:type="gramStart"/>
      <w:r w:rsidRPr="00FD70A1">
        <w:rPr>
          <w:sz w:val="16"/>
          <w:szCs w:val="16"/>
        </w:rPr>
        <w:t>has to</w:t>
      </w:r>
      <w:proofErr w:type="gramEnd"/>
      <w:r w:rsidRPr="00FD70A1">
        <w:rPr>
          <w:sz w:val="16"/>
          <w:szCs w:val="16"/>
        </w:rPr>
        <w:t xml:space="preserve"> be set</w:t>
      </w:r>
      <w:r>
        <w:rPr>
          <w:sz w:val="16"/>
          <w:szCs w:val="16"/>
        </w:rPr>
        <w:t>. A simple way to achieve this could be by using SYNC method 2 configuration variable “APACSI Signal Strategy” which directs signal usage based on the configuration settings.</w:t>
      </w:r>
    </w:p>
    <w:p w:rsidR="00D10B75" w:rsidRPr="00F46AA0" w:rsidRDefault="00D10B75" w:rsidP="00D10B75"/>
    <w:p w:rsidR="00D10B75" w:rsidRPr="00D10B75" w:rsidRDefault="00D10B75" w:rsidP="00D10B75">
      <w:pPr>
        <w:pStyle w:val="Heading4"/>
        <w:rPr>
          <w:b w:val="0"/>
          <w:u w:val="single"/>
        </w:rPr>
      </w:pPr>
      <w:r w:rsidRPr="00D10B75">
        <w:rPr>
          <w:b w:val="0"/>
          <w:u w:val="single"/>
        </w:rPr>
        <w:t>CAMERA-FUR-REQ-131160/F-Active Park Assist (APA) Signal - [</w:t>
      </w:r>
      <w:proofErr w:type="spellStart"/>
      <w:r w:rsidRPr="00D10B75">
        <w:rPr>
          <w:b w:val="0"/>
          <w:u w:val="single"/>
        </w:rPr>
        <w:t>PrkAidMsgTxt_D_Rq</w:t>
      </w:r>
      <w:proofErr w:type="spellEnd"/>
      <w:r w:rsidRPr="00D10B75">
        <w:rPr>
          <w:b w:val="0"/>
          <w:u w:val="single"/>
        </w:rPr>
        <w:t>]</w:t>
      </w:r>
    </w:p>
    <w:p w:rsidR="00D10B75" w:rsidRPr="00AE06BC" w:rsidRDefault="00D10B75" w:rsidP="00D10B75"/>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1"/>
        <w:gridCol w:w="2437"/>
        <w:gridCol w:w="2437"/>
      </w:tblGrid>
      <w:tr w:rsidR="00D10B75" w:rsidTr="00D10B75">
        <w:trPr>
          <w:cantSplit/>
          <w:trHeight w:val="703"/>
          <w:tblHeader/>
          <w:jc w:val="center"/>
        </w:trPr>
        <w:tc>
          <w:tcPr>
            <w:tcW w:w="2431"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243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243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[PrkAidMsgTxt_D_Rq]</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State Encoded:</w:t>
            </w:r>
          </w:p>
          <w:p w:rsidR="00D10B75" w:rsidRDefault="00D10B75">
            <w:pPr>
              <w:spacing w:before="40" w:after="40" w:line="276" w:lineRule="auto"/>
              <w:jc w:val="center"/>
              <w:rPr>
                <w:sz w:val="16"/>
                <w:szCs w:val="16"/>
                <w:lang w:val="de-DE"/>
              </w:rPr>
            </w:pPr>
            <w:r>
              <w:rPr>
                <w:sz w:val="16"/>
                <w:szCs w:val="16"/>
                <w:lang w:val="de-DE"/>
              </w:rPr>
              <w:t>$0: All_Park_Sensors_Off</w:t>
            </w:r>
          </w:p>
          <w:p w:rsidR="00D10B75" w:rsidRDefault="00D10B75">
            <w:pPr>
              <w:spacing w:before="40" w:after="40" w:line="276" w:lineRule="auto"/>
              <w:jc w:val="center"/>
              <w:rPr>
                <w:sz w:val="16"/>
                <w:szCs w:val="16"/>
                <w:lang w:val="de-DE"/>
              </w:rPr>
            </w:pPr>
            <w:r>
              <w:rPr>
                <w:sz w:val="16"/>
                <w:szCs w:val="16"/>
                <w:lang w:val="de-DE"/>
              </w:rPr>
              <w:t>$1: R_Snsrs_On_F_Snsrs_Off</w:t>
            </w:r>
          </w:p>
          <w:p w:rsidR="00D10B75" w:rsidRDefault="00D10B75">
            <w:pPr>
              <w:spacing w:before="40" w:after="40" w:line="276" w:lineRule="auto"/>
              <w:jc w:val="center"/>
              <w:rPr>
                <w:sz w:val="16"/>
                <w:szCs w:val="16"/>
                <w:lang w:val="de-DE"/>
              </w:rPr>
            </w:pPr>
            <w:r>
              <w:rPr>
                <w:sz w:val="16"/>
                <w:szCs w:val="16"/>
                <w:lang w:val="de-DE"/>
              </w:rPr>
              <w:t>$2: R_Snsrs_Off_F_Snsrs_On</w:t>
            </w:r>
          </w:p>
          <w:p w:rsidR="00D10B75" w:rsidRDefault="00D10B75">
            <w:pPr>
              <w:spacing w:before="40" w:after="40" w:line="276" w:lineRule="auto"/>
              <w:jc w:val="center"/>
              <w:rPr>
                <w:sz w:val="16"/>
                <w:szCs w:val="16"/>
                <w:lang w:val="de-DE"/>
              </w:rPr>
            </w:pPr>
            <w:r>
              <w:rPr>
                <w:sz w:val="16"/>
                <w:szCs w:val="16"/>
                <w:lang w:val="de-DE"/>
              </w:rPr>
              <w:t>$3: NotUsed</w:t>
            </w:r>
          </w:p>
          <w:p w:rsidR="00D10B75" w:rsidRDefault="00D10B75">
            <w:pPr>
              <w:spacing w:before="40" w:after="40" w:line="276" w:lineRule="auto"/>
              <w:jc w:val="center"/>
              <w:rPr>
                <w:sz w:val="16"/>
                <w:szCs w:val="16"/>
                <w:lang w:val="de-DE"/>
              </w:rPr>
            </w:pPr>
            <w:r>
              <w:rPr>
                <w:sz w:val="16"/>
                <w:szCs w:val="16"/>
                <w:lang w:val="de-DE"/>
              </w:rPr>
              <w:t>$4: NotUsed</w:t>
            </w:r>
          </w:p>
          <w:p w:rsidR="00D10B75" w:rsidRDefault="00D10B75">
            <w:pPr>
              <w:spacing w:before="40" w:after="40" w:line="276" w:lineRule="auto"/>
              <w:jc w:val="center"/>
              <w:rPr>
                <w:sz w:val="16"/>
                <w:szCs w:val="16"/>
                <w:lang w:val="de-DE"/>
              </w:rPr>
            </w:pPr>
            <w:r>
              <w:rPr>
                <w:sz w:val="16"/>
                <w:szCs w:val="16"/>
                <w:lang w:val="de-DE"/>
              </w:rPr>
              <w:t>$5: R_Snsrs_On_F_Snsrs_On</w:t>
            </w:r>
          </w:p>
          <w:p w:rsidR="00D10B75" w:rsidRDefault="00D10B75">
            <w:pPr>
              <w:spacing w:before="40" w:after="40" w:line="276" w:lineRule="auto"/>
              <w:jc w:val="center"/>
              <w:rPr>
                <w:sz w:val="16"/>
                <w:szCs w:val="16"/>
                <w:lang w:val="de-DE"/>
              </w:rPr>
            </w:pPr>
            <w:r>
              <w:rPr>
                <w:sz w:val="16"/>
                <w:szCs w:val="16"/>
                <w:lang w:val="de-DE"/>
              </w:rPr>
              <w:t>$6: Park_Sys_Alternate_Mode</w:t>
            </w:r>
          </w:p>
          <w:p w:rsidR="00D10B75" w:rsidRDefault="00D10B75">
            <w:pPr>
              <w:spacing w:before="40" w:after="40" w:line="276" w:lineRule="auto"/>
              <w:jc w:val="center"/>
              <w:rPr>
                <w:sz w:val="16"/>
                <w:szCs w:val="16"/>
                <w:lang w:val="de-DE"/>
              </w:rPr>
            </w:pPr>
            <w:r>
              <w:rPr>
                <w:sz w:val="16"/>
                <w:szCs w:val="16"/>
                <w:lang w:val="de-DE"/>
              </w:rPr>
              <w:t>$7: NotUsed</w:t>
            </w:r>
          </w:p>
          <w:p w:rsidR="00D10B75" w:rsidRDefault="00D10B75">
            <w:pPr>
              <w:spacing w:before="40" w:after="40" w:line="276" w:lineRule="auto"/>
              <w:jc w:val="center"/>
              <w:rPr>
                <w:sz w:val="16"/>
                <w:szCs w:val="16"/>
                <w:lang w:val="de-DE"/>
              </w:rPr>
            </w:pPr>
            <w:r>
              <w:rPr>
                <w:sz w:val="16"/>
                <w:szCs w:val="16"/>
                <w:lang w:val="de-DE"/>
              </w:rPr>
              <w:t>$8: R_Sns_Trlr_F_Sns_Blk</w:t>
            </w:r>
          </w:p>
          <w:p w:rsidR="00D10B75" w:rsidRDefault="00D10B75">
            <w:pPr>
              <w:spacing w:before="40" w:after="40" w:line="276" w:lineRule="auto"/>
              <w:jc w:val="center"/>
              <w:rPr>
                <w:sz w:val="16"/>
                <w:szCs w:val="16"/>
                <w:lang w:val="de-DE"/>
              </w:rPr>
            </w:pPr>
            <w:r>
              <w:rPr>
                <w:sz w:val="16"/>
                <w:szCs w:val="16"/>
                <w:lang w:val="de-DE"/>
              </w:rPr>
              <w:t>$9: Fail_Mode_with_Chime</w:t>
            </w:r>
          </w:p>
          <w:p w:rsidR="00D10B75" w:rsidRDefault="00D10B75">
            <w:pPr>
              <w:spacing w:before="40" w:after="40" w:line="276" w:lineRule="auto"/>
              <w:jc w:val="center"/>
              <w:rPr>
                <w:sz w:val="16"/>
                <w:szCs w:val="16"/>
                <w:lang w:val="de-DE"/>
              </w:rPr>
            </w:pPr>
            <w:r>
              <w:rPr>
                <w:sz w:val="16"/>
                <w:szCs w:val="16"/>
                <w:lang w:val="de-DE"/>
              </w:rPr>
              <w:t>$A: Fail_Mode_no_Chime</w:t>
            </w:r>
          </w:p>
          <w:p w:rsidR="00D10B75" w:rsidRDefault="00D10B75">
            <w:pPr>
              <w:spacing w:before="40" w:after="40" w:line="276" w:lineRule="auto"/>
              <w:jc w:val="center"/>
              <w:rPr>
                <w:sz w:val="16"/>
                <w:szCs w:val="16"/>
                <w:lang w:val="de-DE"/>
              </w:rPr>
            </w:pPr>
            <w:r>
              <w:rPr>
                <w:sz w:val="16"/>
                <w:szCs w:val="16"/>
                <w:lang w:val="de-DE"/>
              </w:rPr>
              <w:t>$B: Not_Avail_Trlr_attchd</w:t>
            </w:r>
          </w:p>
          <w:p w:rsidR="00D10B75" w:rsidRDefault="00D10B75">
            <w:pPr>
              <w:spacing w:before="40" w:after="40" w:line="276" w:lineRule="auto"/>
              <w:jc w:val="center"/>
              <w:rPr>
                <w:sz w:val="16"/>
                <w:szCs w:val="16"/>
                <w:lang w:val="de-DE"/>
              </w:rPr>
            </w:pPr>
            <w:r>
              <w:pict>
                <v:shape id="5da9c30a000034bf0000326b" o:spid="_x0000_s1032" type="#_x0000_t109" style="position:absolute;left:0;text-align:left;margin-left:-156.9pt;margin-top:-779.35pt;width:92.7pt;height:48.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" fillcolor="#bfbfbf [2412]" strokecolor="#243f60 [1604]" strokeweight="2pt">
                  <v:textbox>
                    <w:txbxContent>
                      <w:p w:rsidR="00D10B75" w:rsidRDefault="00D10B75" w:rsidP="00D10B75">
                        <w:pPr>
                          <w:jc w:val="center"/>
                          <w:rPr>
                            <w:color w:val="000000" w:themeColor="text1"/>
                          </w:rPr>
                        </w:pPr>
                        <w:r>
                          <w:rPr>
                            <w:color w:val="000000" w:themeColor="text1"/>
                          </w:rPr>
                          <w:t>360 Display</w:t>
                        </w:r>
                      </w:p>
                    </w:txbxContent>
                  </v:textbox>
                </v:shape>
              </w:pict>
            </w:r>
            <w:r>
              <w:rPr>
                <w:sz w:val="16"/>
                <w:szCs w:val="16"/>
                <w:lang w:val="de-DE"/>
              </w:rPr>
              <w:t>$C: R_Sns_Inactive_Trlr_atch</w:t>
            </w:r>
          </w:p>
          <w:p w:rsidR="00D10B75" w:rsidRDefault="00D10B75">
            <w:pPr>
              <w:spacing w:before="40" w:after="40" w:line="276" w:lineRule="auto"/>
              <w:jc w:val="center"/>
              <w:rPr>
                <w:sz w:val="16"/>
                <w:szCs w:val="16"/>
                <w:lang w:val="de-DE"/>
              </w:rPr>
            </w:pPr>
            <w:r>
              <w:rPr>
                <w:sz w:val="16"/>
                <w:szCs w:val="16"/>
                <w:lang w:val="de-DE"/>
              </w:rPr>
              <w:t>$D: R_Sns_Blk_F_Sns_On</w:t>
            </w:r>
          </w:p>
          <w:p w:rsidR="00D10B75" w:rsidRDefault="00D10B75">
            <w:pPr>
              <w:spacing w:before="40" w:after="40" w:line="276" w:lineRule="auto"/>
              <w:jc w:val="center"/>
              <w:rPr>
                <w:sz w:val="16"/>
                <w:szCs w:val="16"/>
                <w:lang w:val="de-DE"/>
              </w:rPr>
            </w:pPr>
            <w:r>
              <w:rPr>
                <w:sz w:val="16"/>
                <w:szCs w:val="16"/>
                <w:lang w:val="de-DE"/>
              </w:rPr>
              <w:t>$E: R_Sns_On_F_Sns_Blk</w:t>
            </w:r>
          </w:p>
          <w:p w:rsidR="00D10B75" w:rsidRDefault="00D10B75">
            <w:pPr>
              <w:spacing w:before="40" w:after="40" w:line="276" w:lineRule="auto"/>
              <w:jc w:val="center"/>
              <w:rPr>
                <w:rFonts w:cs="Arial"/>
                <w:sz w:val="16"/>
                <w:szCs w:val="16"/>
                <w:lang w:val="de-DE" w:eastAsia="ja-JP"/>
              </w:rPr>
            </w:pPr>
            <w:r>
              <w:rPr>
                <w:sz w:val="16"/>
                <w:szCs w:val="16"/>
                <w:lang w:val="de-DE"/>
              </w:rPr>
              <w:t>$F: All_Sns_Blk</w:t>
            </w:r>
          </w:p>
        </w:tc>
        <w:tc>
          <w:tcPr>
            <w:tcW w:w="24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lang w:val="de-DE"/>
              </w:rPr>
            </w:pPr>
            <w:r>
              <w:rPr>
                <w:lang w:val="de-DE"/>
              </w:rPr>
              <w:t>ScanLeft</w:t>
            </w:r>
          </w:p>
          <w:p w:rsidR="00D10B75" w:rsidRDefault="00D10B75">
            <w:pPr>
              <w:spacing w:before="40" w:after="40" w:line="276" w:lineRule="auto"/>
              <w:jc w:val="center"/>
              <w:rPr>
                <w:lang w:val="de-DE"/>
              </w:rPr>
            </w:pPr>
            <w:r>
              <w:rPr>
                <w:lang w:val="de-DE"/>
              </w:rPr>
              <w:t>ScanRight</w:t>
            </w:r>
          </w:p>
          <w:p w:rsidR="00D10B75" w:rsidRDefault="00D10B75">
            <w:pPr>
              <w:spacing w:before="40" w:after="40" w:line="276" w:lineRule="auto"/>
              <w:jc w:val="center"/>
              <w:rPr>
                <w:lang w:val="de-DE"/>
              </w:rPr>
            </w:pPr>
            <w:r>
              <w:rPr>
                <w:lang w:val="de-DE"/>
              </w:rPr>
              <w:t>Text2</w:t>
            </w:r>
          </w:p>
          <w:p w:rsidR="00D10B75" w:rsidRDefault="00D10B75">
            <w:pPr>
              <w:spacing w:before="40" w:after="40" w:line="276" w:lineRule="auto"/>
              <w:jc w:val="center"/>
              <w:rPr>
                <w:rFonts w:cs="Arial"/>
                <w:lang w:val="de-DE" w:eastAsia="ja-JP"/>
              </w:rPr>
            </w:pPr>
            <w:r>
              <w:rPr>
                <w:lang w:val="de-DE"/>
              </w:rPr>
              <w:t>ParkPilot</w:t>
            </w:r>
          </w:p>
        </w:tc>
      </w:tr>
    </w:tbl>
    <w:p w:rsidR="00D10B75" w:rsidRPr="00EE4184" w:rsidRDefault="00D10B75" w:rsidP="00D10B75"/>
    <w:p w:rsidR="00D10B75" w:rsidRDefault="00D10B75" w:rsidP="00D10B75">
      <w:pPr>
        <w:pStyle w:val="Heading3"/>
      </w:pPr>
      <w:bookmarkStart w:id="64" w:name="_Toc22284811"/>
      <w:r>
        <w:lastRenderedPageBreak/>
        <w:t>Active Park Assist (APA) Signal list - Internal HMI ECU Configuration Variables</w:t>
      </w:r>
      <w:bookmarkEnd w:id="64"/>
    </w:p>
    <w:p w:rsidR="00D10B75" w:rsidRPr="00D10B75" w:rsidRDefault="00D10B75" w:rsidP="00D10B75">
      <w:pPr>
        <w:pStyle w:val="Heading4"/>
        <w:rPr>
          <w:b w:val="0"/>
          <w:u w:val="single"/>
        </w:rPr>
      </w:pPr>
      <w:r w:rsidRPr="00D10B75">
        <w:rPr>
          <w:b w:val="0"/>
          <w:u w:val="single"/>
        </w:rPr>
        <w:t xml:space="preserve">CAMERA-FUR-REQ-247261/B-Active Park Assist (APA) Method 2 Configuration - Parking </w:t>
      </w:r>
      <w:proofErr w:type="spellStart"/>
      <w:r w:rsidRPr="00D10B75">
        <w:rPr>
          <w:b w:val="0"/>
          <w:u w:val="single"/>
        </w:rPr>
        <w:t>Assistance_Cfg</w:t>
      </w:r>
      <w:proofErr w:type="spellEnd"/>
    </w:p>
    <w:p w:rsidR="00D10B75" w:rsidRDefault="00D10B75" w:rsidP="00D10B75">
      <w:r>
        <w:t xml:space="preserve">For affected variants, a method 2 configuration variable shall be stored internally within the HMI ECU. </w:t>
      </w:r>
      <w:r w:rsidRPr="00021A92">
        <w:rPr>
          <w:b/>
        </w:rPr>
        <w:t xml:space="preserve">This is an already-existing method 2 variable within the </w:t>
      </w:r>
      <w:r>
        <w:rPr>
          <w:b/>
        </w:rPr>
        <w:t xml:space="preserve">APIM </w:t>
      </w:r>
      <w:r w:rsidRPr="00021A92">
        <w:rPr>
          <w:b/>
        </w:rPr>
        <w:t>HMI ECU</w:t>
      </w:r>
      <w:r>
        <w:rPr>
          <w:b/>
        </w:rPr>
        <w:t xml:space="preserve">. </w:t>
      </w:r>
      <w:r>
        <w:t>Other HMI ECUs to map their existing configurations to these states when interpreting “Parking Assistance” configuration columns in the signal processing section (e.g. CTR currently assigns state 0x6 for “APACSI”, APIM assigns state 0xA. Signal processing tables always use 0xA for “APACSI”).</w:t>
      </w:r>
    </w:p>
    <w:p w:rsidR="00D10B75" w:rsidRDefault="00D10B75" w:rsidP="00D10B75"/>
    <w:p w:rsidR="00D10B75" w:rsidRDefault="00D10B75" w:rsidP="00D10B75">
      <w:r>
        <w:t>Contact the HMI ECU applications engineer if clarification is necessary on configuration variable assignment for “Parking Assistance.”</w:t>
      </w:r>
    </w:p>
    <w:p w:rsidR="00D10B75" w:rsidRPr="00F5017A" w:rsidRDefault="00D10B75" w:rsidP="00D10B75"/>
    <w:p w:rsidR="00D10B75" w:rsidRDefault="00D10B75" w:rsidP="00D10B75"/>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1201"/>
        <w:gridCol w:w="3669"/>
        <w:gridCol w:w="2435"/>
      </w:tblGrid>
      <w:tr w:rsidR="00D10B75" w:rsidTr="00D10B75">
        <w:trPr>
          <w:cantSplit/>
          <w:trHeight w:val="703"/>
          <w:tblHeader/>
          <w:jc w:val="center"/>
        </w:trPr>
        <w:tc>
          <w:tcPr>
            <w:tcW w:w="243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lang w:val="de-DE" w:eastAsia="ja-JP"/>
              </w:rPr>
            </w:pPr>
            <w:r>
              <w:rPr>
                <w:lang w:val="de-DE"/>
              </w:rPr>
              <w:t>Method 2 Configuration Variable (stored within HMI ECU)</w:t>
            </w:r>
          </w:p>
        </w:tc>
        <w:tc>
          <w:tcPr>
            <w:tcW w:w="1201"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lang w:val="de-DE"/>
              </w:rPr>
            </w:pPr>
            <w:r>
              <w:rPr>
                <w:lang w:val="de-DE"/>
              </w:rPr>
              <w:t>Data Size (bytes)</w:t>
            </w:r>
          </w:p>
        </w:tc>
        <w:tc>
          <w:tcPr>
            <w:tcW w:w="3669"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lang w:val="de-DE" w:eastAsia="ja-JP"/>
              </w:rPr>
            </w:pPr>
            <w:r>
              <w:rPr>
                <w:lang w:val="de-DE"/>
              </w:rPr>
              <w:t>Signal Parameters</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lang w:val="de-DE" w:eastAsia="ja-JP"/>
              </w:rPr>
            </w:pPr>
            <w:r>
              <w:rPr>
                <w:lang w:val="de-DE"/>
              </w:rPr>
              <w:t>Affected Display Position</w:t>
            </w:r>
          </w:p>
        </w:tc>
      </w:tr>
      <w:tr w:rsidR="00D10B75" w:rsidTr="00D10B75">
        <w:trPr>
          <w:cantSplit/>
          <w:trHeight w:val="255"/>
          <w:jc w:val="center"/>
        </w:trPr>
        <w:tc>
          <w:tcPr>
            <w:tcW w:w="24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lang w:val="de-DE" w:eastAsia="ja-JP"/>
              </w:rPr>
            </w:pPr>
            <w:r>
              <w:rPr>
                <w:lang w:val="de-DE"/>
              </w:rPr>
              <w:t>Parking Assistance</w:t>
            </w:r>
          </w:p>
        </w:tc>
        <w:tc>
          <w:tcPr>
            <w:tcW w:w="120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lang w:val="de-DE"/>
              </w:rPr>
            </w:pPr>
            <w:r>
              <w:rPr>
                <w:lang w:val="de-DE"/>
              </w:rPr>
              <w:t>1</w:t>
            </w:r>
          </w:p>
        </w:tc>
        <w:tc>
          <w:tcPr>
            <w:tcW w:w="366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lang w:val="de-DE" w:eastAsia="ja-JP"/>
              </w:rPr>
            </w:pPr>
            <w:r>
              <w:rPr>
                <w:lang w:val="de-DE"/>
              </w:rPr>
              <w:t>State Encoded:</w:t>
            </w:r>
          </w:p>
          <w:p w:rsidR="00D10B75" w:rsidRDefault="00D10B75">
            <w:pPr>
              <w:spacing w:line="276" w:lineRule="auto"/>
              <w:jc w:val="center"/>
              <w:rPr>
                <w:sz w:val="16"/>
                <w:szCs w:val="16"/>
                <w:lang w:val="de-DE"/>
              </w:rPr>
            </w:pPr>
            <w:r>
              <w:rPr>
                <w:sz w:val="16"/>
                <w:szCs w:val="16"/>
                <w:lang w:val="de-DE"/>
              </w:rPr>
              <w:t>$00: No PDC/PSM/SAPP</w:t>
            </w:r>
          </w:p>
          <w:p w:rsidR="00D10B75" w:rsidRDefault="00D10B75">
            <w:pPr>
              <w:spacing w:line="276" w:lineRule="auto"/>
              <w:jc w:val="center"/>
              <w:rPr>
                <w:sz w:val="16"/>
                <w:szCs w:val="16"/>
                <w:lang w:val="de-DE"/>
              </w:rPr>
            </w:pPr>
            <w:r>
              <w:rPr>
                <w:sz w:val="16"/>
                <w:szCs w:val="16"/>
                <w:lang w:val="de-DE"/>
              </w:rPr>
              <w:t>$01: Rear PDC</w:t>
            </w:r>
          </w:p>
          <w:p w:rsidR="00D10B75" w:rsidRDefault="00D10B75">
            <w:pPr>
              <w:spacing w:line="276" w:lineRule="auto"/>
              <w:jc w:val="center"/>
              <w:rPr>
                <w:sz w:val="16"/>
                <w:szCs w:val="16"/>
                <w:lang w:val="de-DE"/>
              </w:rPr>
            </w:pPr>
            <w:r>
              <w:rPr>
                <w:sz w:val="16"/>
                <w:szCs w:val="16"/>
                <w:lang w:val="de-DE"/>
              </w:rPr>
              <w:t>$02: Rear/Front PDC</w:t>
            </w:r>
          </w:p>
          <w:p w:rsidR="00D10B75" w:rsidRDefault="00D10B75">
            <w:pPr>
              <w:spacing w:line="276" w:lineRule="auto"/>
              <w:jc w:val="center"/>
              <w:rPr>
                <w:sz w:val="16"/>
                <w:szCs w:val="16"/>
                <w:lang w:val="de-DE"/>
              </w:rPr>
            </w:pPr>
            <w:r>
              <w:rPr>
                <w:sz w:val="16"/>
                <w:szCs w:val="16"/>
                <w:lang w:val="de-DE"/>
              </w:rPr>
              <w:t>$03: Rear/Front PDC/SAPP</w:t>
            </w:r>
          </w:p>
          <w:p w:rsidR="00D10B75" w:rsidRDefault="00D10B75">
            <w:pPr>
              <w:spacing w:line="276" w:lineRule="auto"/>
              <w:jc w:val="center"/>
              <w:rPr>
                <w:sz w:val="16"/>
                <w:szCs w:val="16"/>
                <w:lang w:val="de-DE"/>
              </w:rPr>
            </w:pPr>
            <w:r>
              <w:rPr>
                <w:sz w:val="16"/>
                <w:szCs w:val="16"/>
                <w:lang w:val="de-DE"/>
              </w:rPr>
              <w:t>$04: Rear/SAPP</w:t>
            </w:r>
            <w:r>
              <w:rPr>
                <w:sz w:val="16"/>
                <w:szCs w:val="16"/>
                <w:lang w:val="de-DE"/>
              </w:rPr>
              <w:br/>
              <w:t>$05: Rear/Front PDC/SAPP</w:t>
            </w:r>
          </w:p>
          <w:p w:rsidR="00D10B75" w:rsidRDefault="00D10B75">
            <w:pPr>
              <w:spacing w:line="276" w:lineRule="auto"/>
              <w:jc w:val="center"/>
              <w:rPr>
                <w:sz w:val="16"/>
                <w:szCs w:val="16"/>
                <w:lang w:val="de-DE"/>
              </w:rPr>
            </w:pPr>
            <w:r>
              <w:rPr>
                <w:sz w:val="16"/>
                <w:szCs w:val="16"/>
                <w:lang w:val="de-DE"/>
              </w:rPr>
              <w:t>$06: Rear/SAPP</w:t>
            </w:r>
          </w:p>
          <w:p w:rsidR="00D10B75" w:rsidRDefault="00D10B75">
            <w:pPr>
              <w:spacing w:line="276" w:lineRule="auto"/>
              <w:jc w:val="center"/>
              <w:rPr>
                <w:sz w:val="16"/>
                <w:szCs w:val="16"/>
                <w:lang w:val="de-DE"/>
              </w:rPr>
            </w:pPr>
            <w:r>
              <w:rPr>
                <w:sz w:val="16"/>
                <w:szCs w:val="16"/>
                <w:lang w:val="de-DE"/>
              </w:rPr>
              <w:t>$07: Rear/Front PDC with APA</w:t>
            </w:r>
          </w:p>
          <w:p w:rsidR="00D10B75" w:rsidRDefault="00D10B75">
            <w:pPr>
              <w:spacing w:line="276" w:lineRule="auto"/>
              <w:jc w:val="center"/>
              <w:rPr>
                <w:sz w:val="16"/>
                <w:szCs w:val="16"/>
                <w:lang w:val="de-DE"/>
              </w:rPr>
            </w:pPr>
            <w:r>
              <w:rPr>
                <w:sz w:val="16"/>
                <w:szCs w:val="16"/>
                <w:lang w:val="de-DE"/>
              </w:rPr>
              <w:t>$08: APA Lite</w:t>
            </w:r>
          </w:p>
          <w:p w:rsidR="00D10B75" w:rsidRDefault="00D10B75">
            <w:pPr>
              <w:spacing w:line="276" w:lineRule="auto"/>
              <w:jc w:val="center"/>
              <w:rPr>
                <w:sz w:val="16"/>
                <w:szCs w:val="16"/>
                <w:lang w:val="de-DE"/>
              </w:rPr>
            </w:pPr>
            <w:r>
              <w:rPr>
                <w:sz w:val="16"/>
                <w:szCs w:val="16"/>
                <w:lang w:val="de-DE"/>
              </w:rPr>
              <w:t>$09: APA Lite Plus</w:t>
            </w:r>
          </w:p>
          <w:p w:rsidR="00D10B75" w:rsidRDefault="00D10B75">
            <w:pPr>
              <w:spacing w:line="276" w:lineRule="auto"/>
              <w:jc w:val="center"/>
              <w:rPr>
                <w:sz w:val="16"/>
                <w:szCs w:val="16"/>
                <w:lang w:val="de-DE"/>
              </w:rPr>
            </w:pPr>
            <w:r>
              <w:rPr>
                <w:sz w:val="16"/>
                <w:szCs w:val="16"/>
                <w:lang w:val="de-DE"/>
              </w:rPr>
              <w:t>$0A: APACSI</w:t>
            </w:r>
          </w:p>
          <w:p w:rsidR="00D10B75" w:rsidRDefault="00D10B75">
            <w:pPr>
              <w:spacing w:line="276" w:lineRule="auto"/>
              <w:jc w:val="center"/>
              <w:rPr>
                <w:sz w:val="16"/>
                <w:szCs w:val="16"/>
                <w:lang w:val="de-DE"/>
              </w:rPr>
            </w:pPr>
            <w:r>
              <w:rPr>
                <w:sz w:val="16"/>
                <w:szCs w:val="16"/>
                <w:lang w:val="de-DE"/>
              </w:rPr>
              <w:t>$0B: FAPA</w:t>
            </w:r>
          </w:p>
          <w:p w:rsidR="00D10B75" w:rsidRDefault="00D10B75">
            <w:pPr>
              <w:spacing w:line="276" w:lineRule="auto"/>
              <w:jc w:val="center"/>
              <w:rPr>
                <w:rFonts w:cs="Arial"/>
                <w:sz w:val="16"/>
                <w:szCs w:val="16"/>
                <w:lang w:val="de-DE" w:eastAsia="ja-JP"/>
              </w:rPr>
            </w:pPr>
            <w:r>
              <w:rPr>
                <w:sz w:val="16"/>
                <w:szCs w:val="16"/>
                <w:lang w:val="de-DE"/>
              </w:rPr>
              <w:t>$C-FF: Reserved</w:t>
            </w: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lang w:val="de-DE" w:eastAsia="ja-JP"/>
              </w:rPr>
            </w:pPr>
            <w:r>
              <w:rPr>
                <w:lang w:val="de-DE"/>
              </w:rPr>
              <w:t>All 8“ tables</w:t>
            </w:r>
          </w:p>
        </w:tc>
      </w:tr>
    </w:tbl>
    <w:p w:rsidR="00D10B75" w:rsidRDefault="00D10B75" w:rsidP="00D10B75"/>
    <w:p w:rsidR="00D10B75" w:rsidRDefault="00D10B75" w:rsidP="00D10B75">
      <w:pPr>
        <w:pStyle w:val="Heading3"/>
      </w:pPr>
      <w:bookmarkStart w:id="65" w:name="_Toc22284812"/>
      <w:r>
        <w:t>Active Park Assist (APA) Signal Processing</w:t>
      </w:r>
      <w:bookmarkEnd w:id="65"/>
    </w:p>
    <w:p w:rsidR="00D10B75" w:rsidRPr="00D10B75" w:rsidRDefault="00D10B75" w:rsidP="00D10B75">
      <w:pPr>
        <w:pStyle w:val="Heading4"/>
        <w:rPr>
          <w:b w:val="0"/>
          <w:u w:val="single"/>
        </w:rPr>
      </w:pPr>
      <w:r w:rsidRPr="00D10B75">
        <w:rPr>
          <w:b w:val="0"/>
          <w:u w:val="single"/>
        </w:rPr>
        <w:t xml:space="preserve">CAMERA-FUR-REQ-130494/J-Active Park Assist (APA) Signal Processing - Positional </w:t>
      </w:r>
      <w:proofErr w:type="spellStart"/>
      <w:r w:rsidRPr="00D10B75">
        <w:rPr>
          <w:b w:val="0"/>
          <w:u w:val="single"/>
        </w:rPr>
        <w:t>ScanLeft</w:t>
      </w:r>
      <w:proofErr w:type="spellEnd"/>
    </w:p>
    <w:p w:rsidR="00D10B75" w:rsidRPr="006B6295" w:rsidRDefault="00D10B75" w:rsidP="00D10B75">
      <w:pPr>
        <w:jc w:val="center"/>
        <w:rPr>
          <w:b/>
        </w:rPr>
      </w:pPr>
      <w:r w:rsidRPr="006B6295">
        <w:rPr>
          <w:b/>
        </w:rPr>
        <w:t>8” (or equivalent) displays</w:t>
      </w:r>
    </w:p>
    <w:tbl>
      <w:tblPr>
        <w:tblStyle w:val="TableGrid"/>
        <w:tblW w:w="0" w:type="auto"/>
        <w:jc w:val="center"/>
        <w:tblLayout w:type="fixed"/>
        <w:tblLook w:val="04A0" w:firstRow="1" w:lastRow="0" w:firstColumn="1" w:lastColumn="0" w:noHBand="0" w:noVBand="1"/>
      </w:tblPr>
      <w:tblGrid>
        <w:gridCol w:w="696"/>
        <w:gridCol w:w="582"/>
        <w:gridCol w:w="582"/>
        <w:gridCol w:w="540"/>
        <w:gridCol w:w="540"/>
        <w:gridCol w:w="540"/>
        <w:gridCol w:w="270"/>
        <w:gridCol w:w="270"/>
        <w:gridCol w:w="270"/>
        <w:gridCol w:w="270"/>
        <w:gridCol w:w="270"/>
        <w:gridCol w:w="270"/>
        <w:gridCol w:w="270"/>
        <w:gridCol w:w="270"/>
        <w:gridCol w:w="270"/>
        <w:gridCol w:w="270"/>
        <w:gridCol w:w="540"/>
        <w:gridCol w:w="2430"/>
      </w:tblGrid>
      <w:tr w:rsidR="00D10B75" w:rsidTr="00D10B75">
        <w:trPr>
          <w:cantSplit/>
          <w:trHeight w:val="2160"/>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Operational Mode</w:t>
            </w:r>
          </w:p>
        </w:tc>
        <w:tc>
          <w:tcPr>
            <w:tcW w:w="5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rsidP="00D10B75">
            <w:pPr>
              <w:jc w:val="center"/>
              <w:rPr>
                <w:lang w:val="de-DE"/>
              </w:rPr>
            </w:pPr>
            <w:r w:rsidRPr="007F13FF">
              <w:rPr>
                <w:lang w:val="de-DE"/>
              </w:rPr>
              <w:t>Parking Assistance</w:t>
            </w:r>
            <w:r w:rsidRPr="00197F56">
              <w:rPr>
                <w:lang w:val="de-DE"/>
              </w:rPr>
              <w:t>_Cfg</w:t>
            </w:r>
          </w:p>
        </w:tc>
        <w:tc>
          <w:tcPr>
            <w:tcW w:w="5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[ApaTrgtDist_D_Stat]</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[ApaMsgTxt_D_Rq]</w:t>
            </w:r>
            <w:r>
              <w:rPr>
                <w:rFonts w:cs="Arial"/>
                <w:vertAlign w:val="superscript"/>
                <w:lang w:val="de-DE"/>
              </w:rPr>
              <w: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[PrkAidMsgTxt_D_Rq]</w:t>
            </w:r>
          </w:p>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jc w:val="center"/>
              <w:rPr>
                <w:rFonts w:cs="Arial"/>
                <w:lang w:val="de-DE" w:eastAsia="ja-JP"/>
              </w:rPr>
            </w:pPr>
            <w:r>
              <w:rPr>
                <w:lang w:val="de-DE"/>
              </w:rPr>
              <w:t>Run</w:t>
            </w:r>
          </w:p>
          <w:p w:rsidR="00D10B75" w:rsidRDefault="00D10B75">
            <w:pPr>
              <w:jc w:val="center"/>
              <w:rPr>
                <w:rFonts w:cs="Arial"/>
                <w:lang w:val="de-DE" w:eastAsia="ja-JP"/>
              </w:rPr>
            </w:pPr>
            <w:r>
              <w:rPr>
                <w:lang w:val="de-DE"/>
              </w:rPr>
              <w:t>(as per Operational Modes and Voltage Range Definition)</w:t>
            </w:r>
          </w:p>
        </w:tc>
        <w:tc>
          <w:tcPr>
            <w:tcW w:w="582" w:type="dxa"/>
            <w:tcBorders>
              <w:top w:val="single" w:sz="4" w:space="0" w:color="auto"/>
              <w:left w:val="single" w:sz="4" w:space="0" w:color="auto"/>
              <w:bottom w:val="single" w:sz="4" w:space="0" w:color="auto"/>
              <w:right w:val="single" w:sz="4" w:space="0" w:color="auto"/>
            </w:tcBorders>
            <w:vAlign w:val="center"/>
          </w:tcPr>
          <w:p w:rsidR="00D10B75" w:rsidRPr="007F13FF" w:rsidRDefault="00D10B75" w:rsidP="00D10B75">
            <w:pPr>
              <w:rPr>
                <w:sz w:val="16"/>
                <w:szCs w:val="16"/>
                <w:lang w:val="de-DE"/>
              </w:rPr>
            </w:pPr>
            <w:r>
              <w:rPr>
                <w:sz w:val="16"/>
                <w:szCs w:val="16"/>
                <w:lang w:val="de-DE"/>
              </w:rPr>
              <w:t>0xA|0xB</w:t>
            </w:r>
          </w:p>
          <w:p w:rsidR="00D10B75" w:rsidRPr="007F13FF" w:rsidRDefault="00D10B75" w:rsidP="00D10B75">
            <w:pPr>
              <w:rPr>
                <w:sz w:val="16"/>
                <w:szCs w:val="16"/>
                <w:lang w:val="de-DE"/>
              </w:rPr>
            </w:pPr>
          </w:p>
        </w:tc>
        <w:tc>
          <w:tcPr>
            <w:tcW w:w="58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rFonts w:cs="Arial"/>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4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noProof/>
                <w:sz w:val="24"/>
                <w:lang w:val="de-DE"/>
              </w:rPr>
            </w:pPr>
            <w:r>
              <w:rPr>
                <w:sz w:val="24"/>
                <w:lang w:val="de-DE"/>
              </w:rPr>
              <w:t>Active</w:t>
            </w:r>
          </w:p>
          <w:p w:rsidR="00D10B75" w:rsidRDefault="00D10B75" w:rsidP="00D10B75">
            <w:pPr>
              <w:jc w:val="center"/>
              <w:rPr>
                <w:rFonts w:cs="Arial"/>
                <w:sz w:val="24"/>
                <w:lang w:val="de-DE" w:eastAsia="ja-JP"/>
              </w:rPr>
            </w:pPr>
            <w:r>
              <w:rPr>
                <w:noProof/>
                <w:sz w:val="24"/>
              </w:rPr>
              <w:drawing>
                <wp:inline distT="0" distB="0" distL="0" distR="0" wp14:anchorId="4825B4F5" wp14:editId="699BF00C">
                  <wp:extent cx="409575" cy="457200"/>
                  <wp:effectExtent l="0" t="0" r="9525" b="0"/>
                  <wp:docPr id="164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vertAlign w:val="subscript"/>
                <w:lang w:val="de-DE" w:eastAsia="ja-JP"/>
              </w:rPr>
              <w:t>/001</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82" w:type="dxa"/>
            <w:tcBorders>
              <w:top w:val="single" w:sz="4" w:space="0" w:color="auto"/>
              <w:left w:val="single" w:sz="4" w:space="0" w:color="auto"/>
              <w:bottom w:val="single" w:sz="4" w:space="0" w:color="auto"/>
              <w:right w:val="single" w:sz="4" w:space="0" w:color="auto"/>
            </w:tcBorders>
            <w:vAlign w:val="center"/>
          </w:tcPr>
          <w:p w:rsidR="00D10B75" w:rsidRPr="007F13FF" w:rsidRDefault="00D10B75" w:rsidP="00D10B75">
            <w:pPr>
              <w:rPr>
                <w:sz w:val="16"/>
                <w:szCs w:val="16"/>
                <w:lang w:val="de-DE"/>
              </w:rPr>
            </w:pPr>
            <w:r>
              <w:rPr>
                <w:sz w:val="16"/>
                <w:szCs w:val="16"/>
                <w:lang w:val="de-DE"/>
              </w:rPr>
              <w:t>0xA|0xB</w:t>
            </w:r>
          </w:p>
          <w:p w:rsidR="00D10B75" w:rsidRPr="007F13FF" w:rsidRDefault="00D10B75">
            <w:pPr>
              <w:jc w:val="center"/>
              <w:rPr>
                <w:sz w:val="16"/>
                <w:szCs w:val="16"/>
                <w:lang w:val="de-DE"/>
              </w:rPr>
            </w:pPr>
          </w:p>
        </w:tc>
        <w:tc>
          <w:tcPr>
            <w:tcW w:w="58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rFonts w:cs="Arial"/>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4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noProof/>
                <w:sz w:val="24"/>
                <w:lang w:val="de-DE"/>
              </w:rPr>
            </w:pPr>
            <w:r>
              <w:rPr>
                <w:sz w:val="24"/>
                <w:lang w:val="de-DE"/>
              </w:rPr>
              <w:t>Active</w:t>
            </w:r>
          </w:p>
          <w:p w:rsidR="00D10B75" w:rsidRDefault="00D10B75" w:rsidP="00D10B75">
            <w:pPr>
              <w:jc w:val="center"/>
              <w:rPr>
                <w:rFonts w:cs="Arial"/>
                <w:sz w:val="24"/>
                <w:lang w:val="de-DE" w:eastAsia="ja-JP"/>
              </w:rPr>
            </w:pPr>
            <w:r>
              <w:rPr>
                <w:noProof/>
                <w:sz w:val="24"/>
              </w:rPr>
              <w:drawing>
                <wp:inline distT="0" distB="0" distL="0" distR="0" wp14:anchorId="1E54DC6B" wp14:editId="3898C977">
                  <wp:extent cx="409575" cy="457200"/>
                  <wp:effectExtent l="0" t="0" r="9525" b="0"/>
                  <wp:docPr id="16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vertAlign w:val="subscript"/>
                <w:lang w:val="de-DE" w:eastAsia="ja-JP"/>
              </w:rPr>
              <w:t>/002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82" w:type="dxa"/>
            <w:tcBorders>
              <w:top w:val="single" w:sz="4" w:space="0" w:color="auto"/>
              <w:left w:val="single" w:sz="4" w:space="0" w:color="auto"/>
              <w:bottom w:val="single" w:sz="4" w:space="0" w:color="auto"/>
              <w:right w:val="single" w:sz="4" w:space="0" w:color="auto"/>
            </w:tcBorders>
            <w:vAlign w:val="center"/>
          </w:tcPr>
          <w:p w:rsidR="00D10B75" w:rsidRPr="007F13FF" w:rsidRDefault="00D10B75" w:rsidP="00D10B75">
            <w:pPr>
              <w:rPr>
                <w:sz w:val="16"/>
                <w:szCs w:val="16"/>
                <w:lang w:val="de-DE"/>
              </w:rPr>
            </w:pPr>
            <w:r>
              <w:rPr>
                <w:sz w:val="16"/>
                <w:szCs w:val="16"/>
                <w:lang w:val="de-DE"/>
              </w:rPr>
              <w:t>0xA|0xB</w:t>
            </w:r>
          </w:p>
          <w:p w:rsidR="00D10B75" w:rsidRPr="007F13FF" w:rsidRDefault="00D10B75">
            <w:pPr>
              <w:jc w:val="center"/>
              <w:rPr>
                <w:sz w:val="16"/>
                <w:szCs w:val="16"/>
                <w:lang w:val="de-DE"/>
              </w:rPr>
            </w:pPr>
          </w:p>
        </w:tc>
        <w:tc>
          <w:tcPr>
            <w:tcW w:w="58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rFonts w:cs="Arial"/>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4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Passive</w:t>
            </w:r>
          </w:p>
          <w:p w:rsidR="00D10B75" w:rsidRDefault="00D10B75" w:rsidP="00D10B75">
            <w:pPr>
              <w:jc w:val="center"/>
              <w:rPr>
                <w:rFonts w:cs="Arial"/>
                <w:sz w:val="24"/>
                <w:lang w:val="de-DE" w:eastAsia="ja-JP"/>
              </w:rPr>
            </w:pPr>
            <w:r>
              <w:rPr>
                <w:noProof/>
                <w:sz w:val="24"/>
              </w:rPr>
              <w:drawing>
                <wp:inline distT="0" distB="0" distL="0" distR="0" wp14:anchorId="5875B6D7" wp14:editId="36F4436D">
                  <wp:extent cx="352425" cy="533400"/>
                  <wp:effectExtent l="0" t="0" r="9525" b="0"/>
                  <wp:docPr id="16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vertAlign w:val="subscript"/>
                <w:lang w:val="de-DE" w:eastAsia="ja-JP"/>
              </w:rPr>
              <w:t>/003</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82" w:type="dxa"/>
            <w:tcBorders>
              <w:top w:val="single" w:sz="4" w:space="0" w:color="auto"/>
              <w:left w:val="single" w:sz="4" w:space="0" w:color="auto"/>
              <w:bottom w:val="single" w:sz="4" w:space="0" w:color="auto"/>
              <w:right w:val="single" w:sz="4" w:space="0" w:color="auto"/>
            </w:tcBorders>
            <w:vAlign w:val="center"/>
          </w:tcPr>
          <w:p w:rsidR="00D10B75" w:rsidRPr="007F13FF" w:rsidRDefault="00D10B75" w:rsidP="00D10B75">
            <w:pPr>
              <w:rPr>
                <w:sz w:val="16"/>
                <w:szCs w:val="16"/>
                <w:lang w:val="de-DE"/>
              </w:rPr>
            </w:pPr>
            <w:r>
              <w:rPr>
                <w:sz w:val="16"/>
                <w:szCs w:val="16"/>
                <w:lang w:val="de-DE"/>
              </w:rPr>
              <w:t>0xA|0xB</w:t>
            </w:r>
          </w:p>
          <w:p w:rsidR="00D10B75" w:rsidRPr="007F13FF" w:rsidRDefault="00D10B75">
            <w:pPr>
              <w:jc w:val="center"/>
              <w:rPr>
                <w:sz w:val="16"/>
                <w:szCs w:val="16"/>
                <w:lang w:val="de-DE"/>
              </w:rPr>
            </w:pPr>
          </w:p>
        </w:tc>
        <w:tc>
          <w:tcPr>
            <w:tcW w:w="58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rFonts w:cs="Arial"/>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4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Passive</w:t>
            </w:r>
          </w:p>
          <w:p w:rsidR="00D10B75" w:rsidRDefault="00D10B75" w:rsidP="00D10B75">
            <w:pPr>
              <w:jc w:val="center"/>
              <w:rPr>
                <w:rFonts w:cs="Arial"/>
                <w:sz w:val="24"/>
                <w:lang w:val="de-DE" w:eastAsia="ja-JP"/>
              </w:rPr>
            </w:pPr>
            <w:r>
              <w:rPr>
                <w:noProof/>
                <w:sz w:val="24"/>
              </w:rPr>
              <w:drawing>
                <wp:inline distT="0" distB="0" distL="0" distR="0" wp14:anchorId="53CB86F6" wp14:editId="42056774">
                  <wp:extent cx="352425" cy="533400"/>
                  <wp:effectExtent l="0" t="0" r="9525" b="0"/>
                  <wp:docPr id="16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vertAlign w:val="subscript"/>
                <w:lang w:val="de-DE" w:eastAsia="ja-JP"/>
              </w:rPr>
              <w:t>/004</w:t>
            </w:r>
          </w:p>
        </w:tc>
      </w:tr>
      <w:tr w:rsidR="00D10B75" w:rsidTr="00D10B75">
        <w:trPr>
          <w:cantSplit/>
          <w:jc w:val="center"/>
        </w:trPr>
        <w:tc>
          <w:tcPr>
            <w:tcW w:w="6720" w:type="dxa"/>
            <w:gridSpan w:val="17"/>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lang w:val="de-DE"/>
              </w:rPr>
            </w:pPr>
            <w:r>
              <w:rPr>
                <w:lang w:val="de-DE"/>
              </w:rPr>
              <w:t>All Other Cases</w:t>
            </w:r>
          </w:p>
        </w:tc>
        <w:tc>
          <w:tcPr>
            <w:tcW w:w="243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24"/>
                <w:lang w:val="de-DE"/>
              </w:rPr>
            </w:pPr>
            <w:r w:rsidRPr="00BA342B">
              <w:rPr>
                <w:sz w:val="24"/>
                <w:lang w:val="de-DE"/>
              </w:rPr>
              <w:t>Blank (Do not show ScanLeft)</w:t>
            </w:r>
          </w:p>
        </w:tc>
      </w:tr>
    </w:tbl>
    <w:p w:rsidR="00D10B75" w:rsidRDefault="00D10B75" w:rsidP="00D10B75">
      <w:pPr>
        <w:jc w:val="center"/>
      </w:pPr>
      <w:r>
        <w:t xml:space="preserve">Active Park Assist (APA) Positional </w:t>
      </w:r>
      <w:proofErr w:type="spellStart"/>
      <w:r>
        <w:t>ScanLeft</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Pr="006B6295" w:rsidRDefault="00D10B75" w:rsidP="00D10B75">
      <w:pPr>
        <w:jc w:val="center"/>
        <w:rPr>
          <w:b/>
        </w:rPr>
      </w:pPr>
      <w:r>
        <w:rPr>
          <w:b/>
        </w:rPr>
        <w:t>4</w:t>
      </w:r>
      <w:r w:rsidRPr="006B6295">
        <w:rPr>
          <w:b/>
        </w:rPr>
        <w:t>” displays</w:t>
      </w:r>
    </w:p>
    <w:tbl>
      <w:tblPr>
        <w:tblStyle w:val="TableGrid"/>
        <w:tblW w:w="0" w:type="auto"/>
        <w:jc w:val="center"/>
        <w:tblLook w:val="04A0" w:firstRow="1" w:lastRow="0" w:firstColumn="1" w:lastColumn="0" w:noHBand="0" w:noVBand="1"/>
      </w:tblPr>
      <w:tblGrid>
        <w:gridCol w:w="700"/>
        <w:gridCol w:w="511"/>
        <w:gridCol w:w="511"/>
        <w:gridCol w:w="511"/>
        <w:gridCol w:w="511"/>
        <w:gridCol w:w="443"/>
        <w:gridCol w:w="443"/>
        <w:gridCol w:w="443"/>
        <w:gridCol w:w="487"/>
        <w:gridCol w:w="443"/>
        <w:gridCol w:w="443"/>
        <w:gridCol w:w="443"/>
        <w:gridCol w:w="443"/>
        <w:gridCol w:w="443"/>
        <w:gridCol w:w="2801"/>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4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28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ind w:left="113" w:right="113"/>
              <w:jc w:val="center"/>
              <w:rPr>
                <w:rFonts w:cs="Arial"/>
                <w:lang w:val="de-DE" w:eastAsia="ja-JP"/>
              </w:rPr>
            </w:pPr>
            <w:r>
              <w:rPr>
                <w:lang w:val="de-DE"/>
              </w:rPr>
              <w:t>Run</w:t>
            </w:r>
          </w:p>
          <w:p w:rsidR="00D10B75" w:rsidRDefault="00D10B75">
            <w:pPr>
              <w:ind w:left="113" w:right="113"/>
              <w:jc w:val="center"/>
              <w:rPr>
                <w:rFonts w:cs="Arial"/>
                <w:lang w:val="de-DE" w:eastAsia="ja-JP"/>
              </w:rPr>
            </w:pPr>
            <w:r>
              <w:rPr>
                <w:sz w:val="16"/>
                <w:szCs w:val="16"/>
                <w:lang w:val="de-DE"/>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0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noProof/>
                <w:sz w:val="24"/>
                <w:lang w:val="de-DE"/>
              </w:rPr>
            </w:pPr>
            <w:r>
              <w:rPr>
                <w:sz w:val="24"/>
                <w:lang w:val="de-DE"/>
              </w:rPr>
              <w:t>Active</w:t>
            </w:r>
          </w:p>
          <w:p w:rsidR="00D10B75" w:rsidRDefault="00D10B75" w:rsidP="00D10B75">
            <w:pPr>
              <w:jc w:val="center"/>
              <w:rPr>
                <w:rFonts w:cs="Arial"/>
                <w:sz w:val="24"/>
                <w:lang w:val="de-DE" w:eastAsia="ja-JP"/>
              </w:rPr>
            </w:pPr>
            <w:r>
              <w:rPr>
                <w:noProof/>
                <w:sz w:val="24"/>
              </w:rPr>
              <w:drawing>
                <wp:inline distT="0" distB="0" distL="0" distR="0" wp14:anchorId="3736517C" wp14:editId="39E0D67E">
                  <wp:extent cx="409575" cy="457200"/>
                  <wp:effectExtent l="0" t="0" r="9525" b="0"/>
                  <wp:docPr id="16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lang w:val="de-DE" w:eastAsia="ja-JP"/>
              </w:rPr>
              <w:t>/001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0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noProof/>
                <w:sz w:val="24"/>
                <w:lang w:val="de-DE"/>
              </w:rPr>
            </w:pPr>
            <w:r>
              <w:rPr>
                <w:sz w:val="24"/>
                <w:lang w:val="de-DE"/>
              </w:rPr>
              <w:t>Active</w:t>
            </w:r>
          </w:p>
          <w:p w:rsidR="00D10B75" w:rsidRDefault="00D10B75" w:rsidP="00D10B75">
            <w:pPr>
              <w:jc w:val="center"/>
              <w:rPr>
                <w:rFonts w:cs="Arial"/>
                <w:sz w:val="24"/>
                <w:lang w:val="de-DE" w:eastAsia="ja-JP"/>
              </w:rPr>
            </w:pPr>
            <w:r>
              <w:rPr>
                <w:noProof/>
                <w:sz w:val="24"/>
              </w:rPr>
              <w:drawing>
                <wp:inline distT="0" distB="0" distL="0" distR="0" wp14:anchorId="01916E74" wp14:editId="434700FA">
                  <wp:extent cx="409575" cy="457200"/>
                  <wp:effectExtent l="0" t="0" r="9525" b="0"/>
                  <wp:docPr id="16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lang w:val="de-DE" w:eastAsia="ja-JP"/>
              </w:rPr>
              <w:t>/002</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0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Passive</w:t>
            </w:r>
          </w:p>
          <w:p w:rsidR="00D10B75" w:rsidRDefault="00D10B75" w:rsidP="00D10B75">
            <w:pPr>
              <w:jc w:val="center"/>
              <w:rPr>
                <w:rFonts w:cs="Arial"/>
                <w:sz w:val="24"/>
                <w:lang w:val="de-DE" w:eastAsia="ja-JP"/>
              </w:rPr>
            </w:pPr>
            <w:r>
              <w:rPr>
                <w:noProof/>
                <w:sz w:val="24"/>
              </w:rPr>
              <w:drawing>
                <wp:inline distT="0" distB="0" distL="0" distR="0" wp14:anchorId="15FD5070" wp14:editId="3203A0EB">
                  <wp:extent cx="352425" cy="533400"/>
                  <wp:effectExtent l="0" t="0" r="9525" b="0"/>
                  <wp:docPr id="16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lang w:val="de-DE" w:eastAsia="ja-JP"/>
              </w:rPr>
              <w:t>/003</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0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Passive</w:t>
            </w:r>
          </w:p>
          <w:p w:rsidR="00D10B75" w:rsidRDefault="00D10B75" w:rsidP="00D10B75">
            <w:pPr>
              <w:jc w:val="center"/>
              <w:rPr>
                <w:rFonts w:cs="Arial"/>
                <w:sz w:val="24"/>
                <w:lang w:val="de-DE" w:eastAsia="ja-JP"/>
              </w:rPr>
            </w:pPr>
            <w:r>
              <w:rPr>
                <w:noProof/>
                <w:sz w:val="24"/>
              </w:rPr>
              <w:drawing>
                <wp:inline distT="0" distB="0" distL="0" distR="0" wp14:anchorId="5041351B" wp14:editId="709F2F90">
                  <wp:extent cx="352425" cy="533400"/>
                  <wp:effectExtent l="0" t="0" r="9525" b="0"/>
                  <wp:docPr id="1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lang w:val="de-DE" w:eastAsia="ja-JP"/>
              </w:rPr>
              <w:t>/004</w:t>
            </w:r>
          </w:p>
        </w:tc>
      </w:tr>
      <w:tr w:rsidR="00D10B75" w:rsidTr="00D10B75">
        <w:trPr>
          <w:cantSplit/>
          <w:jc w:val="center"/>
        </w:trPr>
        <w:tc>
          <w:tcPr>
            <w:tcW w:w="6775" w:type="dxa"/>
            <w:gridSpan w:val="14"/>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rFonts w:cs="Arial"/>
                <w:lang w:val="de-DE" w:eastAsia="ja-JP"/>
              </w:rPr>
              <w:t>All Other Cases</w:t>
            </w:r>
          </w:p>
        </w:tc>
        <w:tc>
          <w:tcPr>
            <w:tcW w:w="2801"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24"/>
                <w:lang w:val="de-DE"/>
              </w:rPr>
            </w:pPr>
            <w:r w:rsidRPr="00BA342B">
              <w:rPr>
                <w:sz w:val="24"/>
                <w:lang w:val="de-DE"/>
              </w:rPr>
              <w:t>Blank (Do not show ScanLeft)</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B04B60" w:rsidRDefault="00D10B75" w:rsidP="00D10B75"/>
    <w:p w:rsidR="00D10B75" w:rsidRPr="00D10B75" w:rsidRDefault="00D10B75" w:rsidP="00D10B75">
      <w:pPr>
        <w:pStyle w:val="Heading4"/>
        <w:rPr>
          <w:b w:val="0"/>
          <w:u w:val="single"/>
        </w:rPr>
      </w:pPr>
      <w:r w:rsidRPr="00D10B75">
        <w:rPr>
          <w:b w:val="0"/>
          <w:u w:val="single"/>
        </w:rPr>
        <w:lastRenderedPageBreak/>
        <w:t xml:space="preserve">CAMERA-FUR-REQ-130495/J-Active Park Assist (APA) Signal Processing - Positional </w:t>
      </w:r>
      <w:proofErr w:type="spellStart"/>
      <w:r w:rsidRPr="00D10B75">
        <w:rPr>
          <w:b w:val="0"/>
          <w:u w:val="single"/>
        </w:rPr>
        <w:t>ScanRight</w:t>
      </w:r>
      <w:proofErr w:type="spellEnd"/>
    </w:p>
    <w:p w:rsidR="00D10B75" w:rsidRPr="001C1C36" w:rsidRDefault="00D10B75" w:rsidP="00D10B75">
      <w:pPr>
        <w:jc w:val="center"/>
        <w:rPr>
          <w:b/>
        </w:rPr>
      </w:pPr>
      <w:r w:rsidRPr="001C1C36">
        <w:rPr>
          <w:b/>
        </w:rPr>
        <w:t>8” (or equivalent) displays</w:t>
      </w:r>
    </w:p>
    <w:tbl>
      <w:tblPr>
        <w:tblStyle w:val="TableGrid"/>
        <w:tblW w:w="0" w:type="auto"/>
        <w:jc w:val="center"/>
        <w:tblLayout w:type="fixed"/>
        <w:tblLook w:val="04A0" w:firstRow="1" w:lastRow="0" w:firstColumn="1" w:lastColumn="0" w:noHBand="0" w:noVBand="1"/>
      </w:tblPr>
      <w:tblGrid>
        <w:gridCol w:w="696"/>
        <w:gridCol w:w="492"/>
        <w:gridCol w:w="492"/>
        <w:gridCol w:w="540"/>
        <w:gridCol w:w="540"/>
        <w:gridCol w:w="540"/>
        <w:gridCol w:w="270"/>
        <w:gridCol w:w="270"/>
        <w:gridCol w:w="270"/>
        <w:gridCol w:w="270"/>
        <w:gridCol w:w="270"/>
        <w:gridCol w:w="270"/>
        <w:gridCol w:w="270"/>
        <w:gridCol w:w="270"/>
        <w:gridCol w:w="270"/>
        <w:gridCol w:w="270"/>
        <w:gridCol w:w="540"/>
        <w:gridCol w:w="2250"/>
      </w:tblGrid>
      <w:tr w:rsidR="00D10B75" w:rsidTr="00D10B75">
        <w:trPr>
          <w:cantSplit/>
          <w:trHeight w:val="2160"/>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Operational Mode</w:t>
            </w:r>
          </w:p>
        </w:tc>
        <w:tc>
          <w:tcPr>
            <w:tcW w:w="4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pPr>
              <w:jc w:val="center"/>
              <w:rPr>
                <w:lang w:val="de-DE"/>
              </w:rPr>
            </w:pPr>
            <w:r>
              <w:rPr>
                <w:lang w:val="de-DE"/>
              </w:rPr>
              <w:t>Parking Assistance_Cfg</w:t>
            </w:r>
          </w:p>
        </w:tc>
        <w:tc>
          <w:tcPr>
            <w:tcW w:w="4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[ApaMsgTxt_D_Rq]</w:t>
            </w:r>
            <w:r>
              <w:rPr>
                <w:rFonts w:cs="Arial"/>
                <w:vertAlign w:val="superscript"/>
                <w:lang w:val="de-DE"/>
              </w:rPr>
              <w:t xml:space="preserve"> ‡</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[PrkAidMsgTxt_D_Rq]</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jc w:val="center"/>
              <w:rPr>
                <w:rFonts w:cs="Arial"/>
                <w:lang w:val="de-DE" w:eastAsia="ja-JP"/>
              </w:rPr>
            </w:pPr>
            <w:r>
              <w:rPr>
                <w:lang w:val="de-DE"/>
              </w:rPr>
              <w:t>Run</w:t>
            </w:r>
          </w:p>
          <w:p w:rsidR="00D10B75" w:rsidRDefault="00D10B75">
            <w:pPr>
              <w:jc w:val="center"/>
              <w:rPr>
                <w:rFonts w:cs="Arial"/>
                <w:lang w:val="de-DE" w:eastAsia="ja-JP"/>
              </w:rPr>
            </w:pPr>
            <w:r>
              <w:rPr>
                <w:lang w:val="de-DE"/>
              </w:rPr>
              <w:t>(as per Operational Modes and Voltage Range Definition)</w:t>
            </w:r>
          </w:p>
        </w:tc>
        <w:tc>
          <w:tcPr>
            <w:tcW w:w="492" w:type="dxa"/>
            <w:tcBorders>
              <w:top w:val="single" w:sz="4" w:space="0" w:color="auto"/>
              <w:left w:val="single" w:sz="4" w:space="0" w:color="auto"/>
              <w:bottom w:val="single" w:sz="4" w:space="0" w:color="auto"/>
              <w:right w:val="single" w:sz="4" w:space="0" w:color="auto"/>
            </w:tcBorders>
            <w:vAlign w:val="center"/>
          </w:tcPr>
          <w:p w:rsidR="00D10B75" w:rsidRPr="001C18CA" w:rsidRDefault="00D10B75">
            <w:pPr>
              <w:jc w:val="center"/>
              <w:rPr>
                <w:sz w:val="12"/>
                <w:szCs w:val="16"/>
                <w:lang w:val="de-DE"/>
              </w:rPr>
            </w:pPr>
            <w:r w:rsidRPr="001C18CA">
              <w:rPr>
                <w:sz w:val="12"/>
                <w:szCs w:val="16"/>
                <w:lang w:val="de-DE"/>
              </w:rPr>
              <w:t>0xA|0xB</w:t>
            </w:r>
          </w:p>
        </w:tc>
        <w:tc>
          <w:tcPr>
            <w:tcW w:w="49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noProof/>
                <w:sz w:val="24"/>
                <w:lang w:val="de-DE"/>
              </w:rPr>
            </w:pPr>
            <w:r>
              <w:rPr>
                <w:sz w:val="24"/>
                <w:lang w:val="de-DE"/>
              </w:rPr>
              <w:t>Active</w:t>
            </w:r>
          </w:p>
          <w:p w:rsidR="00D10B75" w:rsidRDefault="00D10B75" w:rsidP="00D10B75">
            <w:pPr>
              <w:jc w:val="center"/>
              <w:rPr>
                <w:rFonts w:cs="Arial"/>
                <w:sz w:val="24"/>
                <w:lang w:val="de-DE" w:eastAsia="ja-JP"/>
              </w:rPr>
            </w:pPr>
            <w:r>
              <w:rPr>
                <w:noProof/>
                <w:sz w:val="24"/>
              </w:rPr>
              <w:drawing>
                <wp:inline distT="0" distB="0" distL="0" distR="0" wp14:anchorId="2C66B459" wp14:editId="7B218A6D">
                  <wp:extent cx="409575" cy="457200"/>
                  <wp:effectExtent l="0" t="0" r="9525" b="0"/>
                  <wp:docPr id="16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vertAlign w:val="subscript"/>
                <w:lang w:val="de-DE" w:eastAsia="ja-JP"/>
              </w:rPr>
              <w:t>/006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92" w:type="dxa"/>
            <w:tcBorders>
              <w:top w:val="single" w:sz="4" w:space="0" w:color="auto"/>
              <w:left w:val="single" w:sz="4" w:space="0" w:color="auto"/>
              <w:bottom w:val="single" w:sz="4" w:space="0" w:color="auto"/>
              <w:right w:val="single" w:sz="4" w:space="0" w:color="auto"/>
            </w:tcBorders>
            <w:vAlign w:val="center"/>
          </w:tcPr>
          <w:p w:rsidR="00D10B75" w:rsidRPr="001C18CA" w:rsidRDefault="00D10B75" w:rsidP="00D10B75">
            <w:pPr>
              <w:jc w:val="center"/>
              <w:rPr>
                <w:sz w:val="12"/>
                <w:szCs w:val="16"/>
                <w:lang w:val="de-DE"/>
              </w:rPr>
            </w:pPr>
            <w:r w:rsidRPr="001C18CA">
              <w:rPr>
                <w:sz w:val="12"/>
                <w:szCs w:val="16"/>
                <w:lang w:val="de-DE"/>
              </w:rPr>
              <w:t>0xA|0xB</w:t>
            </w:r>
          </w:p>
        </w:tc>
        <w:tc>
          <w:tcPr>
            <w:tcW w:w="49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noProof/>
                <w:sz w:val="24"/>
                <w:lang w:val="de-DE"/>
              </w:rPr>
            </w:pPr>
            <w:r>
              <w:rPr>
                <w:sz w:val="24"/>
                <w:lang w:val="de-DE"/>
              </w:rPr>
              <w:t>Active</w:t>
            </w:r>
          </w:p>
          <w:p w:rsidR="00D10B75" w:rsidRDefault="00D10B75" w:rsidP="00D10B75">
            <w:pPr>
              <w:jc w:val="center"/>
              <w:rPr>
                <w:rFonts w:cs="Arial"/>
                <w:sz w:val="24"/>
                <w:lang w:val="de-DE" w:eastAsia="ja-JP"/>
              </w:rPr>
            </w:pPr>
            <w:r>
              <w:rPr>
                <w:noProof/>
                <w:sz w:val="24"/>
              </w:rPr>
              <w:drawing>
                <wp:inline distT="0" distB="0" distL="0" distR="0" wp14:anchorId="50C87E78" wp14:editId="36A899A3">
                  <wp:extent cx="409575" cy="457200"/>
                  <wp:effectExtent l="0" t="0" r="9525" b="0"/>
                  <wp:docPr id="16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vertAlign w:val="subscript"/>
                <w:lang w:val="de-DE" w:eastAsia="ja-JP"/>
              </w:rPr>
              <w:t>/007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92" w:type="dxa"/>
            <w:tcBorders>
              <w:top w:val="single" w:sz="4" w:space="0" w:color="auto"/>
              <w:left w:val="single" w:sz="4" w:space="0" w:color="auto"/>
              <w:bottom w:val="single" w:sz="4" w:space="0" w:color="auto"/>
              <w:right w:val="single" w:sz="4" w:space="0" w:color="auto"/>
            </w:tcBorders>
            <w:vAlign w:val="center"/>
          </w:tcPr>
          <w:p w:rsidR="00D10B75" w:rsidRPr="001C18CA" w:rsidRDefault="00D10B75" w:rsidP="00D10B75">
            <w:pPr>
              <w:jc w:val="center"/>
              <w:rPr>
                <w:sz w:val="12"/>
                <w:szCs w:val="16"/>
                <w:lang w:val="de-DE"/>
              </w:rPr>
            </w:pPr>
            <w:r w:rsidRPr="001C18CA">
              <w:rPr>
                <w:sz w:val="12"/>
                <w:szCs w:val="16"/>
                <w:lang w:val="de-DE"/>
              </w:rPr>
              <w:t>0xA|0xB</w:t>
            </w:r>
          </w:p>
        </w:tc>
        <w:tc>
          <w:tcPr>
            <w:tcW w:w="49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Passive</w:t>
            </w:r>
          </w:p>
          <w:p w:rsidR="00D10B75" w:rsidRDefault="00D10B75" w:rsidP="00D10B75">
            <w:pPr>
              <w:jc w:val="center"/>
              <w:rPr>
                <w:rFonts w:cs="Arial"/>
                <w:sz w:val="24"/>
                <w:lang w:val="de-DE" w:eastAsia="ja-JP"/>
              </w:rPr>
            </w:pPr>
            <w:r>
              <w:rPr>
                <w:noProof/>
                <w:sz w:val="24"/>
              </w:rPr>
              <w:drawing>
                <wp:inline distT="0" distB="0" distL="0" distR="0" wp14:anchorId="7D1AC619" wp14:editId="072E9CA7">
                  <wp:extent cx="352425" cy="533400"/>
                  <wp:effectExtent l="0" t="0" r="9525" b="0"/>
                  <wp:docPr id="16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vertAlign w:val="subscript"/>
                <w:lang w:val="de-DE" w:eastAsia="ja-JP"/>
              </w:rPr>
              <w:t>/008</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92" w:type="dxa"/>
            <w:tcBorders>
              <w:top w:val="single" w:sz="4" w:space="0" w:color="auto"/>
              <w:left w:val="single" w:sz="4" w:space="0" w:color="auto"/>
              <w:bottom w:val="single" w:sz="4" w:space="0" w:color="auto"/>
              <w:right w:val="single" w:sz="4" w:space="0" w:color="auto"/>
            </w:tcBorders>
            <w:vAlign w:val="center"/>
          </w:tcPr>
          <w:p w:rsidR="00D10B75" w:rsidRPr="001C18CA" w:rsidRDefault="00D10B75" w:rsidP="00D10B75">
            <w:pPr>
              <w:jc w:val="center"/>
              <w:rPr>
                <w:sz w:val="12"/>
                <w:szCs w:val="16"/>
                <w:lang w:val="de-DE"/>
              </w:rPr>
            </w:pPr>
            <w:r w:rsidRPr="001C18CA">
              <w:rPr>
                <w:sz w:val="12"/>
                <w:szCs w:val="16"/>
                <w:lang w:val="de-DE"/>
              </w:rPr>
              <w:t>0xA|0xB</w:t>
            </w:r>
          </w:p>
        </w:tc>
        <w:tc>
          <w:tcPr>
            <w:tcW w:w="49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Passive</w:t>
            </w:r>
          </w:p>
          <w:p w:rsidR="00D10B75" w:rsidRDefault="00D10B75" w:rsidP="00D10B75">
            <w:pPr>
              <w:jc w:val="center"/>
              <w:rPr>
                <w:rFonts w:cs="Arial"/>
                <w:sz w:val="24"/>
                <w:lang w:val="de-DE" w:eastAsia="ja-JP"/>
              </w:rPr>
            </w:pPr>
            <w:r>
              <w:rPr>
                <w:noProof/>
                <w:sz w:val="24"/>
              </w:rPr>
              <w:drawing>
                <wp:inline distT="0" distB="0" distL="0" distR="0" wp14:anchorId="223C77FB" wp14:editId="04D38C56">
                  <wp:extent cx="352425" cy="533400"/>
                  <wp:effectExtent l="0" t="0" r="9525" b="0"/>
                  <wp:docPr id="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vertAlign w:val="subscript"/>
                <w:lang w:val="de-DE" w:eastAsia="ja-JP"/>
              </w:rPr>
              <w:t>/009</w:t>
            </w:r>
          </w:p>
        </w:tc>
      </w:tr>
      <w:tr w:rsidR="00D10B75" w:rsidTr="00D10B75">
        <w:trPr>
          <w:cantSplit/>
          <w:jc w:val="center"/>
        </w:trPr>
        <w:tc>
          <w:tcPr>
            <w:tcW w:w="6540" w:type="dxa"/>
            <w:gridSpan w:val="17"/>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All Other Cases</w:t>
            </w:r>
          </w:p>
        </w:tc>
        <w:tc>
          <w:tcPr>
            <w:tcW w:w="225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24"/>
                <w:lang w:val="de-DE"/>
              </w:rPr>
            </w:pPr>
            <w:r w:rsidRPr="00B80577">
              <w:rPr>
                <w:sz w:val="24"/>
                <w:lang w:val="de-DE"/>
              </w:rPr>
              <w:t>Blank (Do not show ScanRight)</w:t>
            </w:r>
          </w:p>
        </w:tc>
      </w:tr>
    </w:tbl>
    <w:p w:rsidR="00D10B75" w:rsidRDefault="00D10B75" w:rsidP="00D10B75">
      <w:pPr>
        <w:jc w:val="center"/>
      </w:pPr>
      <w:r>
        <w:t xml:space="preserve">Active Park Assist (APA) Positional </w:t>
      </w:r>
      <w:proofErr w:type="spellStart"/>
      <w:r>
        <w:t>ScanRight</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Pr="001C1C36" w:rsidRDefault="00D10B75" w:rsidP="00D10B75">
      <w:pPr>
        <w:jc w:val="center"/>
        <w:rPr>
          <w:b/>
        </w:rPr>
      </w:pPr>
      <w:r>
        <w:rPr>
          <w:b/>
        </w:rPr>
        <w:t>4</w:t>
      </w:r>
      <w:r w:rsidRPr="001C1C36">
        <w:rPr>
          <w:b/>
        </w:rPr>
        <w:t>” displays</w:t>
      </w:r>
    </w:p>
    <w:tbl>
      <w:tblPr>
        <w:tblStyle w:val="TableGrid"/>
        <w:tblW w:w="0" w:type="auto"/>
        <w:jc w:val="center"/>
        <w:tblLook w:val="04A0" w:firstRow="1" w:lastRow="0" w:firstColumn="1" w:lastColumn="0" w:noHBand="0" w:noVBand="1"/>
      </w:tblPr>
      <w:tblGrid>
        <w:gridCol w:w="654"/>
        <w:gridCol w:w="478"/>
        <w:gridCol w:w="478"/>
        <w:gridCol w:w="478"/>
        <w:gridCol w:w="478"/>
        <w:gridCol w:w="415"/>
        <w:gridCol w:w="415"/>
        <w:gridCol w:w="415"/>
        <w:gridCol w:w="425"/>
        <w:gridCol w:w="415"/>
        <w:gridCol w:w="415"/>
        <w:gridCol w:w="415"/>
        <w:gridCol w:w="415"/>
        <w:gridCol w:w="415"/>
        <w:gridCol w:w="2711"/>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27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ind w:left="113" w:right="113"/>
              <w:jc w:val="center"/>
              <w:rPr>
                <w:rFonts w:cs="Arial"/>
                <w:lang w:val="de-DE" w:eastAsia="ja-JP"/>
              </w:rPr>
            </w:pPr>
            <w:r>
              <w:rPr>
                <w:lang w:val="de-DE"/>
              </w:rPr>
              <w:t>Run</w:t>
            </w:r>
          </w:p>
          <w:p w:rsidR="00D10B75" w:rsidRDefault="00D10B75">
            <w:pPr>
              <w:ind w:left="113" w:right="113"/>
              <w:jc w:val="center"/>
              <w:rPr>
                <w:rFonts w:cs="Arial"/>
                <w:lang w:val="de-DE" w:eastAsia="ja-JP"/>
              </w:rPr>
            </w:pPr>
            <w:r>
              <w:rPr>
                <w:sz w:val="16"/>
                <w:szCs w:val="16"/>
                <w:lang w:val="de-DE"/>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2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noProof/>
                <w:sz w:val="24"/>
                <w:lang w:val="de-DE"/>
              </w:rPr>
            </w:pPr>
            <w:r>
              <w:rPr>
                <w:sz w:val="24"/>
                <w:lang w:val="de-DE"/>
              </w:rPr>
              <w:t>Active</w:t>
            </w:r>
          </w:p>
          <w:p w:rsidR="00D10B75" w:rsidRDefault="00D10B75" w:rsidP="00D10B75">
            <w:pPr>
              <w:jc w:val="center"/>
              <w:rPr>
                <w:rFonts w:cs="Arial"/>
                <w:sz w:val="24"/>
                <w:lang w:val="de-DE" w:eastAsia="ja-JP"/>
              </w:rPr>
            </w:pPr>
            <w:r>
              <w:rPr>
                <w:noProof/>
                <w:sz w:val="24"/>
              </w:rPr>
              <w:drawing>
                <wp:inline distT="0" distB="0" distL="0" distR="0" wp14:anchorId="75B2C127" wp14:editId="65A8E209">
                  <wp:extent cx="409575" cy="457200"/>
                  <wp:effectExtent l="0" t="0" r="9525" b="0"/>
                  <wp:docPr id="16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lang w:val="de-DE" w:eastAsia="ja-JP"/>
              </w:rPr>
              <w:t>/006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2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noProof/>
                <w:sz w:val="24"/>
                <w:lang w:val="de-DE"/>
              </w:rPr>
            </w:pPr>
            <w:r>
              <w:rPr>
                <w:sz w:val="24"/>
                <w:lang w:val="de-DE"/>
              </w:rPr>
              <w:t>Active</w:t>
            </w:r>
          </w:p>
          <w:p w:rsidR="00D10B75" w:rsidRDefault="00D10B75" w:rsidP="00D10B75">
            <w:pPr>
              <w:jc w:val="center"/>
              <w:rPr>
                <w:rFonts w:cs="Arial"/>
                <w:sz w:val="24"/>
                <w:lang w:val="de-DE" w:eastAsia="ja-JP"/>
              </w:rPr>
            </w:pPr>
            <w:r>
              <w:rPr>
                <w:noProof/>
                <w:sz w:val="24"/>
              </w:rPr>
              <w:drawing>
                <wp:inline distT="0" distB="0" distL="0" distR="0" wp14:anchorId="1AF470A1" wp14:editId="2E917F8B">
                  <wp:extent cx="409575" cy="457200"/>
                  <wp:effectExtent l="0" t="0" r="9525" b="0"/>
                  <wp:docPr id="16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 cy="457200"/>
                          </a:xfrm>
                          <a:prstGeom prst="rect">
                            <a:avLst/>
                          </a:prstGeom>
                          <a:noFill/>
                          <a:ln>
                            <a:noFill/>
                          </a:ln>
                        </pic:spPr>
                      </pic:pic>
                    </a:graphicData>
                  </a:graphic>
                </wp:inline>
              </w:drawing>
            </w:r>
            <w:r>
              <w:rPr>
                <w:rFonts w:cs="Arial"/>
                <w:sz w:val="16"/>
                <w:szCs w:val="16"/>
                <w:lang w:val="de-DE" w:eastAsia="ja-JP"/>
              </w:rPr>
              <w:t>/007</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2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Passive</w:t>
            </w:r>
          </w:p>
          <w:p w:rsidR="00D10B75" w:rsidRDefault="00D10B75" w:rsidP="00D10B75">
            <w:pPr>
              <w:jc w:val="center"/>
              <w:rPr>
                <w:rFonts w:cs="Arial"/>
                <w:sz w:val="24"/>
                <w:lang w:val="de-DE" w:eastAsia="ja-JP"/>
              </w:rPr>
            </w:pPr>
            <w:r>
              <w:rPr>
                <w:noProof/>
                <w:sz w:val="24"/>
              </w:rPr>
              <w:drawing>
                <wp:inline distT="0" distB="0" distL="0" distR="0" wp14:anchorId="1ED6D409" wp14:editId="32911D42">
                  <wp:extent cx="352425" cy="533400"/>
                  <wp:effectExtent l="0" t="0" r="9525" b="0"/>
                  <wp:docPr id="16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lang w:val="de-DE" w:eastAsia="ja-JP"/>
              </w:rPr>
              <w:t>/008</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2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Passive</w:t>
            </w:r>
          </w:p>
          <w:p w:rsidR="00D10B75" w:rsidRDefault="00D10B75" w:rsidP="00D10B75">
            <w:pPr>
              <w:jc w:val="center"/>
              <w:rPr>
                <w:rFonts w:cs="Arial"/>
                <w:sz w:val="24"/>
                <w:lang w:val="de-DE" w:eastAsia="ja-JP"/>
              </w:rPr>
            </w:pPr>
            <w:r>
              <w:rPr>
                <w:noProof/>
                <w:sz w:val="24"/>
              </w:rPr>
              <w:drawing>
                <wp:inline distT="0" distB="0" distL="0" distR="0" wp14:anchorId="041C4B77" wp14:editId="4C87C994">
                  <wp:extent cx="352425" cy="533400"/>
                  <wp:effectExtent l="0" t="0" r="9525" b="0"/>
                  <wp:docPr id="16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533400"/>
                          </a:xfrm>
                          <a:prstGeom prst="rect">
                            <a:avLst/>
                          </a:prstGeom>
                          <a:noFill/>
                          <a:ln>
                            <a:noFill/>
                          </a:ln>
                        </pic:spPr>
                      </pic:pic>
                    </a:graphicData>
                  </a:graphic>
                </wp:inline>
              </w:drawing>
            </w:r>
            <w:r>
              <w:rPr>
                <w:rFonts w:cs="Arial"/>
                <w:sz w:val="16"/>
                <w:szCs w:val="16"/>
                <w:lang w:val="de-DE" w:eastAsia="ja-JP"/>
              </w:rPr>
              <w:t>/009</w:t>
            </w:r>
          </w:p>
        </w:tc>
      </w:tr>
      <w:tr w:rsidR="00D10B75" w:rsidTr="00D10B75">
        <w:trPr>
          <w:cantSplit/>
          <w:jc w:val="center"/>
        </w:trPr>
        <w:tc>
          <w:tcPr>
            <w:tcW w:w="6309" w:type="dxa"/>
            <w:gridSpan w:val="14"/>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All Other Cases</w:t>
            </w:r>
          </w:p>
        </w:tc>
        <w:tc>
          <w:tcPr>
            <w:tcW w:w="2711"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24"/>
                <w:lang w:val="de-DE"/>
              </w:rPr>
            </w:pPr>
            <w:r w:rsidRPr="00B80577">
              <w:rPr>
                <w:sz w:val="24"/>
                <w:lang w:val="de-DE"/>
              </w:rPr>
              <w:t>Blank (Do not show ScanRight)</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2875E3" w:rsidRDefault="00D10B75" w:rsidP="00D10B75"/>
    <w:p w:rsidR="00D10B75" w:rsidRPr="00D10B75" w:rsidRDefault="00D10B75" w:rsidP="00D10B75">
      <w:pPr>
        <w:pStyle w:val="Heading4"/>
        <w:rPr>
          <w:b w:val="0"/>
          <w:u w:val="single"/>
        </w:rPr>
      </w:pPr>
      <w:r w:rsidRPr="00D10B75">
        <w:rPr>
          <w:b w:val="0"/>
          <w:u w:val="single"/>
        </w:rPr>
        <w:t>CAMERA-FUR-REQ-130496/M-Active Park Assist (APA) Signal Processing - Positional Symbol1</w:t>
      </w:r>
    </w:p>
    <w:p w:rsidR="00D10B75" w:rsidRDefault="00D10B75" w:rsidP="00D10B75">
      <w:pPr>
        <w:jc w:val="center"/>
        <w:rPr>
          <w:b/>
        </w:rPr>
      </w:pPr>
      <w:r>
        <w:rPr>
          <w:b/>
        </w:rPr>
        <w:t>8” (or equivalent) displays (</w:t>
      </w:r>
      <w:proofErr w:type="spellStart"/>
      <w:r>
        <w:rPr>
          <w:b/>
        </w:rPr>
        <w:t>CGEAx</w:t>
      </w:r>
      <w:proofErr w:type="spellEnd"/>
      <w:r>
        <w:rPr>
          <w:b/>
        </w:rPr>
        <w:t xml:space="preserve"> only)</w:t>
      </w:r>
    </w:p>
    <w:tbl>
      <w:tblPr>
        <w:tblStyle w:val="TableGrid"/>
        <w:tblW w:w="0" w:type="dxa"/>
        <w:jc w:val="center"/>
        <w:tblLayout w:type="fixed"/>
        <w:tblLook w:val="04A0" w:firstRow="1" w:lastRow="0" w:firstColumn="1" w:lastColumn="0" w:noHBand="0" w:noVBand="1"/>
      </w:tblPr>
      <w:tblGrid>
        <w:gridCol w:w="696"/>
        <w:gridCol w:w="474"/>
        <w:gridCol w:w="474"/>
        <w:gridCol w:w="474"/>
        <w:gridCol w:w="549"/>
        <w:gridCol w:w="499"/>
        <w:gridCol w:w="270"/>
        <w:gridCol w:w="270"/>
        <w:gridCol w:w="270"/>
        <w:gridCol w:w="540"/>
        <w:gridCol w:w="540"/>
        <w:gridCol w:w="540"/>
        <w:gridCol w:w="540"/>
        <w:gridCol w:w="540"/>
        <w:gridCol w:w="630"/>
        <w:gridCol w:w="630"/>
        <w:gridCol w:w="244"/>
        <w:gridCol w:w="2178"/>
      </w:tblGrid>
      <w:tr w:rsidR="00D10B75" w:rsidTr="00D10B75">
        <w:trPr>
          <w:cantSplit/>
          <w:trHeight w:val="2160"/>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[ApaSteScanMde_D_Stat]</w:t>
            </w:r>
          </w:p>
        </w:tc>
        <w:tc>
          <w:tcPr>
            <w:tcW w:w="5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[ApaActvSide2_D_Stat]</w:t>
            </w:r>
          </w:p>
        </w:tc>
        <w:tc>
          <w:tcPr>
            <w:tcW w:w="49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[ApaAcsy_D_RqDrv]</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[ApaTrgtDist_D_Stat]</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[ApaMsgTxt_D_Rq]</w:t>
            </w:r>
            <w:r>
              <w:rPr>
                <w:rFonts w:cs="Arial"/>
                <w:vertAlign w:val="superscript"/>
                <w:lang w:val="de-DE"/>
              </w:rPr>
              <w:t xml:space="preserve"> ‡</w:t>
            </w:r>
          </w:p>
        </w:tc>
        <w:tc>
          <w:tcPr>
            <w:tcW w:w="24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[PrkAidMsgTxt_D_Rq]</w:t>
            </w:r>
          </w:p>
        </w:tc>
        <w:tc>
          <w:tcPr>
            <w:tcW w:w="21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tcPr>
          <w:p w:rsidR="00D10B75" w:rsidRPr="00B82FA8" w:rsidRDefault="00D10B75">
            <w:pPr>
              <w:jc w:val="center"/>
            </w:pPr>
          </w:p>
          <w:p w:rsidR="00D10B75" w:rsidRPr="00B82FA8" w:rsidRDefault="00D10B75">
            <w:pPr>
              <w:jc w:val="center"/>
              <w:rPr>
                <w:rFonts w:cs="Arial"/>
                <w:lang w:eastAsia="ja-JP"/>
              </w:rPr>
            </w:pPr>
            <w:r w:rsidRPr="00B82FA8">
              <w:t>Run</w:t>
            </w:r>
          </w:p>
          <w:p w:rsidR="00D10B75" w:rsidRPr="00B82FA8" w:rsidRDefault="00D10B75">
            <w:pPr>
              <w:jc w:val="center"/>
              <w:rPr>
                <w:rFonts w:cs="Arial"/>
                <w:lang w:eastAsia="ja-JP"/>
              </w:rPr>
            </w:pPr>
            <w:r w:rsidRPr="00B82FA8">
              <w:t>(as per Operational Modes and Voltage Range Definition)</w:t>
            </w:r>
          </w:p>
        </w:tc>
        <w:tc>
          <w:tcPr>
            <w:tcW w:w="474" w:type="dxa"/>
            <w:tcBorders>
              <w:top w:val="single" w:sz="4" w:space="0" w:color="auto"/>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478155" cy="276225"/>
                  <wp:effectExtent l="0" t="0" r="0" b="9525"/>
                  <wp:docPr id="16600"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r>
              <w:rPr>
                <w:rFonts w:cs="Arial"/>
                <w:sz w:val="16"/>
                <w:szCs w:val="16"/>
                <w:vertAlign w:val="subscript"/>
                <w:lang w:val="de-DE" w:eastAsia="ja-JP"/>
              </w:rPr>
              <w:t>/279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78155" cy="276225"/>
                  <wp:effectExtent l="0" t="0" r="0" b="9525"/>
                  <wp:docPr id="16601"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r>
              <w:rPr>
                <w:rFonts w:cs="Arial"/>
                <w:sz w:val="16"/>
                <w:szCs w:val="16"/>
                <w:vertAlign w:val="subscript"/>
                <w:lang w:val="de-DE" w:eastAsia="ja-JP"/>
              </w:rPr>
              <w:t>/397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478155" cy="276225"/>
                  <wp:effectExtent l="0" t="0" r="0" b="9525"/>
                  <wp:docPr id="1660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r>
              <w:rPr>
                <w:rFonts w:cs="Arial"/>
                <w:sz w:val="16"/>
                <w:szCs w:val="16"/>
                <w:vertAlign w:val="subscript"/>
                <w:lang w:val="de-DE" w:eastAsia="ja-JP"/>
              </w:rPr>
              <w:t>/012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478155" cy="276225"/>
                  <wp:effectExtent l="0" t="0" r="0" b="9525"/>
                  <wp:docPr id="16603"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r>
              <w:rPr>
                <w:rFonts w:cs="Arial"/>
                <w:sz w:val="16"/>
                <w:szCs w:val="16"/>
                <w:vertAlign w:val="subscript"/>
                <w:lang w:val="de-DE" w:eastAsia="ja-JP"/>
              </w:rPr>
              <w:t>/277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76225" cy="266065"/>
                  <wp:effectExtent l="0" t="0" r="9525" b="635"/>
                  <wp:docPr id="16604"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Pr>
                <w:rFonts w:cs="Arial"/>
                <w:sz w:val="16"/>
                <w:szCs w:val="16"/>
                <w:vertAlign w:val="subscript"/>
                <w:lang w:val="de-DE" w:eastAsia="ja-JP"/>
              </w:rPr>
              <w:t>/411</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0x7</w:t>
            </w:r>
            <w:r>
              <w:rPr>
                <w:rFonts w:cs="Arial"/>
                <w:vertAlign w:val="superscript"/>
                <w:lang w:val="de-DE"/>
              </w:rPr>
              <w:t>‡</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78155" cy="276225"/>
                  <wp:effectExtent l="0" t="0" r="0" b="9525"/>
                  <wp:docPr id="16605"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r>
              <w:rPr>
                <w:rFonts w:cs="Arial"/>
                <w:sz w:val="16"/>
                <w:szCs w:val="16"/>
                <w:vertAlign w:val="subscript"/>
                <w:lang w:val="de-DE" w:eastAsia="ja-JP"/>
              </w:rPr>
              <w:t>/399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7020" cy="297815"/>
                  <wp:effectExtent l="0" t="0" r="0" b="6985"/>
                  <wp:docPr id="1660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20" cy="297815"/>
                          </a:xfrm>
                          <a:prstGeom prst="rect">
                            <a:avLst/>
                          </a:prstGeom>
                          <a:noFill/>
                          <a:ln>
                            <a:noFill/>
                          </a:ln>
                        </pic:spPr>
                      </pic:pic>
                    </a:graphicData>
                  </a:graphic>
                </wp:inline>
              </w:drawing>
            </w:r>
            <w:r>
              <w:rPr>
                <w:rFonts w:cs="Arial"/>
                <w:sz w:val="16"/>
                <w:szCs w:val="16"/>
                <w:vertAlign w:val="subscript"/>
                <w:lang w:val="de-DE" w:eastAsia="ja-JP"/>
              </w:rPr>
              <w:t>/013</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7020" cy="297815"/>
                  <wp:effectExtent l="0" t="0" r="0" b="6985"/>
                  <wp:docPr id="166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20" cy="297815"/>
                          </a:xfrm>
                          <a:prstGeom prst="rect">
                            <a:avLst/>
                          </a:prstGeom>
                          <a:noFill/>
                          <a:ln>
                            <a:noFill/>
                          </a:ln>
                        </pic:spPr>
                      </pic:pic>
                    </a:graphicData>
                  </a:graphic>
                </wp:inline>
              </w:drawing>
            </w:r>
            <w:r>
              <w:rPr>
                <w:rFonts w:cs="Arial"/>
                <w:sz w:val="16"/>
                <w:szCs w:val="16"/>
                <w:vertAlign w:val="subscript"/>
                <w:lang w:val="de-DE" w:eastAsia="ja-JP"/>
              </w:rPr>
              <w:t>/556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7020" cy="297815"/>
                  <wp:effectExtent l="0" t="0" r="0" b="6985"/>
                  <wp:docPr id="166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20" cy="297815"/>
                          </a:xfrm>
                          <a:prstGeom prst="rect">
                            <a:avLst/>
                          </a:prstGeom>
                          <a:noFill/>
                          <a:ln>
                            <a:noFill/>
                          </a:ln>
                        </pic:spPr>
                      </pic:pic>
                    </a:graphicData>
                  </a:graphic>
                </wp:inline>
              </w:drawing>
            </w:r>
            <w:r>
              <w:rPr>
                <w:rFonts w:cs="Arial"/>
                <w:sz w:val="16"/>
                <w:szCs w:val="16"/>
                <w:vertAlign w:val="subscript"/>
                <w:lang w:val="de-DE" w:eastAsia="ja-JP"/>
              </w:rPr>
              <w:t>/015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extent cx="180975" cy="223520"/>
                  <wp:effectExtent l="0" t="0" r="9525" b="5080"/>
                  <wp:docPr id="166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223520"/>
                          </a:xfrm>
                          <a:prstGeom prst="rect">
                            <a:avLst/>
                          </a:prstGeom>
                          <a:noFill/>
                          <a:ln>
                            <a:noFill/>
                          </a:ln>
                        </pic:spPr>
                      </pic:pic>
                    </a:graphicData>
                  </a:graphic>
                </wp:inline>
              </w:drawing>
            </w:r>
            <w:r>
              <w:rPr>
                <w:rFonts w:cs="Arial"/>
                <w:sz w:val="16"/>
                <w:szCs w:val="16"/>
                <w:vertAlign w:val="subscript"/>
                <w:lang w:val="de-DE" w:eastAsia="ja-JP"/>
              </w:rPr>
              <w:t>/016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p w:rsidR="00D10B75" w:rsidRDefault="00D10B75">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EastAsia"/>
                <w:noProof/>
                <w:sz w:val="24"/>
              </w:rPr>
            </w:pPr>
            <w:r>
              <w:rPr>
                <w:noProof/>
                <w:sz w:val="24"/>
              </w:rPr>
              <w:t>With fill %*</w:t>
            </w:r>
            <w:r>
              <w:rPr>
                <w:rFonts w:cs="Arial"/>
                <w:sz w:val="16"/>
                <w:szCs w:val="16"/>
                <w:vertAlign w:val="subscript"/>
                <w:lang w:val="de-DE" w:eastAsia="ja-JP"/>
              </w:rPr>
              <w:t>/016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223520" cy="255270"/>
                  <wp:effectExtent l="0" t="0" r="5080" b="0"/>
                  <wp:docPr id="166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520" cy="255270"/>
                          </a:xfrm>
                          <a:prstGeom prst="rect">
                            <a:avLst/>
                          </a:prstGeom>
                          <a:noFill/>
                          <a:ln>
                            <a:noFill/>
                          </a:ln>
                        </pic:spPr>
                      </pic:pic>
                    </a:graphicData>
                  </a:graphic>
                </wp:inline>
              </w:drawing>
            </w:r>
            <w:r>
              <w:rPr>
                <w:rFonts w:cs="Arial"/>
                <w:sz w:val="16"/>
                <w:szCs w:val="16"/>
                <w:vertAlign w:val="subscript"/>
                <w:lang w:val="de-DE" w:eastAsia="ja-JP"/>
              </w:rPr>
              <w:t>/016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33680" cy="255270"/>
                  <wp:effectExtent l="0" t="0" r="0" b="0"/>
                  <wp:docPr id="166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rPr>
                <w:rFonts w:cs="Arial"/>
                <w:sz w:val="16"/>
                <w:szCs w:val="16"/>
                <w:vertAlign w:val="subscript"/>
                <w:lang w:val="de-DE" w:eastAsia="ja-JP"/>
              </w:rPr>
              <w:t>/017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180975" cy="212725"/>
                  <wp:effectExtent l="0" t="0" r="9525" b="0"/>
                  <wp:docPr id="166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212725"/>
                          </a:xfrm>
                          <a:prstGeom prst="rect">
                            <a:avLst/>
                          </a:prstGeom>
                          <a:noFill/>
                          <a:ln>
                            <a:noFill/>
                          </a:ln>
                        </pic:spPr>
                      </pic:pic>
                    </a:graphicData>
                  </a:graphic>
                </wp:inline>
              </w:drawing>
            </w:r>
            <w:r>
              <w:rPr>
                <w:rFonts w:cs="Arial"/>
                <w:sz w:val="16"/>
                <w:szCs w:val="16"/>
                <w:vertAlign w:val="subscript"/>
                <w:lang w:val="de-DE" w:eastAsia="ja-JP"/>
              </w:rPr>
              <w:t>/019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p w:rsidR="00D10B75" w:rsidRDefault="00D10B75">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EastAsia"/>
                <w:noProof/>
                <w:sz w:val="24"/>
              </w:rPr>
            </w:pPr>
            <w:r>
              <w:rPr>
                <w:noProof/>
                <w:sz w:val="24"/>
              </w:rPr>
              <w:t>With fill %*</w:t>
            </w:r>
            <w:r>
              <w:rPr>
                <w:rFonts w:cs="Arial"/>
                <w:sz w:val="16"/>
                <w:szCs w:val="16"/>
                <w:vertAlign w:val="subscript"/>
                <w:lang w:val="de-DE" w:eastAsia="ja-JP"/>
              </w:rPr>
              <w:t>/019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233680" cy="266065"/>
                  <wp:effectExtent l="0" t="0" r="0" b="635"/>
                  <wp:docPr id="166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3680" cy="266065"/>
                          </a:xfrm>
                          <a:prstGeom prst="rect">
                            <a:avLst/>
                          </a:prstGeom>
                          <a:noFill/>
                          <a:ln>
                            <a:noFill/>
                          </a:ln>
                        </pic:spPr>
                      </pic:pic>
                    </a:graphicData>
                  </a:graphic>
                </wp:inline>
              </w:drawing>
            </w:r>
            <w:r>
              <w:rPr>
                <w:rFonts w:cs="Arial"/>
                <w:sz w:val="16"/>
                <w:szCs w:val="16"/>
                <w:vertAlign w:val="subscript"/>
                <w:lang w:val="de-DE" w:eastAsia="ja-JP"/>
              </w:rPr>
              <w:t>/019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noProof/>
                <w:sz w:val="24"/>
              </w:rPr>
            </w:pPr>
            <w:r>
              <w:rPr>
                <w:noProof/>
                <w:sz w:val="24"/>
              </w:rPr>
              <w:drawing>
                <wp:inline distT="0" distB="0" distL="0" distR="0">
                  <wp:extent cx="180975" cy="212725"/>
                  <wp:effectExtent l="0" t="0" r="9525" b="0"/>
                  <wp:docPr id="166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212725"/>
                          </a:xfrm>
                          <a:prstGeom prst="rect">
                            <a:avLst/>
                          </a:prstGeom>
                          <a:noFill/>
                          <a:ln>
                            <a:noFill/>
                          </a:ln>
                        </pic:spPr>
                      </pic:pic>
                    </a:graphicData>
                  </a:graphic>
                </wp:inline>
              </w:drawing>
            </w:r>
            <w:r>
              <w:rPr>
                <w:rFonts w:cs="Arial"/>
                <w:sz w:val="16"/>
                <w:szCs w:val="16"/>
                <w:vertAlign w:val="subscript"/>
                <w:lang w:val="de-DE" w:eastAsia="ja-JP"/>
              </w:rPr>
              <w:t>/559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p w:rsidR="00D10B75" w:rsidRDefault="00D10B75">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noProof/>
                <w:sz w:val="24"/>
              </w:rPr>
            </w:pPr>
            <w:r>
              <w:rPr>
                <w:noProof/>
                <w:sz w:val="24"/>
              </w:rPr>
              <w:t>With fill %*</w:t>
            </w:r>
            <w:r>
              <w:rPr>
                <w:rFonts w:cs="Arial"/>
                <w:sz w:val="16"/>
                <w:szCs w:val="16"/>
                <w:vertAlign w:val="subscript"/>
                <w:lang w:val="de-DE" w:eastAsia="ja-JP"/>
              </w:rPr>
              <w:t>/559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233680" cy="266065"/>
                  <wp:effectExtent l="0" t="0" r="0" b="635"/>
                  <wp:docPr id="166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3680" cy="266065"/>
                          </a:xfrm>
                          <a:prstGeom prst="rect">
                            <a:avLst/>
                          </a:prstGeom>
                          <a:noFill/>
                          <a:ln>
                            <a:noFill/>
                          </a:ln>
                        </pic:spPr>
                      </pic:pic>
                    </a:graphicData>
                  </a:graphic>
                </wp:inline>
              </w:drawing>
            </w:r>
            <w:r>
              <w:rPr>
                <w:rFonts w:cs="Arial"/>
                <w:sz w:val="16"/>
                <w:szCs w:val="16"/>
                <w:vertAlign w:val="subscript"/>
                <w:lang w:val="de-DE" w:eastAsia="ja-JP"/>
              </w:rPr>
              <w:t>/559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78155" cy="276225"/>
                  <wp:effectExtent l="0" t="0" r="0" b="9525"/>
                  <wp:docPr id="166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r>
              <w:rPr>
                <w:rFonts w:cs="Arial"/>
                <w:sz w:val="16"/>
                <w:szCs w:val="16"/>
                <w:vertAlign w:val="subscript"/>
                <w:lang w:val="de-DE" w:eastAsia="ja-JP"/>
              </w:rPr>
              <w:t>/014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815" cy="308610"/>
                  <wp:effectExtent l="0" t="0" r="6985" b="0"/>
                  <wp:docPr id="166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815" cy="308610"/>
                          </a:xfrm>
                          <a:prstGeom prst="rect">
                            <a:avLst/>
                          </a:prstGeom>
                          <a:noFill/>
                          <a:ln>
                            <a:noFill/>
                          </a:ln>
                        </pic:spPr>
                      </pic:pic>
                    </a:graphicData>
                  </a:graphic>
                </wp:inline>
              </w:drawing>
            </w:r>
            <w:r>
              <w:rPr>
                <w:rFonts w:cs="Arial"/>
                <w:sz w:val="16"/>
                <w:szCs w:val="16"/>
                <w:vertAlign w:val="subscript"/>
                <w:lang w:val="de-DE" w:eastAsia="ja-JP"/>
              </w:rPr>
              <w:t>/025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815" cy="308610"/>
                  <wp:effectExtent l="0" t="0" r="6985" b="0"/>
                  <wp:docPr id="166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815" cy="308610"/>
                          </a:xfrm>
                          <a:prstGeom prst="rect">
                            <a:avLst/>
                          </a:prstGeom>
                          <a:noFill/>
                          <a:ln>
                            <a:noFill/>
                          </a:ln>
                        </pic:spPr>
                      </pic:pic>
                    </a:graphicData>
                  </a:graphic>
                </wp:inline>
              </w:drawing>
            </w:r>
            <w:r>
              <w:rPr>
                <w:rFonts w:cs="Arial"/>
                <w:sz w:val="16"/>
                <w:szCs w:val="16"/>
                <w:vertAlign w:val="subscript"/>
                <w:lang w:val="de-DE" w:eastAsia="ja-JP"/>
              </w:rPr>
              <w:t>/402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815" cy="308610"/>
                  <wp:effectExtent l="0" t="0" r="6985" b="0"/>
                  <wp:docPr id="166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815" cy="308610"/>
                          </a:xfrm>
                          <a:prstGeom prst="rect">
                            <a:avLst/>
                          </a:prstGeom>
                          <a:noFill/>
                          <a:ln>
                            <a:noFill/>
                          </a:ln>
                        </pic:spPr>
                      </pic:pic>
                    </a:graphicData>
                  </a:graphic>
                </wp:inline>
              </w:drawing>
            </w:r>
            <w:r>
              <w:rPr>
                <w:rFonts w:cs="Arial"/>
                <w:sz w:val="16"/>
                <w:szCs w:val="16"/>
                <w:vertAlign w:val="subscript"/>
                <w:lang w:val="de-DE" w:eastAsia="ja-JP"/>
              </w:rPr>
              <w:t>/403</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extent cx="244475" cy="233680"/>
                  <wp:effectExtent l="0" t="0" r="3175" b="0"/>
                  <wp:docPr id="166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rPr>
                <w:rFonts w:cs="Arial"/>
                <w:sz w:val="16"/>
                <w:szCs w:val="16"/>
                <w:vertAlign w:val="subscript"/>
                <w:lang w:val="de-DE" w:eastAsia="ja-JP"/>
              </w:rPr>
              <w:t>/018</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extent cx="244475" cy="233680"/>
                  <wp:effectExtent l="0" t="0" r="3175" b="0"/>
                  <wp:docPr id="166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rPr>
                <w:rFonts w:cs="Arial"/>
                <w:sz w:val="16"/>
                <w:szCs w:val="16"/>
                <w:vertAlign w:val="subscript"/>
                <w:lang w:val="de-DE" w:eastAsia="ja-JP"/>
              </w:rPr>
              <w:t>/020</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extent cx="244475" cy="233680"/>
                  <wp:effectExtent l="0" t="0" r="3175" b="0"/>
                  <wp:docPr id="16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rPr>
                <w:rFonts w:cs="Arial"/>
                <w:sz w:val="16"/>
                <w:szCs w:val="16"/>
                <w:vertAlign w:val="subscript"/>
                <w:lang w:val="de-DE" w:eastAsia="ja-JP"/>
              </w:rPr>
              <w:t>/021</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rPr>
              <w:drawing>
                <wp:inline distT="0" distB="0" distL="0" distR="0">
                  <wp:extent cx="244475" cy="233680"/>
                  <wp:effectExtent l="0" t="0" r="3175" b="0"/>
                  <wp:docPr id="16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rPr>
                <w:rFonts w:cs="Arial"/>
                <w:sz w:val="16"/>
                <w:szCs w:val="16"/>
                <w:vertAlign w:val="subscript"/>
                <w:lang w:val="de-DE" w:eastAsia="ja-JP"/>
              </w:rPr>
              <w:t>/404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44475" cy="276225"/>
                  <wp:effectExtent l="0" t="0" r="3175" b="9525"/>
                  <wp:docPr id="16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475" cy="276225"/>
                          </a:xfrm>
                          <a:prstGeom prst="rect">
                            <a:avLst/>
                          </a:prstGeom>
                          <a:noFill/>
                          <a:ln>
                            <a:noFill/>
                          </a:ln>
                        </pic:spPr>
                      </pic:pic>
                    </a:graphicData>
                  </a:graphic>
                </wp:inline>
              </w:drawing>
            </w:r>
            <w:r>
              <w:rPr>
                <w:noProof/>
                <w:sz w:val="24"/>
              </w:rPr>
              <w:t xml:space="preserve">(Manual) or </w:t>
            </w:r>
            <w:r>
              <w:rPr>
                <w:noProof/>
                <w:sz w:val="24"/>
              </w:rPr>
              <w:drawing>
                <wp:inline distT="0" distB="0" distL="0" distR="0">
                  <wp:extent cx="233680" cy="244475"/>
                  <wp:effectExtent l="0" t="0" r="0" b="3175"/>
                  <wp:docPr id="166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680" cy="244475"/>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/022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33680" cy="255270"/>
                  <wp:effectExtent l="0" t="0" r="0" b="0"/>
                  <wp:docPr id="16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rPr>
                <w:rFonts w:cs="Arial"/>
                <w:sz w:val="16"/>
                <w:szCs w:val="16"/>
                <w:vertAlign w:val="subscript"/>
                <w:lang w:val="de-DE" w:eastAsia="ja-JP"/>
              </w:rPr>
              <w:t>/023</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76225" cy="233680"/>
                  <wp:effectExtent l="0" t="0" r="9525" b="0"/>
                  <wp:docPr id="16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225" cy="233680"/>
                          </a:xfrm>
                          <a:prstGeom prst="rect">
                            <a:avLst/>
                          </a:prstGeom>
                          <a:noFill/>
                          <a:ln>
                            <a:noFill/>
                          </a:ln>
                        </pic:spPr>
                      </pic:pic>
                    </a:graphicData>
                  </a:graphic>
                </wp:inline>
              </w:drawing>
            </w:r>
            <w:r>
              <w:rPr>
                <w:rFonts w:cs="Arial"/>
                <w:sz w:val="16"/>
                <w:szCs w:val="16"/>
                <w:vertAlign w:val="subscript"/>
                <w:lang w:val="de-DE" w:eastAsia="ja-JP"/>
              </w:rPr>
              <w:t>/024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87020" cy="276225"/>
                  <wp:effectExtent l="0" t="0" r="0" b="9525"/>
                  <wp:docPr id="16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020" cy="276225"/>
                          </a:xfrm>
                          <a:prstGeom prst="rect">
                            <a:avLst/>
                          </a:prstGeom>
                          <a:noFill/>
                          <a:ln>
                            <a:noFill/>
                          </a:ln>
                        </pic:spPr>
                      </pic:pic>
                    </a:graphicData>
                  </a:graphic>
                </wp:inline>
              </w:drawing>
            </w:r>
            <w:r>
              <w:rPr>
                <w:rFonts w:cs="Arial"/>
                <w:sz w:val="16"/>
                <w:szCs w:val="16"/>
                <w:vertAlign w:val="subscript"/>
                <w:lang w:val="de-DE" w:eastAsia="ja-JP"/>
              </w:rPr>
              <w:t>/405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308610" cy="308610"/>
                  <wp:effectExtent l="0" t="0" r="0" b="0"/>
                  <wp:docPr id="16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Pr>
                <w:rFonts w:cs="Arial"/>
                <w:sz w:val="16"/>
                <w:szCs w:val="16"/>
                <w:vertAlign w:val="subscript"/>
                <w:lang w:val="de-DE" w:eastAsia="ja-JP"/>
              </w:rPr>
              <w:t>/406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r>
              <w:rPr>
                <w:rFonts w:cs="Arial"/>
                <w:vertAlign w:val="superscript"/>
                <w:lang w:val="de-DE"/>
              </w:rPr>
              <w:t>‡</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308610" cy="308610"/>
                  <wp:effectExtent l="0" t="0" r="0" b="0"/>
                  <wp:docPr id="16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Pr>
                <w:rFonts w:cs="Arial"/>
                <w:sz w:val="16"/>
                <w:szCs w:val="16"/>
                <w:vertAlign w:val="subscript"/>
                <w:lang w:val="de-DE" w:eastAsia="ja-JP"/>
              </w:rPr>
              <w:t>/407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0x9</w:t>
            </w:r>
            <w:r>
              <w:rPr>
                <w:rFonts w:cs="Arial"/>
                <w:vertAlign w:val="superscript"/>
                <w:lang w:val="de-DE"/>
              </w:rPr>
              <w:t>‡</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308610" cy="308610"/>
                  <wp:effectExtent l="0" t="0" r="0" b="0"/>
                  <wp:docPr id="16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Pr>
                <w:rFonts w:cs="Arial"/>
                <w:sz w:val="16"/>
                <w:szCs w:val="16"/>
                <w:vertAlign w:val="subscript"/>
                <w:lang w:val="de-DE" w:eastAsia="ja-JP"/>
              </w:rPr>
              <w:t>/555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000000" w:themeColor="text1"/>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0x9</w:t>
            </w:r>
            <w:r>
              <w:rPr>
                <w:rFonts w:cs="Arial"/>
                <w:vertAlign w:val="superscript"/>
                <w:lang w:val="de-DE"/>
              </w:rPr>
              <w:t>‡</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78155" cy="276225"/>
                  <wp:effectExtent l="0" t="0" r="0" b="9525"/>
                  <wp:docPr id="1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r>
              <w:rPr>
                <w:rFonts w:cs="Arial"/>
                <w:sz w:val="16"/>
                <w:szCs w:val="16"/>
                <w:vertAlign w:val="subscript"/>
                <w:lang w:val="de-DE" w:eastAsia="ja-JP"/>
              </w:rPr>
              <w:t>/409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7484" w:type="dxa"/>
            <w:gridSpan w:val="16"/>
            <w:tcBorders>
              <w:top w:val="single" w:sz="4" w:space="0" w:color="000000" w:themeColor="text1"/>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All Other Cases</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Pr="00B82FA8" w:rsidRDefault="00D10B75">
            <w:pPr>
              <w:jc w:val="center"/>
              <w:rPr>
                <w:rFonts w:cs="Arial"/>
                <w:sz w:val="24"/>
                <w:lang w:eastAsia="ja-JP"/>
              </w:rPr>
            </w:pPr>
            <w:r w:rsidRPr="00B82FA8">
              <w:rPr>
                <w:sz w:val="24"/>
              </w:rPr>
              <w:t>Blank (Do not show Symbol1)</w:t>
            </w:r>
          </w:p>
        </w:tc>
      </w:tr>
    </w:tbl>
    <w:p w:rsidR="00D10B75" w:rsidRDefault="00D10B75" w:rsidP="00D10B75">
      <w:pPr>
        <w:jc w:val="center"/>
        <w:rPr>
          <w:rFonts w:ascii="Times New Roman" w:eastAsiaTheme="minorEastAsia" w:hAnsi="Times New Roman"/>
          <w:vanish/>
          <w:sz w:val="24"/>
        </w:rPr>
      </w:pPr>
    </w:p>
    <w:p w:rsidR="00D10B75" w:rsidRDefault="00D10B75" w:rsidP="00D10B75">
      <w:pPr>
        <w:jc w:val="center"/>
      </w:pPr>
      <w:r>
        <w:rPr>
          <w:u w:val="single"/>
        </w:rPr>
        <w:t>A</w:t>
      </w:r>
      <w:r>
        <w:t xml:space="preserve">ctive </w:t>
      </w:r>
      <w:r>
        <w:rPr>
          <w:u w:val="single"/>
        </w:rPr>
        <w:t>P</w:t>
      </w:r>
      <w:r>
        <w:t xml:space="preserve">ark </w:t>
      </w:r>
      <w:r>
        <w:rPr>
          <w:u w:val="single"/>
        </w:rPr>
        <w:t>A</w:t>
      </w:r>
      <w:r>
        <w:t>ssist (APA) Positional Symbol1</w:t>
      </w:r>
    </w:p>
    <w:p w:rsidR="00D10B75" w:rsidRDefault="00D10B75" w:rsidP="00D10B75">
      <w:pPr>
        <w:jc w:val="center"/>
      </w:pPr>
      <w:r>
        <w:t xml:space="preserve">*Fill % represents arrow with empty/full ratio of </w:t>
      </w:r>
      <w:proofErr w:type="spellStart"/>
      <w:r w:rsidRPr="000947D1">
        <w:t>ApaTrgtDist_D_Stat</w:t>
      </w:r>
      <w:proofErr w:type="spellEnd"/>
      <w:r>
        <w:t xml:space="preserve">/15. Arrow will start to reveal the background starting at the tail and </w:t>
      </w:r>
      <w:proofErr w:type="spellStart"/>
      <w:r>
        <w:t>unfilling</w:t>
      </w:r>
      <w:proofErr w:type="spellEnd"/>
      <w:r>
        <w:t xml:space="preserve"> toward the direction of arrow as the values increase toward 0xF.</w:t>
      </w:r>
    </w:p>
    <w:p w:rsidR="00D10B75" w:rsidRDefault="00D10B75" w:rsidP="00D10B75">
      <w:pPr>
        <w:jc w:val="center"/>
      </w:pPr>
      <w:r>
        <w:t xml:space="preserve">The remaining distance for an APA SAC maneuver shall be shown in a smooth animation triggered by the signal </w:t>
      </w:r>
      <w:proofErr w:type="spellStart"/>
      <w:r>
        <w:t>ApaTrgtDist_D_Stat</w:t>
      </w:r>
      <w:proofErr w:type="spellEnd"/>
      <w:r>
        <w:t>, which provides incremental steps:</w:t>
      </w:r>
    </w:p>
    <w:p w:rsidR="00D10B75" w:rsidRDefault="00D10B75" w:rsidP="00D10B75">
      <w:pPr>
        <w:jc w:val="center"/>
      </w:pPr>
      <w:r>
        <w:t xml:space="preserve">    a) If </w:t>
      </w:r>
      <w:proofErr w:type="spellStart"/>
      <w:r>
        <w:t>ApaTrgtDist_D_Stat</w:t>
      </w:r>
      <w:proofErr w:type="spellEnd"/>
      <w:r>
        <w:t xml:space="preserve"> is in the state "Off" the HMI system shall assume that the vehicle is at its start position and show the remaining distance "at full length". If a progress bar is used, this state could e.g. correspond to </w:t>
      </w:r>
      <w:proofErr w:type="gramStart"/>
      <w:r>
        <w:t>a completely filled</w:t>
      </w:r>
      <w:proofErr w:type="gramEnd"/>
      <w:r>
        <w:t xml:space="preserve"> progress bar.</w:t>
      </w:r>
    </w:p>
    <w:p w:rsidR="00D10B75" w:rsidRDefault="00D10B75" w:rsidP="00D10B75">
      <w:pPr>
        <w:jc w:val="center"/>
      </w:pPr>
      <w:r>
        <w:t xml:space="preserve">    b) If </w:t>
      </w:r>
      <w:proofErr w:type="spellStart"/>
      <w:r>
        <w:t>ApaTrgtDist_D_Stat</w:t>
      </w:r>
      <w:proofErr w:type="spellEnd"/>
      <w:r>
        <w:t xml:space="preserve"> is in the state "Step15" the HMI system shall assume that the vehicle has reached its target position. If a progress bar is used, this state could e.g. correspond to an unfilled progress bar.</w:t>
      </w:r>
    </w:p>
    <w:p w:rsidR="00D10B75" w:rsidRDefault="00D10B75" w:rsidP="00D10B75">
      <w:pPr>
        <w:jc w:val="center"/>
      </w:pPr>
      <w:r>
        <w:t xml:space="preserve">    c) If </w:t>
      </w:r>
      <w:proofErr w:type="spellStart"/>
      <w:r>
        <w:t>ApaTrgtDist_D_Stat</w:t>
      </w:r>
      <w:proofErr w:type="spellEnd"/>
      <w:r>
        <w:t xml:space="preserve"> is in a state other than "Off" or "Step15" the HMI system shall assume the vehicle has left its start position but has not yet reached target position. If a progress bar is used, the bar shall then be unfilled corresponding to the state of </w:t>
      </w:r>
      <w:proofErr w:type="spellStart"/>
      <w:r>
        <w:t>ApaTrgtDist_D_Stat</w:t>
      </w:r>
      <w:proofErr w:type="spellEnd"/>
      <w:r>
        <w:t xml:space="preserve"> (e.g. Step1, Step2...).</w:t>
      </w:r>
    </w:p>
    <w:p w:rsidR="00D10B75" w:rsidRDefault="00D10B75" w:rsidP="00D10B75">
      <w:pPr>
        <w:jc w:val="center"/>
      </w:pPr>
      <w:r>
        <w:t xml:space="preserve">    d) The graphic element driven by </w:t>
      </w:r>
      <w:proofErr w:type="spellStart"/>
      <w:r>
        <w:t>ApaTrgtDist_D_Stat</w:t>
      </w:r>
      <w:proofErr w:type="spellEnd"/>
      <w:r>
        <w:t xml:space="preserve"> shall change in a smooth animation triggered by incremental/equal steps as per the number of available steps.</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Pr>
        <w:jc w:val="center"/>
        <w:rPr>
          <w:b/>
        </w:rPr>
      </w:pPr>
    </w:p>
    <w:p w:rsidR="00D10B75" w:rsidRDefault="00D10B75" w:rsidP="00D10B75">
      <w:pPr>
        <w:jc w:val="center"/>
        <w:rPr>
          <w:b/>
        </w:rPr>
      </w:pPr>
    </w:p>
    <w:p w:rsidR="00D10B75" w:rsidRPr="004C2265" w:rsidRDefault="00D10B75" w:rsidP="00D10B75">
      <w:pPr>
        <w:jc w:val="center"/>
        <w:rPr>
          <w:b/>
        </w:rPr>
      </w:pPr>
      <w:r w:rsidRPr="004C2265">
        <w:rPr>
          <w:b/>
        </w:rPr>
        <w:t>8” (or equivalent) displays</w:t>
      </w:r>
      <w:r>
        <w:rPr>
          <w:b/>
        </w:rPr>
        <w:t xml:space="preserve"> (</w:t>
      </w:r>
      <w:proofErr w:type="spellStart"/>
      <w:r>
        <w:rPr>
          <w:b/>
        </w:rPr>
        <w:t>FNVx</w:t>
      </w:r>
      <w:proofErr w:type="spellEnd"/>
      <w:r>
        <w:rPr>
          <w:b/>
        </w:rPr>
        <w:t xml:space="preserve"> only)</w:t>
      </w:r>
    </w:p>
    <w:tbl>
      <w:tblPr>
        <w:tblStyle w:val="TableGrid"/>
        <w:tblW w:w="10365" w:type="dxa"/>
        <w:jc w:val="center"/>
        <w:tblLayout w:type="fixed"/>
        <w:tblLook w:val="04A0" w:firstRow="1" w:lastRow="0" w:firstColumn="1" w:lastColumn="0" w:noHBand="0" w:noVBand="1"/>
      </w:tblPr>
      <w:tblGrid>
        <w:gridCol w:w="697"/>
        <w:gridCol w:w="475"/>
        <w:gridCol w:w="475"/>
        <w:gridCol w:w="475"/>
        <w:gridCol w:w="550"/>
        <w:gridCol w:w="500"/>
        <w:gridCol w:w="270"/>
        <w:gridCol w:w="270"/>
        <w:gridCol w:w="270"/>
        <w:gridCol w:w="540"/>
        <w:gridCol w:w="540"/>
        <w:gridCol w:w="540"/>
        <w:gridCol w:w="540"/>
        <w:gridCol w:w="540"/>
        <w:gridCol w:w="630"/>
        <w:gridCol w:w="630"/>
        <w:gridCol w:w="244"/>
        <w:gridCol w:w="2179"/>
      </w:tblGrid>
      <w:tr w:rsidR="00D10B75" w:rsidTr="00D10B75">
        <w:trPr>
          <w:cantSplit/>
          <w:trHeight w:val="2160"/>
          <w:tblHeader/>
          <w:jc w:val="center"/>
        </w:trPr>
        <w:tc>
          <w:tcPr>
            <w:tcW w:w="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Operational Mode</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Parking Assistance (Cfg)</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[ApaSys_D_Stat]</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[ApaSteScanMde_D_Stat]</w:t>
            </w:r>
          </w:p>
        </w:tc>
        <w:tc>
          <w:tcPr>
            <w:tcW w:w="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[ApaActvSide2_D_Stat]</w:t>
            </w:r>
          </w:p>
        </w:tc>
        <w:tc>
          <w:tcPr>
            <w:tcW w:w="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[ApaAcsy_D_RqDrv]</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[ApaTrgtDist_D_Stat]</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[ApaMsgTxt_D_Rq]</w:t>
            </w:r>
            <w:r>
              <w:rPr>
                <w:rFonts w:cs="Arial"/>
                <w:vertAlign w:val="superscript"/>
                <w:lang w:val="de-DE"/>
              </w:rPr>
              <w:t xml:space="preserve"> ‡</w:t>
            </w:r>
          </w:p>
        </w:tc>
        <w:tc>
          <w:tcPr>
            <w:tcW w:w="24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[PrkAidMsgTxt_D_Rq]</w:t>
            </w:r>
          </w:p>
        </w:tc>
        <w:tc>
          <w:tcPr>
            <w:tcW w:w="2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9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0947D1" w:rsidRDefault="00D10B75">
            <w:pPr>
              <w:jc w:val="center"/>
              <w:rPr>
                <w:rFonts w:cs="Arial"/>
                <w:lang w:eastAsia="ja-JP"/>
              </w:rPr>
            </w:pPr>
            <w:r w:rsidRPr="000947D1">
              <w:t>Run</w:t>
            </w:r>
          </w:p>
          <w:p w:rsidR="00D10B75" w:rsidRPr="000947D1" w:rsidRDefault="00D10B75">
            <w:pPr>
              <w:jc w:val="center"/>
              <w:rPr>
                <w:rFonts w:cs="Arial"/>
                <w:lang w:eastAsia="ja-JP"/>
              </w:rPr>
            </w:pPr>
            <w:r w:rsidRPr="000947D1">
              <w:t>(as per Operational Modes and Voltage Range Definition)</w:t>
            </w:r>
          </w:p>
        </w:tc>
        <w:tc>
          <w:tcPr>
            <w:tcW w:w="475" w:type="dxa"/>
            <w:tcBorders>
              <w:top w:val="single" w:sz="4" w:space="0" w:color="auto"/>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476885" cy="274955"/>
                  <wp:effectExtent l="0" t="0" r="0" b="0"/>
                  <wp:docPr id="16633"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85" cy="274955"/>
                          </a:xfrm>
                          <a:prstGeom prst="rect">
                            <a:avLst/>
                          </a:prstGeom>
                          <a:noFill/>
                          <a:ln>
                            <a:noFill/>
                          </a:ln>
                        </pic:spPr>
                      </pic:pic>
                    </a:graphicData>
                  </a:graphic>
                </wp:inline>
              </w:drawing>
            </w:r>
            <w:r>
              <w:rPr>
                <w:rFonts w:cs="Arial"/>
                <w:sz w:val="16"/>
                <w:szCs w:val="16"/>
                <w:vertAlign w:val="subscript"/>
                <w:lang w:val="de-DE" w:eastAsia="ja-JP"/>
              </w:rPr>
              <w:t>/279</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76885" cy="274955"/>
                  <wp:effectExtent l="0" t="0" r="0" b="0"/>
                  <wp:docPr id="16634"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85" cy="274955"/>
                          </a:xfrm>
                          <a:prstGeom prst="rect">
                            <a:avLst/>
                          </a:prstGeom>
                          <a:noFill/>
                          <a:ln>
                            <a:noFill/>
                          </a:ln>
                        </pic:spPr>
                      </pic:pic>
                    </a:graphicData>
                  </a:graphic>
                </wp:inline>
              </w:drawing>
            </w:r>
            <w:r>
              <w:rPr>
                <w:rFonts w:cs="Arial"/>
                <w:sz w:val="16"/>
                <w:szCs w:val="16"/>
                <w:vertAlign w:val="subscript"/>
                <w:lang w:val="de-DE" w:eastAsia="ja-JP"/>
              </w:rPr>
              <w:t>/397</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476885" cy="274955"/>
                  <wp:effectExtent l="0" t="0" r="0" b="0"/>
                  <wp:docPr id="16635"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85" cy="274955"/>
                          </a:xfrm>
                          <a:prstGeom prst="rect">
                            <a:avLst/>
                          </a:prstGeom>
                          <a:noFill/>
                          <a:ln>
                            <a:noFill/>
                          </a:ln>
                        </pic:spPr>
                      </pic:pic>
                    </a:graphicData>
                  </a:graphic>
                </wp:inline>
              </w:drawing>
            </w:r>
            <w:r>
              <w:rPr>
                <w:rFonts w:cs="Arial"/>
                <w:sz w:val="16"/>
                <w:szCs w:val="16"/>
                <w:vertAlign w:val="subscript"/>
                <w:lang w:val="de-DE" w:eastAsia="ja-JP"/>
              </w:rPr>
              <w:t>/012</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74955" cy="269240"/>
                  <wp:effectExtent l="0" t="0" r="0" b="0"/>
                  <wp:docPr id="16636"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955" cy="269240"/>
                          </a:xfrm>
                          <a:prstGeom prst="rect">
                            <a:avLst/>
                          </a:prstGeom>
                          <a:noFill/>
                          <a:ln>
                            <a:noFill/>
                          </a:ln>
                        </pic:spPr>
                      </pic:pic>
                    </a:graphicData>
                  </a:graphic>
                </wp:inline>
              </w:drawing>
            </w:r>
            <w:r>
              <w:rPr>
                <w:rFonts w:cs="Arial"/>
                <w:sz w:val="16"/>
                <w:szCs w:val="16"/>
                <w:vertAlign w:val="subscript"/>
                <w:lang w:val="de-DE" w:eastAsia="ja-JP"/>
              </w:rPr>
              <w:t>/411</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0x7</w:t>
            </w:r>
            <w:r>
              <w:rPr>
                <w:rFonts w:cs="Arial"/>
                <w:vertAlign w:val="superscript"/>
                <w:lang w:val="de-DE"/>
              </w:rPr>
              <w:t>‡</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76885" cy="274955"/>
                  <wp:effectExtent l="0" t="0" r="0" b="0"/>
                  <wp:docPr id="16637"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85" cy="274955"/>
                          </a:xfrm>
                          <a:prstGeom prst="rect">
                            <a:avLst/>
                          </a:prstGeom>
                          <a:noFill/>
                          <a:ln>
                            <a:noFill/>
                          </a:ln>
                        </pic:spPr>
                      </pic:pic>
                    </a:graphicData>
                  </a:graphic>
                </wp:inline>
              </w:drawing>
            </w:r>
            <w:r>
              <w:rPr>
                <w:rFonts w:cs="Arial"/>
                <w:sz w:val="16"/>
                <w:szCs w:val="16"/>
                <w:vertAlign w:val="subscript"/>
                <w:lang w:val="de-DE" w:eastAsia="ja-JP"/>
              </w:rPr>
              <w:t>/399</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16638"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vertAlign w:val="subscript"/>
                <w:lang w:val="de-DE" w:eastAsia="ja-JP"/>
              </w:rPr>
              <w:t>/013</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16639"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vertAlign w:val="subscript"/>
                <w:lang w:val="de-DE" w:eastAsia="ja-JP"/>
              </w:rPr>
              <w:t>/556</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16640"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vertAlign w:val="subscript"/>
                <w:lang w:val="de-DE" w:eastAsia="ja-JP"/>
              </w:rPr>
              <w:t>/015</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extent cx="190500" cy="207645"/>
                  <wp:effectExtent l="0" t="0" r="0" b="1905"/>
                  <wp:docPr id="16641"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92a1c00004a490000665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 cy="207645"/>
                          </a:xfrm>
                          <a:prstGeom prst="rect">
                            <a:avLst/>
                          </a:prstGeom>
                          <a:noFill/>
                          <a:ln>
                            <a:noFill/>
                          </a:ln>
                        </pic:spPr>
                      </pic:pic>
                    </a:graphicData>
                  </a:graphic>
                </wp:inline>
              </w:drawing>
            </w:r>
            <w:r>
              <w:rPr>
                <w:rFonts w:cs="Arial"/>
                <w:sz w:val="16"/>
                <w:szCs w:val="16"/>
                <w:vertAlign w:val="subscript"/>
                <w:lang w:val="de-DE" w:eastAsia="ja-JP"/>
              </w:rPr>
              <w:t>/016</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p w:rsidR="00D10B75" w:rsidRDefault="00D10B75">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EastAsia"/>
                <w:noProof/>
                <w:sz w:val="24"/>
              </w:rPr>
            </w:pPr>
            <w:r>
              <w:rPr>
                <w:noProof/>
                <w:sz w:val="24"/>
              </w:rPr>
              <w:t>With fill %*</w:t>
            </w:r>
            <w:r>
              <w:rPr>
                <w:rFonts w:cs="Arial"/>
                <w:sz w:val="16"/>
                <w:szCs w:val="16"/>
                <w:vertAlign w:val="subscript"/>
                <w:lang w:val="de-DE" w:eastAsia="ja-JP"/>
              </w:rPr>
              <w:t>/016</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219075" cy="257810"/>
                  <wp:effectExtent l="0" t="0" r="9525" b="8890"/>
                  <wp:docPr id="16642"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075" cy="257810"/>
                          </a:xfrm>
                          <a:prstGeom prst="rect">
                            <a:avLst/>
                          </a:prstGeom>
                          <a:noFill/>
                          <a:ln>
                            <a:noFill/>
                          </a:ln>
                        </pic:spPr>
                      </pic:pic>
                    </a:graphicData>
                  </a:graphic>
                </wp:inline>
              </w:drawing>
            </w:r>
            <w:r>
              <w:rPr>
                <w:rFonts w:cs="Arial"/>
                <w:sz w:val="16"/>
                <w:szCs w:val="16"/>
                <w:vertAlign w:val="subscript"/>
                <w:lang w:val="de-DE" w:eastAsia="ja-JP"/>
              </w:rPr>
              <w:t>/016</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29870" cy="257810"/>
                  <wp:effectExtent l="0" t="0" r="0" b="8890"/>
                  <wp:docPr id="16643"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870" cy="257810"/>
                          </a:xfrm>
                          <a:prstGeom prst="rect">
                            <a:avLst/>
                          </a:prstGeom>
                          <a:noFill/>
                          <a:ln>
                            <a:noFill/>
                          </a:ln>
                        </pic:spPr>
                      </pic:pic>
                    </a:graphicData>
                  </a:graphic>
                </wp:inline>
              </w:drawing>
            </w:r>
            <w:r>
              <w:rPr>
                <w:rFonts w:cs="Arial"/>
                <w:sz w:val="16"/>
                <w:szCs w:val="16"/>
                <w:vertAlign w:val="subscript"/>
                <w:lang w:val="de-DE" w:eastAsia="ja-JP"/>
              </w:rPr>
              <w:t>/017</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179705" cy="207645"/>
                  <wp:effectExtent l="0" t="0" r="0" b="1905"/>
                  <wp:docPr id="16644"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9705" cy="207645"/>
                          </a:xfrm>
                          <a:prstGeom prst="rect">
                            <a:avLst/>
                          </a:prstGeom>
                          <a:noFill/>
                          <a:ln>
                            <a:noFill/>
                          </a:ln>
                        </pic:spPr>
                      </pic:pic>
                    </a:graphicData>
                  </a:graphic>
                </wp:inline>
              </w:drawing>
            </w:r>
            <w:r>
              <w:rPr>
                <w:rFonts w:cs="Arial"/>
                <w:sz w:val="16"/>
                <w:szCs w:val="16"/>
                <w:vertAlign w:val="subscript"/>
                <w:lang w:val="de-DE" w:eastAsia="ja-JP"/>
              </w:rPr>
              <w:t>/019</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p w:rsidR="00D10B75" w:rsidRDefault="00D10B75">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EastAsia"/>
                <w:noProof/>
                <w:sz w:val="24"/>
              </w:rPr>
            </w:pPr>
            <w:r>
              <w:rPr>
                <w:noProof/>
                <w:sz w:val="24"/>
              </w:rPr>
              <w:t>With fill %*</w:t>
            </w:r>
            <w:r>
              <w:rPr>
                <w:rFonts w:cs="Arial"/>
                <w:sz w:val="16"/>
                <w:szCs w:val="16"/>
                <w:vertAlign w:val="subscript"/>
                <w:lang w:val="de-DE" w:eastAsia="ja-JP"/>
              </w:rPr>
              <w:t>/019</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229870" cy="269240"/>
                  <wp:effectExtent l="0" t="0" r="0" b="0"/>
                  <wp:docPr id="16645"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870" cy="269240"/>
                          </a:xfrm>
                          <a:prstGeom prst="rect">
                            <a:avLst/>
                          </a:prstGeom>
                          <a:noFill/>
                          <a:ln>
                            <a:noFill/>
                          </a:ln>
                        </pic:spPr>
                      </pic:pic>
                    </a:graphicData>
                  </a:graphic>
                </wp:inline>
              </w:drawing>
            </w:r>
            <w:r>
              <w:rPr>
                <w:rFonts w:cs="Arial"/>
                <w:sz w:val="16"/>
                <w:szCs w:val="16"/>
                <w:vertAlign w:val="subscript"/>
                <w:lang w:val="de-DE" w:eastAsia="ja-JP"/>
              </w:rPr>
              <w:t>/019</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noProof/>
                <w:sz w:val="24"/>
              </w:rPr>
            </w:pPr>
            <w:r>
              <w:rPr>
                <w:noProof/>
                <w:sz w:val="24"/>
              </w:rPr>
              <w:drawing>
                <wp:inline distT="0" distB="0" distL="0" distR="0">
                  <wp:extent cx="179705" cy="207645"/>
                  <wp:effectExtent l="0" t="0" r="0" b="1905"/>
                  <wp:docPr id="16646"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9705" cy="207645"/>
                          </a:xfrm>
                          <a:prstGeom prst="rect">
                            <a:avLst/>
                          </a:prstGeom>
                          <a:noFill/>
                          <a:ln>
                            <a:noFill/>
                          </a:ln>
                        </pic:spPr>
                      </pic:pic>
                    </a:graphicData>
                  </a:graphic>
                </wp:inline>
              </w:drawing>
            </w:r>
            <w:r>
              <w:rPr>
                <w:rFonts w:cs="Arial"/>
                <w:sz w:val="16"/>
                <w:szCs w:val="16"/>
                <w:vertAlign w:val="subscript"/>
                <w:lang w:val="de-DE" w:eastAsia="ja-JP"/>
              </w:rPr>
              <w:t>/559</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p w:rsidR="00D10B75" w:rsidRDefault="00D10B75">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noProof/>
                <w:sz w:val="24"/>
              </w:rPr>
            </w:pPr>
            <w:r>
              <w:rPr>
                <w:noProof/>
                <w:sz w:val="24"/>
              </w:rPr>
              <w:t>With fill %*</w:t>
            </w:r>
            <w:r>
              <w:rPr>
                <w:rFonts w:cs="Arial"/>
                <w:sz w:val="16"/>
                <w:szCs w:val="16"/>
                <w:vertAlign w:val="subscript"/>
                <w:lang w:val="de-DE" w:eastAsia="ja-JP"/>
              </w:rPr>
              <w:t>/559</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229870" cy="269240"/>
                  <wp:effectExtent l="0" t="0" r="0" b="0"/>
                  <wp:docPr id="16647"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870" cy="269240"/>
                          </a:xfrm>
                          <a:prstGeom prst="rect">
                            <a:avLst/>
                          </a:prstGeom>
                          <a:noFill/>
                          <a:ln>
                            <a:noFill/>
                          </a:ln>
                        </pic:spPr>
                      </pic:pic>
                    </a:graphicData>
                  </a:graphic>
                </wp:inline>
              </w:drawing>
            </w:r>
            <w:r>
              <w:rPr>
                <w:rFonts w:cs="Arial"/>
                <w:sz w:val="16"/>
                <w:szCs w:val="16"/>
                <w:vertAlign w:val="subscript"/>
                <w:lang w:val="de-DE" w:eastAsia="ja-JP"/>
              </w:rPr>
              <w:t>/559</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76885" cy="274955"/>
                  <wp:effectExtent l="0" t="0" r="0" b="0"/>
                  <wp:docPr id="16648"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85" cy="274955"/>
                          </a:xfrm>
                          <a:prstGeom prst="rect">
                            <a:avLst/>
                          </a:prstGeom>
                          <a:noFill/>
                          <a:ln>
                            <a:noFill/>
                          </a:ln>
                        </pic:spPr>
                      </pic:pic>
                    </a:graphicData>
                  </a:graphic>
                </wp:inline>
              </w:drawing>
            </w:r>
            <w:r>
              <w:rPr>
                <w:rFonts w:cs="Arial"/>
                <w:sz w:val="16"/>
                <w:szCs w:val="16"/>
                <w:vertAlign w:val="subscript"/>
                <w:lang w:val="de-DE" w:eastAsia="ja-JP"/>
              </w:rPr>
              <w:t>/014</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180" cy="302895"/>
                  <wp:effectExtent l="0" t="0" r="7620" b="1905"/>
                  <wp:docPr id="16649"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 cy="302895"/>
                          </a:xfrm>
                          <a:prstGeom prst="rect">
                            <a:avLst/>
                          </a:prstGeom>
                          <a:noFill/>
                          <a:ln>
                            <a:noFill/>
                          </a:ln>
                        </pic:spPr>
                      </pic:pic>
                    </a:graphicData>
                  </a:graphic>
                </wp:inline>
              </w:drawing>
            </w:r>
            <w:r>
              <w:rPr>
                <w:rFonts w:cs="Arial"/>
                <w:sz w:val="16"/>
                <w:szCs w:val="16"/>
                <w:vertAlign w:val="subscript"/>
                <w:lang w:val="de-DE" w:eastAsia="ja-JP"/>
              </w:rPr>
              <w:t>/025</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180" cy="302895"/>
                  <wp:effectExtent l="0" t="0" r="7620" b="1905"/>
                  <wp:docPr id="16650"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 cy="302895"/>
                          </a:xfrm>
                          <a:prstGeom prst="rect">
                            <a:avLst/>
                          </a:prstGeom>
                          <a:noFill/>
                          <a:ln>
                            <a:noFill/>
                          </a:ln>
                        </pic:spPr>
                      </pic:pic>
                    </a:graphicData>
                  </a:graphic>
                </wp:inline>
              </w:drawing>
            </w:r>
            <w:r>
              <w:rPr>
                <w:rFonts w:cs="Arial"/>
                <w:sz w:val="16"/>
                <w:szCs w:val="16"/>
                <w:vertAlign w:val="subscript"/>
                <w:lang w:val="de-DE" w:eastAsia="ja-JP"/>
              </w:rPr>
              <w:t>/402</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180" cy="302895"/>
                  <wp:effectExtent l="0" t="0" r="7620" b="1905"/>
                  <wp:docPr id="16651"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 cy="302895"/>
                          </a:xfrm>
                          <a:prstGeom prst="rect">
                            <a:avLst/>
                          </a:prstGeom>
                          <a:noFill/>
                          <a:ln>
                            <a:noFill/>
                          </a:ln>
                        </pic:spPr>
                      </pic:pic>
                    </a:graphicData>
                  </a:graphic>
                </wp:inline>
              </w:drawing>
            </w:r>
            <w:r>
              <w:rPr>
                <w:rFonts w:cs="Arial"/>
                <w:sz w:val="16"/>
                <w:szCs w:val="16"/>
                <w:vertAlign w:val="subscript"/>
                <w:lang w:val="de-DE" w:eastAsia="ja-JP"/>
              </w:rPr>
              <w:t>/403</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extent cx="247015" cy="235585"/>
                  <wp:effectExtent l="0" t="0" r="635" b="0"/>
                  <wp:docPr id="1665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015" cy="235585"/>
                          </a:xfrm>
                          <a:prstGeom prst="rect">
                            <a:avLst/>
                          </a:prstGeom>
                          <a:noFill/>
                          <a:ln>
                            <a:noFill/>
                          </a:ln>
                        </pic:spPr>
                      </pic:pic>
                    </a:graphicData>
                  </a:graphic>
                </wp:inline>
              </w:drawing>
            </w:r>
            <w:r>
              <w:rPr>
                <w:rFonts w:cs="Arial"/>
                <w:sz w:val="16"/>
                <w:szCs w:val="16"/>
                <w:vertAlign w:val="subscript"/>
                <w:lang w:val="de-DE" w:eastAsia="ja-JP"/>
              </w:rPr>
              <w:t>/018</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extent cx="247015" cy="235585"/>
                  <wp:effectExtent l="0" t="0" r="635" b="0"/>
                  <wp:docPr id="16653"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015" cy="235585"/>
                          </a:xfrm>
                          <a:prstGeom prst="rect">
                            <a:avLst/>
                          </a:prstGeom>
                          <a:noFill/>
                          <a:ln>
                            <a:noFill/>
                          </a:ln>
                        </pic:spPr>
                      </pic:pic>
                    </a:graphicData>
                  </a:graphic>
                </wp:inline>
              </w:drawing>
            </w:r>
            <w:r>
              <w:rPr>
                <w:rFonts w:cs="Arial"/>
                <w:sz w:val="16"/>
                <w:szCs w:val="16"/>
                <w:vertAlign w:val="subscript"/>
                <w:lang w:val="de-DE" w:eastAsia="ja-JP"/>
              </w:rPr>
              <w:t>/020</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extent cx="247015" cy="235585"/>
                  <wp:effectExtent l="0" t="0" r="635" b="0"/>
                  <wp:docPr id="16654"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015" cy="235585"/>
                          </a:xfrm>
                          <a:prstGeom prst="rect">
                            <a:avLst/>
                          </a:prstGeom>
                          <a:noFill/>
                          <a:ln>
                            <a:noFill/>
                          </a:ln>
                        </pic:spPr>
                      </pic:pic>
                    </a:graphicData>
                  </a:graphic>
                </wp:inline>
              </w:drawing>
            </w:r>
            <w:r>
              <w:rPr>
                <w:rFonts w:cs="Arial"/>
                <w:sz w:val="16"/>
                <w:szCs w:val="16"/>
                <w:vertAlign w:val="subscript"/>
                <w:lang w:val="de-DE" w:eastAsia="ja-JP"/>
              </w:rPr>
              <w:t>/021</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rPr>
              <w:drawing>
                <wp:inline distT="0" distB="0" distL="0" distR="0">
                  <wp:extent cx="247015" cy="235585"/>
                  <wp:effectExtent l="0" t="0" r="635" b="0"/>
                  <wp:docPr id="16655"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015" cy="235585"/>
                          </a:xfrm>
                          <a:prstGeom prst="rect">
                            <a:avLst/>
                          </a:prstGeom>
                          <a:noFill/>
                          <a:ln>
                            <a:noFill/>
                          </a:ln>
                        </pic:spPr>
                      </pic:pic>
                    </a:graphicData>
                  </a:graphic>
                </wp:inline>
              </w:drawing>
            </w:r>
            <w:r>
              <w:rPr>
                <w:rFonts w:cs="Arial"/>
                <w:sz w:val="16"/>
                <w:szCs w:val="16"/>
                <w:vertAlign w:val="subscript"/>
                <w:lang w:val="de-DE" w:eastAsia="ja-JP"/>
              </w:rPr>
              <w:t>/404</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47015" cy="274955"/>
                  <wp:effectExtent l="0" t="0" r="635" b="0"/>
                  <wp:docPr id="1665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015" cy="274955"/>
                          </a:xfrm>
                          <a:prstGeom prst="rect">
                            <a:avLst/>
                          </a:prstGeom>
                          <a:noFill/>
                          <a:ln>
                            <a:noFill/>
                          </a:ln>
                        </pic:spPr>
                      </pic:pic>
                    </a:graphicData>
                  </a:graphic>
                </wp:inline>
              </w:drawing>
            </w:r>
            <w:r>
              <w:rPr>
                <w:noProof/>
                <w:sz w:val="24"/>
              </w:rPr>
              <w:t xml:space="preserve">(Manual) or </w:t>
            </w:r>
            <w:r>
              <w:rPr>
                <w:noProof/>
                <w:sz w:val="24"/>
              </w:rPr>
              <w:drawing>
                <wp:inline distT="0" distB="0" distL="0" distR="0">
                  <wp:extent cx="235585" cy="247015"/>
                  <wp:effectExtent l="0" t="0" r="0" b="635"/>
                  <wp:docPr id="16657"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585" cy="247015"/>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/022</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0x6</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29870" cy="257810"/>
                  <wp:effectExtent l="0" t="0" r="0" b="8890"/>
                  <wp:docPr id="16658"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870" cy="257810"/>
                          </a:xfrm>
                          <a:prstGeom prst="rect">
                            <a:avLst/>
                          </a:prstGeom>
                          <a:noFill/>
                          <a:ln>
                            <a:noFill/>
                          </a:ln>
                        </pic:spPr>
                      </pic:pic>
                    </a:graphicData>
                  </a:graphic>
                </wp:inline>
              </w:drawing>
            </w:r>
            <w:r>
              <w:rPr>
                <w:rFonts w:cs="Arial"/>
                <w:sz w:val="16"/>
                <w:szCs w:val="16"/>
                <w:vertAlign w:val="subscript"/>
                <w:lang w:val="de-DE" w:eastAsia="ja-JP"/>
              </w:rPr>
              <w:t>/023</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0xA |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0x7</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74955" cy="235585"/>
                  <wp:effectExtent l="0" t="0" r="0" b="0"/>
                  <wp:docPr id="16659"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955" cy="235585"/>
                          </a:xfrm>
                          <a:prstGeom prst="rect">
                            <a:avLst/>
                          </a:prstGeom>
                          <a:noFill/>
                          <a:ln>
                            <a:noFill/>
                          </a:ln>
                        </pic:spPr>
                      </pic:pic>
                    </a:graphicData>
                  </a:graphic>
                </wp:inline>
              </w:drawing>
            </w:r>
            <w:r>
              <w:rPr>
                <w:rFonts w:cs="Arial"/>
                <w:sz w:val="16"/>
                <w:szCs w:val="16"/>
                <w:vertAlign w:val="subscript"/>
                <w:lang w:val="de-DE" w:eastAsia="ja-JP"/>
              </w:rPr>
              <w:t>/024</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86385" cy="274955"/>
                  <wp:effectExtent l="0" t="0" r="0" b="0"/>
                  <wp:docPr id="16660"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 cy="274955"/>
                          </a:xfrm>
                          <a:prstGeom prst="rect">
                            <a:avLst/>
                          </a:prstGeom>
                          <a:noFill/>
                          <a:ln>
                            <a:noFill/>
                          </a:ln>
                        </pic:spPr>
                      </pic:pic>
                    </a:graphicData>
                  </a:graphic>
                </wp:inline>
              </w:drawing>
            </w:r>
            <w:r>
              <w:rPr>
                <w:rFonts w:cs="Arial"/>
                <w:sz w:val="16"/>
                <w:szCs w:val="16"/>
                <w:vertAlign w:val="subscript"/>
                <w:lang w:val="de-DE" w:eastAsia="ja-JP"/>
              </w:rPr>
              <w:t>/405</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302895" cy="302895"/>
                  <wp:effectExtent l="0" t="0" r="1905" b="1905"/>
                  <wp:docPr id="16661"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r>
              <w:rPr>
                <w:rFonts w:cs="Arial"/>
                <w:sz w:val="16"/>
                <w:szCs w:val="16"/>
                <w:vertAlign w:val="subscript"/>
                <w:lang w:val="de-DE" w:eastAsia="ja-JP"/>
              </w:rPr>
              <w:t>/406</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r>
              <w:rPr>
                <w:rFonts w:cs="Arial"/>
                <w:vertAlign w:val="superscript"/>
                <w:lang w:val="de-DE"/>
              </w:rPr>
              <w:t>‡</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302895" cy="302895"/>
                  <wp:effectExtent l="0" t="0" r="1905" b="1905"/>
                  <wp:docPr id="16662"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r>
              <w:rPr>
                <w:rFonts w:cs="Arial"/>
                <w:sz w:val="16"/>
                <w:szCs w:val="16"/>
                <w:vertAlign w:val="subscript"/>
                <w:lang w:val="de-DE" w:eastAsia="ja-JP"/>
              </w:rPr>
              <w:t>/407</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000000" w:themeColor="text1"/>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0x9</w:t>
            </w:r>
            <w:r>
              <w:rPr>
                <w:rFonts w:cs="Arial"/>
                <w:vertAlign w:val="superscript"/>
                <w:lang w:val="de-DE"/>
              </w:rPr>
              <w:t>‡</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302895" cy="302895"/>
                  <wp:effectExtent l="0" t="0" r="1905" b="1905"/>
                  <wp:docPr id="16663"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r>
              <w:rPr>
                <w:rFonts w:cs="Arial"/>
                <w:sz w:val="16"/>
                <w:szCs w:val="16"/>
                <w:vertAlign w:val="subscript"/>
                <w:lang w:val="de-DE" w:eastAsia="ja-JP"/>
              </w:rPr>
              <w:t>/555</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000000" w:themeColor="text1"/>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0x9</w:t>
            </w:r>
            <w:r>
              <w:rPr>
                <w:rFonts w:cs="Arial"/>
                <w:vertAlign w:val="superscript"/>
                <w:lang w:val="de-DE"/>
              </w:rPr>
              <w:t>‡</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76885" cy="274955"/>
                  <wp:effectExtent l="0" t="0" r="0" b="0"/>
                  <wp:docPr id="16664"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85" cy="274955"/>
                          </a:xfrm>
                          <a:prstGeom prst="rect">
                            <a:avLst/>
                          </a:prstGeom>
                          <a:noFill/>
                          <a:ln>
                            <a:noFill/>
                          </a:ln>
                        </pic:spPr>
                      </pic:pic>
                    </a:graphicData>
                  </a:graphic>
                </wp:inline>
              </w:drawing>
            </w:r>
            <w:r>
              <w:rPr>
                <w:rFonts w:cs="Arial"/>
                <w:sz w:val="16"/>
                <w:szCs w:val="16"/>
                <w:vertAlign w:val="subscript"/>
                <w:lang w:val="de-DE" w:eastAsia="ja-JP"/>
              </w:rPr>
              <w:t>/409</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rPr>
              <w:drawing>
                <wp:inline distT="0" distB="0" distL="0" distR="0">
                  <wp:extent cx="437515" cy="437515"/>
                  <wp:effectExtent l="0" t="0" r="635" b="635"/>
                  <wp:docPr id="16665" name="Picture 230" descr="apa_arrow_left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_arrow_left_sid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/243</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0x6</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437515" cy="437515"/>
                  <wp:effectExtent l="0" t="0" r="0" b="0"/>
                  <wp:docPr id="16666"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/365</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437515" cy="437515"/>
                  <wp:effectExtent l="0" t="0" r="635" b="635"/>
                  <wp:docPr id="16667" name="Picture 24" descr="apa_arrow_left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_arrow_left_sid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/540</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0x1</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437515" cy="437515"/>
                  <wp:effectExtent l="0" t="0" r="0" b="0"/>
                  <wp:docPr id="166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/553</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0xA</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247015" cy="235585"/>
                  <wp:effectExtent l="0" t="0" r="635" b="0"/>
                  <wp:docPr id="166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015" cy="235585"/>
                          </a:xfrm>
                          <a:prstGeom prst="rect">
                            <a:avLst/>
                          </a:prstGeom>
                          <a:noFill/>
                          <a:ln>
                            <a:noFill/>
                          </a:ln>
                        </pic:spPr>
                      </pic:pic>
                    </a:graphicData>
                  </a:graphic>
                </wp:inline>
              </w:drawing>
            </w:r>
            <w:r>
              <w:rPr>
                <w:rFonts w:cs="Arial"/>
                <w:sz w:val="16"/>
                <w:szCs w:val="16"/>
                <w:vertAlign w:val="subscript"/>
                <w:lang w:val="de-DE" w:eastAsia="ja-JP"/>
              </w:rPr>
              <w:t>/580</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0xB</w:t>
            </w:r>
          </w:p>
        </w:tc>
        <w:tc>
          <w:tcPr>
            <w:tcW w:w="2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247015" cy="235585"/>
                  <wp:effectExtent l="0" t="0" r="635" b="0"/>
                  <wp:docPr id="16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015" cy="235585"/>
                          </a:xfrm>
                          <a:prstGeom prst="rect">
                            <a:avLst/>
                          </a:prstGeom>
                          <a:noFill/>
                          <a:ln>
                            <a:noFill/>
                          </a:ln>
                        </pic:spPr>
                      </pic:pic>
                    </a:graphicData>
                  </a:graphic>
                </wp:inline>
              </w:drawing>
            </w:r>
            <w:r>
              <w:rPr>
                <w:rFonts w:cs="Arial"/>
                <w:sz w:val="16"/>
                <w:szCs w:val="16"/>
                <w:vertAlign w:val="subscript"/>
                <w:lang w:val="de-DE" w:eastAsia="ja-JP"/>
              </w:rPr>
              <w:t>/584</w:t>
            </w:r>
          </w:p>
        </w:tc>
      </w:tr>
      <w:tr w:rsidR="00D10B75" w:rsidTr="00D10B75">
        <w:trPr>
          <w:cantSplit/>
          <w:jc w:val="center"/>
        </w:trPr>
        <w:tc>
          <w:tcPr>
            <w:tcW w:w="69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7489" w:type="dxa"/>
            <w:gridSpan w:val="16"/>
            <w:tcBorders>
              <w:top w:val="single" w:sz="4" w:space="0" w:color="000000" w:themeColor="text1"/>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All Other Cases</w:t>
            </w:r>
          </w:p>
        </w:tc>
        <w:tc>
          <w:tcPr>
            <w:tcW w:w="2179" w:type="dxa"/>
            <w:tcBorders>
              <w:top w:val="single" w:sz="4" w:space="0" w:color="auto"/>
              <w:left w:val="single" w:sz="4" w:space="0" w:color="auto"/>
              <w:bottom w:val="single" w:sz="4" w:space="0" w:color="auto"/>
              <w:right w:val="single" w:sz="4" w:space="0" w:color="auto"/>
            </w:tcBorders>
            <w:vAlign w:val="center"/>
            <w:hideMark/>
          </w:tcPr>
          <w:p w:rsidR="00D10B75" w:rsidRPr="000947D1" w:rsidRDefault="00D10B75">
            <w:pPr>
              <w:jc w:val="center"/>
              <w:rPr>
                <w:rFonts w:cs="Arial"/>
                <w:sz w:val="24"/>
                <w:lang w:eastAsia="ja-JP"/>
              </w:rPr>
            </w:pPr>
            <w:r w:rsidRPr="000947D1">
              <w:rPr>
                <w:sz w:val="24"/>
              </w:rPr>
              <w:t>Blank (Do not show Symbol1)</w:t>
            </w:r>
          </w:p>
        </w:tc>
      </w:tr>
    </w:tbl>
    <w:p w:rsidR="00D10B75" w:rsidRDefault="00D10B75" w:rsidP="00D10B75">
      <w:pPr>
        <w:jc w:val="center"/>
        <w:rPr>
          <w:rFonts w:ascii="Times New Roman" w:eastAsiaTheme="minorEastAsia" w:hAnsi="Times New Roman"/>
          <w:vanish/>
          <w:sz w:val="24"/>
        </w:rPr>
      </w:pPr>
    </w:p>
    <w:p w:rsidR="00D10B75" w:rsidRDefault="00D10B75" w:rsidP="00D10B75">
      <w:pPr>
        <w:jc w:val="center"/>
      </w:pPr>
      <w:r>
        <w:rPr>
          <w:u w:val="single"/>
        </w:rPr>
        <w:t>A</w:t>
      </w:r>
      <w:r>
        <w:t xml:space="preserve">ctive </w:t>
      </w:r>
      <w:r>
        <w:rPr>
          <w:u w:val="single"/>
        </w:rPr>
        <w:t>P</w:t>
      </w:r>
      <w:r>
        <w:t xml:space="preserve">ark </w:t>
      </w:r>
      <w:r>
        <w:rPr>
          <w:u w:val="single"/>
        </w:rPr>
        <w:t>A</w:t>
      </w:r>
      <w:r>
        <w:t>ssist (APA) Positional Symbol1</w:t>
      </w:r>
    </w:p>
    <w:p w:rsidR="00D10B75" w:rsidRDefault="00D10B75" w:rsidP="00D10B75">
      <w:pPr>
        <w:jc w:val="center"/>
      </w:pPr>
      <w:r>
        <w:t xml:space="preserve">*Fill % represents arrow with empty/full ratio of </w:t>
      </w:r>
      <w:proofErr w:type="spellStart"/>
      <w:r w:rsidRPr="000947D1">
        <w:t>ApaTrgtDist_D_Stat</w:t>
      </w:r>
      <w:proofErr w:type="spellEnd"/>
      <w:r>
        <w:t xml:space="preserve">/15. Arrow will start to reveal the background starting at the tail and </w:t>
      </w:r>
      <w:proofErr w:type="spellStart"/>
      <w:r>
        <w:t>unfilling</w:t>
      </w:r>
      <w:proofErr w:type="spellEnd"/>
      <w:r>
        <w:t xml:space="preserve"> toward the direction of arrow as the values increase toward 0xF.</w:t>
      </w:r>
    </w:p>
    <w:p w:rsidR="00D10B75" w:rsidRDefault="00D10B75" w:rsidP="00D10B75">
      <w:pPr>
        <w:jc w:val="center"/>
      </w:pPr>
      <w:r>
        <w:t xml:space="preserve">The remaining distance for an APA SAC maneuver shall be shown in a smooth animation triggered by the signal </w:t>
      </w:r>
      <w:proofErr w:type="spellStart"/>
      <w:r>
        <w:t>ApaTrgtDist_D_Stat</w:t>
      </w:r>
      <w:proofErr w:type="spellEnd"/>
      <w:r>
        <w:t>, which provides incremental steps:</w:t>
      </w:r>
    </w:p>
    <w:p w:rsidR="00D10B75" w:rsidRDefault="00D10B75" w:rsidP="00D10B75">
      <w:pPr>
        <w:jc w:val="center"/>
      </w:pPr>
      <w:r>
        <w:t xml:space="preserve">    a) If </w:t>
      </w:r>
      <w:proofErr w:type="spellStart"/>
      <w:r>
        <w:t>ApaTrgtDist_D_Stat</w:t>
      </w:r>
      <w:proofErr w:type="spellEnd"/>
      <w:r>
        <w:t xml:space="preserve"> is in the state "Off" the HMI system shall assume that the vehicle is at its start position and show the remaining distance "at full length". If a progress bar is used, this state could e.g. correspond to </w:t>
      </w:r>
      <w:proofErr w:type="gramStart"/>
      <w:r>
        <w:t>a completely filled</w:t>
      </w:r>
      <w:proofErr w:type="gramEnd"/>
      <w:r>
        <w:t xml:space="preserve"> progress bar.</w:t>
      </w:r>
    </w:p>
    <w:p w:rsidR="00D10B75" w:rsidRDefault="00D10B75" w:rsidP="00D10B75">
      <w:pPr>
        <w:jc w:val="center"/>
      </w:pPr>
      <w:r>
        <w:t xml:space="preserve">    b) If </w:t>
      </w:r>
      <w:proofErr w:type="spellStart"/>
      <w:r>
        <w:t>ApaTrgtDist_D_Stat</w:t>
      </w:r>
      <w:proofErr w:type="spellEnd"/>
      <w:r>
        <w:t xml:space="preserve"> is in the state "Step15" the HMI system shall assume that the vehicle has reached its target position. If a progress bar is used, this state could e.g. correspond to an unfilled progress bar.</w:t>
      </w:r>
    </w:p>
    <w:p w:rsidR="00D10B75" w:rsidRDefault="00D10B75" w:rsidP="00D10B75">
      <w:pPr>
        <w:jc w:val="center"/>
      </w:pPr>
      <w:r>
        <w:t xml:space="preserve">    c) If </w:t>
      </w:r>
      <w:proofErr w:type="spellStart"/>
      <w:r>
        <w:t>ApaTrgtDist_D_Stat</w:t>
      </w:r>
      <w:proofErr w:type="spellEnd"/>
      <w:r>
        <w:t xml:space="preserve"> is in a state other than "Off" or "Step15" the HMI system shall assume the vehicle has left its start position but has not yet reached target position. If a progress bar is used, the bar shall then be unfilled corresponding to the state of </w:t>
      </w:r>
      <w:proofErr w:type="spellStart"/>
      <w:r>
        <w:t>ApaTrgtDist_D_Stat</w:t>
      </w:r>
      <w:proofErr w:type="spellEnd"/>
      <w:r>
        <w:t xml:space="preserve"> (e.g. Step1, Step2...).</w:t>
      </w:r>
    </w:p>
    <w:p w:rsidR="00D10B75" w:rsidRDefault="00D10B75" w:rsidP="00D10B75">
      <w:pPr>
        <w:jc w:val="center"/>
      </w:pPr>
      <w:r>
        <w:t xml:space="preserve">    d) The graphic element driven by </w:t>
      </w:r>
      <w:proofErr w:type="spellStart"/>
      <w:r>
        <w:t>ApaTrgtDist_D_Stat</w:t>
      </w:r>
      <w:proofErr w:type="spellEnd"/>
      <w:r>
        <w:t xml:space="preserve"> shall change in a smooth animation triggered by incremental/equal steps as per the number of available steps.</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Pr="004C2265" w:rsidRDefault="00D10B75" w:rsidP="00D10B75">
      <w:pPr>
        <w:jc w:val="center"/>
        <w:rPr>
          <w:b/>
        </w:rPr>
      </w:pPr>
      <w:r>
        <w:rPr>
          <w:b/>
        </w:rPr>
        <w:lastRenderedPageBreak/>
        <w:t>4</w:t>
      </w:r>
      <w:r w:rsidRPr="004C2265">
        <w:rPr>
          <w:b/>
        </w:rPr>
        <w:t>” displays</w:t>
      </w:r>
    </w:p>
    <w:tbl>
      <w:tblPr>
        <w:tblStyle w:val="TableGrid"/>
        <w:tblW w:w="0" w:type="auto"/>
        <w:jc w:val="center"/>
        <w:tblLook w:val="04A0" w:firstRow="1" w:lastRow="0" w:firstColumn="1" w:lastColumn="0" w:noHBand="0" w:noVBand="1"/>
      </w:tblPr>
      <w:tblGrid>
        <w:gridCol w:w="648"/>
        <w:gridCol w:w="474"/>
        <w:gridCol w:w="474"/>
        <w:gridCol w:w="474"/>
        <w:gridCol w:w="474"/>
        <w:gridCol w:w="411"/>
        <w:gridCol w:w="411"/>
        <w:gridCol w:w="411"/>
        <w:gridCol w:w="474"/>
        <w:gridCol w:w="474"/>
        <w:gridCol w:w="474"/>
        <w:gridCol w:w="474"/>
        <w:gridCol w:w="474"/>
        <w:gridCol w:w="411"/>
        <w:gridCol w:w="3378"/>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0947D1" w:rsidRDefault="00D10B75">
            <w:pPr>
              <w:ind w:left="113" w:right="113"/>
              <w:jc w:val="center"/>
              <w:rPr>
                <w:rFonts w:cs="Arial"/>
                <w:lang w:eastAsia="ja-JP"/>
              </w:rPr>
            </w:pPr>
            <w:r w:rsidRPr="000947D1">
              <w:t>Run</w:t>
            </w:r>
          </w:p>
          <w:p w:rsidR="00D10B75" w:rsidRPr="000947D1" w:rsidRDefault="00D10B75">
            <w:pPr>
              <w:ind w:left="113" w:right="113"/>
              <w:jc w:val="center"/>
              <w:rPr>
                <w:rFonts w:cs="Arial"/>
                <w:lang w:eastAsia="ja-JP"/>
              </w:rPr>
            </w:pPr>
            <w:r w:rsidRPr="000947D1">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476885" cy="274955"/>
                  <wp:effectExtent l="0" t="0" r="0" b="0"/>
                  <wp:docPr id="16671"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85" cy="274955"/>
                          </a:xfrm>
                          <a:prstGeom prst="rect">
                            <a:avLst/>
                          </a:prstGeom>
                          <a:noFill/>
                          <a:ln>
                            <a:noFill/>
                          </a:ln>
                        </pic:spPr>
                      </pic:pic>
                    </a:graphicData>
                  </a:graphic>
                </wp:inline>
              </w:drawing>
            </w:r>
            <w:r>
              <w:rPr>
                <w:rFonts w:cs="Arial"/>
                <w:sz w:val="16"/>
                <w:szCs w:val="16"/>
                <w:lang w:val="de-DE" w:eastAsia="ja-JP"/>
              </w:rPr>
              <w:t>/279</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476885" cy="274955"/>
                  <wp:effectExtent l="0" t="0" r="0" b="0"/>
                  <wp:docPr id="16672"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85" cy="274955"/>
                          </a:xfrm>
                          <a:prstGeom prst="rect">
                            <a:avLst/>
                          </a:prstGeom>
                          <a:noFill/>
                          <a:ln>
                            <a:noFill/>
                          </a:ln>
                        </pic:spPr>
                      </pic:pic>
                    </a:graphicData>
                  </a:graphic>
                </wp:inline>
              </w:drawing>
            </w:r>
            <w:r>
              <w:rPr>
                <w:rFonts w:cs="Arial"/>
                <w:sz w:val="16"/>
                <w:szCs w:val="16"/>
                <w:lang w:val="de-DE" w:eastAsia="ja-JP"/>
              </w:rPr>
              <w:t>/012</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16673"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/013</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16674"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/556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16675"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/015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179705" cy="219075"/>
                  <wp:effectExtent l="0" t="0" r="0" b="9525"/>
                  <wp:docPr id="16676"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705" cy="219075"/>
                          </a:xfrm>
                          <a:prstGeom prst="rect">
                            <a:avLst/>
                          </a:prstGeom>
                          <a:noFill/>
                          <a:ln>
                            <a:noFill/>
                          </a:ln>
                        </pic:spPr>
                      </pic:pic>
                    </a:graphicData>
                  </a:graphic>
                </wp:inline>
              </w:drawing>
            </w:r>
            <w:r>
              <w:rPr>
                <w:rFonts w:cs="Arial"/>
                <w:sz w:val="16"/>
                <w:szCs w:val="16"/>
                <w:lang w:val="de-DE" w:eastAsia="ja-JP"/>
              </w:rPr>
              <w:t>/016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29870" cy="257810"/>
                  <wp:effectExtent l="0" t="0" r="0" b="8890"/>
                  <wp:docPr id="16677"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870" cy="257810"/>
                          </a:xfrm>
                          <a:prstGeom prst="rect">
                            <a:avLst/>
                          </a:prstGeom>
                          <a:noFill/>
                          <a:ln>
                            <a:noFill/>
                          </a:ln>
                        </pic:spPr>
                      </pic:pic>
                    </a:graphicData>
                  </a:graphic>
                </wp:inline>
              </w:drawing>
            </w:r>
            <w:r>
              <w:rPr>
                <w:rFonts w:cs="Arial"/>
                <w:sz w:val="16"/>
                <w:szCs w:val="16"/>
                <w:lang w:val="de-DE" w:eastAsia="ja-JP"/>
              </w:rPr>
              <w:t>/017</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179705" cy="207645"/>
                  <wp:effectExtent l="0" t="0" r="0" b="1905"/>
                  <wp:docPr id="16678"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9705" cy="207645"/>
                          </a:xfrm>
                          <a:prstGeom prst="rect">
                            <a:avLst/>
                          </a:prstGeom>
                          <a:noFill/>
                          <a:ln>
                            <a:noFill/>
                          </a:ln>
                        </pic:spPr>
                      </pic:pic>
                    </a:graphicData>
                  </a:graphic>
                </wp:inline>
              </w:drawing>
            </w:r>
            <w:r>
              <w:rPr>
                <w:rFonts w:cs="Arial"/>
                <w:sz w:val="16"/>
                <w:szCs w:val="16"/>
                <w:lang w:val="de-DE" w:eastAsia="ja-JP"/>
              </w:rPr>
              <w:t>/019</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76885" cy="274955"/>
                  <wp:effectExtent l="0" t="0" r="0" b="0"/>
                  <wp:docPr id="16679"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85" cy="274955"/>
                          </a:xfrm>
                          <a:prstGeom prst="rect">
                            <a:avLst/>
                          </a:prstGeom>
                          <a:noFill/>
                          <a:ln>
                            <a:noFill/>
                          </a:ln>
                        </pic:spPr>
                      </pic:pic>
                    </a:graphicData>
                  </a:graphic>
                </wp:inline>
              </w:drawing>
            </w:r>
            <w:r>
              <w:rPr>
                <w:rFonts w:cs="Arial"/>
                <w:sz w:val="16"/>
                <w:szCs w:val="16"/>
                <w:lang w:val="de-DE" w:eastAsia="ja-JP"/>
              </w:rPr>
              <w:t>/014</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180" cy="302895"/>
                  <wp:effectExtent l="0" t="0" r="7620" b="1905"/>
                  <wp:docPr id="16680"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 cy="302895"/>
                          </a:xfrm>
                          <a:prstGeom prst="rect">
                            <a:avLst/>
                          </a:prstGeom>
                          <a:noFill/>
                          <a:ln>
                            <a:noFill/>
                          </a:ln>
                        </pic:spPr>
                      </pic:pic>
                    </a:graphicData>
                  </a:graphic>
                </wp:inline>
              </w:drawing>
            </w:r>
            <w:r>
              <w:rPr>
                <w:rFonts w:cs="Arial"/>
                <w:sz w:val="16"/>
                <w:szCs w:val="16"/>
                <w:lang w:val="de-DE" w:eastAsia="ja-JP"/>
              </w:rPr>
              <w:t>/025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180" cy="302895"/>
                  <wp:effectExtent l="0" t="0" r="7620" b="1905"/>
                  <wp:docPr id="16681"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 cy="302895"/>
                          </a:xfrm>
                          <a:prstGeom prst="rect">
                            <a:avLst/>
                          </a:prstGeom>
                          <a:noFill/>
                          <a:ln>
                            <a:noFill/>
                          </a:ln>
                        </pic:spPr>
                      </pic:pic>
                    </a:graphicData>
                  </a:graphic>
                </wp:inline>
              </w:drawing>
            </w:r>
            <w:r>
              <w:rPr>
                <w:rFonts w:cs="Arial"/>
                <w:sz w:val="16"/>
                <w:szCs w:val="16"/>
                <w:lang w:val="de-DE" w:eastAsia="ja-JP"/>
              </w:rPr>
              <w:t>/402</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extent cx="247015" cy="235585"/>
                  <wp:effectExtent l="0" t="0" r="635" b="0"/>
                  <wp:docPr id="16682"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015" cy="235585"/>
                          </a:xfrm>
                          <a:prstGeom prst="rect">
                            <a:avLst/>
                          </a:prstGeom>
                          <a:noFill/>
                          <a:ln>
                            <a:noFill/>
                          </a:ln>
                        </pic:spPr>
                      </pic:pic>
                    </a:graphicData>
                  </a:graphic>
                </wp:inline>
              </w:drawing>
            </w:r>
            <w:r>
              <w:rPr>
                <w:rFonts w:cs="Arial"/>
                <w:sz w:val="16"/>
                <w:szCs w:val="16"/>
                <w:lang w:val="de-DE" w:eastAsia="ja-JP"/>
              </w:rPr>
              <w:t>/018</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extent cx="247015" cy="235585"/>
                  <wp:effectExtent l="0" t="0" r="635" b="0"/>
                  <wp:docPr id="16683"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015" cy="235585"/>
                          </a:xfrm>
                          <a:prstGeom prst="rect">
                            <a:avLst/>
                          </a:prstGeom>
                          <a:noFill/>
                          <a:ln>
                            <a:noFill/>
                          </a:ln>
                        </pic:spPr>
                      </pic:pic>
                    </a:graphicData>
                  </a:graphic>
                </wp:inline>
              </w:drawing>
            </w:r>
            <w:r>
              <w:rPr>
                <w:rFonts w:cs="Arial"/>
                <w:sz w:val="16"/>
                <w:szCs w:val="16"/>
                <w:lang w:val="de-DE" w:eastAsia="ja-JP"/>
              </w:rPr>
              <w:t>/020</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extent cx="247015" cy="235585"/>
                  <wp:effectExtent l="0" t="0" r="635" b="0"/>
                  <wp:docPr id="16684"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015" cy="235585"/>
                          </a:xfrm>
                          <a:prstGeom prst="rect">
                            <a:avLst/>
                          </a:prstGeom>
                          <a:noFill/>
                          <a:ln>
                            <a:noFill/>
                          </a:ln>
                        </pic:spPr>
                      </pic:pic>
                    </a:graphicData>
                  </a:graphic>
                </wp:inline>
              </w:drawing>
            </w:r>
            <w:r>
              <w:rPr>
                <w:rFonts w:cs="Arial"/>
                <w:sz w:val="16"/>
                <w:szCs w:val="16"/>
                <w:lang w:val="de-DE" w:eastAsia="ja-JP"/>
              </w:rPr>
              <w:t>/021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47015" cy="274955"/>
                  <wp:effectExtent l="0" t="0" r="635" b="0"/>
                  <wp:docPr id="16685"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015" cy="274955"/>
                          </a:xfrm>
                          <a:prstGeom prst="rect">
                            <a:avLst/>
                          </a:prstGeom>
                          <a:noFill/>
                          <a:ln>
                            <a:noFill/>
                          </a:ln>
                        </pic:spPr>
                      </pic:pic>
                    </a:graphicData>
                  </a:graphic>
                </wp:inline>
              </w:drawing>
            </w:r>
            <w:r>
              <w:rPr>
                <w:noProof/>
                <w:sz w:val="24"/>
              </w:rPr>
              <w:t xml:space="preserve">(Manual) or </w:t>
            </w:r>
            <w:r>
              <w:rPr>
                <w:noProof/>
                <w:sz w:val="24"/>
              </w:rPr>
              <w:drawing>
                <wp:inline distT="0" distB="0" distL="0" distR="0">
                  <wp:extent cx="235585" cy="247015"/>
                  <wp:effectExtent l="0" t="0" r="0" b="635"/>
                  <wp:docPr id="16686"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585" cy="247015"/>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w:t>
            </w:r>
            <w:r>
              <w:rPr>
                <w:rFonts w:cs="Arial"/>
                <w:sz w:val="16"/>
                <w:szCs w:val="16"/>
                <w:lang w:val="de-DE" w:eastAsia="ja-JP"/>
              </w:rPr>
              <w:t>/022</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29870" cy="257810"/>
                  <wp:effectExtent l="0" t="0" r="0" b="8890"/>
                  <wp:docPr id="16687"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870" cy="257810"/>
                          </a:xfrm>
                          <a:prstGeom prst="rect">
                            <a:avLst/>
                          </a:prstGeom>
                          <a:noFill/>
                          <a:ln>
                            <a:noFill/>
                          </a:ln>
                        </pic:spPr>
                      </pic:pic>
                    </a:graphicData>
                  </a:graphic>
                </wp:inline>
              </w:drawing>
            </w:r>
            <w:r>
              <w:rPr>
                <w:rFonts w:cs="Arial"/>
                <w:sz w:val="16"/>
                <w:szCs w:val="16"/>
                <w:lang w:val="de-DE" w:eastAsia="ja-JP"/>
              </w:rPr>
              <w:t>/023</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0x7</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74955" cy="235585"/>
                  <wp:effectExtent l="0" t="0" r="0" b="0"/>
                  <wp:docPr id="16688"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955" cy="235585"/>
                          </a:xfrm>
                          <a:prstGeom prst="rect">
                            <a:avLst/>
                          </a:prstGeom>
                          <a:noFill/>
                          <a:ln>
                            <a:noFill/>
                          </a:ln>
                        </pic:spPr>
                      </pic:pic>
                    </a:graphicData>
                  </a:graphic>
                </wp:inline>
              </w:drawing>
            </w:r>
            <w:r>
              <w:rPr>
                <w:rFonts w:cs="Arial"/>
                <w:sz w:val="16"/>
                <w:szCs w:val="16"/>
                <w:lang w:val="de-DE" w:eastAsia="ja-JP"/>
              </w:rPr>
              <w:t>/024</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rPr>
              <w:drawing>
                <wp:inline distT="0" distB="0" distL="0" distR="0">
                  <wp:extent cx="437515" cy="437515"/>
                  <wp:effectExtent l="0" t="0" r="635" b="635"/>
                  <wp:docPr id="16689" name="Picture 284" descr="apa_arrow_left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a_arrow_left_sid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lang w:val="de-DE" w:eastAsia="ja-JP"/>
              </w:rPr>
              <w:t>/243</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437515" cy="437515"/>
                  <wp:effectExtent l="0" t="0" r="635" b="635"/>
                  <wp:docPr id="16690" name="Picture 283" descr="apa_arrow_left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_arrow_left_sid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lang w:val="de-DE" w:eastAsia="ja-JP"/>
              </w:rPr>
              <w:t>/540</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437515" cy="437515"/>
                  <wp:effectExtent l="0" t="0" r="0" b="0"/>
                  <wp:docPr id="16691"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lang w:val="de-DE" w:eastAsia="ja-JP"/>
              </w:rPr>
              <w:t>/365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437515" cy="437515"/>
                  <wp:effectExtent l="0" t="0" r="0" b="0"/>
                  <wp:docPr id="16692"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lang w:val="de-DE" w:eastAsia="ja-JP"/>
              </w:rPr>
              <w:t>/553</w:t>
            </w:r>
          </w:p>
        </w:tc>
      </w:tr>
      <w:tr w:rsidR="00D10B75" w:rsidTr="00D10B7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0947D1" w:rsidRDefault="00D10B75">
            <w:pPr>
              <w:jc w:val="center"/>
              <w:rPr>
                <w:rFonts w:cs="Arial"/>
                <w:sz w:val="24"/>
                <w:lang w:eastAsia="ja-JP"/>
              </w:rPr>
            </w:pPr>
            <w:r w:rsidRPr="000947D1">
              <w:rPr>
                <w:sz w:val="24"/>
              </w:rPr>
              <w:t>Blank (Do not show Symbol1)</w:t>
            </w:r>
          </w:p>
        </w:tc>
      </w:tr>
    </w:tbl>
    <w:p w:rsidR="00D10B75" w:rsidRDefault="00D10B75" w:rsidP="00D10B75">
      <w:r>
        <w:lastRenderedPageBreak/>
        <w:t xml:space="preserve">4” supports semi-assisted park (SAP) only, configuration Parking </w:t>
      </w:r>
      <w:proofErr w:type="spellStart"/>
      <w:r>
        <w:t>Assistance_Cfg</w:t>
      </w:r>
      <w:proofErr w:type="spellEnd"/>
      <w:r>
        <w:t xml:space="preserve"> is not required.</w:t>
      </w:r>
    </w:p>
    <w:p w:rsidR="00D10B75" w:rsidRPr="00600C03" w:rsidRDefault="00D10B75" w:rsidP="00D10B75"/>
    <w:p w:rsidR="00D10B75" w:rsidRPr="00D10B75" w:rsidRDefault="00D10B75" w:rsidP="00D10B75">
      <w:pPr>
        <w:pStyle w:val="Heading4"/>
        <w:rPr>
          <w:b w:val="0"/>
          <w:u w:val="single"/>
        </w:rPr>
      </w:pPr>
      <w:r w:rsidRPr="00D10B75">
        <w:rPr>
          <w:b w:val="0"/>
          <w:u w:val="single"/>
        </w:rPr>
        <w:t>CAMERA-FUR-REQ-130497/K-Active Park Assist (APA) Signal Processing - Positional Symbol2</w:t>
      </w:r>
    </w:p>
    <w:p w:rsidR="00D10B75" w:rsidRDefault="00D10B75" w:rsidP="00D10B75">
      <w:pPr>
        <w:jc w:val="center"/>
        <w:rPr>
          <w:b/>
        </w:rPr>
      </w:pPr>
      <w:r>
        <w:rPr>
          <w:b/>
        </w:rPr>
        <w:t>8” (or equivalent) displays</w:t>
      </w:r>
    </w:p>
    <w:tbl>
      <w:tblPr>
        <w:tblStyle w:val="TableGrid"/>
        <w:tblW w:w="10050" w:type="dxa"/>
        <w:jc w:val="center"/>
        <w:tblLayout w:type="fixed"/>
        <w:tblLook w:val="04A0" w:firstRow="1" w:lastRow="0" w:firstColumn="1" w:lastColumn="0" w:noHBand="0" w:noVBand="1"/>
      </w:tblPr>
      <w:tblGrid>
        <w:gridCol w:w="696"/>
        <w:gridCol w:w="474"/>
        <w:gridCol w:w="474"/>
        <w:gridCol w:w="474"/>
        <w:gridCol w:w="264"/>
        <w:gridCol w:w="540"/>
        <w:gridCol w:w="270"/>
        <w:gridCol w:w="270"/>
        <w:gridCol w:w="270"/>
        <w:gridCol w:w="540"/>
        <w:gridCol w:w="540"/>
        <w:gridCol w:w="540"/>
        <w:gridCol w:w="540"/>
        <w:gridCol w:w="540"/>
        <w:gridCol w:w="270"/>
        <w:gridCol w:w="270"/>
        <w:gridCol w:w="270"/>
        <w:gridCol w:w="2808"/>
      </w:tblGrid>
      <w:tr w:rsidR="00D10B75" w:rsidTr="00D10B75">
        <w:trPr>
          <w:cantSplit/>
          <w:trHeight w:val="2160"/>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rFonts w:cs="Arial"/>
                <w:lang w:val="fr-FR" w:eastAsia="ja-JP"/>
              </w:rPr>
              <w:tab/>
            </w: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[ApaSteScanMde_D_Stat]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[PrkAidMsgTxt_D_Rq]</w:t>
            </w:r>
          </w:p>
        </w:tc>
        <w:tc>
          <w:tcPr>
            <w:tcW w:w="28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96"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4"/>
                <w:szCs w:val="16"/>
                <w:lang w:val="de-DE"/>
              </w:rPr>
            </w:pPr>
            <w:r>
              <w:rPr>
                <w:sz w:val="14"/>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0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extent cx="314325" cy="314325"/>
                  <wp:effectExtent l="0" t="0" r="9525" b="9525"/>
                  <wp:docPr id="167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rFonts w:cs="Arial"/>
                <w:sz w:val="16"/>
                <w:szCs w:val="16"/>
                <w:vertAlign w:val="subscript"/>
                <w:lang w:val="de-DE" w:eastAsia="ja-JP"/>
              </w:rPr>
              <w:t>/011</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4"/>
                <w:szCs w:val="16"/>
                <w:lang w:val="de-DE"/>
              </w:rPr>
            </w:pPr>
            <w:r>
              <w:rPr>
                <w:sz w:val="14"/>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0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noProof/>
                <w:sz w:val="24"/>
              </w:rPr>
            </w:pPr>
            <w:r>
              <w:rPr>
                <w:rFonts w:cs="Arial"/>
                <w:noProof/>
                <w:sz w:val="24"/>
              </w:rPr>
              <w:drawing>
                <wp:inline distT="0" distB="0" distL="0" distR="0">
                  <wp:extent cx="286385" cy="297180"/>
                  <wp:effectExtent l="0" t="0" r="0" b="7620"/>
                  <wp:docPr id="167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vertAlign w:val="subscript"/>
                <w:lang w:val="de-DE" w:eastAsia="ja-JP"/>
              </w:rPr>
              <w:t>/412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4"/>
                <w:szCs w:val="16"/>
                <w:lang w:val="de-DE"/>
              </w:rPr>
            </w:pPr>
            <w:r>
              <w:rPr>
                <w:sz w:val="14"/>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0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extent cx="274955" cy="286385"/>
                  <wp:effectExtent l="0" t="0" r="0" b="0"/>
                  <wp:docPr id="167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955" cy="286385"/>
                          </a:xfrm>
                          <a:prstGeom prst="rect">
                            <a:avLst/>
                          </a:prstGeom>
                          <a:noFill/>
                          <a:ln>
                            <a:noFill/>
                          </a:ln>
                        </pic:spPr>
                      </pic:pic>
                    </a:graphicData>
                  </a:graphic>
                </wp:inline>
              </w:drawing>
            </w:r>
            <w:r>
              <w:rPr>
                <w:rFonts w:cs="Arial"/>
                <w:sz w:val="16"/>
                <w:szCs w:val="16"/>
                <w:vertAlign w:val="subscript"/>
                <w:lang w:val="de-DE" w:eastAsia="ja-JP"/>
              </w:rPr>
              <w:t>/912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4"/>
                <w:szCs w:val="16"/>
                <w:lang w:val="de-DE"/>
              </w:rPr>
            </w:pPr>
            <w:r>
              <w:rPr>
                <w:sz w:val="14"/>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0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noProof/>
                <w:sz w:val="24"/>
              </w:rPr>
            </w:pPr>
            <w:r>
              <w:rPr>
                <w:rFonts w:cs="Arial"/>
                <w:noProof/>
                <w:sz w:val="24"/>
              </w:rPr>
              <w:t xml:space="preserve">R </w:t>
            </w:r>
            <w:r>
              <w:rPr>
                <w:noProof/>
                <w:sz w:val="24"/>
              </w:rPr>
              <w:t>(Manual</w:t>
            </w:r>
          </w:p>
          <w:p w:rsidR="00D10B75" w:rsidRDefault="00D10B75">
            <w:pPr>
              <w:jc w:val="center"/>
              <w:rPr>
                <w:rFonts w:cs="Arial"/>
                <w:sz w:val="24"/>
                <w:lang w:val="de-DE" w:eastAsia="ja-JP"/>
              </w:rPr>
            </w:pPr>
            <w:r>
              <w:rPr>
                <w:noProof/>
                <w:sz w:val="24"/>
              </w:rPr>
              <w:t>or Auto)</w:t>
            </w:r>
            <w:r>
              <w:rPr>
                <w:rFonts w:cs="Arial"/>
                <w:sz w:val="16"/>
                <w:szCs w:val="16"/>
                <w:vertAlign w:val="subscript"/>
                <w:lang w:val="de-DE" w:eastAsia="ja-JP"/>
              </w:rPr>
              <w:t xml:space="preserve"> /030</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4"/>
                <w:szCs w:val="16"/>
                <w:lang w:val="de-DE"/>
              </w:rPr>
            </w:pPr>
            <w:r>
              <w:rPr>
                <w:sz w:val="14"/>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0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572135" cy="201930"/>
                  <wp:effectExtent l="0" t="0" r="0" b="7620"/>
                  <wp:docPr id="167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135" cy="201930"/>
                          </a:xfrm>
                          <a:prstGeom prst="rect">
                            <a:avLst/>
                          </a:prstGeom>
                          <a:noFill/>
                          <a:ln>
                            <a:noFill/>
                          </a:ln>
                        </pic:spPr>
                      </pic:pic>
                    </a:graphicData>
                  </a:graphic>
                </wp:inline>
              </w:drawing>
            </w:r>
            <w:r>
              <w:rPr>
                <w:noProof/>
                <w:sz w:val="24"/>
              </w:rPr>
              <w:drawing>
                <wp:inline distT="0" distB="0" distL="0" distR="0">
                  <wp:extent cx="179705" cy="201930"/>
                  <wp:effectExtent l="0" t="0" r="0" b="7620"/>
                  <wp:docPr id="167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705" cy="201930"/>
                          </a:xfrm>
                          <a:prstGeom prst="rect">
                            <a:avLst/>
                          </a:prstGeom>
                          <a:noFill/>
                          <a:ln>
                            <a:noFill/>
                          </a:ln>
                        </pic:spPr>
                      </pic:pic>
                    </a:graphicData>
                  </a:graphic>
                </wp:inline>
              </w:drawing>
            </w:r>
            <w:r>
              <w:rPr>
                <w:noProof/>
                <w:sz w:val="24"/>
              </w:rPr>
              <w:t>(Manual)</w:t>
            </w:r>
          </w:p>
          <w:p w:rsidR="00D10B75" w:rsidRDefault="00D10B75" w:rsidP="00D10B75">
            <w:pPr>
              <w:jc w:val="center"/>
              <w:rPr>
                <w:noProof/>
                <w:sz w:val="24"/>
              </w:rPr>
            </w:pPr>
            <w:r>
              <w:rPr>
                <w:noProof/>
                <w:sz w:val="24"/>
              </w:rPr>
              <w:t xml:space="preserve">or </w:t>
            </w:r>
            <w:r>
              <w:rPr>
                <w:noProof/>
                <w:sz w:val="24"/>
              </w:rPr>
              <w:drawing>
                <wp:inline distT="0" distB="0" distL="0" distR="0">
                  <wp:extent cx="235585" cy="247015"/>
                  <wp:effectExtent l="0" t="0" r="0" b="635"/>
                  <wp:docPr id="167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585" cy="247015"/>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/031</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4"/>
                <w:szCs w:val="16"/>
                <w:lang w:val="de-DE"/>
              </w:rPr>
            </w:pPr>
            <w:r>
              <w:rPr>
                <w:sz w:val="14"/>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0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noProof/>
                <w:sz w:val="24"/>
              </w:rPr>
            </w:pPr>
            <w:r>
              <w:rPr>
                <w:noProof/>
                <w:sz w:val="24"/>
              </w:rPr>
              <w:drawing>
                <wp:inline distT="0" distB="0" distL="0" distR="0">
                  <wp:extent cx="476885" cy="274955"/>
                  <wp:effectExtent l="0" t="0" r="0" b="0"/>
                  <wp:docPr id="167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85" cy="274955"/>
                          </a:xfrm>
                          <a:prstGeom prst="rect">
                            <a:avLst/>
                          </a:prstGeom>
                          <a:noFill/>
                          <a:ln>
                            <a:noFill/>
                          </a:ln>
                        </pic:spPr>
                      </pic:pic>
                    </a:graphicData>
                  </a:graphic>
                </wp:inline>
              </w:drawing>
            </w:r>
            <w:r>
              <w:rPr>
                <w:rFonts w:cs="Arial"/>
                <w:sz w:val="16"/>
                <w:szCs w:val="16"/>
                <w:vertAlign w:val="subscript"/>
                <w:lang w:val="de-DE" w:eastAsia="ja-JP"/>
              </w:rPr>
              <w:t>/491</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4"/>
                <w:szCs w:val="16"/>
                <w:lang w:val="de-DE"/>
              </w:rPr>
            </w:pPr>
            <w:r>
              <w:rPr>
                <w:sz w:val="14"/>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0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421005" cy="421005"/>
                  <wp:effectExtent l="0" t="0" r="0" b="0"/>
                  <wp:docPr id="167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inline>
              </w:drawing>
            </w:r>
            <w:r>
              <w:rPr>
                <w:rFonts w:cs="Arial"/>
                <w:sz w:val="16"/>
                <w:szCs w:val="16"/>
                <w:vertAlign w:val="subscript"/>
                <w:lang w:val="de-DE" w:eastAsia="ja-JP"/>
              </w:rPr>
              <w:t>/275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4"/>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rPr>
              <w:t>X</w:t>
            </w:r>
          </w:p>
        </w:tc>
        <w:tc>
          <w:tcPr>
            <w:tcW w:w="280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rPr>
              <w:drawing>
                <wp:inline distT="0" distB="0" distL="0" distR="0">
                  <wp:extent cx="437515" cy="437515"/>
                  <wp:effectExtent l="0" t="0" r="635" b="635"/>
                  <wp:docPr id="167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/244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0x5</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280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437515" cy="437515"/>
                  <wp:effectExtent l="0" t="0" r="0" b="0"/>
                  <wp:docPr id="167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/366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0x6</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280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437515" cy="437515"/>
                  <wp:effectExtent l="0" t="0" r="635" b="635"/>
                  <wp:docPr id="167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/545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rPr>
            </w:pPr>
            <w:r>
              <w:rPr>
                <w:rFonts w:cs="Arial"/>
                <w:sz w:val="16"/>
                <w:szCs w:val="16"/>
                <w:lang w:val="de-DE"/>
              </w:rPr>
              <w:t>X</w:t>
            </w:r>
          </w:p>
        </w:tc>
        <w:tc>
          <w:tcPr>
            <w:tcW w:w="280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437515" cy="437515"/>
                  <wp:effectExtent l="0" t="0" r="0" b="0"/>
                  <wp:docPr id="167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/554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6546"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All Other Cases</w:t>
            </w:r>
          </w:p>
        </w:tc>
        <w:tc>
          <w:tcPr>
            <w:tcW w:w="280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Blank (Do not show Symbol2)</w:t>
            </w:r>
          </w:p>
        </w:tc>
      </w:tr>
    </w:tbl>
    <w:p w:rsidR="00D10B75" w:rsidRDefault="00D10B75" w:rsidP="00D10B75">
      <w:pPr>
        <w:jc w:val="center"/>
      </w:pPr>
      <w:r>
        <w:rPr>
          <w:u w:val="single"/>
        </w:rPr>
        <w:t>A</w:t>
      </w:r>
      <w:r>
        <w:t xml:space="preserve">ctive </w:t>
      </w:r>
      <w:r>
        <w:rPr>
          <w:u w:val="single"/>
        </w:rPr>
        <w:t>P</w:t>
      </w:r>
      <w:r>
        <w:t xml:space="preserve">ark </w:t>
      </w:r>
      <w:r>
        <w:rPr>
          <w:u w:val="single"/>
        </w:rPr>
        <w:t>A</w:t>
      </w:r>
      <w:r>
        <w:t>ssist (APA) Positional Symbol2</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0" w:type="auto"/>
        <w:jc w:val="center"/>
        <w:tblLook w:val="04A0" w:firstRow="1" w:lastRow="0" w:firstColumn="1" w:lastColumn="0" w:noHBand="0" w:noVBand="1"/>
      </w:tblPr>
      <w:tblGrid>
        <w:gridCol w:w="411"/>
        <w:gridCol w:w="474"/>
        <w:gridCol w:w="474"/>
        <w:gridCol w:w="474"/>
        <w:gridCol w:w="474"/>
        <w:gridCol w:w="411"/>
        <w:gridCol w:w="411"/>
        <w:gridCol w:w="411"/>
        <w:gridCol w:w="474"/>
        <w:gridCol w:w="474"/>
        <w:gridCol w:w="474"/>
        <w:gridCol w:w="474"/>
        <w:gridCol w:w="474"/>
        <w:gridCol w:w="411"/>
        <w:gridCol w:w="3378"/>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lastRenderedPageBreak/>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extent cx="314325" cy="314325"/>
                  <wp:effectExtent l="0" t="0" r="9525" b="9525"/>
                  <wp:docPr id="167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rFonts w:cs="Arial"/>
                <w:sz w:val="16"/>
                <w:szCs w:val="16"/>
                <w:lang w:val="de-DE" w:eastAsia="ja-JP"/>
              </w:rPr>
              <w:t>/011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extent cx="274955" cy="286385"/>
                  <wp:effectExtent l="0" t="0" r="0" b="0"/>
                  <wp:docPr id="167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955" cy="286385"/>
                          </a:xfrm>
                          <a:prstGeom prst="rect">
                            <a:avLst/>
                          </a:prstGeom>
                          <a:noFill/>
                          <a:ln>
                            <a:noFill/>
                          </a:ln>
                        </pic:spPr>
                      </pic:pic>
                    </a:graphicData>
                  </a:graphic>
                </wp:inline>
              </w:drawing>
            </w:r>
            <w:r>
              <w:rPr>
                <w:rFonts w:cs="Arial"/>
                <w:sz w:val="16"/>
                <w:szCs w:val="16"/>
                <w:lang w:val="de-DE" w:eastAsia="ja-JP"/>
              </w:rPr>
              <w:t>/912</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572135" cy="201930"/>
                  <wp:effectExtent l="0" t="0" r="0" b="7620"/>
                  <wp:docPr id="167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135" cy="201930"/>
                          </a:xfrm>
                          <a:prstGeom prst="rect">
                            <a:avLst/>
                          </a:prstGeom>
                          <a:noFill/>
                          <a:ln>
                            <a:noFill/>
                          </a:ln>
                        </pic:spPr>
                      </pic:pic>
                    </a:graphicData>
                  </a:graphic>
                </wp:inline>
              </w:drawing>
            </w:r>
            <w:r>
              <w:rPr>
                <w:rFonts w:cs="Arial"/>
                <w:noProof/>
                <w:sz w:val="24"/>
              </w:rPr>
              <w:drawing>
                <wp:inline distT="0" distB="0" distL="0" distR="0">
                  <wp:extent cx="247015" cy="247015"/>
                  <wp:effectExtent l="0" t="0" r="635" b="635"/>
                  <wp:docPr id="167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015" cy="247015"/>
                          </a:xfrm>
                          <a:prstGeom prst="rect">
                            <a:avLst/>
                          </a:prstGeom>
                          <a:noFill/>
                          <a:ln>
                            <a:noFill/>
                          </a:ln>
                        </pic:spPr>
                      </pic:pic>
                    </a:graphicData>
                  </a:graphic>
                </wp:inline>
              </w:drawing>
            </w:r>
            <w:r>
              <w:rPr>
                <w:noProof/>
                <w:sz w:val="24"/>
              </w:rPr>
              <w:t>(Manual)</w:t>
            </w:r>
          </w:p>
          <w:p w:rsidR="00D10B75" w:rsidRDefault="00D10B75" w:rsidP="00D10B75">
            <w:pPr>
              <w:jc w:val="center"/>
              <w:rPr>
                <w:rFonts w:cs="Arial"/>
                <w:sz w:val="24"/>
                <w:lang w:val="de-DE" w:eastAsia="ja-JP"/>
              </w:rPr>
            </w:pPr>
            <w:r>
              <w:rPr>
                <w:noProof/>
                <w:sz w:val="24"/>
              </w:rPr>
              <w:t xml:space="preserve">or </w:t>
            </w:r>
            <w:r>
              <w:rPr>
                <w:rFonts w:cs="Arial"/>
                <w:noProof/>
                <w:sz w:val="24"/>
              </w:rPr>
              <w:drawing>
                <wp:inline distT="0" distB="0" distL="0" distR="0">
                  <wp:extent cx="314325" cy="314325"/>
                  <wp:effectExtent l="0" t="0" r="9525" b="9525"/>
                  <wp:docPr id="1671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noProof/>
                <w:sz w:val="24"/>
              </w:rPr>
              <w:t xml:space="preserve"> (Auto)</w:t>
            </w:r>
            <w:r>
              <w:rPr>
                <w:rFonts w:cs="Arial"/>
                <w:sz w:val="16"/>
                <w:szCs w:val="16"/>
                <w:vertAlign w:val="subscript"/>
                <w:lang w:val="de-DE" w:eastAsia="ja-JP"/>
              </w:rPr>
              <w:t xml:space="preserve"> </w:t>
            </w:r>
            <w:r>
              <w:rPr>
                <w:rFonts w:cs="Arial"/>
                <w:sz w:val="16"/>
                <w:szCs w:val="16"/>
                <w:lang w:val="de-DE" w:eastAsia="ja-JP"/>
              </w:rPr>
              <w:t>/030</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572135" cy="201930"/>
                  <wp:effectExtent l="0" t="0" r="0" b="7620"/>
                  <wp:docPr id="167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135" cy="201930"/>
                          </a:xfrm>
                          <a:prstGeom prst="rect">
                            <a:avLst/>
                          </a:prstGeom>
                          <a:noFill/>
                          <a:ln>
                            <a:noFill/>
                          </a:ln>
                        </pic:spPr>
                      </pic:pic>
                    </a:graphicData>
                  </a:graphic>
                </wp:inline>
              </w:drawing>
            </w:r>
            <w:r>
              <w:rPr>
                <w:rFonts w:cs="Arial"/>
                <w:noProof/>
                <w:sz w:val="24"/>
              </w:rPr>
              <w:drawing>
                <wp:inline distT="0" distB="0" distL="0" distR="0">
                  <wp:extent cx="247015" cy="247015"/>
                  <wp:effectExtent l="0" t="0" r="635" b="635"/>
                  <wp:docPr id="167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015" cy="247015"/>
                          </a:xfrm>
                          <a:prstGeom prst="rect">
                            <a:avLst/>
                          </a:prstGeom>
                          <a:noFill/>
                          <a:ln>
                            <a:noFill/>
                          </a:ln>
                        </pic:spPr>
                      </pic:pic>
                    </a:graphicData>
                  </a:graphic>
                </wp:inline>
              </w:drawing>
            </w:r>
            <w:r>
              <w:rPr>
                <w:noProof/>
                <w:sz w:val="24"/>
              </w:rPr>
              <w:t>(Manual)</w:t>
            </w:r>
          </w:p>
          <w:p w:rsidR="00D10B75" w:rsidRDefault="00D10B75" w:rsidP="00D10B75">
            <w:pPr>
              <w:jc w:val="center"/>
              <w:rPr>
                <w:noProof/>
                <w:sz w:val="24"/>
              </w:rPr>
            </w:pPr>
            <w:r>
              <w:rPr>
                <w:noProof/>
                <w:sz w:val="24"/>
              </w:rPr>
              <w:t xml:space="preserve">or </w:t>
            </w:r>
            <w:r>
              <w:rPr>
                <w:rFonts w:cs="Arial"/>
                <w:noProof/>
                <w:sz w:val="24"/>
              </w:rPr>
              <w:drawing>
                <wp:inline distT="0" distB="0" distL="0" distR="0">
                  <wp:extent cx="314325" cy="314325"/>
                  <wp:effectExtent l="0" t="0" r="9525" b="9525"/>
                  <wp:docPr id="167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noProof/>
                <w:sz w:val="24"/>
              </w:rPr>
              <w:t xml:space="preserve"> (Auto)</w:t>
            </w:r>
            <w:r>
              <w:rPr>
                <w:rFonts w:cs="Arial"/>
                <w:sz w:val="16"/>
                <w:szCs w:val="16"/>
                <w:vertAlign w:val="subscript"/>
                <w:lang w:val="de-DE" w:eastAsia="ja-JP"/>
              </w:rPr>
              <w:t xml:space="preserve"> </w:t>
            </w:r>
            <w:r>
              <w:rPr>
                <w:rFonts w:cs="Arial"/>
                <w:sz w:val="16"/>
                <w:szCs w:val="16"/>
                <w:lang w:val="de-DE" w:eastAsia="ja-JP"/>
              </w:rPr>
              <w:t>/031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noProof/>
                <w:sz w:val="24"/>
              </w:rPr>
            </w:pPr>
            <w:r>
              <w:rPr>
                <w:noProof/>
                <w:sz w:val="24"/>
              </w:rPr>
              <w:drawing>
                <wp:inline distT="0" distB="0" distL="0" distR="0">
                  <wp:extent cx="476885" cy="274955"/>
                  <wp:effectExtent l="0" t="0" r="0" b="0"/>
                  <wp:docPr id="167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85" cy="274955"/>
                          </a:xfrm>
                          <a:prstGeom prst="rect">
                            <a:avLst/>
                          </a:prstGeom>
                          <a:noFill/>
                          <a:ln>
                            <a:noFill/>
                          </a:ln>
                        </pic:spPr>
                      </pic:pic>
                    </a:graphicData>
                  </a:graphic>
                </wp:inline>
              </w:drawing>
            </w:r>
            <w:r>
              <w:rPr>
                <w:rFonts w:cs="Arial"/>
                <w:sz w:val="16"/>
                <w:szCs w:val="16"/>
                <w:lang w:val="de-DE" w:eastAsia="ja-JP"/>
              </w:rPr>
              <w:t>/491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421005" cy="421005"/>
                  <wp:effectExtent l="0" t="0" r="0" b="0"/>
                  <wp:docPr id="167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inline>
              </w:drawing>
            </w:r>
            <w:r>
              <w:rPr>
                <w:rFonts w:cs="Arial"/>
                <w:sz w:val="16"/>
                <w:szCs w:val="16"/>
                <w:lang w:val="de-DE" w:eastAsia="ja-JP"/>
              </w:rPr>
              <w:t>/275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rPr>
              <w:drawing>
                <wp:inline distT="0" distB="0" distL="0" distR="0">
                  <wp:extent cx="437515" cy="437515"/>
                  <wp:effectExtent l="0" t="0" r="635" b="635"/>
                  <wp:docPr id="167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lang w:val="de-DE" w:eastAsia="ja-JP"/>
              </w:rPr>
              <w:t>/244</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437515" cy="437515"/>
                  <wp:effectExtent l="0" t="0" r="635" b="635"/>
                  <wp:docPr id="16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lang w:val="de-DE" w:eastAsia="ja-JP"/>
              </w:rPr>
              <w:t>/545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437515" cy="437515"/>
                  <wp:effectExtent l="0" t="0" r="0" b="0"/>
                  <wp:docPr id="167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lang w:val="de-DE" w:eastAsia="ja-JP"/>
              </w:rPr>
              <w:t>/366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rPr>
            </w:pPr>
            <w:r>
              <w:rPr>
                <w:noProof/>
              </w:rPr>
              <w:drawing>
                <wp:inline distT="0" distB="0" distL="0" distR="0">
                  <wp:extent cx="437515" cy="437515"/>
                  <wp:effectExtent l="0" t="0" r="0" b="0"/>
                  <wp:docPr id="167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lang w:val="de-DE" w:eastAsia="ja-JP"/>
              </w:rPr>
              <w:t>/554</w:t>
            </w:r>
          </w:p>
        </w:tc>
      </w:tr>
      <w:tr w:rsidR="00D10B75" w:rsidTr="00D10B7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Blank (Do not show Symbol2)</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84660F" w:rsidRDefault="00D10B75" w:rsidP="00D10B75"/>
    <w:p w:rsidR="00D10B75" w:rsidRPr="00D10B75" w:rsidRDefault="00D10B75" w:rsidP="00D10B75">
      <w:pPr>
        <w:pStyle w:val="Heading4"/>
        <w:rPr>
          <w:b w:val="0"/>
          <w:u w:val="single"/>
        </w:rPr>
      </w:pPr>
      <w:r w:rsidRPr="00D10B75">
        <w:rPr>
          <w:b w:val="0"/>
          <w:u w:val="single"/>
        </w:rPr>
        <w:t>CAMERA-FUR-REQ-130498/N-Active Park Assist (APA) Signal Processing - Positional Text1</w:t>
      </w:r>
    </w:p>
    <w:p w:rsidR="00D10B75" w:rsidRDefault="00D10B75" w:rsidP="00D10B75">
      <w:pPr>
        <w:jc w:val="center"/>
        <w:rPr>
          <w:b/>
        </w:rPr>
      </w:pPr>
      <w:r>
        <w:rPr>
          <w:b/>
        </w:rPr>
        <w:t>8” (or equivalent) displays (</w:t>
      </w:r>
      <w:proofErr w:type="spellStart"/>
      <w:r>
        <w:rPr>
          <w:b/>
        </w:rPr>
        <w:t>CGEAx</w:t>
      </w:r>
      <w:proofErr w:type="spellEnd"/>
      <w:r>
        <w:rPr>
          <w:b/>
        </w:rPr>
        <w:t xml:space="preserve"> only)</w:t>
      </w:r>
    </w:p>
    <w:tbl>
      <w:tblPr>
        <w:tblW w:w="0" w:type="dxa"/>
        <w:jc w:val="center"/>
        <w:tblLayout w:type="fixed"/>
        <w:tblLook w:val="04A0" w:firstRow="1" w:lastRow="0" w:firstColumn="1" w:lastColumn="0" w:noHBand="0" w:noVBand="1"/>
      </w:tblPr>
      <w:tblGrid>
        <w:gridCol w:w="658"/>
        <w:gridCol w:w="474"/>
        <w:gridCol w:w="474"/>
        <w:gridCol w:w="474"/>
        <w:gridCol w:w="474"/>
        <w:gridCol w:w="474"/>
        <w:gridCol w:w="254"/>
        <w:gridCol w:w="270"/>
        <w:gridCol w:w="270"/>
        <w:gridCol w:w="540"/>
        <w:gridCol w:w="540"/>
        <w:gridCol w:w="540"/>
        <w:gridCol w:w="540"/>
        <w:gridCol w:w="540"/>
        <w:gridCol w:w="270"/>
        <w:gridCol w:w="630"/>
        <w:gridCol w:w="630"/>
        <w:gridCol w:w="1998"/>
      </w:tblGrid>
      <w:tr w:rsidR="00D10B75" w:rsidTr="00D10B75">
        <w:trPr>
          <w:cantSplit/>
          <w:trHeight w:val="2160"/>
          <w:tblHeader/>
          <w:jc w:val="center"/>
        </w:trPr>
        <w:tc>
          <w:tcPr>
            <w:tcW w:w="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rPr>
                <w:lang w:val="de-DE" w:eastAsia="ja-JP"/>
              </w:rPr>
            </w:pP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1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D10B75" w:rsidTr="00D10B75">
        <w:trPr>
          <w:cantSplit/>
          <w:jc w:val="center"/>
        </w:trPr>
        <w:tc>
          <w:tcPr>
            <w:tcW w:w="658" w:type="dxa"/>
            <w:vMerge w:val="restart"/>
            <w:tcBorders>
              <w:top w:val="single" w:sz="4" w:space="0" w:color="auto"/>
              <w:left w:val="single" w:sz="4" w:space="0" w:color="auto"/>
              <w:bottom w:val="nil"/>
              <w:right w:val="single" w:sz="4" w:space="0" w:color="auto"/>
            </w:tcBorders>
            <w:textDirection w:val="btLr"/>
            <w:vAlign w:val="center"/>
            <w:hideMark/>
          </w:tcPr>
          <w:p w:rsidR="00D10B75" w:rsidRPr="00B01A7C" w:rsidRDefault="00D10B75">
            <w:pPr>
              <w:spacing w:line="276" w:lineRule="auto"/>
              <w:jc w:val="center"/>
              <w:rPr>
                <w:sz w:val="16"/>
                <w:szCs w:val="16"/>
                <w:lang w:eastAsia="ja-JP"/>
              </w:rPr>
            </w:pPr>
            <w:r w:rsidRPr="00B01A7C">
              <w:rPr>
                <w:sz w:val="16"/>
                <w:szCs w:val="16"/>
              </w:rPr>
              <w:t>Run</w:t>
            </w:r>
          </w:p>
          <w:p w:rsidR="00D10B75" w:rsidRPr="00B01A7C" w:rsidRDefault="00D10B75">
            <w:pPr>
              <w:spacing w:line="276" w:lineRule="auto"/>
              <w:jc w:val="center"/>
              <w:rPr>
                <w:sz w:val="16"/>
                <w:szCs w:val="16"/>
              </w:rPr>
            </w:pPr>
            <w:r w:rsidRPr="00B01A7C">
              <w:rPr>
                <w:sz w:val="16"/>
                <w:szCs w:val="16"/>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Scanning-Use Turn Indicator</w:t>
            </w:r>
            <w:r>
              <w:rPr>
                <w:rFonts w:cs="Arial"/>
                <w:sz w:val="16"/>
                <w:szCs w:val="16"/>
                <w:vertAlign w:val="subscript"/>
                <w:lang w:val="de-DE" w:eastAsia="ja-JP"/>
              </w:rPr>
              <w:t>/053</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Scanning-Use Turn Indicator</w:t>
            </w:r>
            <w:r>
              <w:rPr>
                <w:rFonts w:cs="Arial"/>
                <w:sz w:val="16"/>
                <w:szCs w:val="16"/>
                <w:vertAlign w:val="subscript"/>
                <w:lang w:val="de-DE" w:eastAsia="ja-JP"/>
              </w:rPr>
              <w:t>/054</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B01A7C" w:rsidRDefault="00D10B75">
            <w:pPr>
              <w:spacing w:line="276" w:lineRule="auto"/>
              <w:jc w:val="center"/>
              <w:rPr>
                <w:rFonts w:cs="Arial"/>
                <w:sz w:val="16"/>
                <w:szCs w:val="16"/>
                <w:lang w:eastAsia="ja-JP"/>
              </w:rPr>
            </w:pPr>
            <w:r w:rsidRPr="00B01A7C">
              <w:rPr>
                <w:sz w:val="16"/>
                <w:szCs w:val="16"/>
              </w:rPr>
              <w:t>Select Side-Use Turn Indicator</w:t>
            </w:r>
            <w:r w:rsidRPr="00B01A7C">
              <w:rPr>
                <w:rFonts w:cs="Arial"/>
                <w:sz w:val="16"/>
                <w:szCs w:val="16"/>
                <w:vertAlign w:val="subscript"/>
                <w:lang w:eastAsia="ja-JP"/>
              </w:rPr>
              <w:t>/055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B01A7C" w:rsidRDefault="00D10B75">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Right Side Selected</w:t>
            </w:r>
            <w:r>
              <w:rPr>
                <w:rFonts w:cs="Arial"/>
                <w:sz w:val="16"/>
                <w:szCs w:val="16"/>
                <w:vertAlign w:val="subscript"/>
                <w:lang w:val="de-DE" w:eastAsia="ja-JP"/>
              </w:rPr>
              <w:t>/270</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Left Side Selected</w:t>
            </w:r>
            <w:r>
              <w:rPr>
                <w:rFonts w:cs="Arial"/>
                <w:sz w:val="16"/>
                <w:szCs w:val="16"/>
                <w:vertAlign w:val="subscript"/>
                <w:lang w:val="de-DE" w:eastAsia="ja-JP"/>
              </w:rPr>
              <w:t>/271</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B01A7C" w:rsidRDefault="00D10B75">
            <w:pPr>
              <w:spacing w:line="276" w:lineRule="auto"/>
              <w:jc w:val="center"/>
              <w:rPr>
                <w:sz w:val="16"/>
                <w:szCs w:val="16"/>
              </w:rPr>
            </w:pPr>
            <w:r w:rsidRPr="00B01A7C">
              <w:rPr>
                <w:sz w:val="16"/>
                <w:szCs w:val="16"/>
              </w:rPr>
              <w:t>Select Side-Use Turn Indicator</w:t>
            </w:r>
            <w:r w:rsidRPr="00B01A7C">
              <w:rPr>
                <w:rFonts w:cs="Arial"/>
                <w:sz w:val="16"/>
                <w:szCs w:val="16"/>
                <w:vertAlign w:val="subscript"/>
                <w:lang w:eastAsia="ja-JP"/>
              </w:rPr>
              <w:t>/349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B01A7C" w:rsidRDefault="00D10B75">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0x6</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B01A7C" w:rsidRDefault="00D10B75">
            <w:pPr>
              <w:spacing w:line="276" w:lineRule="auto"/>
              <w:jc w:val="center"/>
              <w:rPr>
                <w:sz w:val="16"/>
                <w:szCs w:val="16"/>
              </w:rPr>
            </w:pPr>
            <w:r w:rsidRPr="00B01A7C">
              <w:rPr>
                <w:sz w:val="16"/>
                <w:szCs w:val="16"/>
              </w:rPr>
              <w:t>Select Side-Use Turn Indicator</w:t>
            </w:r>
            <w:r w:rsidRPr="00B01A7C">
              <w:rPr>
                <w:rFonts w:cs="Arial"/>
                <w:sz w:val="16"/>
                <w:szCs w:val="16"/>
                <w:vertAlign w:val="subscript"/>
                <w:lang w:eastAsia="ja-JP"/>
              </w:rPr>
              <w:t>/350</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B01A7C" w:rsidRDefault="00D10B75">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Release Steering Wheel</w:t>
            </w:r>
            <w:r>
              <w:rPr>
                <w:rFonts w:cs="Arial"/>
                <w:sz w:val="16"/>
                <w:szCs w:val="16"/>
                <w:vertAlign w:val="subscript"/>
                <w:lang w:val="de-DE" w:eastAsia="ja-JP"/>
              </w:rPr>
              <w:t>/037</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/038</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/258</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/265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/266</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Stop</w:t>
            </w:r>
            <w:r>
              <w:rPr>
                <w:rFonts w:cs="Arial"/>
                <w:sz w:val="16"/>
                <w:szCs w:val="16"/>
                <w:vertAlign w:val="subscript"/>
                <w:lang w:val="de-DE" w:eastAsia="ja-JP"/>
              </w:rPr>
              <w:t>/040</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Stop</w:t>
            </w:r>
            <w:r>
              <w:rPr>
                <w:rFonts w:cs="Arial"/>
                <w:sz w:val="16"/>
                <w:szCs w:val="16"/>
                <w:vertAlign w:val="subscript"/>
                <w:lang w:val="de-DE" w:eastAsia="ja-JP"/>
              </w:rPr>
              <w:t>/041</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Stop</w:t>
            </w:r>
            <w:r>
              <w:rPr>
                <w:rFonts w:cs="Arial"/>
                <w:sz w:val="16"/>
                <w:szCs w:val="16"/>
                <w:vertAlign w:val="subscript"/>
                <w:lang w:val="de-DE" w:eastAsia="ja-JP"/>
              </w:rPr>
              <w:t>/042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Stop</w:t>
            </w:r>
            <w:r>
              <w:rPr>
                <w:rFonts w:cs="Arial"/>
                <w:sz w:val="16"/>
                <w:szCs w:val="16"/>
                <w:vertAlign w:val="subscript"/>
                <w:lang w:val="de-DE" w:eastAsia="ja-JP"/>
              </w:rPr>
              <w:t>/492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Drive Forward</w:t>
            </w:r>
            <w:r>
              <w:rPr>
                <w:rFonts w:cs="Arial"/>
                <w:sz w:val="16"/>
                <w:szCs w:val="16"/>
                <w:vertAlign w:val="subscript"/>
                <w:lang w:val="de-DE" w:eastAsia="ja-JP"/>
              </w:rPr>
              <w:t>/043</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Drive Backward</w:t>
            </w:r>
            <w:r>
              <w:rPr>
                <w:rFonts w:cs="Arial"/>
                <w:sz w:val="16"/>
                <w:szCs w:val="16"/>
                <w:vertAlign w:val="subscript"/>
                <w:lang w:val="de-DE" w:eastAsia="ja-JP"/>
              </w:rPr>
              <w:t>/044</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Finished</w:t>
            </w:r>
            <w:r>
              <w:rPr>
                <w:rFonts w:cs="Arial"/>
                <w:sz w:val="16"/>
                <w:szCs w:val="16"/>
                <w:vertAlign w:val="subscript"/>
                <w:lang w:val="de-DE" w:eastAsia="ja-JP"/>
              </w:rPr>
              <w:t>/062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Slow Down</w:t>
            </w:r>
            <w:r>
              <w:rPr>
                <w:rFonts w:cs="Arial"/>
                <w:sz w:val="16"/>
                <w:szCs w:val="16"/>
                <w:vertAlign w:val="subscript"/>
                <w:lang w:val="de-DE" w:eastAsia="ja-JP"/>
              </w:rPr>
              <w:t>/046</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rPr>
            </w:pPr>
            <w:r>
              <w:rPr>
                <w:rFonts w:cs="Arial"/>
                <w:sz w:val="16"/>
                <w:szCs w:val="16"/>
                <w:lang w:val="de-DE"/>
              </w:rPr>
              <w:t>≠</w:t>
            </w:r>
            <w:r>
              <w:rPr>
                <w:sz w:val="16"/>
                <w:szCs w:val="16"/>
                <w:lang w:val="de-DE"/>
              </w:rPr>
              <w:t>0x8|</w:t>
            </w:r>
          </w:p>
          <w:p w:rsidR="00D10B75" w:rsidRDefault="00D10B75">
            <w:pPr>
              <w:spacing w:line="276" w:lineRule="auto"/>
              <w:jc w:val="center"/>
              <w:rPr>
                <w:sz w:val="16"/>
                <w:szCs w:val="16"/>
                <w:lang w:val="de-DE"/>
              </w:rPr>
            </w:pPr>
          </w:p>
          <w:p w:rsidR="00D10B75" w:rsidRDefault="00D10B75">
            <w:pPr>
              <w:spacing w:line="276" w:lineRule="auto"/>
              <w:jc w:val="center"/>
              <w:rPr>
                <w:sz w:val="16"/>
                <w:szCs w:val="16"/>
                <w:lang w:val="de-DE"/>
              </w:rPr>
            </w:pPr>
            <w:r>
              <w:rPr>
                <w:sz w:val="16"/>
                <w:szCs w:val="16"/>
                <w:lang w:val="de-DE"/>
              </w:rPr>
              <w:t>0xC|</w:t>
            </w:r>
          </w:p>
          <w:p w:rsidR="00D10B75" w:rsidRDefault="00D10B75">
            <w:pPr>
              <w:spacing w:line="276" w:lineRule="auto"/>
              <w:jc w:val="center"/>
              <w:rPr>
                <w:sz w:val="16"/>
                <w:szCs w:val="16"/>
                <w:lang w:val="de-DE"/>
              </w:rPr>
            </w:pPr>
            <w:r>
              <w:rPr>
                <w:sz w:val="16"/>
                <w:szCs w:val="16"/>
                <w:lang w:val="de-DE"/>
              </w:rPr>
              <w:t>0xD|</w:t>
            </w:r>
          </w:p>
          <w:p w:rsidR="00D10B75" w:rsidRDefault="00D10B75">
            <w:pPr>
              <w:spacing w:line="276" w:lineRule="auto"/>
              <w:jc w:val="center"/>
              <w:rPr>
                <w:sz w:val="16"/>
                <w:szCs w:val="16"/>
                <w:lang w:val="de-DE"/>
              </w:rPr>
            </w:pPr>
            <w:r>
              <w:rPr>
                <w:sz w:val="16"/>
                <w:szCs w:val="16"/>
                <w:lang w:val="de-DE"/>
              </w:rPr>
              <w:t>0xE|</w:t>
            </w:r>
          </w:p>
          <w:p w:rsidR="00D10B75" w:rsidRDefault="00D10B75">
            <w:pPr>
              <w:spacing w:line="276" w:lineRule="auto"/>
              <w:jc w:val="center"/>
              <w:rPr>
                <w:sz w:val="16"/>
                <w:szCs w:val="16"/>
                <w:lang w:val="de-DE"/>
              </w:rPr>
            </w:pPr>
            <w:r>
              <w:rPr>
                <w:sz w:val="16"/>
                <w:szCs w:val="16"/>
                <w:lang w:val="de-DE"/>
              </w:rPr>
              <w:t>0xF</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w:t>
            </w:r>
            <w:r>
              <w:rPr>
                <w:rFonts w:cs="Arial"/>
                <w:sz w:val="16"/>
                <w:szCs w:val="16"/>
                <w:vertAlign w:val="subscript"/>
                <w:lang w:val="de-DE" w:eastAsia="ja-JP"/>
              </w:rPr>
              <w:t>/417</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0x2</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Cancelled by Wheel Slip</w:t>
            </w:r>
            <w:r>
              <w:rPr>
                <w:rFonts w:cs="Arial"/>
                <w:sz w:val="16"/>
                <w:szCs w:val="16"/>
                <w:vertAlign w:val="subscript"/>
                <w:lang w:val="de-DE" w:eastAsia="ja-JP"/>
              </w:rPr>
              <w:t>/047</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0x7</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Door Open</w:t>
            </w:r>
            <w:r>
              <w:rPr>
                <w:rFonts w:cs="Arial"/>
                <w:sz w:val="16"/>
                <w:szCs w:val="16"/>
                <w:vertAlign w:val="subscript"/>
                <w:lang w:val="de-DE" w:eastAsia="ja-JP"/>
              </w:rPr>
              <w:t>/418</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0x5</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High Inclination</w:t>
            </w:r>
            <w:r>
              <w:rPr>
                <w:rFonts w:cs="Arial"/>
                <w:sz w:val="16"/>
                <w:szCs w:val="16"/>
                <w:vertAlign w:val="subscript"/>
                <w:lang w:val="de-DE" w:eastAsia="ja-JP"/>
              </w:rPr>
              <w:t>/419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B01A7C" w:rsidRDefault="00D10B75">
            <w:pPr>
              <w:spacing w:line="276" w:lineRule="auto"/>
              <w:jc w:val="center"/>
              <w:rPr>
                <w:sz w:val="16"/>
                <w:szCs w:val="16"/>
              </w:rPr>
            </w:pPr>
            <w:r w:rsidRPr="00B01A7C">
              <w:rPr>
                <w:sz w:val="16"/>
                <w:szCs w:val="16"/>
              </w:rPr>
              <w:t>Cancelled by Obstacle in Path</w:t>
            </w:r>
            <w:r w:rsidRPr="00B01A7C">
              <w:rPr>
                <w:rFonts w:cs="Arial"/>
                <w:sz w:val="16"/>
                <w:szCs w:val="16"/>
                <w:vertAlign w:val="subscript"/>
                <w:lang w:eastAsia="ja-JP"/>
              </w:rPr>
              <w:t>/420</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B01A7C" w:rsidRDefault="00D10B75">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B01A7C" w:rsidRDefault="00D10B75">
            <w:pPr>
              <w:spacing w:line="276" w:lineRule="auto"/>
              <w:jc w:val="center"/>
              <w:rPr>
                <w:sz w:val="16"/>
                <w:szCs w:val="16"/>
              </w:rPr>
            </w:pPr>
            <w:r w:rsidRPr="00B01A7C">
              <w:rPr>
                <w:sz w:val="16"/>
                <w:szCs w:val="16"/>
              </w:rPr>
              <w:t>Cancelled by Traction Control Event</w:t>
            </w:r>
            <w:r w:rsidRPr="00B01A7C">
              <w:rPr>
                <w:rFonts w:cs="Arial"/>
                <w:sz w:val="16"/>
                <w:szCs w:val="16"/>
                <w:vertAlign w:val="subscript"/>
                <w:lang w:eastAsia="ja-JP"/>
              </w:rPr>
              <w:t>/379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B01A7C" w:rsidRDefault="00D10B75">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0x7</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Steering intervention</w:t>
            </w:r>
            <w:r>
              <w:rPr>
                <w:rFonts w:cs="Arial"/>
                <w:sz w:val="16"/>
                <w:szCs w:val="16"/>
                <w:vertAlign w:val="subscript"/>
                <w:lang w:val="de-DE" w:eastAsia="ja-JP"/>
              </w:rPr>
              <w:t>/380</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0x8</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Wrong Direction</w:t>
            </w:r>
            <w:r>
              <w:rPr>
                <w:rFonts w:cs="Arial"/>
                <w:sz w:val="16"/>
                <w:szCs w:val="16"/>
                <w:vertAlign w:val="subscript"/>
                <w:lang w:val="de-DE" w:eastAsia="ja-JP"/>
              </w:rPr>
              <w:t>/381</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0x4</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High Speed</w:t>
            </w:r>
            <w:r>
              <w:rPr>
                <w:rFonts w:cs="Arial"/>
                <w:sz w:val="16"/>
                <w:szCs w:val="16"/>
                <w:vertAlign w:val="subscript"/>
                <w:lang w:val="de-DE" w:eastAsia="ja-JP"/>
              </w:rPr>
              <w:t>/382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0x6</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B01A7C" w:rsidRDefault="00D10B75">
            <w:pPr>
              <w:spacing w:line="276" w:lineRule="auto"/>
              <w:jc w:val="center"/>
              <w:rPr>
                <w:sz w:val="16"/>
                <w:szCs w:val="16"/>
              </w:rPr>
            </w:pPr>
            <w:r w:rsidRPr="00B01A7C">
              <w:rPr>
                <w:sz w:val="16"/>
                <w:szCs w:val="16"/>
              </w:rPr>
              <w:t>Cancelled by Brake System Intervention</w:t>
            </w:r>
            <w:r w:rsidRPr="00B01A7C">
              <w:rPr>
                <w:rFonts w:cs="Arial"/>
                <w:sz w:val="16"/>
                <w:szCs w:val="16"/>
                <w:vertAlign w:val="subscript"/>
                <w:lang w:eastAsia="ja-JP"/>
              </w:rPr>
              <w:t>/383</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B01A7C" w:rsidRDefault="00D10B75">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0x8</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0xC</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Attached Trailer</w:t>
            </w:r>
            <w:r>
              <w:rPr>
                <w:rFonts w:cs="Arial"/>
                <w:sz w:val="16"/>
                <w:szCs w:val="16"/>
                <w:vertAlign w:val="subscript"/>
                <w:lang w:val="de-DE" w:eastAsia="ja-JP"/>
              </w:rPr>
              <w:t>/516</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0xD</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0xE</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0xF</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0x7</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Paused</w:t>
            </w:r>
            <w:r>
              <w:rPr>
                <w:rFonts w:cs="Arial"/>
                <w:sz w:val="16"/>
                <w:szCs w:val="16"/>
                <w:vertAlign w:val="subscript"/>
                <w:lang w:val="de-DE" w:eastAsia="ja-JP"/>
              </w:rPr>
              <w:t>/421</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0x7</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Paused</w:t>
            </w:r>
            <w:r>
              <w:rPr>
                <w:rFonts w:cs="Arial"/>
                <w:sz w:val="16"/>
                <w:szCs w:val="16"/>
                <w:vertAlign w:val="subscript"/>
                <w:lang w:val="de-DE" w:eastAsia="ja-JP"/>
              </w:rPr>
              <w:t>/422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Paused</w:t>
            </w:r>
            <w:r>
              <w:rPr>
                <w:rFonts w:cs="Arial"/>
                <w:sz w:val="16"/>
                <w:szCs w:val="16"/>
                <w:vertAlign w:val="subscript"/>
                <w:lang w:val="de-DE" w:eastAsia="ja-JP"/>
              </w:rPr>
              <w:t>/423</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Release Steering Wheel</w:t>
            </w:r>
            <w:r>
              <w:rPr>
                <w:rFonts w:cs="Arial"/>
                <w:sz w:val="16"/>
                <w:szCs w:val="16"/>
                <w:vertAlign w:val="subscript"/>
                <w:lang w:val="de-DE" w:eastAsia="ja-JP"/>
              </w:rPr>
              <w:t>/039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B01A7C" w:rsidRDefault="00D10B75">
            <w:pPr>
              <w:spacing w:line="276" w:lineRule="auto"/>
              <w:jc w:val="center"/>
              <w:rPr>
                <w:rFonts w:cs="Arial"/>
                <w:sz w:val="16"/>
                <w:szCs w:val="16"/>
                <w:lang w:eastAsia="ja-JP"/>
              </w:rPr>
            </w:pPr>
            <w:r w:rsidRPr="00B01A7C">
              <w:rPr>
                <w:sz w:val="16"/>
                <w:szCs w:val="16"/>
              </w:rPr>
              <w:t>Active Park Assist – System Fault</w:t>
            </w:r>
            <w:r w:rsidRPr="00B01A7C">
              <w:rPr>
                <w:rFonts w:cs="Arial"/>
                <w:sz w:val="16"/>
                <w:szCs w:val="16"/>
                <w:vertAlign w:val="subscript"/>
                <w:lang w:eastAsia="ja-JP"/>
              </w:rPr>
              <w:t>/048</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B01A7C" w:rsidRDefault="00D10B75">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B01A7C" w:rsidRDefault="00D10B75">
            <w:pPr>
              <w:spacing w:line="276" w:lineRule="auto"/>
              <w:jc w:val="center"/>
              <w:rPr>
                <w:sz w:val="16"/>
                <w:szCs w:val="16"/>
              </w:rPr>
            </w:pPr>
            <w:r w:rsidRPr="00B01A7C">
              <w:rPr>
                <w:sz w:val="16"/>
                <w:szCs w:val="16"/>
              </w:rPr>
              <w:t>Shift to 1 (Manual)</w:t>
            </w:r>
          </w:p>
          <w:p w:rsidR="00D10B75" w:rsidRPr="00B01A7C" w:rsidRDefault="00D10B75">
            <w:pPr>
              <w:spacing w:line="276" w:lineRule="auto"/>
              <w:jc w:val="center"/>
              <w:rPr>
                <w:rFonts w:cs="Arial"/>
                <w:sz w:val="16"/>
                <w:szCs w:val="16"/>
                <w:lang w:eastAsia="ja-JP"/>
              </w:rPr>
            </w:pPr>
            <w:r w:rsidRPr="00B01A7C">
              <w:rPr>
                <w:sz w:val="16"/>
                <w:szCs w:val="16"/>
              </w:rPr>
              <w:t>Shift to D (Auto)</w:t>
            </w:r>
            <w:r w:rsidRPr="00B01A7C">
              <w:rPr>
                <w:rFonts w:cs="Arial"/>
                <w:sz w:val="16"/>
                <w:szCs w:val="16"/>
                <w:vertAlign w:val="subscript"/>
                <w:lang w:eastAsia="ja-JP"/>
              </w:rPr>
              <w:t xml:space="preserve"> /049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B01A7C" w:rsidRDefault="00D10B75">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Shift to P</w:t>
            </w:r>
            <w:r>
              <w:rPr>
                <w:rFonts w:cs="Arial"/>
                <w:sz w:val="16"/>
                <w:szCs w:val="16"/>
                <w:vertAlign w:val="subscript"/>
                <w:lang w:val="de-DE" w:eastAsia="ja-JP"/>
              </w:rPr>
              <w:t>/424</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B01A7C" w:rsidRDefault="00D10B75">
            <w:pPr>
              <w:spacing w:line="276" w:lineRule="auto"/>
              <w:jc w:val="center"/>
              <w:rPr>
                <w:rFonts w:cs="Arial"/>
                <w:sz w:val="16"/>
                <w:szCs w:val="16"/>
                <w:lang w:eastAsia="ja-JP"/>
              </w:rPr>
            </w:pPr>
            <w:r w:rsidRPr="00B01A7C">
              <w:rPr>
                <w:sz w:val="16"/>
                <w:szCs w:val="16"/>
              </w:rPr>
              <w:t>Active Park Assist - Not Available</w:t>
            </w:r>
            <w:r w:rsidRPr="00B01A7C">
              <w:rPr>
                <w:rFonts w:cs="Arial"/>
                <w:sz w:val="16"/>
                <w:szCs w:val="16"/>
                <w:vertAlign w:val="subscript"/>
                <w:lang w:eastAsia="ja-JP"/>
              </w:rPr>
              <w:t>/050</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B01A7C" w:rsidRDefault="00D10B75">
            <w:pPr>
              <w:spacing w:line="27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Slow Down</w:t>
            </w:r>
            <w:r>
              <w:rPr>
                <w:rFonts w:cs="Arial"/>
                <w:sz w:val="16"/>
                <w:szCs w:val="16"/>
                <w:vertAlign w:val="subscript"/>
                <w:lang w:val="de-DE" w:eastAsia="ja-JP"/>
              </w:rPr>
              <w:t>/069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Finished</w:t>
            </w:r>
            <w:r>
              <w:rPr>
                <w:rFonts w:cs="Arial"/>
                <w:sz w:val="16"/>
                <w:szCs w:val="16"/>
                <w:vertAlign w:val="subscript"/>
                <w:lang w:val="de-DE" w:eastAsia="ja-JP"/>
              </w:rPr>
              <w:t>/051</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Finished</w:t>
            </w:r>
            <w:r>
              <w:rPr>
                <w:rFonts w:cs="Arial"/>
                <w:sz w:val="16"/>
                <w:szCs w:val="16"/>
                <w:vertAlign w:val="subscript"/>
                <w:lang w:val="de-DE" w:eastAsia="ja-JP"/>
              </w:rPr>
              <w:t>/276</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Release Brake to Start</w:t>
            </w:r>
            <w:r>
              <w:rPr>
                <w:rFonts w:cs="Arial"/>
                <w:sz w:val="16"/>
                <w:szCs w:val="16"/>
                <w:vertAlign w:val="subscript"/>
                <w:lang w:val="de-DE" w:eastAsia="ja-JP"/>
              </w:rPr>
              <w:t>/426</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Attention!</w:t>
            </w:r>
            <w:r>
              <w:rPr>
                <w:rFonts w:cs="Arial"/>
                <w:sz w:val="16"/>
                <w:szCs w:val="16"/>
                <w:vertAlign w:val="subscript"/>
                <w:lang w:val="de-DE" w:eastAsia="ja-JP"/>
              </w:rPr>
              <w:t xml:space="preserve"> /427</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Attention!</w:t>
            </w:r>
            <w:r>
              <w:rPr>
                <w:rFonts w:cs="Arial"/>
                <w:sz w:val="16"/>
                <w:szCs w:val="16"/>
                <w:vertAlign w:val="subscript"/>
                <w:lang w:val="de-DE" w:eastAsia="ja-JP"/>
              </w:rPr>
              <w:t xml:space="preserve"> /482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Obstacle in Path</w:t>
            </w:r>
            <w:r>
              <w:rPr>
                <w:rFonts w:cs="Arial"/>
                <w:sz w:val="16"/>
                <w:szCs w:val="16"/>
                <w:vertAlign w:val="subscript"/>
                <w:lang w:val="de-DE" w:eastAsia="ja-JP"/>
              </w:rPr>
              <w:t>/428</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0x9</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Accel Pedal Inactive</w:t>
            </w:r>
            <w:r>
              <w:rPr>
                <w:rFonts w:cs="Arial"/>
                <w:sz w:val="16"/>
                <w:szCs w:val="16"/>
                <w:vertAlign w:val="subscript"/>
                <w:lang w:val="de-DE" w:eastAsia="ja-JP"/>
              </w:rPr>
              <w:t>/429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noProof/>
                <w:vertAlign w:val="superscript"/>
              </w:rPr>
            </w:pPr>
            <w:r>
              <w:rPr>
                <w:sz w:val="16"/>
                <w:szCs w:val="16"/>
                <w:lang w:val="de-DE"/>
              </w:rPr>
              <w:t>Both Sides Blocked</w:t>
            </w:r>
            <w:r>
              <w:rPr>
                <w:rFonts w:cs="Arial"/>
                <w:sz w:val="16"/>
                <w:szCs w:val="16"/>
                <w:vertAlign w:val="subscript"/>
                <w:lang w:val="de-DE" w:eastAsia="ja-JP"/>
              </w:rPr>
              <w:t>/552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76" w:lineRule="auto"/>
              <w:rPr>
                <w:sz w:val="16"/>
                <w:szCs w:val="16"/>
                <w:lang w:val="de-DE"/>
              </w:rPr>
            </w:pPr>
          </w:p>
        </w:tc>
        <w:tc>
          <w:tcPr>
            <w:tcW w:w="7394"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All Other Cases</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B01A7C" w:rsidRDefault="00D10B75">
            <w:pPr>
              <w:spacing w:line="276" w:lineRule="auto"/>
              <w:jc w:val="center"/>
              <w:rPr>
                <w:rFonts w:cs="Arial"/>
                <w:sz w:val="16"/>
                <w:szCs w:val="16"/>
                <w:lang w:eastAsia="ja-JP"/>
              </w:rPr>
            </w:pPr>
            <w:r w:rsidRPr="00B01A7C">
              <w:rPr>
                <w:sz w:val="16"/>
                <w:szCs w:val="16"/>
              </w:rPr>
              <w:t>Blank (Do not show Text1)</w:t>
            </w:r>
          </w:p>
        </w:tc>
      </w:tr>
    </w:tbl>
    <w:p w:rsidR="00D10B75" w:rsidRDefault="00D10B75" w:rsidP="00D10B75">
      <w:pPr>
        <w:jc w:val="center"/>
      </w:pPr>
      <w:r>
        <w:rPr>
          <w:u w:val="single"/>
        </w:rPr>
        <w:t>A</w:t>
      </w:r>
      <w:r>
        <w:t xml:space="preserve">ctive </w:t>
      </w:r>
      <w:r>
        <w:rPr>
          <w:u w:val="single"/>
        </w:rPr>
        <w:t>P</w:t>
      </w:r>
      <w:r>
        <w:t xml:space="preserve">ark </w:t>
      </w:r>
      <w:r>
        <w:rPr>
          <w:u w:val="single"/>
        </w:rPr>
        <w:t>A</w:t>
      </w:r>
      <w:r>
        <w:t>ssist (APA) Positional Text1</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Pr>
        <w:jc w:val="center"/>
        <w:rPr>
          <w:b/>
        </w:rPr>
      </w:pPr>
    </w:p>
    <w:p w:rsidR="00D10B75" w:rsidRDefault="00D10B75" w:rsidP="00D10B75">
      <w:pPr>
        <w:jc w:val="center"/>
        <w:rPr>
          <w:b/>
        </w:rPr>
      </w:pPr>
    </w:p>
    <w:p w:rsidR="00D10B75" w:rsidRPr="00924899" w:rsidRDefault="00D10B75" w:rsidP="00D10B75">
      <w:pPr>
        <w:jc w:val="center"/>
        <w:rPr>
          <w:b/>
        </w:rPr>
      </w:pPr>
      <w:r w:rsidRPr="00924899">
        <w:rPr>
          <w:b/>
        </w:rPr>
        <w:t>8” (or equivalent) displays</w:t>
      </w:r>
      <w:r>
        <w:rPr>
          <w:b/>
        </w:rPr>
        <w:t xml:space="preserve"> (</w:t>
      </w:r>
      <w:proofErr w:type="spellStart"/>
      <w:r>
        <w:rPr>
          <w:b/>
        </w:rPr>
        <w:t>FNVx</w:t>
      </w:r>
      <w:proofErr w:type="spellEnd"/>
      <w:r>
        <w:rPr>
          <w:b/>
        </w:rPr>
        <w:t xml:space="preserve"> only)</w:t>
      </w:r>
    </w:p>
    <w:p w:rsidR="00D10B75" w:rsidRDefault="00D10B75" w:rsidP="00D10B75">
      <w:pPr>
        <w:jc w:val="center"/>
      </w:pPr>
      <w:r>
        <w:rPr>
          <w:u w:val="single"/>
        </w:rPr>
        <w:t>A</w:t>
      </w:r>
      <w:r>
        <w:t xml:space="preserve">ctive </w:t>
      </w:r>
      <w:r>
        <w:rPr>
          <w:u w:val="single"/>
        </w:rPr>
        <w:t>P</w:t>
      </w:r>
      <w:r>
        <w:t xml:space="preserve">ark </w:t>
      </w:r>
      <w:r>
        <w:rPr>
          <w:u w:val="single"/>
        </w:rPr>
        <w:t>A</w:t>
      </w:r>
      <w:r>
        <w:t>ssist (APA) Positional Text1</w:t>
      </w:r>
    </w:p>
    <w:tbl>
      <w:tblPr>
        <w:tblW w:w="0" w:type="dxa"/>
        <w:jc w:val="center"/>
        <w:tblLayout w:type="fixed"/>
        <w:tblLook w:val="04A0" w:firstRow="1" w:lastRow="0" w:firstColumn="1" w:lastColumn="0" w:noHBand="0" w:noVBand="1"/>
      </w:tblPr>
      <w:tblGrid>
        <w:gridCol w:w="658"/>
        <w:gridCol w:w="474"/>
        <w:gridCol w:w="474"/>
        <w:gridCol w:w="474"/>
        <w:gridCol w:w="474"/>
        <w:gridCol w:w="474"/>
        <w:gridCol w:w="254"/>
        <w:gridCol w:w="270"/>
        <w:gridCol w:w="270"/>
        <w:gridCol w:w="540"/>
        <w:gridCol w:w="540"/>
        <w:gridCol w:w="540"/>
        <w:gridCol w:w="540"/>
        <w:gridCol w:w="540"/>
        <w:gridCol w:w="270"/>
        <w:gridCol w:w="630"/>
        <w:gridCol w:w="630"/>
        <w:gridCol w:w="1998"/>
      </w:tblGrid>
      <w:tr w:rsidR="00D10B75" w:rsidTr="00D10B75">
        <w:trPr>
          <w:cantSplit/>
          <w:trHeight w:val="2160"/>
          <w:tblHeader/>
          <w:jc w:val="center"/>
        </w:trPr>
        <w:tc>
          <w:tcPr>
            <w:tcW w:w="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rPr>
                <w:lang w:val="de-DE" w:eastAsia="ja-JP"/>
              </w:rPr>
            </w:pPr>
            <w:r>
              <w:rPr>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1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D10B75" w:rsidTr="00D10B75">
        <w:trPr>
          <w:cantSplit/>
          <w:jc w:val="center"/>
        </w:trPr>
        <w:tc>
          <w:tcPr>
            <w:tcW w:w="658" w:type="dxa"/>
            <w:vMerge w:val="restart"/>
            <w:tcBorders>
              <w:top w:val="single" w:sz="4" w:space="0" w:color="auto"/>
              <w:left w:val="single" w:sz="4" w:space="0" w:color="auto"/>
              <w:bottom w:val="nil"/>
              <w:right w:val="single" w:sz="4" w:space="0" w:color="auto"/>
            </w:tcBorders>
            <w:textDirection w:val="btLr"/>
            <w:vAlign w:val="center"/>
            <w:hideMark/>
          </w:tcPr>
          <w:p w:rsidR="00D10B75" w:rsidRPr="005278BA" w:rsidRDefault="00D10B75">
            <w:pPr>
              <w:spacing w:line="276" w:lineRule="auto"/>
              <w:jc w:val="center"/>
              <w:rPr>
                <w:sz w:val="16"/>
                <w:szCs w:val="16"/>
                <w:lang w:eastAsia="ja-JP"/>
              </w:rPr>
            </w:pPr>
            <w:r w:rsidRPr="005278BA">
              <w:rPr>
                <w:sz w:val="16"/>
                <w:szCs w:val="16"/>
              </w:rPr>
              <w:t>Run</w:t>
            </w:r>
          </w:p>
          <w:p w:rsidR="00D10B75" w:rsidRPr="005278BA" w:rsidRDefault="00D10B75">
            <w:pPr>
              <w:spacing w:line="276" w:lineRule="auto"/>
              <w:jc w:val="center"/>
              <w:rPr>
                <w:sz w:val="16"/>
                <w:szCs w:val="16"/>
              </w:rPr>
            </w:pPr>
            <w:r w:rsidRPr="005278BA">
              <w:rPr>
                <w:sz w:val="16"/>
                <w:szCs w:val="16"/>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Scanning-Use Turn Indicator</w:t>
            </w:r>
            <w:r>
              <w:rPr>
                <w:rFonts w:cs="Arial"/>
                <w:sz w:val="16"/>
                <w:szCs w:val="16"/>
                <w:vertAlign w:val="subscript"/>
                <w:lang w:val="de-DE" w:eastAsia="ja-JP"/>
              </w:rPr>
              <w:t>/053</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Scanning-Use Turn Indicator</w:t>
            </w:r>
            <w:r>
              <w:rPr>
                <w:rFonts w:cs="Arial"/>
                <w:sz w:val="16"/>
                <w:szCs w:val="16"/>
                <w:vertAlign w:val="subscript"/>
                <w:lang w:val="de-DE" w:eastAsia="ja-JP"/>
              </w:rPr>
              <w:t>/054</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spacing w:line="276" w:lineRule="auto"/>
              <w:jc w:val="center"/>
              <w:rPr>
                <w:rFonts w:cs="Arial"/>
                <w:sz w:val="16"/>
                <w:szCs w:val="16"/>
                <w:lang w:eastAsia="ja-JP"/>
              </w:rPr>
            </w:pPr>
            <w:r w:rsidRPr="005278BA">
              <w:rPr>
                <w:sz w:val="16"/>
                <w:szCs w:val="16"/>
              </w:rPr>
              <w:t>Select Side-Use Turn Indicator</w:t>
            </w:r>
            <w:r w:rsidRPr="005278BA">
              <w:rPr>
                <w:rFonts w:cs="Arial"/>
                <w:sz w:val="16"/>
                <w:szCs w:val="16"/>
                <w:vertAlign w:val="subscript"/>
                <w:lang w:eastAsia="ja-JP"/>
              </w:rPr>
              <w:t>/055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5278BA" w:rsidRDefault="00D10B75">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Right Side Selected</w:t>
            </w:r>
            <w:r>
              <w:rPr>
                <w:rFonts w:cs="Arial"/>
                <w:sz w:val="16"/>
                <w:szCs w:val="16"/>
                <w:vertAlign w:val="subscript"/>
                <w:lang w:val="de-DE" w:eastAsia="ja-JP"/>
              </w:rPr>
              <w:t>/270</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Left Side Selected</w:t>
            </w:r>
            <w:r>
              <w:rPr>
                <w:rFonts w:cs="Arial"/>
                <w:sz w:val="16"/>
                <w:szCs w:val="16"/>
                <w:vertAlign w:val="subscript"/>
                <w:lang w:val="de-DE" w:eastAsia="ja-JP"/>
              </w:rPr>
              <w:t>/271</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spacing w:line="276" w:lineRule="auto"/>
              <w:jc w:val="center"/>
              <w:rPr>
                <w:sz w:val="16"/>
                <w:szCs w:val="16"/>
              </w:rPr>
            </w:pPr>
            <w:r w:rsidRPr="005278BA">
              <w:rPr>
                <w:sz w:val="16"/>
                <w:szCs w:val="16"/>
              </w:rPr>
              <w:t>Select Side-Use Turn Indicator</w:t>
            </w:r>
            <w:r w:rsidRPr="005278BA">
              <w:rPr>
                <w:rFonts w:cs="Arial"/>
                <w:sz w:val="16"/>
                <w:szCs w:val="16"/>
                <w:vertAlign w:val="subscript"/>
                <w:lang w:eastAsia="ja-JP"/>
              </w:rPr>
              <w:t>/349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5278BA" w:rsidRDefault="00D10B75">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0x6</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spacing w:line="276" w:lineRule="auto"/>
              <w:jc w:val="center"/>
              <w:rPr>
                <w:sz w:val="16"/>
                <w:szCs w:val="16"/>
              </w:rPr>
            </w:pPr>
            <w:r w:rsidRPr="005278BA">
              <w:rPr>
                <w:sz w:val="16"/>
                <w:szCs w:val="16"/>
              </w:rPr>
              <w:t>Select Side-Use Turn Indicator</w:t>
            </w:r>
            <w:r w:rsidRPr="005278BA">
              <w:rPr>
                <w:rFonts w:cs="Arial"/>
                <w:sz w:val="16"/>
                <w:szCs w:val="16"/>
                <w:vertAlign w:val="subscript"/>
                <w:lang w:eastAsia="ja-JP"/>
              </w:rPr>
              <w:t>/350</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5278BA" w:rsidRDefault="00D10B75">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Release Steering Wheel</w:t>
            </w:r>
            <w:r>
              <w:rPr>
                <w:rFonts w:cs="Arial"/>
                <w:sz w:val="16"/>
                <w:szCs w:val="16"/>
                <w:vertAlign w:val="subscript"/>
                <w:lang w:val="de-DE" w:eastAsia="ja-JP"/>
              </w:rPr>
              <w:t>/037</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/038</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/258</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/265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Space Found</w:t>
            </w:r>
            <w:r>
              <w:rPr>
                <w:rFonts w:cs="Arial"/>
                <w:sz w:val="16"/>
                <w:szCs w:val="16"/>
                <w:vertAlign w:val="subscript"/>
                <w:lang w:val="de-DE" w:eastAsia="ja-JP"/>
              </w:rPr>
              <w:t>/266</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Stop</w:t>
            </w:r>
            <w:r>
              <w:rPr>
                <w:rFonts w:cs="Arial"/>
                <w:sz w:val="16"/>
                <w:szCs w:val="16"/>
                <w:vertAlign w:val="subscript"/>
                <w:lang w:val="de-DE" w:eastAsia="ja-JP"/>
              </w:rPr>
              <w:t>/040</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Stop</w:t>
            </w:r>
            <w:r>
              <w:rPr>
                <w:rFonts w:cs="Arial"/>
                <w:sz w:val="16"/>
                <w:szCs w:val="16"/>
                <w:vertAlign w:val="subscript"/>
                <w:lang w:val="de-DE" w:eastAsia="ja-JP"/>
              </w:rPr>
              <w:t>/041</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Stop</w:t>
            </w:r>
            <w:r>
              <w:rPr>
                <w:rFonts w:cs="Arial"/>
                <w:sz w:val="16"/>
                <w:szCs w:val="16"/>
                <w:vertAlign w:val="subscript"/>
                <w:lang w:val="de-DE" w:eastAsia="ja-JP"/>
              </w:rPr>
              <w:t>/042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Stop</w:t>
            </w:r>
            <w:r>
              <w:rPr>
                <w:rFonts w:cs="Arial"/>
                <w:sz w:val="16"/>
                <w:szCs w:val="16"/>
                <w:vertAlign w:val="subscript"/>
                <w:lang w:val="de-DE" w:eastAsia="ja-JP"/>
              </w:rPr>
              <w:t>/492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Drive Forward</w:t>
            </w:r>
            <w:r>
              <w:rPr>
                <w:rFonts w:cs="Arial"/>
                <w:sz w:val="16"/>
                <w:szCs w:val="16"/>
                <w:vertAlign w:val="subscript"/>
                <w:lang w:val="de-DE" w:eastAsia="ja-JP"/>
              </w:rPr>
              <w:t>/043</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Drive Backward</w:t>
            </w:r>
            <w:r>
              <w:rPr>
                <w:rFonts w:cs="Arial"/>
                <w:sz w:val="16"/>
                <w:szCs w:val="16"/>
                <w:vertAlign w:val="subscript"/>
                <w:lang w:val="de-DE" w:eastAsia="ja-JP"/>
              </w:rPr>
              <w:t>/044</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sz w:val="16"/>
                <w:szCs w:val="16"/>
                <w:lang w:val="de-DE"/>
              </w:rPr>
            </w:pPr>
            <w:r>
              <w:rPr>
                <w:sz w:val="16"/>
                <w:szCs w:val="16"/>
                <w:lang w:val="de-DE"/>
              </w:rPr>
              <w:t>Finished</w:t>
            </w:r>
            <w:r>
              <w:rPr>
                <w:rFonts w:cs="Arial"/>
                <w:sz w:val="16"/>
                <w:szCs w:val="16"/>
                <w:vertAlign w:val="subscript"/>
                <w:lang w:val="de-DE" w:eastAsia="ja-JP"/>
              </w:rPr>
              <w:t>/062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Slow Down</w:t>
            </w:r>
            <w:r>
              <w:rPr>
                <w:rFonts w:cs="Arial"/>
                <w:sz w:val="16"/>
                <w:szCs w:val="16"/>
                <w:vertAlign w:val="subscript"/>
                <w:lang w:val="de-DE" w:eastAsia="ja-JP"/>
              </w:rPr>
              <w:t>/046</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rPr>
            </w:pPr>
            <w:r>
              <w:rPr>
                <w:rFonts w:cs="Arial"/>
                <w:sz w:val="16"/>
                <w:szCs w:val="16"/>
                <w:lang w:val="de-DE"/>
              </w:rPr>
              <w:t>≠</w:t>
            </w:r>
            <w:r>
              <w:rPr>
                <w:sz w:val="16"/>
                <w:szCs w:val="16"/>
                <w:lang w:val="de-DE"/>
              </w:rPr>
              <w:t>0x8|</w:t>
            </w:r>
          </w:p>
          <w:p w:rsidR="00D10B75" w:rsidRDefault="00D10B75">
            <w:pPr>
              <w:spacing w:line="276" w:lineRule="auto"/>
              <w:jc w:val="center"/>
              <w:rPr>
                <w:sz w:val="16"/>
                <w:szCs w:val="16"/>
                <w:lang w:val="de-DE"/>
              </w:rPr>
            </w:pPr>
          </w:p>
          <w:p w:rsidR="00D10B75" w:rsidRDefault="00D10B75">
            <w:pPr>
              <w:spacing w:line="276" w:lineRule="auto"/>
              <w:jc w:val="center"/>
              <w:rPr>
                <w:sz w:val="16"/>
                <w:szCs w:val="16"/>
                <w:lang w:val="de-DE"/>
              </w:rPr>
            </w:pPr>
            <w:r>
              <w:rPr>
                <w:sz w:val="16"/>
                <w:szCs w:val="16"/>
                <w:lang w:val="de-DE"/>
              </w:rPr>
              <w:t>0xC|</w:t>
            </w:r>
          </w:p>
          <w:p w:rsidR="00D10B75" w:rsidRDefault="00D10B75">
            <w:pPr>
              <w:spacing w:line="276" w:lineRule="auto"/>
              <w:jc w:val="center"/>
              <w:rPr>
                <w:sz w:val="16"/>
                <w:szCs w:val="16"/>
                <w:lang w:val="de-DE"/>
              </w:rPr>
            </w:pPr>
            <w:r>
              <w:rPr>
                <w:sz w:val="16"/>
                <w:szCs w:val="16"/>
                <w:lang w:val="de-DE"/>
              </w:rPr>
              <w:t>0xD|</w:t>
            </w:r>
          </w:p>
          <w:p w:rsidR="00D10B75" w:rsidRDefault="00D10B75">
            <w:pPr>
              <w:spacing w:line="276" w:lineRule="auto"/>
              <w:jc w:val="center"/>
              <w:rPr>
                <w:sz w:val="16"/>
                <w:szCs w:val="16"/>
                <w:lang w:val="de-DE"/>
              </w:rPr>
            </w:pPr>
            <w:r>
              <w:rPr>
                <w:sz w:val="16"/>
                <w:szCs w:val="16"/>
                <w:lang w:val="de-DE"/>
              </w:rPr>
              <w:t>0xE|</w:t>
            </w:r>
          </w:p>
          <w:p w:rsidR="00D10B75" w:rsidRDefault="00D10B75">
            <w:pPr>
              <w:spacing w:line="276" w:lineRule="auto"/>
              <w:jc w:val="center"/>
              <w:rPr>
                <w:sz w:val="16"/>
                <w:szCs w:val="16"/>
                <w:lang w:val="de-DE"/>
              </w:rPr>
            </w:pPr>
            <w:r>
              <w:rPr>
                <w:sz w:val="16"/>
                <w:szCs w:val="16"/>
                <w:lang w:val="de-DE"/>
              </w:rPr>
              <w:t>0xF</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w:t>
            </w:r>
            <w:r>
              <w:rPr>
                <w:rFonts w:cs="Arial"/>
                <w:sz w:val="16"/>
                <w:szCs w:val="16"/>
                <w:vertAlign w:val="subscript"/>
                <w:lang w:val="de-DE" w:eastAsia="ja-JP"/>
              </w:rPr>
              <w:t>/417</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0x2</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Cancelled by Wheel Slip</w:t>
            </w:r>
            <w:r>
              <w:rPr>
                <w:rFonts w:cs="Arial"/>
                <w:sz w:val="16"/>
                <w:szCs w:val="16"/>
                <w:vertAlign w:val="subscript"/>
                <w:lang w:val="de-DE" w:eastAsia="ja-JP"/>
              </w:rPr>
              <w:t>/047</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0x7</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Door Open</w:t>
            </w:r>
            <w:r>
              <w:rPr>
                <w:rFonts w:cs="Arial"/>
                <w:sz w:val="16"/>
                <w:szCs w:val="16"/>
                <w:vertAlign w:val="subscript"/>
                <w:lang w:val="de-DE" w:eastAsia="ja-JP"/>
              </w:rPr>
              <w:t>/418</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0x5</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High Inclination</w:t>
            </w:r>
            <w:r>
              <w:rPr>
                <w:rFonts w:cs="Arial"/>
                <w:sz w:val="16"/>
                <w:szCs w:val="16"/>
                <w:vertAlign w:val="subscript"/>
                <w:lang w:val="de-DE" w:eastAsia="ja-JP"/>
              </w:rPr>
              <w:t>/419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spacing w:line="276" w:lineRule="auto"/>
              <w:jc w:val="center"/>
              <w:rPr>
                <w:sz w:val="16"/>
                <w:szCs w:val="16"/>
              </w:rPr>
            </w:pPr>
            <w:r w:rsidRPr="005278BA">
              <w:rPr>
                <w:sz w:val="16"/>
                <w:szCs w:val="16"/>
              </w:rPr>
              <w:t>Cancelled by Obstacle in Path</w:t>
            </w:r>
            <w:r w:rsidRPr="005278BA">
              <w:rPr>
                <w:rFonts w:cs="Arial"/>
                <w:sz w:val="16"/>
                <w:szCs w:val="16"/>
                <w:vertAlign w:val="subscript"/>
                <w:lang w:eastAsia="ja-JP"/>
              </w:rPr>
              <w:t>/420</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5278BA" w:rsidRDefault="00D10B75">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rsidP="00D10B75">
            <w:pPr>
              <w:spacing w:line="276" w:lineRule="auto"/>
              <w:jc w:val="center"/>
              <w:rPr>
                <w:sz w:val="16"/>
                <w:szCs w:val="16"/>
              </w:rPr>
            </w:pPr>
            <w:r w:rsidRPr="005278BA">
              <w:rPr>
                <w:sz w:val="16"/>
                <w:szCs w:val="16"/>
              </w:rPr>
              <w:t>C</w:t>
            </w:r>
            <w:r>
              <w:rPr>
                <w:sz w:val="16"/>
                <w:szCs w:val="16"/>
              </w:rPr>
              <w:t>ancelled by Traction Control Deactivation</w:t>
            </w:r>
            <w:r w:rsidRPr="005278BA">
              <w:rPr>
                <w:rFonts w:cs="Arial"/>
                <w:sz w:val="16"/>
                <w:szCs w:val="16"/>
                <w:vertAlign w:val="subscript"/>
                <w:lang w:eastAsia="ja-JP"/>
              </w:rPr>
              <w:t>/379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5278BA" w:rsidRDefault="00D10B75">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0x7</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Steering intervention</w:t>
            </w:r>
            <w:r>
              <w:rPr>
                <w:rFonts w:cs="Arial"/>
                <w:sz w:val="16"/>
                <w:szCs w:val="16"/>
                <w:vertAlign w:val="subscript"/>
                <w:lang w:val="de-DE" w:eastAsia="ja-JP"/>
              </w:rPr>
              <w:t>/380</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0x8</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Wrong Direction</w:t>
            </w:r>
            <w:r>
              <w:rPr>
                <w:rFonts w:cs="Arial"/>
                <w:sz w:val="16"/>
                <w:szCs w:val="16"/>
                <w:vertAlign w:val="subscript"/>
                <w:lang w:val="de-DE" w:eastAsia="ja-JP"/>
              </w:rPr>
              <w:t>/381</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0x4</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High Speed</w:t>
            </w:r>
            <w:r>
              <w:rPr>
                <w:rFonts w:cs="Arial"/>
                <w:sz w:val="16"/>
                <w:szCs w:val="16"/>
                <w:vertAlign w:val="subscript"/>
                <w:lang w:val="de-DE" w:eastAsia="ja-JP"/>
              </w:rPr>
              <w:t>/382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0x6</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spacing w:line="276" w:lineRule="auto"/>
              <w:jc w:val="center"/>
              <w:rPr>
                <w:sz w:val="16"/>
                <w:szCs w:val="16"/>
              </w:rPr>
            </w:pPr>
            <w:r w:rsidRPr="005278BA">
              <w:rPr>
                <w:sz w:val="16"/>
                <w:szCs w:val="16"/>
              </w:rPr>
              <w:t>Cancelled by Brake System Intervention</w:t>
            </w:r>
            <w:r w:rsidRPr="005278BA">
              <w:rPr>
                <w:rFonts w:cs="Arial"/>
                <w:sz w:val="16"/>
                <w:szCs w:val="16"/>
                <w:vertAlign w:val="subscript"/>
                <w:lang w:eastAsia="ja-JP"/>
              </w:rPr>
              <w:t>/383</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5278BA" w:rsidRDefault="00D10B75">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0x8</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0xC</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Attached Trailer</w:t>
            </w:r>
            <w:r>
              <w:rPr>
                <w:rFonts w:cs="Arial"/>
                <w:sz w:val="16"/>
                <w:szCs w:val="16"/>
                <w:vertAlign w:val="subscript"/>
                <w:lang w:val="de-DE" w:eastAsia="ja-JP"/>
              </w:rPr>
              <w:t>/516</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0xD</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0xE</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0xF</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Cancelled by Blocked Sensors</w:t>
            </w:r>
            <w:r>
              <w:rPr>
                <w:rFonts w:cs="Arial"/>
                <w:sz w:val="16"/>
                <w:szCs w:val="16"/>
                <w:vertAlign w:val="subscript"/>
                <w:lang w:val="de-DE" w:eastAsia="ja-JP"/>
              </w:rPr>
              <w:t>/515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0x7</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Paused</w:t>
            </w:r>
            <w:r>
              <w:rPr>
                <w:rFonts w:cs="Arial"/>
                <w:sz w:val="16"/>
                <w:szCs w:val="16"/>
                <w:vertAlign w:val="subscript"/>
                <w:lang w:val="de-DE" w:eastAsia="ja-JP"/>
              </w:rPr>
              <w:t>/421</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0x7</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Paused</w:t>
            </w:r>
            <w:r>
              <w:rPr>
                <w:rFonts w:cs="Arial"/>
                <w:sz w:val="16"/>
                <w:szCs w:val="16"/>
                <w:vertAlign w:val="subscript"/>
                <w:lang w:val="de-DE" w:eastAsia="ja-JP"/>
              </w:rPr>
              <w:t>/422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Paused</w:t>
            </w:r>
            <w:r>
              <w:rPr>
                <w:rFonts w:cs="Arial"/>
                <w:sz w:val="16"/>
                <w:szCs w:val="16"/>
                <w:vertAlign w:val="subscript"/>
                <w:lang w:val="de-DE" w:eastAsia="ja-JP"/>
              </w:rPr>
              <w:t>/423</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Release Steering Wheel</w:t>
            </w:r>
            <w:r>
              <w:rPr>
                <w:rFonts w:cs="Arial"/>
                <w:sz w:val="16"/>
                <w:szCs w:val="16"/>
                <w:vertAlign w:val="subscript"/>
                <w:lang w:val="de-DE" w:eastAsia="ja-JP"/>
              </w:rPr>
              <w:t>/039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spacing w:line="276" w:lineRule="auto"/>
              <w:jc w:val="center"/>
              <w:rPr>
                <w:rFonts w:cs="Arial"/>
                <w:sz w:val="16"/>
                <w:szCs w:val="16"/>
                <w:lang w:eastAsia="ja-JP"/>
              </w:rPr>
            </w:pPr>
            <w:r w:rsidRPr="005278BA">
              <w:rPr>
                <w:sz w:val="16"/>
                <w:szCs w:val="16"/>
              </w:rPr>
              <w:t>Active Park Assist – System Fault</w:t>
            </w:r>
            <w:r w:rsidRPr="005278BA">
              <w:rPr>
                <w:rFonts w:cs="Arial"/>
                <w:sz w:val="16"/>
                <w:szCs w:val="16"/>
                <w:vertAlign w:val="subscript"/>
                <w:lang w:eastAsia="ja-JP"/>
              </w:rPr>
              <w:t>/048</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5278BA" w:rsidRDefault="00D10B75">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spacing w:line="276" w:lineRule="auto"/>
              <w:jc w:val="center"/>
              <w:rPr>
                <w:sz w:val="16"/>
                <w:szCs w:val="16"/>
              </w:rPr>
            </w:pPr>
            <w:r w:rsidRPr="005278BA">
              <w:rPr>
                <w:sz w:val="16"/>
                <w:szCs w:val="16"/>
              </w:rPr>
              <w:t>Shift to 1 (Manual)</w:t>
            </w:r>
          </w:p>
          <w:p w:rsidR="00D10B75" w:rsidRPr="005278BA" w:rsidRDefault="00D10B75">
            <w:pPr>
              <w:spacing w:line="276" w:lineRule="auto"/>
              <w:jc w:val="center"/>
              <w:rPr>
                <w:rFonts w:cs="Arial"/>
                <w:sz w:val="16"/>
                <w:szCs w:val="16"/>
                <w:lang w:eastAsia="ja-JP"/>
              </w:rPr>
            </w:pPr>
            <w:r w:rsidRPr="005278BA">
              <w:rPr>
                <w:sz w:val="16"/>
                <w:szCs w:val="16"/>
              </w:rPr>
              <w:t>Shift to D (Auto)</w:t>
            </w:r>
            <w:r w:rsidRPr="005278BA">
              <w:rPr>
                <w:rFonts w:cs="Arial"/>
                <w:sz w:val="16"/>
                <w:szCs w:val="16"/>
                <w:vertAlign w:val="subscript"/>
                <w:lang w:eastAsia="ja-JP"/>
              </w:rPr>
              <w:t xml:space="preserve"> /049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5278BA" w:rsidRDefault="00D10B75">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Shift to P</w:t>
            </w:r>
            <w:r>
              <w:rPr>
                <w:rFonts w:cs="Arial"/>
                <w:sz w:val="16"/>
                <w:szCs w:val="16"/>
                <w:vertAlign w:val="subscript"/>
                <w:lang w:val="de-DE" w:eastAsia="ja-JP"/>
              </w:rPr>
              <w:t>/424</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spacing w:line="276" w:lineRule="auto"/>
              <w:jc w:val="center"/>
              <w:rPr>
                <w:rFonts w:cs="Arial"/>
                <w:sz w:val="16"/>
                <w:szCs w:val="16"/>
                <w:lang w:eastAsia="ja-JP"/>
              </w:rPr>
            </w:pPr>
            <w:r w:rsidRPr="005278BA">
              <w:rPr>
                <w:sz w:val="16"/>
                <w:szCs w:val="16"/>
              </w:rPr>
              <w:t>Active Park Assist - Not Available</w:t>
            </w:r>
            <w:r w:rsidRPr="005278BA">
              <w:rPr>
                <w:rFonts w:cs="Arial"/>
                <w:sz w:val="16"/>
                <w:szCs w:val="16"/>
                <w:vertAlign w:val="subscript"/>
                <w:lang w:eastAsia="ja-JP"/>
              </w:rPr>
              <w:t>/050</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5278BA" w:rsidRDefault="00D10B75">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Slow Down</w:t>
            </w:r>
            <w:r>
              <w:rPr>
                <w:rFonts w:cs="Arial"/>
                <w:sz w:val="16"/>
                <w:szCs w:val="16"/>
                <w:vertAlign w:val="subscript"/>
                <w:lang w:val="de-DE" w:eastAsia="ja-JP"/>
              </w:rPr>
              <w:t>/069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Finished</w:t>
            </w:r>
            <w:r>
              <w:rPr>
                <w:rFonts w:cs="Arial"/>
                <w:sz w:val="16"/>
                <w:szCs w:val="16"/>
                <w:vertAlign w:val="subscript"/>
                <w:lang w:val="de-DE" w:eastAsia="ja-JP"/>
              </w:rPr>
              <w:t>/051</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Finished</w:t>
            </w:r>
            <w:r>
              <w:rPr>
                <w:rFonts w:cs="Arial"/>
                <w:sz w:val="16"/>
                <w:szCs w:val="16"/>
                <w:vertAlign w:val="subscript"/>
                <w:lang w:val="de-DE" w:eastAsia="ja-JP"/>
              </w:rPr>
              <w:t>/276</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Release Brake to Start</w:t>
            </w:r>
            <w:r>
              <w:rPr>
                <w:rFonts w:cs="Arial"/>
                <w:sz w:val="16"/>
                <w:szCs w:val="16"/>
                <w:vertAlign w:val="subscript"/>
                <w:lang w:val="de-DE" w:eastAsia="ja-JP"/>
              </w:rPr>
              <w:t>/426</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Attention!</w:t>
            </w:r>
            <w:r>
              <w:rPr>
                <w:rFonts w:cs="Arial"/>
                <w:sz w:val="16"/>
                <w:szCs w:val="16"/>
                <w:vertAlign w:val="subscript"/>
                <w:lang w:val="de-DE" w:eastAsia="ja-JP"/>
              </w:rPr>
              <w:t xml:space="preserve"> /427</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Attention!</w:t>
            </w:r>
            <w:r>
              <w:rPr>
                <w:rFonts w:cs="Arial"/>
                <w:sz w:val="16"/>
                <w:szCs w:val="16"/>
                <w:vertAlign w:val="subscript"/>
                <w:lang w:val="de-DE" w:eastAsia="ja-JP"/>
              </w:rPr>
              <w:t xml:space="preserve"> /482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Obstacle in Path</w:t>
            </w:r>
            <w:r>
              <w:rPr>
                <w:rFonts w:cs="Arial"/>
                <w:sz w:val="16"/>
                <w:szCs w:val="16"/>
                <w:vertAlign w:val="subscript"/>
                <w:lang w:val="de-DE" w:eastAsia="ja-JP"/>
              </w:rPr>
              <w:t>/428</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0x9</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Accel Pedal Inactive</w:t>
            </w:r>
            <w:r>
              <w:rPr>
                <w:rFonts w:cs="Arial"/>
                <w:sz w:val="16"/>
                <w:szCs w:val="16"/>
                <w:vertAlign w:val="subscript"/>
                <w:lang w:val="de-DE" w:eastAsia="ja-JP"/>
              </w:rPr>
              <w:t>/429</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noProof/>
                <w:vertAlign w:val="superscript"/>
              </w:rPr>
            </w:pPr>
            <w:r>
              <w:rPr>
                <w:sz w:val="16"/>
                <w:szCs w:val="16"/>
                <w:lang w:val="de-DE"/>
              </w:rPr>
              <w:t>Both Sides Blocked</w:t>
            </w:r>
            <w:r>
              <w:rPr>
                <w:rFonts w:cs="Arial"/>
                <w:sz w:val="16"/>
                <w:szCs w:val="16"/>
                <w:vertAlign w:val="subscript"/>
                <w:lang w:val="de-DE" w:eastAsia="ja-JP"/>
              </w:rPr>
              <w:t>/552</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0xA</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spacing w:line="276" w:lineRule="auto"/>
              <w:jc w:val="center"/>
              <w:rPr>
                <w:sz w:val="16"/>
                <w:szCs w:val="16"/>
              </w:rPr>
            </w:pPr>
            <w:r w:rsidRPr="005278BA">
              <w:rPr>
                <w:sz w:val="16"/>
                <w:szCs w:val="16"/>
              </w:rPr>
              <w:t>Trailer Feature Not Available During Active Parking</w:t>
            </w:r>
            <w:r w:rsidRPr="005278BA">
              <w:rPr>
                <w:rFonts w:cs="Arial"/>
                <w:sz w:val="16"/>
                <w:szCs w:val="16"/>
                <w:vertAlign w:val="subscript"/>
                <w:lang w:eastAsia="ja-JP"/>
              </w:rPr>
              <w:t>/581</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Pr="005278BA" w:rsidRDefault="00D10B75">
            <w:pPr>
              <w:spacing w:line="256" w:lineRule="auto"/>
              <w:rPr>
                <w:sz w:val="16"/>
                <w:szCs w:val="16"/>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0xB</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Release EPB</w:t>
            </w:r>
            <w:r>
              <w:rPr>
                <w:rFonts w:cs="Arial"/>
                <w:sz w:val="16"/>
                <w:szCs w:val="16"/>
                <w:vertAlign w:val="subscript"/>
                <w:lang w:val="de-DE" w:eastAsia="ja-JP"/>
              </w:rPr>
              <w:t xml:space="preserve"> /585</w:t>
            </w:r>
          </w:p>
        </w:tc>
      </w:tr>
      <w:tr w:rsidR="00D10B75" w:rsidTr="00D10B75">
        <w:trPr>
          <w:cantSplit/>
          <w:jc w:val="center"/>
        </w:trPr>
        <w:tc>
          <w:tcPr>
            <w:tcW w:w="658" w:type="dxa"/>
            <w:vMerge/>
            <w:tcBorders>
              <w:top w:val="single" w:sz="4" w:space="0" w:color="auto"/>
              <w:left w:val="single" w:sz="4" w:space="0" w:color="auto"/>
              <w:bottom w:val="nil"/>
              <w:right w:val="single" w:sz="4" w:space="0" w:color="auto"/>
            </w:tcBorders>
            <w:vAlign w:val="center"/>
            <w:hideMark/>
          </w:tcPr>
          <w:p w:rsidR="00D10B75" w:rsidRDefault="00D10B75">
            <w:pPr>
              <w:spacing w:line="256" w:lineRule="auto"/>
              <w:rPr>
                <w:sz w:val="16"/>
                <w:szCs w:val="16"/>
                <w:lang w:val="de-DE"/>
              </w:rPr>
            </w:pPr>
          </w:p>
        </w:tc>
        <w:tc>
          <w:tcPr>
            <w:tcW w:w="7394"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All Other Cases</w:t>
            </w:r>
          </w:p>
        </w:tc>
        <w:tc>
          <w:tcPr>
            <w:tcW w:w="1998" w:type="dxa"/>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spacing w:line="276" w:lineRule="auto"/>
              <w:jc w:val="center"/>
              <w:rPr>
                <w:rFonts w:cs="Arial"/>
                <w:sz w:val="16"/>
                <w:szCs w:val="16"/>
                <w:lang w:eastAsia="ja-JP"/>
              </w:rPr>
            </w:pPr>
            <w:r w:rsidRPr="005278BA">
              <w:rPr>
                <w:sz w:val="16"/>
                <w:szCs w:val="16"/>
              </w:rPr>
              <w:t>Blank (Do not show Text1)</w:t>
            </w:r>
          </w:p>
        </w:tc>
      </w:tr>
    </w:tbl>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sidRPr="00924899">
        <w:rPr>
          <w:b/>
        </w:rPr>
        <w:t>4” displays</w:t>
      </w:r>
    </w:p>
    <w:tbl>
      <w:tblPr>
        <w:tblStyle w:val="TableGrid"/>
        <w:tblW w:w="0" w:type="auto"/>
        <w:jc w:val="center"/>
        <w:tblLook w:val="04A0" w:firstRow="1" w:lastRow="0" w:firstColumn="1" w:lastColumn="0" w:noHBand="0" w:noVBand="1"/>
      </w:tblPr>
      <w:tblGrid>
        <w:gridCol w:w="648"/>
        <w:gridCol w:w="474"/>
        <w:gridCol w:w="474"/>
        <w:gridCol w:w="474"/>
        <w:gridCol w:w="474"/>
        <w:gridCol w:w="411"/>
        <w:gridCol w:w="411"/>
        <w:gridCol w:w="411"/>
        <w:gridCol w:w="474"/>
        <w:gridCol w:w="474"/>
        <w:gridCol w:w="474"/>
        <w:gridCol w:w="474"/>
        <w:gridCol w:w="474"/>
        <w:gridCol w:w="604"/>
        <w:gridCol w:w="4116"/>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lastRenderedPageBreak/>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5278BA" w:rsidRDefault="00D10B75">
            <w:pPr>
              <w:ind w:left="113" w:right="113"/>
              <w:jc w:val="center"/>
              <w:rPr>
                <w:rFonts w:cs="Arial"/>
                <w:lang w:eastAsia="ja-JP"/>
              </w:rPr>
            </w:pPr>
            <w:r w:rsidRPr="005278BA">
              <w:t>Run</w:t>
            </w:r>
          </w:p>
          <w:p w:rsidR="00D10B75" w:rsidRPr="005278BA" w:rsidRDefault="00D10B75">
            <w:pPr>
              <w:ind w:left="113" w:right="113"/>
              <w:jc w:val="center"/>
              <w:rPr>
                <w:rFonts w:cs="Arial"/>
                <w:lang w:eastAsia="ja-JP"/>
              </w:rPr>
            </w:pPr>
            <w:r w:rsidRPr="005278BA">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Scanning-Use Turn Indicator</w:t>
            </w:r>
            <w:r>
              <w:rPr>
                <w:rFonts w:cs="Arial"/>
                <w:sz w:val="16"/>
                <w:szCs w:val="16"/>
                <w:lang w:val="de-DE" w:eastAsia="ja-JP"/>
              </w:rPr>
              <w:t>/053</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Scanning-Use Turn Indicator</w:t>
            </w:r>
            <w:r>
              <w:rPr>
                <w:rFonts w:cs="Arial"/>
                <w:sz w:val="16"/>
                <w:szCs w:val="16"/>
                <w:lang w:val="de-DE" w:eastAsia="ja-JP"/>
              </w:rPr>
              <w:t>/054</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jc w:val="center"/>
              <w:rPr>
                <w:rFonts w:cs="Arial"/>
                <w:sz w:val="24"/>
                <w:lang w:eastAsia="ja-JP"/>
              </w:rPr>
            </w:pPr>
            <w:r w:rsidRPr="005278BA">
              <w:rPr>
                <w:sz w:val="24"/>
              </w:rPr>
              <w:t>Select Side-Use Turn Indicator</w:t>
            </w:r>
            <w:r w:rsidRPr="005278BA">
              <w:rPr>
                <w:rFonts w:cs="Arial"/>
                <w:sz w:val="16"/>
                <w:szCs w:val="16"/>
                <w:lang w:eastAsia="ja-JP"/>
              </w:rPr>
              <w:t>/055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Right Side Selected</w:t>
            </w:r>
            <w:r>
              <w:rPr>
                <w:rFonts w:cs="Arial"/>
                <w:sz w:val="16"/>
                <w:szCs w:val="16"/>
                <w:lang w:val="de-DE" w:eastAsia="ja-JP"/>
              </w:rPr>
              <w:t>/270</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Left Side Selected</w:t>
            </w:r>
            <w:r>
              <w:rPr>
                <w:rFonts w:cs="Arial"/>
                <w:sz w:val="16"/>
                <w:szCs w:val="16"/>
                <w:lang w:val="de-DE" w:eastAsia="ja-JP"/>
              </w:rPr>
              <w:t>/271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jc w:val="center"/>
              <w:rPr>
                <w:rFonts w:cs="Arial"/>
                <w:sz w:val="24"/>
                <w:lang w:eastAsia="ja-JP"/>
              </w:rPr>
            </w:pPr>
            <w:r w:rsidRPr="005278BA">
              <w:rPr>
                <w:sz w:val="24"/>
              </w:rPr>
              <w:t>Select Side-Use Turn Indicator</w:t>
            </w:r>
            <w:r w:rsidRPr="005278BA">
              <w:rPr>
                <w:rFonts w:cs="Arial"/>
                <w:sz w:val="16"/>
                <w:szCs w:val="16"/>
                <w:lang w:eastAsia="ja-JP"/>
              </w:rPr>
              <w:t>/056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jc w:val="center"/>
              <w:rPr>
                <w:rFonts w:cs="Arial"/>
                <w:sz w:val="24"/>
                <w:lang w:eastAsia="ja-JP"/>
              </w:rPr>
            </w:pPr>
            <w:r w:rsidRPr="005278BA">
              <w:rPr>
                <w:sz w:val="24"/>
              </w:rPr>
              <w:t>Select Side-Use Turn Indicator</w:t>
            </w:r>
            <w:r w:rsidRPr="005278BA">
              <w:rPr>
                <w:rFonts w:cs="Arial"/>
                <w:sz w:val="16"/>
                <w:szCs w:val="16"/>
                <w:lang w:eastAsia="ja-JP"/>
              </w:rPr>
              <w:t>/057</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Release Steering Wheel</w:t>
            </w:r>
            <w:r>
              <w:rPr>
                <w:rFonts w:cs="Arial"/>
                <w:sz w:val="16"/>
                <w:szCs w:val="16"/>
                <w:lang w:val="de-DE" w:eastAsia="ja-JP"/>
              </w:rPr>
              <w:t>/037</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Space Found</w:t>
            </w:r>
            <w:r>
              <w:rPr>
                <w:rFonts w:cs="Arial"/>
                <w:sz w:val="16"/>
                <w:szCs w:val="16"/>
                <w:lang w:val="de-DE" w:eastAsia="ja-JP"/>
              </w:rPr>
              <w:t>/038</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Space Found</w:t>
            </w:r>
            <w:r>
              <w:rPr>
                <w:rFonts w:cs="Arial"/>
                <w:sz w:val="16"/>
                <w:szCs w:val="16"/>
                <w:lang w:val="de-DE" w:eastAsia="ja-JP"/>
              </w:rPr>
              <w:t>/258</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Space Found</w:t>
            </w:r>
            <w:r>
              <w:rPr>
                <w:rFonts w:cs="Arial"/>
                <w:sz w:val="16"/>
                <w:szCs w:val="16"/>
                <w:lang w:val="de-DE" w:eastAsia="ja-JP"/>
              </w:rPr>
              <w:t>/265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Space Found</w:t>
            </w:r>
            <w:r>
              <w:rPr>
                <w:rFonts w:cs="Arial"/>
                <w:sz w:val="16"/>
                <w:szCs w:val="16"/>
                <w:lang w:val="de-DE" w:eastAsia="ja-JP"/>
              </w:rPr>
              <w:t>/266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Stop</w:t>
            </w:r>
            <w:r>
              <w:rPr>
                <w:rFonts w:cs="Arial"/>
                <w:sz w:val="16"/>
                <w:szCs w:val="16"/>
                <w:lang w:val="de-DE" w:eastAsia="ja-JP"/>
              </w:rPr>
              <w:t xml:space="preserve"> /040</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Stop</w:t>
            </w:r>
            <w:r>
              <w:rPr>
                <w:rFonts w:cs="Arial"/>
                <w:sz w:val="16"/>
                <w:szCs w:val="16"/>
                <w:lang w:val="de-DE" w:eastAsia="ja-JP"/>
              </w:rPr>
              <w:t xml:space="preserve"> /041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Stop</w:t>
            </w:r>
            <w:r>
              <w:rPr>
                <w:rFonts w:cs="Arial"/>
                <w:sz w:val="16"/>
                <w:szCs w:val="16"/>
                <w:lang w:val="de-DE" w:eastAsia="ja-JP"/>
              </w:rPr>
              <w:t xml:space="preserve"> /042</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Stop</w:t>
            </w:r>
            <w:r>
              <w:rPr>
                <w:rFonts w:cs="Arial"/>
                <w:sz w:val="16"/>
                <w:szCs w:val="16"/>
                <w:lang w:val="de-DE" w:eastAsia="ja-JP"/>
              </w:rPr>
              <w:t xml:space="preserve"> /492</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Drive Forward</w:t>
            </w:r>
            <w:r>
              <w:rPr>
                <w:rFonts w:cs="Arial"/>
                <w:sz w:val="16"/>
                <w:szCs w:val="16"/>
                <w:lang w:val="de-DE" w:eastAsia="ja-JP"/>
              </w:rPr>
              <w:t>/043</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Drive Backward</w:t>
            </w:r>
            <w:r>
              <w:rPr>
                <w:rFonts w:cs="Arial"/>
                <w:sz w:val="16"/>
                <w:szCs w:val="16"/>
                <w:lang w:val="de-DE" w:eastAsia="ja-JP"/>
              </w:rPr>
              <w:t>/044</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24"/>
                <w:lang w:val="de-DE"/>
              </w:rPr>
            </w:pPr>
            <w:r>
              <w:rPr>
                <w:sz w:val="24"/>
                <w:lang w:val="de-DE"/>
              </w:rPr>
              <w:t>Finished</w:t>
            </w:r>
            <w:r>
              <w:rPr>
                <w:rFonts w:cs="Arial"/>
                <w:sz w:val="16"/>
                <w:szCs w:val="16"/>
                <w:lang w:val="de-DE" w:eastAsia="ja-JP"/>
              </w:rPr>
              <w:t>/062</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Slow Down</w:t>
            </w:r>
            <w:r>
              <w:rPr>
                <w:rFonts w:cs="Arial"/>
                <w:sz w:val="16"/>
                <w:szCs w:val="16"/>
                <w:lang w:val="de-DE" w:eastAsia="ja-JP"/>
              </w:rPr>
              <w:t>/046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rPr>
            </w:pPr>
            <w:r>
              <w:rPr>
                <w:rFonts w:cs="Arial"/>
                <w:sz w:val="16"/>
                <w:szCs w:val="16"/>
                <w:lang w:val="de-DE"/>
              </w:rPr>
              <w:t>≠</w:t>
            </w:r>
            <w:r>
              <w:rPr>
                <w:sz w:val="16"/>
                <w:szCs w:val="16"/>
                <w:lang w:val="de-DE"/>
              </w:rPr>
              <w:t>0x8|</w:t>
            </w:r>
          </w:p>
          <w:p w:rsidR="00D10B75" w:rsidRDefault="00D10B75">
            <w:pPr>
              <w:spacing w:line="276" w:lineRule="auto"/>
              <w:jc w:val="center"/>
              <w:rPr>
                <w:sz w:val="16"/>
                <w:szCs w:val="16"/>
                <w:lang w:val="de-DE"/>
              </w:rPr>
            </w:pPr>
            <w:r>
              <w:rPr>
                <w:sz w:val="16"/>
                <w:szCs w:val="16"/>
                <w:lang w:val="de-DE"/>
              </w:rPr>
              <w:t>0xB|</w:t>
            </w:r>
          </w:p>
          <w:p w:rsidR="00D10B75" w:rsidRDefault="00D10B75">
            <w:pPr>
              <w:spacing w:line="276" w:lineRule="auto"/>
              <w:jc w:val="center"/>
              <w:rPr>
                <w:sz w:val="16"/>
                <w:szCs w:val="16"/>
                <w:lang w:val="de-DE"/>
              </w:rPr>
            </w:pPr>
            <w:r>
              <w:rPr>
                <w:sz w:val="16"/>
                <w:szCs w:val="16"/>
                <w:lang w:val="de-DE"/>
              </w:rPr>
              <w:t>0xC|</w:t>
            </w:r>
          </w:p>
          <w:p w:rsidR="00D10B75" w:rsidRDefault="00D10B75">
            <w:pPr>
              <w:spacing w:line="276" w:lineRule="auto"/>
              <w:jc w:val="center"/>
              <w:rPr>
                <w:sz w:val="16"/>
                <w:szCs w:val="16"/>
                <w:lang w:val="de-DE"/>
              </w:rPr>
            </w:pPr>
            <w:r>
              <w:rPr>
                <w:sz w:val="16"/>
                <w:szCs w:val="16"/>
                <w:lang w:val="de-DE"/>
              </w:rPr>
              <w:t>0xD|</w:t>
            </w:r>
          </w:p>
          <w:p w:rsidR="00D10B75" w:rsidRDefault="00D10B75">
            <w:pPr>
              <w:spacing w:line="276" w:lineRule="auto"/>
              <w:jc w:val="center"/>
              <w:rPr>
                <w:sz w:val="16"/>
                <w:szCs w:val="16"/>
                <w:lang w:val="de-DE"/>
              </w:rPr>
            </w:pPr>
            <w:r>
              <w:rPr>
                <w:sz w:val="16"/>
                <w:szCs w:val="16"/>
                <w:lang w:val="de-DE"/>
              </w:rPr>
              <w:t>0xE|</w:t>
            </w:r>
          </w:p>
          <w:p w:rsidR="00D10B75" w:rsidRDefault="00D10B75">
            <w:pPr>
              <w:spacing w:line="276" w:lineRule="auto"/>
              <w:jc w:val="center"/>
              <w:rPr>
                <w:sz w:val="16"/>
                <w:szCs w:val="16"/>
                <w:lang w:val="de-DE"/>
              </w:rPr>
            </w:pPr>
            <w:r>
              <w:rPr>
                <w:sz w:val="16"/>
                <w:szCs w:val="16"/>
                <w:lang w:val="de-DE"/>
              </w:rPr>
              <w:t>0xF</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Cancelled</w:t>
            </w:r>
            <w:r>
              <w:rPr>
                <w:rFonts w:cs="Arial"/>
                <w:sz w:val="16"/>
                <w:szCs w:val="16"/>
                <w:lang w:val="de-DE" w:eastAsia="ja-JP"/>
              </w:rPr>
              <w:t>/047</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rPr>
            </w:pPr>
            <w:r>
              <w:rPr>
                <w:rFonts w:cs="Arial"/>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Cancelled</w:t>
            </w:r>
            <w:r>
              <w:rPr>
                <w:rFonts w:cs="Arial"/>
                <w:sz w:val="16"/>
                <w:szCs w:val="16"/>
                <w:lang w:val="de-DE" w:eastAsia="ja-JP"/>
              </w:rPr>
              <w:t>/947</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Release Steering Wheel</w:t>
            </w:r>
            <w:r>
              <w:rPr>
                <w:rFonts w:cs="Arial"/>
                <w:sz w:val="16"/>
                <w:szCs w:val="16"/>
                <w:lang w:val="de-DE" w:eastAsia="ja-JP"/>
              </w:rPr>
              <w:t>/039</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0x7</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jc w:val="center"/>
              <w:rPr>
                <w:rFonts w:cs="Arial"/>
                <w:sz w:val="24"/>
                <w:lang w:eastAsia="ja-JP"/>
              </w:rPr>
            </w:pPr>
            <w:r w:rsidRPr="005278BA">
              <w:rPr>
                <w:sz w:val="24"/>
              </w:rPr>
              <w:t>Active Park Assist – System Fault</w:t>
            </w:r>
            <w:r w:rsidRPr="005278BA">
              <w:rPr>
                <w:rFonts w:cs="Arial"/>
                <w:sz w:val="16"/>
                <w:szCs w:val="16"/>
                <w:lang w:eastAsia="ja-JP"/>
              </w:rPr>
              <w:t>/048</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jc w:val="center"/>
              <w:rPr>
                <w:sz w:val="24"/>
              </w:rPr>
            </w:pPr>
            <w:r w:rsidRPr="005278BA">
              <w:rPr>
                <w:sz w:val="24"/>
              </w:rPr>
              <w:t>Shift to 1 (Manual)</w:t>
            </w:r>
          </w:p>
          <w:p w:rsidR="00D10B75" w:rsidRPr="005278BA" w:rsidRDefault="00D10B75">
            <w:pPr>
              <w:jc w:val="center"/>
              <w:rPr>
                <w:rFonts w:cs="Arial"/>
                <w:sz w:val="24"/>
                <w:lang w:eastAsia="ja-JP"/>
              </w:rPr>
            </w:pPr>
            <w:r w:rsidRPr="005278BA">
              <w:rPr>
                <w:sz w:val="24"/>
              </w:rPr>
              <w:t>Shift to D (Auto)</w:t>
            </w:r>
            <w:r w:rsidRPr="005278BA">
              <w:rPr>
                <w:rFonts w:cs="Arial"/>
                <w:sz w:val="16"/>
                <w:szCs w:val="16"/>
                <w:lang w:eastAsia="ja-JP"/>
              </w:rPr>
              <w:t xml:space="preserve"> /049</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jc w:val="center"/>
              <w:rPr>
                <w:rFonts w:cs="Arial"/>
                <w:sz w:val="24"/>
                <w:lang w:eastAsia="ja-JP"/>
              </w:rPr>
            </w:pPr>
            <w:r w:rsidRPr="005278BA">
              <w:rPr>
                <w:sz w:val="24"/>
              </w:rPr>
              <w:t>Active Park Assist - Not Available</w:t>
            </w:r>
            <w:r w:rsidRPr="005278BA">
              <w:rPr>
                <w:sz w:val="24"/>
                <w:vertAlign w:val="subscript"/>
              </w:rPr>
              <w:t>/050</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Slow Down</w:t>
            </w:r>
            <w:r>
              <w:rPr>
                <w:rFonts w:cs="Arial"/>
                <w:sz w:val="16"/>
                <w:szCs w:val="16"/>
                <w:lang w:val="de-DE" w:eastAsia="ja-JP"/>
              </w:rPr>
              <w:t>/069</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Finished</w:t>
            </w:r>
            <w:r>
              <w:rPr>
                <w:rFonts w:cs="Arial"/>
                <w:sz w:val="16"/>
                <w:szCs w:val="16"/>
                <w:lang w:val="de-DE" w:eastAsia="ja-JP"/>
              </w:rPr>
              <w:t>/051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Finished</w:t>
            </w:r>
            <w:r>
              <w:rPr>
                <w:rFonts w:cs="Arial"/>
                <w:sz w:val="16"/>
                <w:szCs w:val="16"/>
                <w:lang w:val="de-DE" w:eastAsia="ja-JP"/>
              </w:rPr>
              <w:t>/276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Both Sides Blocked</w:t>
            </w:r>
            <w:r>
              <w:rPr>
                <w:rFonts w:cs="Arial"/>
                <w:sz w:val="16"/>
                <w:szCs w:val="16"/>
                <w:lang w:val="de-DE" w:eastAsia="ja-JP"/>
              </w:rPr>
              <w:t>/552</w:t>
            </w:r>
          </w:p>
        </w:tc>
      </w:tr>
      <w:tr w:rsidR="00D10B75" w:rsidTr="00D10B7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5278BA" w:rsidRDefault="00D10B75">
            <w:pPr>
              <w:jc w:val="center"/>
              <w:rPr>
                <w:rFonts w:cs="Arial"/>
                <w:sz w:val="24"/>
                <w:lang w:eastAsia="ja-JP"/>
              </w:rPr>
            </w:pPr>
            <w:r w:rsidRPr="005278BA">
              <w:rPr>
                <w:sz w:val="24"/>
              </w:rPr>
              <w:t>Blank (Do not show Text1)</w:t>
            </w:r>
          </w:p>
        </w:tc>
      </w:tr>
    </w:tbl>
    <w:p w:rsidR="00D10B75" w:rsidRPr="00AD1CE7" w:rsidRDefault="00D10B75" w:rsidP="00D10B75">
      <w:r>
        <w:t xml:space="preserve">4” supports semi-assisted park (SAP) only, configuration Parking </w:t>
      </w:r>
      <w:proofErr w:type="spellStart"/>
      <w:r>
        <w:t>Assistance_Cfg</w:t>
      </w:r>
      <w:proofErr w:type="spellEnd"/>
      <w:r>
        <w:t xml:space="preserve"> is not required.</w:t>
      </w:r>
    </w:p>
    <w:p w:rsidR="00D10B75" w:rsidRPr="00D10B75" w:rsidRDefault="00D10B75" w:rsidP="00D10B75">
      <w:pPr>
        <w:pStyle w:val="Heading4"/>
        <w:rPr>
          <w:b w:val="0"/>
          <w:u w:val="single"/>
        </w:rPr>
      </w:pPr>
      <w:r w:rsidRPr="00D10B75">
        <w:rPr>
          <w:b w:val="0"/>
          <w:u w:val="single"/>
        </w:rPr>
        <w:t>CAMERA-FUR-REQ-130500/N-Active Park Assist (APA) Signal Processing - Positional Text2</w:t>
      </w:r>
    </w:p>
    <w:p w:rsidR="00D10B75" w:rsidRPr="00663072" w:rsidRDefault="00D10B75" w:rsidP="00D10B75">
      <w:pPr>
        <w:jc w:val="center"/>
        <w:rPr>
          <w:b/>
        </w:rPr>
      </w:pPr>
      <w:r>
        <w:rPr>
          <w:b/>
        </w:rPr>
        <w:t>8” (or equivalent) displays</w:t>
      </w:r>
    </w:p>
    <w:tbl>
      <w:tblPr>
        <w:tblStyle w:val="TableGrid"/>
        <w:tblW w:w="10286" w:type="dxa"/>
        <w:jc w:val="center"/>
        <w:tblLayout w:type="fixed"/>
        <w:tblLook w:val="04A0" w:firstRow="1" w:lastRow="0" w:firstColumn="1" w:lastColumn="0" w:noHBand="0" w:noVBand="1"/>
      </w:tblPr>
      <w:tblGrid>
        <w:gridCol w:w="600"/>
        <w:gridCol w:w="474"/>
        <w:gridCol w:w="474"/>
        <w:gridCol w:w="474"/>
        <w:gridCol w:w="506"/>
        <w:gridCol w:w="540"/>
        <w:gridCol w:w="270"/>
        <w:gridCol w:w="270"/>
        <w:gridCol w:w="270"/>
        <w:gridCol w:w="540"/>
        <w:gridCol w:w="540"/>
        <w:gridCol w:w="540"/>
        <w:gridCol w:w="540"/>
        <w:gridCol w:w="540"/>
        <w:gridCol w:w="270"/>
        <w:gridCol w:w="630"/>
        <w:gridCol w:w="630"/>
        <w:gridCol w:w="2178"/>
      </w:tblGrid>
      <w:tr w:rsidR="00D10B75" w:rsidTr="00D10B75">
        <w:trPr>
          <w:cantSplit/>
          <w:trHeight w:val="2160"/>
          <w:tblHeader/>
          <w:jc w:val="center"/>
        </w:trPr>
        <w:tc>
          <w:tcPr>
            <w:tcW w:w="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eastAsia="ja-JP"/>
              </w:rPr>
            </w:pPr>
            <w:r>
              <w:rPr>
                <w:sz w:val="16"/>
                <w:szCs w:val="16"/>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[ApaSteScanMde_D_Stat]</w:t>
            </w:r>
          </w:p>
        </w:tc>
        <w:tc>
          <w:tcPr>
            <w:tcW w:w="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[ApaTrgtDist_D_Stat]</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[ApaMsgTxt_D_Rq]</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[PrkAidMsgTxt_D_Rq]</w:t>
            </w:r>
          </w:p>
        </w:tc>
        <w:tc>
          <w:tcPr>
            <w:tcW w:w="21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D10B75" w:rsidTr="00D10B75">
        <w:trPr>
          <w:cantSplit/>
          <w:jc w:val="center"/>
        </w:trPr>
        <w:tc>
          <w:tcPr>
            <w:tcW w:w="600"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4F57BE" w:rsidRDefault="00D10B75">
            <w:pPr>
              <w:jc w:val="center"/>
              <w:rPr>
                <w:sz w:val="16"/>
                <w:szCs w:val="16"/>
                <w:lang w:eastAsia="ja-JP"/>
              </w:rPr>
            </w:pPr>
            <w:r w:rsidRPr="004F57BE">
              <w:rPr>
                <w:sz w:val="16"/>
                <w:szCs w:val="16"/>
              </w:rPr>
              <w:t>Run</w:t>
            </w:r>
          </w:p>
          <w:p w:rsidR="00D10B75" w:rsidRPr="004F57BE" w:rsidRDefault="00D10B75">
            <w:pPr>
              <w:jc w:val="center"/>
              <w:rPr>
                <w:sz w:val="16"/>
                <w:szCs w:val="16"/>
                <w:lang w:eastAsia="ja-JP"/>
              </w:rPr>
            </w:pPr>
            <w:r w:rsidRPr="004F57BE">
              <w:rPr>
                <w:sz w:val="16"/>
                <w:szCs w:val="16"/>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Stop</w:t>
            </w:r>
            <w:r>
              <w:rPr>
                <w:rFonts w:cs="Arial"/>
                <w:sz w:val="16"/>
                <w:szCs w:val="16"/>
                <w:vertAlign w:val="subscript"/>
                <w:lang w:val="de-DE" w:eastAsia="ja-JP"/>
              </w:rPr>
              <w:t>/058</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Please Drive Forward</w:t>
            </w:r>
            <w:r>
              <w:rPr>
                <w:rFonts w:cs="Arial"/>
                <w:sz w:val="16"/>
                <w:szCs w:val="16"/>
                <w:vertAlign w:val="subscript"/>
                <w:lang w:val="de-DE" w:eastAsia="ja-JP"/>
              </w:rPr>
              <w:t>/280</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Please Drive Forward</w:t>
            </w:r>
            <w:r>
              <w:rPr>
                <w:rFonts w:cs="Arial"/>
                <w:sz w:val="16"/>
                <w:szCs w:val="16"/>
                <w:vertAlign w:val="subscript"/>
                <w:lang w:val="de-DE" w:eastAsia="ja-JP"/>
              </w:rPr>
              <w:t>/281</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Please Drive Forward</w:t>
            </w:r>
            <w:r>
              <w:rPr>
                <w:rFonts w:cs="Arial"/>
                <w:sz w:val="16"/>
                <w:szCs w:val="16"/>
                <w:vertAlign w:val="subscript"/>
                <w:lang w:val="de-DE" w:eastAsia="ja-JP"/>
              </w:rPr>
              <w:t>/059</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Please Drive Forward</w:t>
            </w:r>
            <w:r>
              <w:rPr>
                <w:rFonts w:cs="Arial"/>
                <w:sz w:val="16"/>
                <w:szCs w:val="16"/>
                <w:vertAlign w:val="subscript"/>
                <w:lang w:val="de-DE" w:eastAsia="ja-JP"/>
              </w:rPr>
              <w:t>/259</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Pr="004F57BE" w:rsidRDefault="00D10B75">
            <w:pPr>
              <w:jc w:val="center"/>
              <w:rPr>
                <w:sz w:val="16"/>
                <w:szCs w:val="16"/>
              </w:rPr>
            </w:pPr>
            <w:r w:rsidRPr="004F57BE">
              <w:rPr>
                <w:sz w:val="16"/>
                <w:szCs w:val="16"/>
              </w:rPr>
              <w:t>Shift to 1 (Manual)</w:t>
            </w:r>
          </w:p>
          <w:p w:rsidR="00D10B75" w:rsidRPr="004F57BE" w:rsidRDefault="00D10B75">
            <w:pPr>
              <w:jc w:val="center"/>
              <w:rPr>
                <w:rFonts w:cs="Arial"/>
                <w:sz w:val="16"/>
                <w:szCs w:val="16"/>
                <w:lang w:eastAsia="ja-JP"/>
              </w:rPr>
            </w:pPr>
            <w:r w:rsidRPr="004F57BE">
              <w:rPr>
                <w:sz w:val="16"/>
                <w:szCs w:val="16"/>
              </w:rPr>
              <w:t>Shift to D (Auto)</w:t>
            </w:r>
            <w:r w:rsidRPr="004F57BE">
              <w:rPr>
                <w:rFonts w:cs="Arial"/>
                <w:sz w:val="16"/>
                <w:szCs w:val="16"/>
                <w:vertAlign w:val="subscript"/>
                <w:lang w:eastAsia="ja-JP"/>
              </w:rPr>
              <w:t>/060</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Pr="004F57BE" w:rsidRDefault="00D10B75">
            <w:pPr>
              <w:rPr>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Shift to Reverse</w:t>
            </w:r>
            <w:r>
              <w:rPr>
                <w:rFonts w:cs="Arial"/>
                <w:sz w:val="16"/>
                <w:szCs w:val="16"/>
                <w:vertAlign w:val="subscript"/>
                <w:lang w:val="de-DE" w:eastAsia="ja-JP"/>
              </w:rPr>
              <w:t>/061</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Shift to Reverse</w:t>
            </w:r>
            <w:r>
              <w:rPr>
                <w:rFonts w:cs="Arial"/>
                <w:sz w:val="16"/>
                <w:szCs w:val="16"/>
                <w:vertAlign w:val="subscript"/>
                <w:lang w:val="de-DE" w:eastAsia="ja-JP"/>
              </w:rPr>
              <w:t>/260</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Shift to Reverse</w:t>
            </w:r>
            <w:r>
              <w:rPr>
                <w:rFonts w:cs="Arial"/>
                <w:sz w:val="16"/>
                <w:szCs w:val="16"/>
                <w:vertAlign w:val="subscript"/>
                <w:lang w:val="de-DE" w:eastAsia="ja-JP"/>
              </w:rPr>
              <w:t>/269</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Pr="004F57BE" w:rsidRDefault="00D10B75">
            <w:pPr>
              <w:jc w:val="center"/>
              <w:rPr>
                <w:sz w:val="16"/>
                <w:szCs w:val="16"/>
              </w:rPr>
            </w:pPr>
            <w:r w:rsidRPr="004F57BE">
              <w:rPr>
                <w:sz w:val="16"/>
                <w:szCs w:val="16"/>
              </w:rPr>
              <w:t>Shift to 1 (Manual)</w:t>
            </w:r>
          </w:p>
          <w:p w:rsidR="00D10B75" w:rsidRPr="004F57BE" w:rsidRDefault="00D10B75">
            <w:pPr>
              <w:jc w:val="center"/>
              <w:rPr>
                <w:rFonts w:cs="Arial"/>
                <w:sz w:val="16"/>
                <w:szCs w:val="16"/>
                <w:lang w:eastAsia="ja-JP"/>
              </w:rPr>
            </w:pPr>
            <w:r w:rsidRPr="004F57BE">
              <w:rPr>
                <w:sz w:val="16"/>
                <w:szCs w:val="16"/>
              </w:rPr>
              <w:t>Shift to D (Auto)</w:t>
            </w:r>
            <w:r w:rsidRPr="004F57BE">
              <w:rPr>
                <w:rFonts w:cs="Arial"/>
                <w:sz w:val="16"/>
                <w:szCs w:val="16"/>
                <w:vertAlign w:val="subscript"/>
                <w:lang w:eastAsia="ja-JP"/>
              </w:rPr>
              <w:t>/063</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Pr="004F57BE" w:rsidRDefault="00D10B75">
            <w:pPr>
              <w:rPr>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Shift to N</w:t>
            </w:r>
            <w:r>
              <w:rPr>
                <w:rFonts w:cs="Arial"/>
                <w:sz w:val="16"/>
                <w:szCs w:val="16"/>
                <w:vertAlign w:val="subscript"/>
                <w:lang w:val="de-DE" w:eastAsia="ja-JP"/>
              </w:rPr>
              <w:t>/430</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Prepare to Stop</w:t>
            </w:r>
            <w:r>
              <w:rPr>
                <w:rFonts w:cs="Arial"/>
                <w:sz w:val="16"/>
                <w:szCs w:val="16"/>
                <w:vertAlign w:val="subscript"/>
                <w:lang w:val="de-DE" w:eastAsia="ja-JP"/>
              </w:rPr>
              <w:t>/065</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Prepare to Stop</w:t>
            </w:r>
            <w:r>
              <w:rPr>
                <w:rFonts w:cs="Arial"/>
                <w:sz w:val="16"/>
                <w:szCs w:val="16"/>
                <w:vertAlign w:val="subscript"/>
                <w:lang w:val="de-DE" w:eastAsia="ja-JP"/>
              </w:rPr>
              <w:t>/066</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Shift to Reverse</w:t>
            </w:r>
            <w:r>
              <w:rPr>
                <w:rFonts w:cs="Arial"/>
                <w:sz w:val="16"/>
                <w:szCs w:val="16"/>
                <w:vertAlign w:val="subscript"/>
                <w:lang w:val="de-DE" w:eastAsia="ja-JP"/>
              </w:rPr>
              <w:t>/067</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Take Control</w:t>
            </w:r>
            <w:r>
              <w:rPr>
                <w:rFonts w:cs="Arial"/>
                <w:sz w:val="16"/>
                <w:szCs w:val="16"/>
                <w:vertAlign w:val="subscript"/>
                <w:lang w:val="de-DE" w:eastAsia="ja-JP"/>
              </w:rPr>
              <w:t>/433</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Take Control</w:t>
            </w:r>
            <w:r>
              <w:rPr>
                <w:rFonts w:cs="Arial"/>
                <w:sz w:val="16"/>
                <w:szCs w:val="16"/>
                <w:vertAlign w:val="subscript"/>
                <w:lang w:val="de-DE" w:eastAsia="ja-JP"/>
              </w:rPr>
              <w:t>/434</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Take Control</w:t>
            </w:r>
            <w:r>
              <w:rPr>
                <w:rFonts w:cs="Arial"/>
                <w:sz w:val="16"/>
                <w:szCs w:val="16"/>
                <w:vertAlign w:val="subscript"/>
                <w:lang w:val="de-DE" w:eastAsia="ja-JP"/>
              </w:rPr>
              <w:t>/390</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Object in Path</w:t>
            </w:r>
            <w:r>
              <w:rPr>
                <w:rFonts w:cs="Arial"/>
                <w:sz w:val="16"/>
                <w:szCs w:val="16"/>
                <w:vertAlign w:val="subscript"/>
                <w:lang w:val="de-DE" w:eastAsia="ja-JP"/>
              </w:rPr>
              <w:t>/068</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0x6</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Brake System Intervention</w:t>
            </w:r>
            <w:r>
              <w:rPr>
                <w:rFonts w:cs="Arial"/>
                <w:sz w:val="16"/>
                <w:szCs w:val="16"/>
                <w:vertAlign w:val="subscript"/>
                <w:lang w:val="de-DE" w:eastAsia="ja-JP"/>
              </w:rPr>
              <w:t>/352</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Press Button to Resume</w:t>
            </w:r>
            <w:r>
              <w:rPr>
                <w:rFonts w:cs="Arial"/>
                <w:sz w:val="16"/>
                <w:szCs w:val="16"/>
                <w:vertAlign w:val="subscript"/>
                <w:lang w:val="de-DE" w:eastAsia="ja-JP"/>
              </w:rPr>
              <w:t>/064</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0x6</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Use Brakes</w:t>
            </w:r>
            <w:r>
              <w:rPr>
                <w:rFonts w:cs="Arial"/>
                <w:sz w:val="16"/>
                <w:szCs w:val="16"/>
                <w:vertAlign w:val="subscript"/>
                <w:lang w:val="de-DE" w:eastAsia="ja-JP"/>
              </w:rPr>
              <w:t xml:space="preserve"> /356</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0xC</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Trailer Attached</w:t>
            </w:r>
            <w:r>
              <w:rPr>
                <w:rFonts w:cs="Arial"/>
                <w:sz w:val="16"/>
                <w:szCs w:val="16"/>
                <w:vertAlign w:val="subscript"/>
                <w:lang w:val="de-DE" w:eastAsia="ja-JP"/>
              </w:rPr>
              <w:t>/361</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T/C OFF</w:t>
            </w:r>
            <w:r>
              <w:rPr>
                <w:rFonts w:cs="Arial"/>
                <w:sz w:val="16"/>
                <w:szCs w:val="16"/>
                <w:vertAlign w:val="subscript"/>
                <w:lang w:val="de-DE" w:eastAsia="ja-JP"/>
              </w:rPr>
              <w:t>/362</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0x8</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Sensors Blocked</w:t>
            </w:r>
            <w:r>
              <w:rPr>
                <w:rFonts w:cs="Arial"/>
                <w:sz w:val="16"/>
                <w:szCs w:val="16"/>
                <w:vertAlign w:val="subscript"/>
                <w:lang w:val="de-DE" w:eastAsia="ja-JP"/>
              </w:rPr>
              <w:t>/363</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0xD</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Sensors Blocked</w:t>
            </w:r>
            <w:r>
              <w:rPr>
                <w:rFonts w:cs="Arial"/>
                <w:sz w:val="16"/>
                <w:szCs w:val="16"/>
                <w:vertAlign w:val="subscript"/>
                <w:lang w:val="de-DE" w:eastAsia="ja-JP"/>
              </w:rPr>
              <w:t>/363</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0xE</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Sensors Blocked</w:t>
            </w:r>
            <w:r>
              <w:rPr>
                <w:rFonts w:cs="Arial"/>
                <w:sz w:val="16"/>
                <w:szCs w:val="16"/>
                <w:vertAlign w:val="subscript"/>
                <w:lang w:val="de-DE" w:eastAsia="ja-JP"/>
              </w:rPr>
              <w:t>/363</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0xF</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Sensors Blocked</w:t>
            </w:r>
            <w:r>
              <w:rPr>
                <w:rFonts w:cs="Arial"/>
                <w:sz w:val="16"/>
                <w:szCs w:val="16"/>
                <w:vertAlign w:val="subscript"/>
                <w:lang w:val="de-DE" w:eastAsia="ja-JP"/>
              </w:rPr>
              <w:t>/363</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Hold Park Button</w:t>
            </w:r>
            <w:r>
              <w:rPr>
                <w:rFonts w:cs="Arial"/>
                <w:sz w:val="16"/>
                <w:szCs w:val="16"/>
                <w:vertAlign w:val="subscript"/>
                <w:lang w:val="de-DE" w:eastAsia="ja-JP"/>
              </w:rPr>
              <w:t>/435</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Check Surroundings</w:t>
            </w:r>
            <w:r>
              <w:rPr>
                <w:rFonts w:cs="Arial"/>
                <w:sz w:val="16"/>
                <w:szCs w:val="16"/>
                <w:vertAlign w:val="subscript"/>
                <w:lang w:val="de-DE" w:eastAsia="ja-JP"/>
              </w:rPr>
              <w:t>/437</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Check Surroundings</w:t>
            </w:r>
            <w:r>
              <w:rPr>
                <w:rFonts w:cs="Arial"/>
                <w:sz w:val="16"/>
                <w:szCs w:val="16"/>
                <w:vertAlign w:val="subscript"/>
                <w:lang w:val="de-DE" w:eastAsia="ja-JP"/>
              </w:rPr>
              <w:t>/557</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Close Door</w:t>
            </w:r>
            <w:r>
              <w:rPr>
                <w:rFonts w:cs="Arial"/>
                <w:sz w:val="16"/>
                <w:szCs w:val="16"/>
                <w:vertAlign w:val="subscript"/>
                <w:lang w:val="de-DE" w:eastAsia="ja-JP"/>
              </w:rPr>
              <w:t>/438</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0x7</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Release Steering Wheel</w:t>
            </w:r>
            <w:r>
              <w:rPr>
                <w:rFonts w:cs="Arial"/>
                <w:sz w:val="16"/>
                <w:szCs w:val="16"/>
                <w:vertAlign w:val="subscript"/>
                <w:lang w:val="de-DE" w:eastAsia="ja-JP"/>
              </w:rPr>
              <w:t>/439</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Hold Button to Resume</w:t>
            </w:r>
            <w:r>
              <w:rPr>
                <w:rFonts w:cs="Arial"/>
                <w:sz w:val="16"/>
                <w:szCs w:val="16"/>
                <w:vertAlign w:val="subscript"/>
                <w:lang w:val="de-DE" w:eastAsia="ja-JP"/>
              </w:rPr>
              <w:t>/440</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Wait for Steering</w:t>
            </w:r>
            <w:r>
              <w:rPr>
                <w:rFonts w:cs="Arial"/>
                <w:sz w:val="16"/>
                <w:szCs w:val="16"/>
                <w:vertAlign w:val="subscript"/>
                <w:lang w:val="de-DE" w:eastAsia="ja-JP"/>
              </w:rPr>
              <w:t>/493</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Take Control</w:t>
            </w:r>
            <w:r>
              <w:rPr>
                <w:rFonts w:cs="Arial"/>
                <w:sz w:val="16"/>
                <w:szCs w:val="16"/>
                <w:vertAlign w:val="subscript"/>
                <w:lang w:val="de-DE" w:eastAsia="ja-JP"/>
              </w:rPr>
              <w:t>/441</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High Inclination</w:t>
            </w:r>
            <w:r>
              <w:rPr>
                <w:rFonts w:cs="Arial"/>
                <w:sz w:val="16"/>
                <w:szCs w:val="16"/>
                <w:vertAlign w:val="subscript"/>
                <w:lang w:val="de-DE" w:eastAsia="ja-JP"/>
              </w:rPr>
              <w:t>/442</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sz w:val="12"/>
                <w:szCs w:val="12"/>
              </w:rPr>
            </w:pPr>
            <w:r>
              <w:rPr>
                <w:sz w:val="12"/>
                <w:szCs w:val="12"/>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0x5</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lang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lang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vertAlign w:val="subscript"/>
                <w:lang w:val="de-DE"/>
              </w:rPr>
            </w:pPr>
            <w:r>
              <w:rPr>
                <w:sz w:val="16"/>
                <w:szCs w:val="16"/>
                <w:lang w:val="de-DE"/>
              </w:rPr>
              <w:t>Ensure Park Brake Released</w:t>
            </w:r>
            <w:r>
              <w:rPr>
                <w:sz w:val="16"/>
                <w:szCs w:val="16"/>
                <w:vertAlign w:val="subscript"/>
                <w:lang w:val="de-DE"/>
              </w:rPr>
              <w:t>/575</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2"/>
                <w:szCs w:val="12"/>
              </w:rPr>
            </w:pPr>
            <w:r>
              <w:rPr>
                <w:sz w:val="12"/>
                <w:szCs w:val="12"/>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rPr>
              <w:t>0x6</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rPr>
            </w:pPr>
            <w:r>
              <w:rPr>
                <w:sz w:val="16"/>
                <w:szCs w:val="16"/>
                <w:lang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vertAlign w:val="subscript"/>
                <w:lang w:val="de-DE"/>
              </w:rPr>
            </w:pPr>
            <w:r>
              <w:rPr>
                <w:sz w:val="16"/>
                <w:szCs w:val="16"/>
                <w:lang w:val="de-DE"/>
              </w:rPr>
              <w:t>Ensure Park Brake Released</w:t>
            </w:r>
            <w:r>
              <w:rPr>
                <w:sz w:val="16"/>
                <w:szCs w:val="16"/>
                <w:vertAlign w:val="subscript"/>
                <w:lang w:val="de-DE"/>
              </w:rPr>
              <w:t>/576</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HAnsi" w:cs="Arial"/>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0x2</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ascii="Calibri" w:eastAsiaTheme="minorHAnsi" w:hAnsi="Calibri"/>
                <w:sz w:val="16"/>
                <w:szCs w:val="16"/>
                <w:lang w:val="de-DE"/>
              </w:rPr>
            </w:pPr>
            <w:r>
              <w:rPr>
                <w:sz w:val="16"/>
                <w:szCs w:val="16"/>
                <w:lang w:val="de-DE"/>
              </w:rPr>
              <w:t>X</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vertAlign w:val="subscript"/>
                <w:lang w:val="de-DE"/>
              </w:rPr>
            </w:pPr>
            <w:r>
              <w:rPr>
                <w:sz w:val="16"/>
                <w:szCs w:val="16"/>
                <w:lang w:val="de-DE"/>
              </w:rPr>
              <w:t>Ensure Park Brake Released</w:t>
            </w:r>
            <w:r>
              <w:rPr>
                <w:sz w:val="16"/>
                <w:szCs w:val="16"/>
                <w:vertAlign w:val="subscript"/>
                <w:lang w:val="de-DE"/>
              </w:rPr>
              <w:t>/577</w:t>
            </w:r>
          </w:p>
        </w:tc>
      </w:tr>
      <w:tr w:rsidR="00D10B75" w:rsidTr="00D10B75">
        <w:trPr>
          <w:cantSplit/>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eastAsia="ja-JP"/>
              </w:rPr>
            </w:pPr>
          </w:p>
        </w:tc>
        <w:tc>
          <w:tcPr>
            <w:tcW w:w="7508"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eastAsia="ja-JP"/>
              </w:rPr>
            </w:pPr>
            <w:r>
              <w:rPr>
                <w:sz w:val="16"/>
                <w:szCs w:val="16"/>
                <w:lang w:val="de-DE"/>
              </w:rPr>
              <w:t>All Other Cases</w:t>
            </w:r>
          </w:p>
        </w:tc>
        <w:tc>
          <w:tcPr>
            <w:tcW w:w="2178" w:type="dxa"/>
            <w:tcBorders>
              <w:top w:val="single" w:sz="4" w:space="0" w:color="auto"/>
              <w:left w:val="single" w:sz="4" w:space="0" w:color="auto"/>
              <w:bottom w:val="single" w:sz="4" w:space="0" w:color="auto"/>
              <w:right w:val="single" w:sz="4" w:space="0" w:color="auto"/>
            </w:tcBorders>
            <w:vAlign w:val="center"/>
            <w:hideMark/>
          </w:tcPr>
          <w:p w:rsidR="00D10B75" w:rsidRPr="004F57BE" w:rsidRDefault="00D10B75">
            <w:pPr>
              <w:jc w:val="center"/>
              <w:rPr>
                <w:sz w:val="16"/>
                <w:szCs w:val="16"/>
                <w:lang w:eastAsia="ja-JP"/>
              </w:rPr>
            </w:pPr>
            <w:r w:rsidRPr="004F57BE">
              <w:rPr>
                <w:sz w:val="16"/>
                <w:szCs w:val="16"/>
              </w:rPr>
              <w:t>Blank (Do not show Text2)</w:t>
            </w:r>
          </w:p>
        </w:tc>
      </w:tr>
    </w:tbl>
    <w:p w:rsidR="00D10B75" w:rsidRDefault="00D10B75" w:rsidP="00D10B75">
      <w:pPr>
        <w:jc w:val="center"/>
      </w:pPr>
      <w:r>
        <w:rPr>
          <w:u w:val="single"/>
        </w:rPr>
        <w:t>A</w:t>
      </w:r>
      <w:r>
        <w:t xml:space="preserve">ctive </w:t>
      </w:r>
      <w:r>
        <w:rPr>
          <w:u w:val="single"/>
        </w:rPr>
        <w:t>P</w:t>
      </w:r>
      <w:r>
        <w:t xml:space="preserve">ark </w:t>
      </w:r>
      <w:r>
        <w:rPr>
          <w:u w:val="single"/>
        </w:rPr>
        <w:t>A</w:t>
      </w:r>
      <w:r>
        <w:t>ssist (APA) Positional Text2</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0" w:type="auto"/>
        <w:jc w:val="center"/>
        <w:tblLook w:val="04A0" w:firstRow="1" w:lastRow="0" w:firstColumn="1" w:lastColumn="0" w:noHBand="0" w:noVBand="1"/>
      </w:tblPr>
      <w:tblGrid>
        <w:gridCol w:w="648"/>
        <w:gridCol w:w="474"/>
        <w:gridCol w:w="474"/>
        <w:gridCol w:w="474"/>
        <w:gridCol w:w="474"/>
        <w:gridCol w:w="411"/>
        <w:gridCol w:w="411"/>
        <w:gridCol w:w="411"/>
        <w:gridCol w:w="474"/>
        <w:gridCol w:w="474"/>
        <w:gridCol w:w="474"/>
        <w:gridCol w:w="474"/>
        <w:gridCol w:w="474"/>
        <w:gridCol w:w="411"/>
        <w:gridCol w:w="3623"/>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4F57BE" w:rsidRDefault="00D10B75">
            <w:pPr>
              <w:ind w:left="113" w:right="113"/>
              <w:jc w:val="center"/>
              <w:rPr>
                <w:rFonts w:cs="Arial"/>
                <w:lang w:eastAsia="ja-JP"/>
              </w:rPr>
            </w:pPr>
            <w:r w:rsidRPr="004F57BE">
              <w:t>Run</w:t>
            </w:r>
          </w:p>
          <w:p w:rsidR="00D10B75" w:rsidRPr="004F57BE" w:rsidRDefault="00D10B75">
            <w:pPr>
              <w:ind w:left="113" w:right="113"/>
              <w:jc w:val="center"/>
              <w:rPr>
                <w:rFonts w:cs="Arial"/>
                <w:lang w:eastAsia="ja-JP"/>
              </w:rPr>
            </w:pPr>
            <w:r w:rsidRPr="004F57BE">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Stop</w:t>
            </w:r>
            <w:r>
              <w:rPr>
                <w:rFonts w:cs="Arial"/>
                <w:sz w:val="16"/>
                <w:szCs w:val="16"/>
                <w:lang w:val="de-DE" w:eastAsia="ja-JP"/>
              </w:rPr>
              <w:t>/058</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Please Drive Forward</w:t>
            </w:r>
            <w:r>
              <w:rPr>
                <w:rFonts w:cs="Arial"/>
                <w:sz w:val="16"/>
                <w:szCs w:val="16"/>
                <w:lang w:val="de-DE" w:eastAsia="ja-JP"/>
              </w:rPr>
              <w:t>/280</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Please Drive Forward</w:t>
            </w:r>
            <w:r>
              <w:rPr>
                <w:rFonts w:cs="Arial"/>
                <w:sz w:val="16"/>
                <w:szCs w:val="16"/>
                <w:lang w:val="de-DE" w:eastAsia="ja-JP"/>
              </w:rPr>
              <w:t>/281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Please Drive Forward</w:t>
            </w:r>
            <w:r>
              <w:rPr>
                <w:rFonts w:cs="Arial"/>
                <w:sz w:val="16"/>
                <w:szCs w:val="16"/>
                <w:lang w:val="de-DE" w:eastAsia="ja-JP"/>
              </w:rPr>
              <w:t>/059</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Please Drive Forward</w:t>
            </w:r>
            <w:r>
              <w:rPr>
                <w:rFonts w:cs="Arial"/>
                <w:sz w:val="16"/>
                <w:szCs w:val="16"/>
                <w:lang w:val="de-DE" w:eastAsia="ja-JP"/>
              </w:rPr>
              <w:t>/259</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4F57BE" w:rsidRDefault="00D10B75">
            <w:pPr>
              <w:jc w:val="center"/>
              <w:rPr>
                <w:sz w:val="24"/>
              </w:rPr>
            </w:pPr>
            <w:r w:rsidRPr="004F57BE">
              <w:rPr>
                <w:sz w:val="24"/>
              </w:rPr>
              <w:t>Shift to 1 (Manual)</w:t>
            </w:r>
          </w:p>
          <w:p w:rsidR="00D10B75" w:rsidRPr="004F57BE" w:rsidRDefault="00D10B75">
            <w:pPr>
              <w:jc w:val="center"/>
              <w:rPr>
                <w:rFonts w:cs="Arial"/>
                <w:sz w:val="24"/>
                <w:lang w:eastAsia="ja-JP"/>
              </w:rPr>
            </w:pPr>
            <w:r w:rsidRPr="004F57BE">
              <w:rPr>
                <w:sz w:val="24"/>
              </w:rPr>
              <w:t>Shift to D (Auto)</w:t>
            </w:r>
            <w:r w:rsidRPr="004F57BE">
              <w:rPr>
                <w:rFonts w:cs="Arial"/>
                <w:sz w:val="16"/>
                <w:szCs w:val="16"/>
                <w:lang w:eastAsia="ja-JP"/>
              </w:rPr>
              <w:t xml:space="preserve"> /060</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Pr="004F57BE" w:rsidRDefault="00D10B75">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Shift to Reverse</w:t>
            </w:r>
            <w:r>
              <w:rPr>
                <w:rFonts w:cs="Arial"/>
                <w:sz w:val="16"/>
                <w:szCs w:val="16"/>
                <w:lang w:val="de-DE" w:eastAsia="ja-JP"/>
              </w:rPr>
              <w:t>/061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Shift to Reverse</w:t>
            </w:r>
            <w:r>
              <w:rPr>
                <w:rFonts w:cs="Arial"/>
                <w:sz w:val="16"/>
                <w:szCs w:val="16"/>
                <w:lang w:val="de-DE" w:eastAsia="ja-JP"/>
              </w:rPr>
              <w:t>/260</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Shift to Reverse</w:t>
            </w:r>
            <w:r>
              <w:rPr>
                <w:rFonts w:cs="Arial"/>
                <w:sz w:val="16"/>
                <w:szCs w:val="16"/>
                <w:lang w:val="de-DE" w:eastAsia="ja-JP"/>
              </w:rPr>
              <w:t>/269</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4F57BE" w:rsidRDefault="00D10B75">
            <w:pPr>
              <w:jc w:val="center"/>
              <w:rPr>
                <w:sz w:val="24"/>
              </w:rPr>
            </w:pPr>
            <w:r w:rsidRPr="004F57BE">
              <w:rPr>
                <w:sz w:val="24"/>
              </w:rPr>
              <w:t>Shift to 1 (Manual)</w:t>
            </w:r>
          </w:p>
          <w:p w:rsidR="00D10B75" w:rsidRPr="004F57BE" w:rsidRDefault="00D10B75">
            <w:pPr>
              <w:jc w:val="center"/>
              <w:rPr>
                <w:rFonts w:cs="Arial"/>
                <w:sz w:val="24"/>
                <w:lang w:eastAsia="ja-JP"/>
              </w:rPr>
            </w:pPr>
            <w:r w:rsidRPr="004F57BE">
              <w:rPr>
                <w:sz w:val="24"/>
              </w:rPr>
              <w:t>Shift to D (Auto)</w:t>
            </w:r>
            <w:r w:rsidRPr="004F57BE">
              <w:rPr>
                <w:rFonts w:cs="Arial"/>
                <w:sz w:val="16"/>
                <w:szCs w:val="16"/>
                <w:lang w:eastAsia="ja-JP"/>
              </w:rPr>
              <w:t>/063</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Pr="004F57BE" w:rsidRDefault="00D10B75">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Prepare to Stop</w:t>
            </w:r>
            <w:r>
              <w:rPr>
                <w:rFonts w:cs="Arial"/>
                <w:sz w:val="16"/>
                <w:szCs w:val="16"/>
                <w:lang w:val="de-DE" w:eastAsia="ja-JP"/>
              </w:rPr>
              <w:t>/065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Prepare to Stop</w:t>
            </w:r>
            <w:r>
              <w:rPr>
                <w:rFonts w:cs="Arial"/>
                <w:sz w:val="16"/>
                <w:szCs w:val="16"/>
                <w:lang w:val="de-DE" w:eastAsia="ja-JP"/>
              </w:rPr>
              <w:t>/066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Shift to Reverse</w:t>
            </w:r>
            <w:r>
              <w:rPr>
                <w:rFonts w:cs="Arial"/>
                <w:sz w:val="16"/>
                <w:szCs w:val="16"/>
                <w:lang w:val="de-DE" w:eastAsia="ja-JP"/>
              </w:rPr>
              <w:t>/067</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Take Control</w:t>
            </w:r>
            <w:r>
              <w:rPr>
                <w:rFonts w:cs="Arial"/>
                <w:sz w:val="16"/>
                <w:szCs w:val="16"/>
                <w:lang w:val="de-DE" w:eastAsia="ja-JP"/>
              </w:rPr>
              <w:t>/390</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Object in Path</w:t>
            </w:r>
            <w:r>
              <w:rPr>
                <w:rFonts w:cs="Arial"/>
                <w:sz w:val="16"/>
                <w:szCs w:val="16"/>
                <w:lang w:val="de-DE" w:eastAsia="ja-JP"/>
              </w:rPr>
              <w:t>/068</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Press Button to Resume</w:t>
            </w:r>
            <w:r>
              <w:rPr>
                <w:rFonts w:cs="Arial"/>
                <w:sz w:val="16"/>
                <w:szCs w:val="16"/>
                <w:lang w:val="de-DE" w:eastAsia="ja-JP"/>
              </w:rPr>
              <w:t>/064</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Wait for Steering</w:t>
            </w:r>
            <w:r>
              <w:rPr>
                <w:rFonts w:cs="Arial"/>
                <w:sz w:val="16"/>
                <w:szCs w:val="16"/>
                <w:lang w:val="de-DE" w:eastAsia="ja-JP"/>
              </w:rPr>
              <w:t>/493</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vertAlign w:val="subscript"/>
                <w:lang w:val="de-DE"/>
              </w:rPr>
            </w:pPr>
            <w:r>
              <w:rPr>
                <w:sz w:val="24"/>
                <w:lang w:val="de-DE"/>
              </w:rPr>
              <w:t>Ensure Park Brake Released</w:t>
            </w:r>
            <w:r>
              <w:rPr>
                <w:sz w:val="24"/>
                <w:vertAlign w:val="subscript"/>
                <w:lang w:val="de-DE"/>
              </w:rPr>
              <w:t>/575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vertAlign w:val="subscript"/>
                <w:lang w:val="de-DE"/>
              </w:rPr>
            </w:pPr>
            <w:r>
              <w:rPr>
                <w:sz w:val="24"/>
                <w:lang w:val="de-DE"/>
              </w:rPr>
              <w:t>Ensure Park Brake Released</w:t>
            </w:r>
            <w:r>
              <w:rPr>
                <w:sz w:val="24"/>
                <w:vertAlign w:val="subscript"/>
                <w:lang w:val="de-DE"/>
              </w:rPr>
              <w:t>/576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vertAlign w:val="subscript"/>
                <w:lang w:val="de-DE"/>
              </w:rPr>
            </w:pPr>
            <w:r>
              <w:rPr>
                <w:sz w:val="24"/>
                <w:lang w:val="de-DE"/>
              </w:rPr>
              <w:t>Ensure Park Brake Released</w:t>
            </w:r>
            <w:r>
              <w:rPr>
                <w:sz w:val="24"/>
                <w:vertAlign w:val="subscript"/>
                <w:lang w:val="de-DE"/>
              </w:rPr>
              <w:t>/577</w:t>
            </w:r>
          </w:p>
        </w:tc>
      </w:tr>
      <w:tr w:rsidR="00D10B75" w:rsidTr="00D10B7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4F57BE" w:rsidRDefault="00D10B75">
            <w:pPr>
              <w:jc w:val="center"/>
              <w:rPr>
                <w:rFonts w:cs="Arial"/>
                <w:sz w:val="24"/>
                <w:lang w:eastAsia="ja-JP"/>
              </w:rPr>
            </w:pPr>
            <w:r w:rsidRPr="004F57BE">
              <w:rPr>
                <w:sz w:val="24"/>
              </w:rPr>
              <w:t>Blank (Do not show Text2)</w:t>
            </w:r>
          </w:p>
        </w:tc>
      </w:tr>
    </w:tbl>
    <w:p w:rsidR="00D10B75" w:rsidRDefault="00D10B75" w:rsidP="00D10B75"/>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537596" w:rsidRDefault="00D10B75" w:rsidP="00D10B75"/>
    <w:p w:rsidR="00D10B75" w:rsidRPr="00D10B75" w:rsidRDefault="00D10B75" w:rsidP="00D10B75">
      <w:pPr>
        <w:pStyle w:val="Heading4"/>
        <w:rPr>
          <w:b w:val="0"/>
          <w:u w:val="single"/>
        </w:rPr>
      </w:pPr>
      <w:r w:rsidRPr="00D10B75">
        <w:rPr>
          <w:b w:val="0"/>
          <w:u w:val="single"/>
        </w:rPr>
        <w:t xml:space="preserve">CAMERA-FUR-REQ-130502/J-Active Park Assist (APA) Signal Processing - Positional </w:t>
      </w:r>
      <w:proofErr w:type="spellStart"/>
      <w:r w:rsidRPr="00D10B75">
        <w:rPr>
          <w:b w:val="0"/>
          <w:u w:val="single"/>
        </w:rPr>
        <w:t>SmallCar</w:t>
      </w:r>
      <w:proofErr w:type="spellEnd"/>
    </w:p>
    <w:p w:rsidR="00D10B75" w:rsidRPr="006D08DE" w:rsidRDefault="00D10B75" w:rsidP="00D10B75">
      <w:pPr>
        <w:jc w:val="center"/>
        <w:rPr>
          <w:b/>
        </w:rPr>
      </w:pPr>
      <w:r>
        <w:rPr>
          <w:b/>
        </w:rPr>
        <w:t>8” (or equivalent) displays</w:t>
      </w:r>
    </w:p>
    <w:tbl>
      <w:tblPr>
        <w:tblStyle w:val="TableGrid"/>
        <w:tblW w:w="0" w:type="auto"/>
        <w:jc w:val="center"/>
        <w:tblLayout w:type="fixed"/>
        <w:tblLook w:val="04A0" w:firstRow="1" w:lastRow="0" w:firstColumn="1" w:lastColumn="0" w:noHBand="0" w:noVBand="1"/>
      </w:tblPr>
      <w:tblGrid>
        <w:gridCol w:w="696"/>
        <w:gridCol w:w="474"/>
        <w:gridCol w:w="474"/>
        <w:gridCol w:w="474"/>
        <w:gridCol w:w="474"/>
        <w:gridCol w:w="474"/>
        <w:gridCol w:w="236"/>
        <w:gridCol w:w="250"/>
        <w:gridCol w:w="270"/>
        <w:gridCol w:w="270"/>
        <w:gridCol w:w="270"/>
        <w:gridCol w:w="563"/>
        <w:gridCol w:w="270"/>
        <w:gridCol w:w="270"/>
        <w:gridCol w:w="270"/>
        <w:gridCol w:w="563"/>
        <w:gridCol w:w="270"/>
        <w:gridCol w:w="2340"/>
      </w:tblGrid>
      <w:tr w:rsidR="00D10B75" w:rsidTr="00D10B75">
        <w:trPr>
          <w:cantSplit/>
          <w:trHeight w:val="2160"/>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[ApaMde_D_Stat]</w:t>
            </w:r>
          </w:p>
        </w:tc>
        <w:tc>
          <w:tcPr>
            <w:tcW w:w="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[ApaSelSapp_D_Stat]</w:t>
            </w:r>
          </w:p>
        </w:tc>
        <w:tc>
          <w:tcPr>
            <w:tcW w:w="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[ApaLongCtl_D_RqDrv]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[ApaTrgtDist_D_Stat]</w:t>
            </w:r>
            <w:r>
              <w:rPr>
                <w:rFonts w:cs="Arial"/>
                <w:vertAlign w:val="superscript"/>
                <w:lang w:val="de-DE"/>
              </w:rPr>
              <w:t xml:space="preserve"> †</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[PrkAidMsgTxt_D_Rq]</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jc w:val="center"/>
              <w:rPr>
                <w:rFonts w:cs="Arial"/>
                <w:lang w:val="de-DE" w:eastAsia="ja-JP"/>
              </w:rPr>
            </w:pPr>
            <w:r>
              <w:rPr>
                <w:lang w:val="de-DE"/>
              </w:rPr>
              <w:t>Run</w:t>
            </w:r>
          </w:p>
          <w:p w:rsidR="00D10B75" w:rsidRDefault="00D10B75">
            <w:pPr>
              <w:jc w:val="center"/>
              <w:rPr>
                <w:rFonts w:cs="Arial"/>
                <w:lang w:val="de-DE" w:eastAsia="ja-JP"/>
              </w:rPr>
            </w:pPr>
            <w:r>
              <w:rPr>
                <w:lang w:val="de-DE"/>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object w:dxaOrig="1095" w:dyaOrig="1620">
                <v:shape id="5da9c311000034bf00001c17" o:spid="_x0000_i1028" type="#_x0000_t75" style="width:54.75pt;height:81pt" o:ole="">
                  <v:imagedata r:id="rId62" o:title=""/>
                </v:shape>
                <o:OLEObject Type="Embed" ProgID="PBrush" ShapeID="5da9c311000034bf00001c17" DrawAspect="Content" ObjectID="_1632898303" r:id="rId63"/>
              </w:object>
            </w:r>
            <w:r>
              <w:rPr>
                <w:rFonts w:cs="Arial"/>
                <w:sz w:val="16"/>
                <w:szCs w:val="16"/>
                <w:vertAlign w:val="subscript"/>
                <w:lang w:val="de-DE" w:eastAsia="ja-JP"/>
              </w:rPr>
              <w:t>/075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object w:dxaOrig="1095" w:dyaOrig="1620">
                <v:shape id="5da9c311000034bf00007a14" o:spid="_x0000_i1029" type="#_x0000_t75" style="width:54.75pt;height:81pt" o:ole="">
                  <v:imagedata r:id="rId62" o:title=""/>
                </v:shape>
                <o:OLEObject Type="Embed" ProgID="PBrush" ShapeID="5da9c311000034bf00007a14" DrawAspect="Content" ObjectID="_1632898304" r:id="rId64"/>
              </w:object>
            </w:r>
            <w:r>
              <w:rPr>
                <w:rFonts w:cs="Arial"/>
                <w:sz w:val="16"/>
                <w:szCs w:val="16"/>
                <w:vertAlign w:val="subscript"/>
                <w:lang w:val="de-DE" w:eastAsia="ja-JP"/>
              </w:rPr>
              <w:t>/076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object w:dxaOrig="1095" w:dyaOrig="1620">
                <v:shape id="5da9c311000034bf000040b5" o:spid="_x0000_i1030" type="#_x0000_t75" style="width:54.75pt;height:81pt" o:ole="">
                  <v:imagedata r:id="rId62" o:title=""/>
                </v:shape>
                <o:OLEObject Type="Embed" ProgID="PBrush" ShapeID="5da9c311000034bf000040b5" DrawAspect="Content" ObjectID="_1632898305" r:id="rId65"/>
              </w:object>
            </w:r>
            <w:r>
              <w:rPr>
                <w:rFonts w:cs="Arial"/>
                <w:sz w:val="16"/>
                <w:szCs w:val="16"/>
                <w:vertAlign w:val="subscript"/>
                <w:lang w:val="de-DE" w:eastAsia="ja-JP"/>
              </w:rPr>
              <w:t>/081</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object w:dxaOrig="1095" w:dyaOrig="1620">
                <v:shape id="5da9c311000034bf000004d4" o:spid="_x0000_i1031" type="#_x0000_t75" style="width:54.75pt;height:81pt" o:ole="">
                  <v:imagedata r:id="rId62" o:title=""/>
                </v:shape>
                <o:OLEObject Type="Embed" ProgID="PBrush" ShapeID="5da9c311000034bf000004d4" DrawAspect="Content" ObjectID="_1632898306" r:id="rId66"/>
              </w:object>
            </w:r>
            <w:r>
              <w:rPr>
                <w:rFonts w:cs="Arial"/>
                <w:sz w:val="16"/>
                <w:szCs w:val="16"/>
                <w:vertAlign w:val="subscript"/>
                <w:lang w:val="de-DE" w:eastAsia="ja-JP"/>
              </w:rPr>
              <w:t>/236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object w:dxaOrig="1095" w:dyaOrig="1620">
                <v:shape id="5da9c311000034bf000037a9" o:spid="_x0000_i1032" type="#_x0000_t75" style="width:54.75pt;height:81pt" o:ole="">
                  <v:imagedata r:id="rId62" o:title=""/>
                </v:shape>
                <o:OLEObject Type="Embed" ProgID="PBrush" ShapeID="5da9c311000034bf000037a9" DrawAspect="Content" ObjectID="_1632898307" r:id="rId67"/>
              </w:object>
            </w:r>
            <w:r>
              <w:rPr>
                <w:rFonts w:cs="Arial"/>
                <w:sz w:val="16"/>
                <w:szCs w:val="16"/>
                <w:vertAlign w:val="subscript"/>
                <w:lang w:val="de-DE" w:eastAsia="ja-JP"/>
              </w:rPr>
              <w:t>/561</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0x5</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object w:dxaOrig="1095" w:dyaOrig="1620">
                <v:shape id="5da9c311000034bf000038fd" o:spid="_x0000_i1033" type="#_x0000_t75" style="width:54.75pt;height:81pt" o:ole="">
                  <v:imagedata r:id="rId62" o:title=""/>
                </v:shape>
                <o:OLEObject Type="Embed" ProgID="PBrush" ShapeID="5da9c311000034bf000038fd" DrawAspect="Content" ObjectID="_1632898308" r:id="rId68"/>
              </w:object>
            </w:r>
            <w:r>
              <w:rPr>
                <w:rFonts w:cs="Arial"/>
                <w:sz w:val="16"/>
                <w:szCs w:val="16"/>
                <w:vertAlign w:val="subscript"/>
                <w:lang w:val="de-DE" w:eastAsia="ja-JP"/>
              </w:rPr>
              <w:t>/562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object w:dxaOrig="1095" w:dyaOrig="1620">
                <v:shape id="5da9c311000034bf00001573" o:spid="_x0000_i1034" type="#_x0000_t75" style="width:54.75pt;height:81pt" o:ole="">
                  <v:imagedata r:id="rId62" o:title=""/>
                </v:shape>
                <o:OLEObject Type="Embed" ProgID="PBrush" ShapeID="5da9c311000034bf00001573" DrawAspect="Content" ObjectID="_1632898309" r:id="rId69"/>
              </w:object>
            </w:r>
            <w:r>
              <w:rPr>
                <w:rFonts w:cs="Arial"/>
                <w:sz w:val="16"/>
                <w:szCs w:val="16"/>
                <w:vertAlign w:val="subscript"/>
                <w:lang w:val="de-DE" w:eastAsia="ja-JP"/>
              </w:rPr>
              <w:t>/563</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2"/>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0x5</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object w:dxaOrig="1095" w:dyaOrig="1620">
                <v:shape id="5da9c311000034bf0000151e" o:spid="_x0000_i1035" type="#_x0000_t75" style="width:54.75pt;height:81pt" o:ole="">
                  <v:imagedata r:id="rId62" o:title=""/>
                </v:shape>
                <o:OLEObject Type="Embed" ProgID="PBrush" ShapeID="5da9c311000034bf0000151e" DrawAspect="Content" ObjectID="_1632898310" r:id="rId70"/>
              </w:object>
            </w:r>
            <w:r>
              <w:rPr>
                <w:rFonts w:cs="Arial"/>
                <w:sz w:val="16"/>
                <w:szCs w:val="16"/>
                <w:vertAlign w:val="subscript"/>
                <w:lang w:val="de-DE" w:eastAsia="ja-JP"/>
              </w:rPr>
              <w:t>/564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2"/>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object w:dxaOrig="1095" w:dyaOrig="1620">
                <v:shape id="5da9c311000034bf00003e7d" o:spid="_x0000_i1036" type="#_x0000_t75" style="width:54.75pt;height:81pt" o:ole="">
                  <v:imagedata r:id="rId62" o:title=""/>
                </v:shape>
                <o:OLEObject Type="Embed" ProgID="PBrush" ShapeID="5da9c311000034bf00003e7d" DrawAspect="Content" ObjectID="_1632898311" r:id="rId71"/>
              </w:object>
            </w:r>
            <w:r>
              <w:rPr>
                <w:rFonts w:cs="Arial"/>
                <w:sz w:val="16"/>
                <w:szCs w:val="16"/>
                <w:vertAlign w:val="subscript"/>
                <w:lang w:val="de-DE" w:eastAsia="ja-JP"/>
              </w:rPr>
              <w:t>/569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872"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All Other Cases</w:t>
            </w:r>
          </w:p>
        </w:tc>
        <w:tc>
          <w:tcPr>
            <w:tcW w:w="23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Blank (Do not show SmallCar)</w:t>
            </w:r>
          </w:p>
        </w:tc>
      </w:tr>
    </w:tbl>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CarLeft</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0" w:type="auto"/>
        <w:jc w:val="center"/>
        <w:tblLook w:val="04A0" w:firstRow="1" w:lastRow="0" w:firstColumn="1" w:lastColumn="0" w:noHBand="0" w:noVBand="1"/>
      </w:tblPr>
      <w:tblGrid>
        <w:gridCol w:w="648"/>
        <w:gridCol w:w="474"/>
        <w:gridCol w:w="474"/>
        <w:gridCol w:w="411"/>
        <w:gridCol w:w="474"/>
        <w:gridCol w:w="411"/>
        <w:gridCol w:w="411"/>
        <w:gridCol w:w="411"/>
        <w:gridCol w:w="411"/>
        <w:gridCol w:w="411"/>
        <w:gridCol w:w="474"/>
        <w:gridCol w:w="411"/>
        <w:gridCol w:w="411"/>
        <w:gridCol w:w="411"/>
        <w:gridCol w:w="3431"/>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ind w:left="113" w:right="113"/>
              <w:jc w:val="center"/>
              <w:rPr>
                <w:rFonts w:cs="Arial"/>
                <w:lang w:val="de-DE" w:eastAsia="ja-JP"/>
              </w:rPr>
            </w:pPr>
            <w:r>
              <w:rPr>
                <w:lang w:val="de-DE"/>
              </w:rPr>
              <w:t>Run</w:t>
            </w:r>
          </w:p>
          <w:p w:rsidR="00D10B75" w:rsidRDefault="00D10B75">
            <w:pPr>
              <w:ind w:left="113" w:right="113"/>
              <w:jc w:val="center"/>
              <w:rPr>
                <w:rFonts w:cs="Arial"/>
                <w:lang w:val="de-DE" w:eastAsia="ja-JP"/>
              </w:rPr>
            </w:pPr>
            <w:r>
              <w:rPr>
                <w:sz w:val="16"/>
                <w:szCs w:val="16"/>
                <w:lang w:val="de-DE"/>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object w:dxaOrig="1095" w:dyaOrig="1620">
                <v:shape id="5da9c311000034bf00003733" o:spid="_x0000_i1037" type="#_x0000_t75" style="width:54.75pt;height:81pt" o:ole="">
                  <v:imagedata r:id="rId62" o:title=""/>
                </v:shape>
                <o:OLEObject Type="Embed" ProgID="PBrush" ShapeID="5da9c311000034bf00003733" DrawAspect="Content" ObjectID="_1632898312" r:id="rId72"/>
              </w:object>
            </w:r>
            <w:r>
              <w:rPr>
                <w:rFonts w:cs="Arial"/>
                <w:sz w:val="16"/>
                <w:szCs w:val="16"/>
                <w:lang w:val="de-DE" w:eastAsia="ja-JP"/>
              </w:rPr>
              <w:t>/075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object w:dxaOrig="1095" w:dyaOrig="1620">
                <v:shape id="5da9c311000034bf00004b8d" o:spid="_x0000_i1038" type="#_x0000_t75" style="width:54.75pt;height:81pt" o:ole="">
                  <v:imagedata r:id="rId62" o:title=""/>
                </v:shape>
                <o:OLEObject Type="Embed" ProgID="PBrush" ShapeID="5da9c311000034bf00004b8d" DrawAspect="Content" ObjectID="_1632898313" r:id="rId73"/>
              </w:object>
            </w:r>
            <w:r>
              <w:rPr>
                <w:rFonts w:cs="Arial"/>
                <w:sz w:val="16"/>
                <w:szCs w:val="16"/>
                <w:lang w:val="de-DE" w:eastAsia="ja-JP"/>
              </w:rPr>
              <w:t>/076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object w:dxaOrig="1095" w:dyaOrig="1620">
                <v:shape id="5da9c311000034bf00005536" o:spid="_x0000_i1039" type="#_x0000_t75" style="width:54.75pt;height:81pt" o:ole="">
                  <v:imagedata r:id="rId62" o:title=""/>
                </v:shape>
                <o:OLEObject Type="Embed" ProgID="PBrush" ShapeID="5da9c311000034bf00005536" DrawAspect="Content" ObjectID="_1632898314" r:id="rId74"/>
              </w:object>
            </w:r>
            <w:r>
              <w:rPr>
                <w:rFonts w:cs="Arial"/>
                <w:sz w:val="16"/>
                <w:szCs w:val="16"/>
                <w:lang w:val="de-DE" w:eastAsia="ja-JP"/>
              </w:rPr>
              <w:t>/081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object w:dxaOrig="1095" w:dyaOrig="1620">
                <v:shape id="5da9c311000034bf00006af5" o:spid="_x0000_i1040" type="#_x0000_t75" style="width:54.75pt;height:81pt" o:ole="">
                  <v:imagedata r:id="rId62" o:title=""/>
                </v:shape>
                <o:OLEObject Type="Embed" ProgID="PBrush" ShapeID="5da9c311000034bf00006af5" DrawAspect="Content" ObjectID="_1632898315" r:id="rId75"/>
              </w:object>
            </w:r>
            <w:r>
              <w:rPr>
                <w:rFonts w:cs="Arial"/>
                <w:sz w:val="16"/>
                <w:szCs w:val="16"/>
                <w:lang w:val="de-DE" w:eastAsia="ja-JP"/>
              </w:rPr>
              <w:t>/236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object w:dxaOrig="1095" w:dyaOrig="1620">
                <v:shape id="5da9c311000034bf00006480" o:spid="_x0000_i1041" type="#_x0000_t75" style="width:54.75pt;height:81pt" o:ole="">
                  <v:imagedata r:id="rId62" o:title=""/>
                </v:shape>
                <o:OLEObject Type="Embed" ProgID="PBrush" ShapeID="5da9c311000034bf00006480" DrawAspect="Content" ObjectID="_1632898316" r:id="rId76"/>
              </w:object>
            </w:r>
            <w:r>
              <w:rPr>
                <w:rFonts w:cs="Arial"/>
                <w:sz w:val="16"/>
                <w:szCs w:val="16"/>
                <w:lang w:val="de-DE" w:eastAsia="ja-JP"/>
              </w:rPr>
              <w:t>/561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pPr>
            <w:r>
              <w:object w:dxaOrig="1095" w:dyaOrig="1620">
                <v:shape id="5da9c311000034bf000041d6" o:spid="_x0000_i1042" type="#_x0000_t75" style="width:54.75pt;height:81pt" o:ole="">
                  <v:imagedata r:id="rId62" o:title=""/>
                </v:shape>
                <o:OLEObject Type="Embed" ProgID="PBrush" ShapeID="5da9c311000034bf000041d6" DrawAspect="Content" ObjectID="_1632898317" r:id="rId77"/>
              </w:object>
            </w:r>
            <w:r>
              <w:rPr>
                <w:rFonts w:cs="Arial"/>
                <w:sz w:val="16"/>
                <w:szCs w:val="16"/>
                <w:lang w:val="de-DE" w:eastAsia="ja-JP"/>
              </w:rPr>
              <w:t>/563</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pPr>
            <w:r>
              <w:object w:dxaOrig="1095" w:dyaOrig="1620">
                <v:shape id="5da9c311000034bf00007a11" o:spid="_x0000_i1043" type="#_x0000_t75" style="width:54.75pt;height:81pt" o:ole="">
                  <v:imagedata r:id="rId62" o:title=""/>
                </v:shape>
                <o:OLEObject Type="Embed" ProgID="PBrush" ShapeID="5da9c311000034bf00007a11" DrawAspect="Content" ObjectID="_1632898318" r:id="rId78"/>
              </w:object>
            </w:r>
            <w:r>
              <w:rPr>
                <w:rFonts w:cs="Arial"/>
                <w:sz w:val="16"/>
                <w:szCs w:val="16"/>
                <w:lang w:val="de-DE" w:eastAsia="ja-JP"/>
              </w:rPr>
              <w:t>/569</w:t>
            </w:r>
          </w:p>
        </w:tc>
      </w:tr>
      <w:tr w:rsidR="00D10B75" w:rsidTr="00D10B7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Blank (Do not show SmallCar)</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860DCA" w:rsidRDefault="00D10B75" w:rsidP="00D10B75"/>
    <w:p w:rsidR="00D10B75" w:rsidRPr="00D10B75" w:rsidRDefault="00D10B75" w:rsidP="00D10B75">
      <w:pPr>
        <w:pStyle w:val="Heading4"/>
        <w:rPr>
          <w:b w:val="0"/>
          <w:u w:val="single"/>
        </w:rPr>
      </w:pPr>
      <w:r w:rsidRPr="00D10B75">
        <w:rPr>
          <w:b w:val="0"/>
          <w:u w:val="single"/>
        </w:rPr>
        <w:lastRenderedPageBreak/>
        <w:t xml:space="preserve">CAMERA-FUR-REQ-130503/K-Active Park Assist (APA) Signal Processing - Positional </w:t>
      </w:r>
      <w:proofErr w:type="spellStart"/>
      <w:r w:rsidRPr="00D10B75">
        <w:rPr>
          <w:b w:val="0"/>
          <w:u w:val="single"/>
        </w:rPr>
        <w:t>ParkPilot</w:t>
      </w:r>
      <w:proofErr w:type="spellEnd"/>
    </w:p>
    <w:p w:rsidR="00D10B75" w:rsidRPr="009E2477" w:rsidRDefault="00D10B75" w:rsidP="00D10B75">
      <w:pPr>
        <w:jc w:val="center"/>
        <w:rPr>
          <w:b/>
        </w:rPr>
      </w:pPr>
      <w:r>
        <w:rPr>
          <w:b/>
        </w:rPr>
        <w:t>8” (or equivalent) displays</w:t>
      </w:r>
    </w:p>
    <w:tbl>
      <w:tblPr>
        <w:tblStyle w:val="TableGrid"/>
        <w:tblW w:w="0" w:type="auto"/>
        <w:jc w:val="center"/>
        <w:tblLayout w:type="fixed"/>
        <w:tblLook w:val="04A0" w:firstRow="1" w:lastRow="0" w:firstColumn="1" w:lastColumn="0" w:noHBand="0" w:noVBand="1"/>
      </w:tblPr>
      <w:tblGrid>
        <w:gridCol w:w="649"/>
        <w:gridCol w:w="650"/>
        <w:gridCol w:w="281"/>
        <w:gridCol w:w="270"/>
        <w:gridCol w:w="270"/>
        <w:gridCol w:w="270"/>
        <w:gridCol w:w="270"/>
        <w:gridCol w:w="270"/>
        <w:gridCol w:w="270"/>
        <w:gridCol w:w="270"/>
        <w:gridCol w:w="270"/>
        <w:gridCol w:w="270"/>
        <w:gridCol w:w="270"/>
        <w:gridCol w:w="270"/>
        <w:gridCol w:w="270"/>
        <w:gridCol w:w="270"/>
        <w:gridCol w:w="630"/>
        <w:gridCol w:w="3488"/>
      </w:tblGrid>
      <w:tr w:rsidR="00D10B75" w:rsidTr="00D10B75">
        <w:trPr>
          <w:cantSplit/>
          <w:trHeight w:val="2160"/>
          <w:tblHeader/>
          <w:jc w:val="center"/>
        </w:trPr>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Operational Mode</w:t>
            </w:r>
          </w:p>
        </w:tc>
        <w:tc>
          <w:tcPr>
            <w:tcW w:w="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pPr>
              <w:jc w:val="center"/>
              <w:rPr>
                <w:lang w:val="de-DE"/>
              </w:rPr>
            </w:pPr>
            <w:r>
              <w:rPr>
                <w:sz w:val="16"/>
                <w:szCs w:val="16"/>
                <w:lang w:val="de-DE"/>
              </w:rPr>
              <w:t>Parking Assistance (Cfg)</w:t>
            </w:r>
          </w:p>
        </w:tc>
        <w:tc>
          <w:tcPr>
            <w:tcW w:w="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lang w:val="de-DE"/>
              </w:rPr>
            </w:pPr>
            <w:r>
              <w:rPr>
                <w:lang w:val="de-DE"/>
              </w:rPr>
              <w:t>[ApaMsgTxt_D_Rq]</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[PrkAidMsgTxt_D_Rq]</w:t>
            </w:r>
          </w:p>
        </w:tc>
        <w:tc>
          <w:tcPr>
            <w:tcW w:w="34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tblHeader/>
          <w:jc w:val="center"/>
        </w:trPr>
        <w:tc>
          <w:tcPr>
            <w:tcW w:w="64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jc w:val="center"/>
              <w:rPr>
                <w:rFonts w:cs="Arial"/>
                <w:lang w:val="de-DE" w:eastAsia="ja-JP"/>
              </w:rPr>
            </w:pPr>
            <w:r>
              <w:rPr>
                <w:lang w:val="de-DE"/>
              </w:rPr>
              <w:t>Run</w:t>
            </w:r>
          </w:p>
          <w:p w:rsidR="00D10B75" w:rsidRDefault="00D10B75">
            <w:pPr>
              <w:jc w:val="center"/>
              <w:rPr>
                <w:lang w:val="de-DE"/>
              </w:rPr>
            </w:pPr>
            <w:r>
              <w:rPr>
                <w:lang w:val="de-DE"/>
              </w:rPr>
              <w:t>(as per Operational Modes and Voltage Range Definition)</w:t>
            </w:r>
          </w:p>
        </w:tc>
        <w:tc>
          <w:tcPr>
            <w:tcW w:w="65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0x1</w:t>
            </w:r>
          </w:p>
        </w:tc>
        <w:tc>
          <w:tcPr>
            <w:tcW w:w="3488"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anchor distT="0" distB="0" distL="114300" distR="114300" simplePos="0" relativeHeight="251632640" behindDoc="1" locked="0" layoutInCell="1" allowOverlap="1" wp14:anchorId="74E676DE" wp14:editId="486B1AD5">
                  <wp:simplePos x="0" y="0"/>
                  <wp:positionH relativeFrom="column">
                    <wp:posOffset>68580</wp:posOffset>
                  </wp:positionH>
                  <wp:positionV relativeFrom="paragraph">
                    <wp:posOffset>16510</wp:posOffset>
                  </wp:positionV>
                  <wp:extent cx="826770" cy="1306830"/>
                  <wp:effectExtent l="0" t="0" r="0" b="7620"/>
                  <wp:wrapTight wrapText="bothSides">
                    <wp:wrapPolygon edited="0">
                      <wp:start x="0" y="0"/>
                      <wp:lineTo x="0" y="21411"/>
                      <wp:lineTo x="20903" y="21411"/>
                      <wp:lineTo x="20903" y="0"/>
                      <wp:lineTo x="0" y="0"/>
                    </wp:wrapPolygon>
                  </wp:wrapTight>
                  <wp:docPr id="1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26770" cy="130683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Follow Base Park Aid Signal Interface</w:t>
            </w:r>
            <w:r>
              <w:rPr>
                <w:rFonts w:cs="Arial"/>
                <w:sz w:val="16"/>
                <w:szCs w:val="16"/>
                <w:vertAlign w:val="subscript"/>
                <w:lang w:val="de-DE" w:eastAsia="ja-JP"/>
              </w:rPr>
              <w:t>/083</w:t>
            </w: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0x2</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0x5</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0x8</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0x9</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0xA</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0xC</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0xD</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0xE</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lang w:val="de-DE"/>
              </w:rPr>
            </w:pPr>
            <w:r>
              <w:rPr>
                <w:lang w:val="de-DE"/>
              </w:rPr>
              <w:t>0xF</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lang w:val="de-DE"/>
              </w:rPr>
            </w:pPr>
          </w:p>
        </w:tc>
        <w:tc>
          <w:tcPr>
            <w:tcW w:w="5071" w:type="dxa"/>
            <w:gridSpan w:val="16"/>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cs="Arial"/>
                <w:lang w:val="de-DE" w:eastAsia="ja-JP"/>
              </w:rPr>
            </w:pPr>
            <w:r>
              <w:rPr>
                <w:lang w:val="de-DE"/>
              </w:rPr>
              <w:t>All Other Cases</w:t>
            </w:r>
          </w:p>
        </w:tc>
        <w:tc>
          <w:tcPr>
            <w:tcW w:w="348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Blank (Do not show ParkPilot)</w:t>
            </w:r>
          </w:p>
        </w:tc>
      </w:tr>
    </w:tbl>
    <w:p w:rsidR="00D10B75" w:rsidRDefault="00D10B75" w:rsidP="00D10B75">
      <w:pPr>
        <w:rPr>
          <w:rFonts w:cs="Arial"/>
          <w:lang w:eastAsia="ja-JP"/>
        </w:rPr>
      </w:pPr>
    </w:p>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ParkPilot</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0" w:type="auto"/>
        <w:jc w:val="center"/>
        <w:tblLayout w:type="fixed"/>
        <w:tblLook w:val="04A0" w:firstRow="1" w:lastRow="0" w:firstColumn="1" w:lastColumn="0" w:noHBand="0" w:noVBand="1"/>
      </w:tblPr>
      <w:tblGrid>
        <w:gridCol w:w="649"/>
        <w:gridCol w:w="281"/>
        <w:gridCol w:w="270"/>
        <w:gridCol w:w="270"/>
        <w:gridCol w:w="270"/>
        <w:gridCol w:w="270"/>
        <w:gridCol w:w="270"/>
        <w:gridCol w:w="270"/>
        <w:gridCol w:w="270"/>
        <w:gridCol w:w="270"/>
        <w:gridCol w:w="270"/>
        <w:gridCol w:w="270"/>
        <w:gridCol w:w="270"/>
        <w:gridCol w:w="630"/>
        <w:gridCol w:w="3488"/>
      </w:tblGrid>
      <w:tr w:rsidR="00D10B75" w:rsidTr="00D10B75">
        <w:trPr>
          <w:cantSplit/>
          <w:trHeight w:val="2663"/>
          <w:tblHeader/>
          <w:jc w:val="center"/>
        </w:trPr>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Operational Mode</w:t>
            </w:r>
          </w:p>
        </w:tc>
        <w:tc>
          <w:tcPr>
            <w:tcW w:w="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[ApaAcsy_D_RqDrv]</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lang w:val="de-DE" w:eastAsia="ja-JP"/>
              </w:rPr>
            </w:pPr>
            <w:r>
              <w:rPr>
                <w:lang w:val="de-DE"/>
              </w:rPr>
              <w:t>[PrkAidMsgTxt_D_Rq]</w:t>
            </w:r>
          </w:p>
        </w:tc>
        <w:tc>
          <w:tcPr>
            <w:tcW w:w="34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rsidP="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tblHeader/>
          <w:jc w:val="center"/>
        </w:trPr>
        <w:tc>
          <w:tcPr>
            <w:tcW w:w="64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rsidP="00D10B75">
            <w:pPr>
              <w:jc w:val="center"/>
              <w:rPr>
                <w:rFonts w:cs="Arial"/>
                <w:lang w:val="de-DE" w:eastAsia="ja-JP"/>
              </w:rPr>
            </w:pPr>
            <w:r>
              <w:rPr>
                <w:lang w:val="de-DE"/>
              </w:rPr>
              <w:t>Run</w:t>
            </w:r>
          </w:p>
          <w:p w:rsidR="00D10B75" w:rsidRDefault="00D10B75" w:rsidP="00D10B75">
            <w:pPr>
              <w:jc w:val="center"/>
              <w:rPr>
                <w:lang w:val="de-DE"/>
              </w:rPr>
            </w:pPr>
            <w:r>
              <w:rPr>
                <w:lang w:val="de-DE"/>
              </w:rPr>
              <w:t>(as per Operational Modes and Voltage Range Definition)</w:t>
            </w: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0x1</w:t>
            </w:r>
          </w:p>
        </w:tc>
        <w:tc>
          <w:tcPr>
            <w:tcW w:w="3488"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anchor distT="0" distB="0" distL="114300" distR="114300" simplePos="0" relativeHeight="251631616" behindDoc="1" locked="0" layoutInCell="1" allowOverlap="1" wp14:anchorId="6A2C3168" wp14:editId="3C704131">
                  <wp:simplePos x="0" y="0"/>
                  <wp:positionH relativeFrom="column">
                    <wp:posOffset>68580</wp:posOffset>
                  </wp:positionH>
                  <wp:positionV relativeFrom="paragraph">
                    <wp:posOffset>16510</wp:posOffset>
                  </wp:positionV>
                  <wp:extent cx="826770" cy="1306830"/>
                  <wp:effectExtent l="0" t="0" r="0" b="7620"/>
                  <wp:wrapTight wrapText="bothSides">
                    <wp:wrapPolygon edited="0">
                      <wp:start x="0" y="0"/>
                      <wp:lineTo x="0" y="21411"/>
                      <wp:lineTo x="20903" y="21411"/>
                      <wp:lineTo x="20903" y="0"/>
                      <wp:lineTo x="0" y="0"/>
                    </wp:wrapPolygon>
                  </wp:wrapTight>
                  <wp:docPr id="17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26770" cy="130683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Follow Base Park Aid Signal Interface</w:t>
            </w:r>
            <w:r>
              <w:rPr>
                <w:rFonts w:cs="Arial"/>
                <w:sz w:val="16"/>
                <w:szCs w:val="16"/>
                <w:vertAlign w:val="subscript"/>
                <w:lang w:val="de-DE" w:eastAsia="ja-JP"/>
              </w:rPr>
              <w:t>/083</w:t>
            </w: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0x2</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0x5</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0x8</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0x9</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0xA</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0xC</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0xD</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0xE</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lang w:val="de-DE"/>
              </w:rPr>
            </w:pPr>
            <w:r>
              <w:rPr>
                <w:lang w:val="de-DE"/>
              </w:rPr>
              <w:t>0xF</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24"/>
                <w:lang w:val="de-DE" w:eastAsia="ja-JP"/>
              </w:rPr>
            </w:pPr>
          </w:p>
        </w:tc>
      </w:tr>
      <w:tr w:rsidR="00D10B75" w:rsidTr="00D10B75">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lang w:val="de-DE"/>
              </w:rPr>
            </w:pPr>
          </w:p>
        </w:tc>
        <w:tc>
          <w:tcPr>
            <w:tcW w:w="3881" w:type="dxa"/>
            <w:gridSpan w:val="13"/>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lang w:val="de-DE"/>
              </w:rPr>
            </w:pPr>
            <w:r>
              <w:rPr>
                <w:lang w:val="de-DE"/>
              </w:rPr>
              <w:t>All Other Cases</w:t>
            </w:r>
          </w:p>
        </w:tc>
        <w:tc>
          <w:tcPr>
            <w:tcW w:w="348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sz w:val="24"/>
                <w:lang w:val="de-DE" w:eastAsia="ja-JP"/>
              </w:rPr>
            </w:pPr>
            <w:r>
              <w:rPr>
                <w:rFonts w:cs="Arial"/>
                <w:sz w:val="24"/>
                <w:lang w:val="de-DE" w:eastAsia="ja-JP"/>
              </w:rPr>
              <w:t>Blank (Do not show ParkPilot)</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222246" w:rsidRDefault="00D10B75" w:rsidP="00D10B75"/>
    <w:p w:rsidR="00D10B75" w:rsidRPr="00D10B75" w:rsidRDefault="00D10B75" w:rsidP="00D10B75">
      <w:pPr>
        <w:pStyle w:val="Heading4"/>
        <w:rPr>
          <w:b w:val="0"/>
          <w:u w:val="single"/>
        </w:rPr>
      </w:pPr>
      <w:r w:rsidRPr="00D10B75">
        <w:rPr>
          <w:b w:val="0"/>
          <w:u w:val="single"/>
        </w:rPr>
        <w:lastRenderedPageBreak/>
        <w:t xml:space="preserve">CAMERA-FUR-REQ-130504/K-Active Park Assist (APA) Signal Processing - Positional </w:t>
      </w:r>
      <w:proofErr w:type="spellStart"/>
      <w:r w:rsidRPr="00D10B75">
        <w:rPr>
          <w:b w:val="0"/>
          <w:u w:val="single"/>
        </w:rPr>
        <w:t>ParkScenarioLeft</w:t>
      </w:r>
      <w:proofErr w:type="spellEnd"/>
    </w:p>
    <w:p w:rsidR="00D10B75" w:rsidRPr="00A329C7" w:rsidRDefault="00D10B75" w:rsidP="00D10B75">
      <w:pPr>
        <w:jc w:val="center"/>
        <w:rPr>
          <w:b/>
        </w:rPr>
      </w:pPr>
      <w:r>
        <w:rPr>
          <w:b/>
        </w:rPr>
        <w:t>8” (or equivalent) displays</w:t>
      </w:r>
    </w:p>
    <w:tbl>
      <w:tblPr>
        <w:tblW w:w="10000" w:type="dxa"/>
        <w:jc w:val="center"/>
        <w:tblLayout w:type="fixed"/>
        <w:tblLook w:val="04A0" w:firstRow="1" w:lastRow="0" w:firstColumn="1" w:lastColumn="0" w:noHBand="0" w:noVBand="1"/>
      </w:tblPr>
      <w:tblGrid>
        <w:gridCol w:w="648"/>
        <w:gridCol w:w="522"/>
        <w:gridCol w:w="522"/>
        <w:gridCol w:w="519"/>
        <w:gridCol w:w="540"/>
        <w:gridCol w:w="505"/>
        <w:gridCol w:w="270"/>
        <w:gridCol w:w="270"/>
        <w:gridCol w:w="270"/>
        <w:gridCol w:w="540"/>
        <w:gridCol w:w="563"/>
        <w:gridCol w:w="540"/>
        <w:gridCol w:w="270"/>
        <w:gridCol w:w="270"/>
        <w:gridCol w:w="270"/>
        <w:gridCol w:w="563"/>
        <w:gridCol w:w="274"/>
        <w:gridCol w:w="2644"/>
      </w:tblGrid>
      <w:tr w:rsidR="00D10B75" w:rsidTr="00D10B75">
        <w:trPr>
          <w:cantSplit/>
          <w:trHeight w:val="2160"/>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lang w:val="de-DE" w:eastAsia="ja-JP"/>
              </w:rPr>
            </w:pPr>
            <w:r>
              <w:rPr>
                <w:lang w:val="de-DE"/>
              </w:rPr>
              <w:t>Operational Mode</w:t>
            </w:r>
          </w:p>
        </w:tc>
        <w:tc>
          <w:tcPr>
            <w:tcW w:w="5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pPr>
              <w:spacing w:line="276" w:lineRule="auto"/>
              <w:jc w:val="center"/>
              <w:rPr>
                <w:sz w:val="18"/>
                <w:lang w:val="de-DE"/>
              </w:rPr>
            </w:pPr>
            <w:r>
              <w:rPr>
                <w:sz w:val="16"/>
                <w:szCs w:val="16"/>
                <w:lang w:val="de-DE"/>
              </w:rPr>
              <w:t>Parking Assistance (Cfg)</w:t>
            </w:r>
          </w:p>
        </w:tc>
        <w:tc>
          <w:tcPr>
            <w:tcW w:w="5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[ApaSys_D_Stat]</w:t>
            </w:r>
          </w:p>
        </w:tc>
        <w:tc>
          <w:tcPr>
            <w:tcW w:w="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[ApaActvSide2_D_Stat]</w:t>
            </w:r>
          </w:p>
        </w:tc>
        <w:tc>
          <w:tcPr>
            <w:tcW w:w="5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[ApaScan_D_Stat]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8"/>
                <w:lang w:val="de-DE"/>
              </w:rPr>
            </w:pPr>
            <w:r>
              <w:rPr>
                <w:sz w:val="18"/>
                <w:lang w:val="de-DE"/>
              </w:rPr>
              <w:t>[ApaTrgtDist_D_Stat]</w:t>
            </w:r>
            <w:r>
              <w:rPr>
                <w:rFonts w:cs="Arial"/>
                <w:vertAlign w:val="superscript"/>
                <w:lang w:val="de-DE"/>
              </w:rPr>
              <w:t xml:space="preserve"> †</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8"/>
                <w:lang w:val="de-DE"/>
              </w:rPr>
            </w:pPr>
            <w:r>
              <w:rPr>
                <w:sz w:val="18"/>
                <w:lang w:val="de-DE"/>
              </w:rPr>
              <w:t>[ApaMsgTxt_D_Rq]</w:t>
            </w:r>
            <w:r>
              <w:rPr>
                <w:rFonts w:cs="Arial"/>
                <w:vertAlign w:val="superscript"/>
                <w:lang w:val="de-DE"/>
              </w:rPr>
              <w:t xml:space="preserve"> ‡</w:t>
            </w:r>
          </w:p>
        </w:tc>
        <w:tc>
          <w:tcPr>
            <w:tcW w:w="2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8"/>
                <w:lang w:val="de-DE" w:eastAsia="ja-JP"/>
              </w:rPr>
            </w:pPr>
            <w:r>
              <w:rPr>
                <w:sz w:val="18"/>
                <w:lang w:val="de-DE"/>
              </w:rPr>
              <w:t>[PrkAidMsgTxt_D_Rq]</w:t>
            </w:r>
          </w:p>
        </w:tc>
        <w:tc>
          <w:tcPr>
            <w:tcW w:w="264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spacing w:line="276" w:lineRule="auto"/>
              <w:jc w:val="center"/>
              <w:rPr>
                <w:rFonts w:cs="Arial"/>
                <w:lang w:val="de-DE" w:eastAsia="ja-JP"/>
              </w:rPr>
            </w:pPr>
            <w:r>
              <w:rPr>
                <w:lang w:val="de-DE"/>
              </w:rPr>
              <w:t>Run</w:t>
            </w:r>
          </w:p>
          <w:p w:rsidR="00D10B75" w:rsidRDefault="00D10B75">
            <w:pPr>
              <w:spacing w:line="276" w:lineRule="auto"/>
              <w:jc w:val="center"/>
              <w:rPr>
                <w:rFonts w:cs="Arial"/>
                <w:lang w:val="de-DE" w:eastAsia="ja-JP"/>
              </w:rPr>
            </w:pPr>
            <w:r>
              <w:rPr>
                <w:lang w:val="de-DE"/>
              </w:rPr>
              <w:t>(as per Operational Modes and Voltage Range Definition)</w:t>
            </w: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no slot found graphic</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45952" behindDoc="1" locked="0" layoutInCell="1" allowOverlap="1" wp14:anchorId="29E7B355" wp14:editId="38D79AB9">
                  <wp:simplePos x="0" y="0"/>
                  <wp:positionH relativeFrom="column">
                    <wp:posOffset>2009140</wp:posOffset>
                  </wp:positionH>
                  <wp:positionV relativeFrom="page">
                    <wp:posOffset>9525</wp:posOffset>
                  </wp:positionV>
                  <wp:extent cx="640715" cy="675640"/>
                  <wp:effectExtent l="0" t="0" r="6985" b="0"/>
                  <wp:wrapTight wrapText="bothSides">
                    <wp:wrapPolygon edited="0">
                      <wp:start x="0" y="0"/>
                      <wp:lineTo x="0" y="20707"/>
                      <wp:lineTo x="21193" y="20707"/>
                      <wp:lineTo x="21193" y="0"/>
                      <wp:lineTo x="0" y="0"/>
                    </wp:wrapPolygon>
                  </wp:wrapTight>
                  <wp:docPr id="172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L</w:t>
            </w:r>
            <w:r>
              <w:rPr>
                <w:rFonts w:cs="Arial"/>
                <w:sz w:val="16"/>
                <w:szCs w:val="16"/>
                <w:vertAlign w:val="subscript"/>
                <w:lang w:val="de-DE" w:eastAsia="ja-JP"/>
              </w:rPr>
              <w:t>/084</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no slot found graphic</w:t>
            </w:r>
          </w:p>
          <w:p w:rsidR="00D10B75" w:rsidRDefault="00D10B75">
            <w:pPr>
              <w:spacing w:line="276" w:lineRule="auto"/>
              <w:jc w:val="center"/>
              <w:rPr>
                <w:rFonts w:cs="Arial"/>
                <w:sz w:val="24"/>
                <w:lang w:val="de-DE" w:eastAsia="ja-JP"/>
              </w:rPr>
            </w:pPr>
            <w:r>
              <w:rPr>
                <w:sz w:val="24"/>
                <w:lang w:val="de-DE"/>
              </w:rPr>
              <w:t>PPA L</w:t>
            </w:r>
            <w:r>
              <w:rPr>
                <w:rFonts w:cs="Arial"/>
                <w:sz w:val="16"/>
                <w:szCs w:val="16"/>
                <w:vertAlign w:val="subscript"/>
                <w:lang w:val="de-DE" w:eastAsia="ja-JP"/>
              </w:rPr>
              <w:t>/085</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46976" behindDoc="1" locked="0" layoutInCell="1" allowOverlap="1" wp14:anchorId="425772B0" wp14:editId="2FD7AEB8">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slot found graphic</w:t>
            </w:r>
          </w:p>
          <w:p w:rsidR="00D10B75" w:rsidRDefault="00D10B75">
            <w:pPr>
              <w:spacing w:line="276" w:lineRule="auto"/>
              <w:jc w:val="center"/>
              <w:rPr>
                <w:sz w:val="24"/>
                <w:lang w:val="de-DE"/>
              </w:rPr>
            </w:pPr>
            <w:r>
              <w:rPr>
                <w:sz w:val="24"/>
                <w:lang w:val="de-DE"/>
              </w:rPr>
              <w:t>SAPP L</w:t>
            </w:r>
            <w:r>
              <w:rPr>
                <w:rFonts w:cs="Arial"/>
                <w:sz w:val="16"/>
                <w:szCs w:val="16"/>
                <w:vertAlign w:val="subscript"/>
                <w:lang w:val="de-DE" w:eastAsia="ja-JP"/>
              </w:rPr>
              <w:t>/086</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49024" behindDoc="1" locked="0" layoutInCell="1" allowOverlap="1" wp14:anchorId="00568816" wp14:editId="12AF7329">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slot found graphic</w:t>
            </w:r>
          </w:p>
          <w:p w:rsidR="00D10B75" w:rsidRDefault="00D10B75">
            <w:pPr>
              <w:spacing w:line="276" w:lineRule="auto"/>
              <w:jc w:val="center"/>
              <w:rPr>
                <w:sz w:val="24"/>
                <w:lang w:val="de-DE"/>
              </w:rPr>
            </w:pPr>
            <w:r>
              <w:rPr>
                <w:sz w:val="24"/>
                <w:lang w:val="de-DE"/>
              </w:rPr>
              <w:t>PPA L</w:t>
            </w:r>
            <w:r>
              <w:rPr>
                <w:rFonts w:cs="Arial"/>
                <w:sz w:val="16"/>
                <w:szCs w:val="16"/>
                <w:vertAlign w:val="subscript"/>
                <w:lang w:val="de-DE" w:eastAsia="ja-JP"/>
              </w:rPr>
              <w:t>/087</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51072" behindDoc="1" locked="0" layoutInCell="1" allowOverlap="1" wp14:anchorId="6FE1A417" wp14:editId="3E60F767">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slot found graphic</w:t>
            </w:r>
          </w:p>
          <w:p w:rsidR="00D10B75" w:rsidRDefault="00D10B75">
            <w:pPr>
              <w:spacing w:line="276" w:lineRule="auto"/>
              <w:jc w:val="center"/>
              <w:rPr>
                <w:sz w:val="24"/>
                <w:lang w:val="de-DE"/>
              </w:rPr>
            </w:pPr>
            <w:r>
              <w:rPr>
                <w:sz w:val="24"/>
                <w:lang w:val="de-DE"/>
              </w:rPr>
              <w:t>SAPP L</w:t>
            </w:r>
            <w:r>
              <w:rPr>
                <w:rFonts w:cs="Arial"/>
                <w:sz w:val="16"/>
                <w:szCs w:val="16"/>
                <w:vertAlign w:val="subscript"/>
                <w:lang w:val="de-DE" w:eastAsia="ja-JP"/>
              </w:rPr>
              <w:t>/088</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54144" behindDoc="1" locked="0" layoutInCell="1" allowOverlap="1" wp14:anchorId="29000FCC" wp14:editId="026AD5BC">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slot found graphic</w:t>
            </w:r>
          </w:p>
          <w:p w:rsidR="00D10B75" w:rsidRDefault="00D10B75">
            <w:pPr>
              <w:spacing w:line="276" w:lineRule="auto"/>
              <w:jc w:val="center"/>
              <w:rPr>
                <w:sz w:val="24"/>
                <w:lang w:val="de-DE"/>
              </w:rPr>
            </w:pPr>
            <w:r>
              <w:rPr>
                <w:sz w:val="24"/>
                <w:lang w:val="de-DE"/>
              </w:rPr>
              <w:t>PPA L</w:t>
            </w:r>
            <w:r>
              <w:rPr>
                <w:rFonts w:cs="Arial"/>
                <w:sz w:val="16"/>
                <w:szCs w:val="16"/>
                <w:vertAlign w:val="subscript"/>
                <w:lang w:val="de-DE" w:eastAsia="ja-JP"/>
              </w:rPr>
              <w:t>/089</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60288" behindDoc="1" locked="0" layoutInCell="1" allowOverlap="1" wp14:anchorId="46E7C9F5" wp14:editId="453B9458">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no slot found graphic</w:t>
            </w:r>
          </w:p>
          <w:p w:rsidR="00D10B75" w:rsidRDefault="00D10B75" w:rsidP="00D10B75">
            <w:pPr>
              <w:spacing w:line="276" w:lineRule="auto"/>
              <w:jc w:val="center"/>
              <w:rPr>
                <w:sz w:val="24"/>
                <w:lang w:val="de-DE"/>
              </w:rPr>
            </w:pPr>
            <w:r>
              <w:rPr>
                <w:noProof/>
              </w:rPr>
              <w:drawing>
                <wp:anchor distT="0" distB="0" distL="114300" distR="114300" simplePos="0" relativeHeight="251657216" behindDoc="1" locked="0" layoutInCell="1" allowOverlap="1" wp14:anchorId="433DBB1E" wp14:editId="32404989">
                  <wp:simplePos x="0" y="0"/>
                  <wp:positionH relativeFrom="column">
                    <wp:posOffset>2009140</wp:posOffset>
                  </wp:positionH>
                  <wp:positionV relativeFrom="page">
                    <wp:posOffset>9525</wp:posOffset>
                  </wp:positionV>
                  <wp:extent cx="640715" cy="675640"/>
                  <wp:effectExtent l="0" t="0" r="6985" b="0"/>
                  <wp:wrapTight wrapText="bothSides">
                    <wp:wrapPolygon edited="0">
                      <wp:start x="0" y="0"/>
                      <wp:lineTo x="0" y="20707"/>
                      <wp:lineTo x="21193" y="20707"/>
                      <wp:lineTo x="21193" y="0"/>
                      <wp:lineTo x="0" y="0"/>
                    </wp:wrapPolygon>
                  </wp:wrapTight>
                  <wp:docPr id="172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L</w:t>
            </w:r>
            <w:r>
              <w:rPr>
                <w:rFonts w:cs="Arial"/>
                <w:sz w:val="16"/>
                <w:szCs w:val="16"/>
                <w:vertAlign w:val="subscript"/>
                <w:lang w:val="de-DE" w:eastAsia="ja-JP"/>
              </w:rPr>
              <w:t>/238</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no slot found graphic</w:t>
            </w:r>
          </w:p>
          <w:p w:rsidR="00D10B75" w:rsidRDefault="00D10B75" w:rsidP="00D10B75">
            <w:pPr>
              <w:spacing w:line="276" w:lineRule="auto"/>
              <w:jc w:val="center"/>
              <w:rPr>
                <w:rFonts w:cs="Arial"/>
                <w:sz w:val="24"/>
                <w:lang w:val="de-DE" w:eastAsia="ja-JP"/>
              </w:rPr>
            </w:pPr>
            <w:r>
              <w:rPr>
                <w:sz w:val="24"/>
                <w:lang w:val="de-DE"/>
              </w:rPr>
              <w:t>PPA L</w:t>
            </w:r>
            <w:r>
              <w:rPr>
                <w:rFonts w:cs="Arial"/>
                <w:sz w:val="16"/>
                <w:szCs w:val="16"/>
                <w:vertAlign w:val="subscript"/>
                <w:lang w:val="de-DE" w:eastAsia="ja-JP"/>
              </w:rPr>
              <w:t>/</w:t>
            </w:r>
            <w:r>
              <w:rPr>
                <w:noProof/>
              </w:rPr>
              <w:drawing>
                <wp:anchor distT="0" distB="0" distL="114300" distR="114300" simplePos="0" relativeHeight="251658240" behindDoc="1" locked="0" layoutInCell="1" allowOverlap="1" wp14:anchorId="6D7DB231" wp14:editId="0A29FEA3">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sz w:val="16"/>
                <w:szCs w:val="16"/>
                <w:vertAlign w:val="subscript"/>
                <w:lang w:val="de-DE" w:eastAsia="ja-JP"/>
              </w:rPr>
              <w:t>239</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2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no slot found graphic</w:t>
            </w:r>
          </w:p>
          <w:p w:rsidR="00D10B75" w:rsidRDefault="00D10B75" w:rsidP="00D10B75">
            <w:pPr>
              <w:spacing w:line="276" w:lineRule="auto"/>
              <w:jc w:val="center"/>
              <w:rPr>
                <w:sz w:val="24"/>
                <w:lang w:val="de-DE"/>
              </w:rPr>
            </w:pPr>
            <w:r>
              <w:rPr>
                <w:noProof/>
              </w:rPr>
              <w:drawing>
                <wp:anchor distT="0" distB="0" distL="114300" distR="114300" simplePos="0" relativeHeight="251662336" behindDoc="1" locked="0" layoutInCell="1" allowOverlap="1" wp14:anchorId="1B37DBD2" wp14:editId="48F8DA4F">
                  <wp:simplePos x="0" y="0"/>
                  <wp:positionH relativeFrom="column">
                    <wp:posOffset>2009140</wp:posOffset>
                  </wp:positionH>
                  <wp:positionV relativeFrom="page">
                    <wp:posOffset>9525</wp:posOffset>
                  </wp:positionV>
                  <wp:extent cx="640715" cy="675640"/>
                  <wp:effectExtent l="0" t="0" r="6985" b="0"/>
                  <wp:wrapTight wrapText="bothSides">
                    <wp:wrapPolygon edited="0">
                      <wp:start x="0" y="0"/>
                      <wp:lineTo x="0" y="20707"/>
                      <wp:lineTo x="21193" y="20707"/>
                      <wp:lineTo x="21193" y="0"/>
                      <wp:lineTo x="0" y="0"/>
                    </wp:wrapPolygon>
                  </wp:wrapTight>
                  <wp:docPr id="172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L</w:t>
            </w:r>
            <w:r>
              <w:rPr>
                <w:rFonts w:cs="Arial"/>
                <w:sz w:val="16"/>
                <w:szCs w:val="16"/>
                <w:vertAlign w:val="subscript"/>
                <w:lang w:val="de-DE" w:eastAsia="ja-JP"/>
              </w:rPr>
              <w:t>/523</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0x5</w:t>
            </w:r>
          </w:p>
        </w:tc>
        <w:tc>
          <w:tcPr>
            <w:tcW w:w="519"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0x5</w:t>
            </w:r>
          </w:p>
        </w:tc>
        <w:tc>
          <w:tcPr>
            <w:tcW w:w="2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24"/>
                <w:lang w:val="de-DE"/>
              </w:rPr>
            </w:pPr>
            <w:r>
              <w:rPr>
                <w:sz w:val="24"/>
                <w:lang w:val="de-DE"/>
              </w:rPr>
              <w:t>no slot found graphic</w:t>
            </w:r>
          </w:p>
          <w:p w:rsidR="00D10B75" w:rsidRDefault="00D10B75" w:rsidP="00D10B75">
            <w:pPr>
              <w:spacing w:line="276" w:lineRule="auto"/>
              <w:jc w:val="center"/>
              <w:rPr>
                <w:sz w:val="24"/>
                <w:lang w:val="de-DE"/>
              </w:rPr>
            </w:pPr>
            <w:r>
              <w:rPr>
                <w:noProof/>
              </w:rPr>
              <w:drawing>
                <wp:anchor distT="0" distB="0" distL="114300" distR="114300" simplePos="0" relativeHeight="251666432" behindDoc="1" locked="0" layoutInCell="1" allowOverlap="1" wp14:anchorId="76579EA1" wp14:editId="1A6D8B30">
                  <wp:simplePos x="0" y="0"/>
                  <wp:positionH relativeFrom="column">
                    <wp:posOffset>2009140</wp:posOffset>
                  </wp:positionH>
                  <wp:positionV relativeFrom="page">
                    <wp:posOffset>9525</wp:posOffset>
                  </wp:positionV>
                  <wp:extent cx="640715" cy="675640"/>
                  <wp:effectExtent l="0" t="0" r="6985" b="0"/>
                  <wp:wrapTight wrapText="bothSides">
                    <wp:wrapPolygon edited="0">
                      <wp:start x="0" y="0"/>
                      <wp:lineTo x="0" y="20707"/>
                      <wp:lineTo x="21193" y="20707"/>
                      <wp:lineTo x="21193" y="0"/>
                      <wp:lineTo x="0" y="0"/>
                    </wp:wrapPolygon>
                  </wp:wrapTight>
                  <wp:docPr id="172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L</w:t>
            </w:r>
            <w:r>
              <w:rPr>
                <w:rFonts w:cs="Arial"/>
                <w:sz w:val="16"/>
                <w:szCs w:val="16"/>
                <w:vertAlign w:val="subscript"/>
                <w:lang w:val="de-DE" w:eastAsia="ja-JP"/>
              </w:rPr>
              <w:t>/570</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2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no slot found graphic</w:t>
            </w:r>
          </w:p>
          <w:p w:rsidR="00D10B75" w:rsidRDefault="00D10B75" w:rsidP="00D10B75">
            <w:pPr>
              <w:spacing w:line="276" w:lineRule="auto"/>
              <w:jc w:val="center"/>
              <w:rPr>
                <w:rFonts w:cs="Arial"/>
                <w:sz w:val="24"/>
                <w:lang w:val="de-DE" w:eastAsia="ja-JP"/>
              </w:rPr>
            </w:pPr>
            <w:r>
              <w:rPr>
                <w:sz w:val="24"/>
                <w:lang w:val="de-DE"/>
              </w:rPr>
              <w:t>PPA L</w:t>
            </w:r>
            <w:r>
              <w:rPr>
                <w:rFonts w:cs="Arial"/>
                <w:sz w:val="16"/>
                <w:szCs w:val="16"/>
                <w:vertAlign w:val="subscript"/>
                <w:lang w:val="de-DE" w:eastAsia="ja-JP"/>
              </w:rPr>
              <w:t>/</w:t>
            </w:r>
            <w:r>
              <w:rPr>
                <w:noProof/>
              </w:rPr>
              <w:drawing>
                <wp:anchor distT="0" distB="0" distL="114300" distR="114300" simplePos="0" relativeHeight="251664384" behindDoc="1" locked="0" layoutInCell="1" allowOverlap="1" wp14:anchorId="229F205C" wp14:editId="4DA940DD">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sz w:val="16"/>
                <w:szCs w:val="16"/>
                <w:vertAlign w:val="subscript"/>
                <w:lang w:val="de-DE" w:eastAsia="ja-JP"/>
              </w:rPr>
              <w:t>524</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0x5</w:t>
            </w:r>
          </w:p>
        </w:tc>
        <w:tc>
          <w:tcPr>
            <w:tcW w:w="519"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0x5</w:t>
            </w:r>
          </w:p>
        </w:tc>
        <w:tc>
          <w:tcPr>
            <w:tcW w:w="2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24"/>
                <w:lang w:val="de-DE"/>
              </w:rPr>
            </w:pPr>
            <w:r>
              <w:rPr>
                <w:sz w:val="24"/>
                <w:lang w:val="de-DE"/>
              </w:rPr>
              <w:t>no slot found graphic</w:t>
            </w:r>
          </w:p>
          <w:p w:rsidR="00D10B75" w:rsidRDefault="00D10B75" w:rsidP="00D10B75">
            <w:pPr>
              <w:spacing w:line="276" w:lineRule="auto"/>
              <w:jc w:val="center"/>
              <w:rPr>
                <w:rFonts w:cs="Arial"/>
                <w:sz w:val="24"/>
                <w:lang w:val="de-DE" w:eastAsia="ja-JP"/>
              </w:rPr>
            </w:pPr>
            <w:r>
              <w:rPr>
                <w:sz w:val="24"/>
                <w:lang w:val="de-DE"/>
              </w:rPr>
              <w:t>PPA L</w:t>
            </w:r>
            <w:r>
              <w:rPr>
                <w:rFonts w:cs="Arial"/>
                <w:sz w:val="16"/>
                <w:szCs w:val="16"/>
                <w:vertAlign w:val="subscript"/>
                <w:lang w:val="de-DE" w:eastAsia="ja-JP"/>
              </w:rPr>
              <w:t>/</w:t>
            </w:r>
            <w:r>
              <w:rPr>
                <w:noProof/>
              </w:rPr>
              <w:drawing>
                <wp:anchor distT="0" distB="0" distL="114300" distR="114300" simplePos="0" relativeHeight="251668480" behindDoc="1" locked="0" layoutInCell="1" allowOverlap="1" wp14:anchorId="5C65A23A" wp14:editId="420D6044">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sz w:val="16"/>
                <w:szCs w:val="16"/>
                <w:vertAlign w:val="subscript"/>
                <w:lang w:val="de-DE" w:eastAsia="ja-JP"/>
              </w:rPr>
              <w:t>571</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6708" w:type="dxa"/>
            <w:gridSpan w:val="16"/>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lang w:val="de-DE" w:eastAsia="ja-JP"/>
              </w:rPr>
            </w:pPr>
            <w:r>
              <w:rPr>
                <w:lang w:val="de-DE"/>
              </w:rPr>
              <w:t>All Other Cases</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Blank (Do not show ParkScenarioLeft)</w:t>
            </w:r>
          </w:p>
        </w:tc>
      </w:tr>
    </w:tbl>
    <w:p w:rsidR="00D10B75" w:rsidRPr="00146DD1" w:rsidRDefault="00D10B75" w:rsidP="00D10B75">
      <w:pPr>
        <w:jc w:val="center"/>
      </w:pPr>
      <w:r>
        <w:t>Use this table together with the Check Mark Modifier table immediately below.</w:t>
      </w:r>
    </w:p>
    <w:p w:rsidR="00D10B75" w:rsidRDefault="00D10B75" w:rsidP="00D10B75">
      <w:pPr>
        <w:rPr>
          <w:rFonts w:cs="Arial"/>
          <w:lang w:eastAsia="ja-JP"/>
        </w:rPr>
      </w:pPr>
    </w:p>
    <w:p w:rsidR="00D10B75" w:rsidRDefault="00D10B75" w:rsidP="00D10B75">
      <w:pPr>
        <w:rPr>
          <w:rFonts w:cs="Arial"/>
          <w:lang w:eastAsia="ja-JP"/>
        </w:rPr>
      </w:pPr>
    </w:p>
    <w:p w:rsidR="00D10B75" w:rsidRDefault="00D10B75">
      <w:pPr>
        <w:spacing w:after="200" w:line="276" w:lineRule="auto"/>
        <w:rPr>
          <w:rFonts w:cs="Arial"/>
          <w:lang w:eastAsia="ja-JP"/>
        </w:rPr>
      </w:pPr>
      <w:r>
        <w:rPr>
          <w:rFonts w:cs="Arial"/>
          <w:lang w:eastAsia="ja-JP"/>
        </w:rPr>
        <w:br w:type="page"/>
      </w:r>
    </w:p>
    <w:p w:rsidR="00D10B75" w:rsidRPr="00A329C7" w:rsidRDefault="00D10B75" w:rsidP="00D10B75">
      <w:pPr>
        <w:jc w:val="center"/>
        <w:rPr>
          <w:b/>
        </w:rPr>
      </w:pPr>
      <w:r>
        <w:rPr>
          <w:b/>
        </w:rPr>
        <w:lastRenderedPageBreak/>
        <w:t>Check Mark Modifier</w:t>
      </w:r>
    </w:p>
    <w:tbl>
      <w:tblPr>
        <w:tblW w:w="10000" w:type="dxa"/>
        <w:jc w:val="center"/>
        <w:tblLayout w:type="fixed"/>
        <w:tblLook w:val="04A0" w:firstRow="1" w:lastRow="0" w:firstColumn="1" w:lastColumn="0" w:noHBand="0" w:noVBand="1"/>
      </w:tblPr>
      <w:tblGrid>
        <w:gridCol w:w="648"/>
        <w:gridCol w:w="522"/>
        <w:gridCol w:w="522"/>
        <w:gridCol w:w="519"/>
        <w:gridCol w:w="540"/>
        <w:gridCol w:w="505"/>
        <w:gridCol w:w="270"/>
        <w:gridCol w:w="270"/>
        <w:gridCol w:w="270"/>
        <w:gridCol w:w="540"/>
        <w:gridCol w:w="563"/>
        <w:gridCol w:w="540"/>
        <w:gridCol w:w="270"/>
        <w:gridCol w:w="270"/>
        <w:gridCol w:w="270"/>
        <w:gridCol w:w="563"/>
        <w:gridCol w:w="274"/>
        <w:gridCol w:w="2644"/>
      </w:tblGrid>
      <w:tr w:rsidR="00D10B75" w:rsidTr="00D10B75">
        <w:trPr>
          <w:cantSplit/>
          <w:trHeight w:val="2160"/>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lang w:val="de-DE" w:eastAsia="ja-JP"/>
              </w:rPr>
            </w:pPr>
            <w:r>
              <w:rPr>
                <w:lang w:val="de-DE"/>
              </w:rPr>
              <w:t>Operational Mode</w:t>
            </w:r>
          </w:p>
        </w:tc>
        <w:tc>
          <w:tcPr>
            <w:tcW w:w="5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rsidP="00D10B75">
            <w:pPr>
              <w:spacing w:line="276" w:lineRule="auto"/>
              <w:jc w:val="center"/>
              <w:rPr>
                <w:sz w:val="18"/>
                <w:lang w:val="de-DE"/>
              </w:rPr>
            </w:pPr>
            <w:r>
              <w:rPr>
                <w:sz w:val="16"/>
                <w:szCs w:val="16"/>
                <w:lang w:val="de-DE"/>
              </w:rPr>
              <w:t>Parking Assistance (Cfg)</w:t>
            </w:r>
          </w:p>
        </w:tc>
        <w:tc>
          <w:tcPr>
            <w:tcW w:w="5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[ApaSys_D_Stat]</w:t>
            </w:r>
          </w:p>
        </w:tc>
        <w:tc>
          <w:tcPr>
            <w:tcW w:w="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[ApaActvSide2_D_Stat]</w:t>
            </w:r>
          </w:p>
        </w:tc>
        <w:tc>
          <w:tcPr>
            <w:tcW w:w="5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[ApaScan_D_Stat]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sz w:val="18"/>
                <w:lang w:val="de-DE"/>
              </w:rPr>
            </w:pPr>
            <w:r>
              <w:rPr>
                <w:sz w:val="18"/>
                <w:lang w:val="de-DE"/>
              </w:rPr>
              <w:t>[ApaTrgtDist_D_Stat]</w:t>
            </w:r>
            <w:r>
              <w:rPr>
                <w:rFonts w:cs="Arial"/>
                <w:vertAlign w:val="superscript"/>
                <w:lang w:val="de-DE"/>
              </w:rPr>
              <w:t xml:space="preserve"> †</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sz w:val="18"/>
                <w:lang w:val="de-DE"/>
              </w:rPr>
            </w:pPr>
            <w:r>
              <w:rPr>
                <w:sz w:val="18"/>
                <w:lang w:val="de-DE"/>
              </w:rPr>
              <w:t>[ApaMsgTxt_D_Rq]</w:t>
            </w:r>
            <w:r>
              <w:rPr>
                <w:rFonts w:cs="Arial"/>
                <w:vertAlign w:val="superscript"/>
                <w:lang w:val="de-DE"/>
              </w:rPr>
              <w:t xml:space="preserve"> ‡</w:t>
            </w:r>
          </w:p>
        </w:tc>
        <w:tc>
          <w:tcPr>
            <w:tcW w:w="2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8"/>
                <w:lang w:val="de-DE" w:eastAsia="ja-JP"/>
              </w:rPr>
            </w:pPr>
            <w:r>
              <w:rPr>
                <w:sz w:val="18"/>
                <w:lang w:val="de-DE"/>
              </w:rPr>
              <w:t>[PrkAidMsgTxt_D_Rq]</w:t>
            </w:r>
          </w:p>
        </w:tc>
        <w:tc>
          <w:tcPr>
            <w:tcW w:w="264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rsidP="00D10B75">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48"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Pr="00691B33" w:rsidRDefault="00D10B75" w:rsidP="00D10B75">
            <w:pPr>
              <w:spacing w:line="276" w:lineRule="auto"/>
              <w:jc w:val="center"/>
              <w:rPr>
                <w:sz w:val="24"/>
                <w:lang w:val="de-DE"/>
              </w:rPr>
            </w:pPr>
            <w:r>
              <w:rPr>
                <w:sz w:val="24"/>
                <w:lang w:val="de-DE"/>
              </w:rPr>
              <w:t xml:space="preserve">Add Check Mark </w:t>
            </w:r>
            <w:r>
              <w:object w:dxaOrig="345" w:dyaOrig="195">
                <v:shape id="5da9c312000034bf00000e3a" o:spid="_x0000_i1044" type="#_x0000_t75" style="width:17.25pt;height:9.75pt" o:ole="">
                  <v:imagedata r:id="rId84" o:title=""/>
                </v:shape>
                <o:OLEObject Type="Embed" ProgID="PBrush" ShapeID="5da9c312000034bf00000e3a" DrawAspect="Content" ObjectID="_1632898319" r:id="rId85"/>
              </w:object>
            </w:r>
            <w:r>
              <w:rPr>
                <w:sz w:val="24"/>
                <w:lang w:val="de-DE"/>
              </w:rPr>
              <w:t>Inside Open Parallel Park Space on the Left</w:t>
            </w:r>
            <w:r>
              <w:rPr>
                <w:rFonts w:cs="Arial"/>
                <w:sz w:val="16"/>
                <w:szCs w:val="16"/>
                <w:vertAlign w:val="subscript"/>
                <w:lang w:val="de-DE" w:eastAsia="ja-JP"/>
              </w:rPr>
              <w:t>/311</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522"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2"/>
                <w:szCs w:val="16"/>
                <w:lang w:val="de-DE"/>
              </w:rPr>
            </w:pPr>
            <w:r>
              <w:rPr>
                <w:sz w:val="12"/>
                <w:szCs w:val="16"/>
                <w:lang w:val="de-DE"/>
              </w:rPr>
              <w:t>0xA |0xB</w:t>
            </w:r>
          </w:p>
        </w:tc>
        <w:tc>
          <w:tcPr>
            <w:tcW w:w="52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0x1</w:t>
            </w:r>
          </w:p>
        </w:tc>
        <w:tc>
          <w:tcPr>
            <w:tcW w:w="50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sz w:val="16"/>
                <w:szCs w:val="16"/>
                <w:lang w:val="de-DE"/>
              </w:rPr>
            </w:pPr>
            <w:r>
              <w:rPr>
                <w:rFonts w:cs="Arial"/>
                <w:sz w:val="16"/>
                <w:szCs w:val="16"/>
                <w:lang w:val="de-DE" w:eastAsia="ja-JP"/>
              </w:rPr>
              <w:t>X</w:t>
            </w:r>
          </w:p>
        </w:tc>
        <w:tc>
          <w:tcPr>
            <w:tcW w:w="2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Pr="00691B33" w:rsidRDefault="00D10B75" w:rsidP="00D10B75">
            <w:pPr>
              <w:spacing w:line="276" w:lineRule="auto"/>
              <w:jc w:val="center"/>
              <w:rPr>
                <w:sz w:val="24"/>
                <w:lang w:val="de-DE"/>
              </w:rPr>
            </w:pPr>
            <w:r>
              <w:rPr>
                <w:sz w:val="24"/>
                <w:lang w:val="de-DE"/>
              </w:rPr>
              <w:t xml:space="preserve">Add Check Mark </w:t>
            </w:r>
            <w:r>
              <w:object w:dxaOrig="345" w:dyaOrig="195">
                <v:shape id="5da9c312000034bf00005a59" o:spid="_x0000_i1045" type="#_x0000_t75" style="width:17.25pt;height:9.75pt" o:ole="">
                  <v:imagedata r:id="rId84" o:title=""/>
                </v:shape>
                <o:OLEObject Type="Embed" ProgID="PBrush" ShapeID="5da9c312000034bf00005a59" DrawAspect="Content" ObjectID="_1632898320" r:id="rId86"/>
              </w:object>
            </w:r>
            <w:r>
              <w:rPr>
                <w:sz w:val="24"/>
                <w:lang w:val="de-DE"/>
              </w:rPr>
              <w:t>Inside Open Perpendicular Park Space on the Left</w:t>
            </w:r>
            <w:r>
              <w:rPr>
                <w:rFonts w:cs="Arial"/>
                <w:sz w:val="16"/>
                <w:szCs w:val="16"/>
                <w:vertAlign w:val="subscript"/>
                <w:lang w:val="de-DE" w:eastAsia="ja-JP"/>
              </w:rPr>
              <w:t>/312</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6708" w:type="dxa"/>
            <w:gridSpan w:val="16"/>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lang w:val="de-DE" w:eastAsia="ja-JP"/>
              </w:rPr>
            </w:pPr>
            <w:r>
              <w:rPr>
                <w:lang w:val="de-DE"/>
              </w:rPr>
              <w:t>All Other Cases</w:t>
            </w:r>
          </w:p>
        </w:tc>
        <w:tc>
          <w:tcPr>
            <w:tcW w:w="264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sz w:val="24"/>
                <w:lang w:val="de-DE"/>
              </w:rPr>
              <w:t>Do Not Add Check Mark</w:t>
            </w:r>
          </w:p>
        </w:tc>
      </w:tr>
    </w:tbl>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ParkScenarioLeft</w:t>
      </w:r>
      <w:proofErr w:type="spellEnd"/>
      <w:r>
        <w:t xml:space="preserve"> with Check Mark Modifier</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W w:w="0" w:type="dxa"/>
        <w:jc w:val="center"/>
        <w:tblLayout w:type="fixed"/>
        <w:tblLook w:val="04A0" w:firstRow="1" w:lastRow="0" w:firstColumn="1" w:lastColumn="0" w:noHBand="0" w:noVBand="1"/>
      </w:tblPr>
      <w:tblGrid>
        <w:gridCol w:w="648"/>
        <w:gridCol w:w="474"/>
        <w:gridCol w:w="474"/>
        <w:gridCol w:w="474"/>
        <w:gridCol w:w="474"/>
        <w:gridCol w:w="264"/>
        <w:gridCol w:w="270"/>
        <w:gridCol w:w="270"/>
        <w:gridCol w:w="540"/>
        <w:gridCol w:w="270"/>
        <w:gridCol w:w="540"/>
        <w:gridCol w:w="270"/>
        <w:gridCol w:w="270"/>
        <w:gridCol w:w="270"/>
        <w:gridCol w:w="4419"/>
      </w:tblGrid>
      <w:tr w:rsidR="00D10B75" w:rsidTr="00D10B75">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[PrkAidMsgTxt_D_Rq]</w:t>
            </w:r>
          </w:p>
        </w:tc>
        <w:tc>
          <w:tcPr>
            <w:tcW w:w="4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24"/>
                <w:lang w:val="de-DE" w:eastAsia="ja-JP"/>
              </w:rPr>
            </w:pPr>
            <w:r>
              <w:rPr>
                <w:sz w:val="24"/>
                <w:lang w:val="de-DE"/>
              </w:rPr>
              <w:t>Display HMI</w:t>
            </w:r>
          </w:p>
        </w:tc>
      </w:tr>
      <w:tr w:rsidR="00D10B75" w:rsidTr="00D10B75">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spacing w:line="276" w:lineRule="auto"/>
              <w:ind w:left="113" w:right="113"/>
              <w:jc w:val="center"/>
              <w:rPr>
                <w:rFonts w:cs="Arial"/>
                <w:lang w:val="de-DE" w:eastAsia="ja-JP"/>
              </w:rPr>
            </w:pPr>
            <w:r>
              <w:rPr>
                <w:lang w:val="de-DE"/>
              </w:rPr>
              <w:t>Run</w:t>
            </w:r>
          </w:p>
          <w:p w:rsidR="00D10B75" w:rsidRDefault="00D10B75">
            <w:pPr>
              <w:spacing w:line="276" w:lineRule="auto"/>
              <w:ind w:left="113" w:right="113"/>
              <w:jc w:val="center"/>
              <w:rPr>
                <w:rFonts w:cs="Arial"/>
                <w:lang w:val="de-DE" w:eastAsia="ja-JP"/>
              </w:rPr>
            </w:pPr>
            <w:r>
              <w:rPr>
                <w:sz w:val="16"/>
                <w:szCs w:val="16"/>
                <w:lang w:val="de-DE"/>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no slot found graphic</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71552" behindDoc="1" locked="0" layoutInCell="1" allowOverlap="1">
                  <wp:simplePos x="0" y="0"/>
                  <wp:positionH relativeFrom="column">
                    <wp:posOffset>2009140</wp:posOffset>
                  </wp:positionH>
                  <wp:positionV relativeFrom="page">
                    <wp:posOffset>9525</wp:posOffset>
                  </wp:positionV>
                  <wp:extent cx="640715" cy="675640"/>
                  <wp:effectExtent l="0" t="0" r="6985" b="0"/>
                  <wp:wrapTight wrapText="bothSides">
                    <wp:wrapPolygon edited="0">
                      <wp:start x="0" y="0"/>
                      <wp:lineTo x="0" y="20707"/>
                      <wp:lineTo x="21193" y="20707"/>
                      <wp:lineTo x="21193" y="0"/>
                      <wp:lineTo x="0" y="0"/>
                    </wp:wrapPolygon>
                  </wp:wrapTight>
                  <wp:docPr id="172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L</w:t>
            </w:r>
            <w:r>
              <w:rPr>
                <w:rFonts w:cs="Arial"/>
                <w:sz w:val="16"/>
                <w:szCs w:val="16"/>
                <w:lang w:val="de-DE" w:eastAsia="ja-JP"/>
              </w:rPr>
              <w:t>/084</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no slot found graphic</w:t>
            </w:r>
          </w:p>
          <w:p w:rsidR="00D10B75" w:rsidRDefault="00D10B75">
            <w:pPr>
              <w:spacing w:line="276" w:lineRule="auto"/>
              <w:jc w:val="center"/>
              <w:rPr>
                <w:rFonts w:cs="Arial"/>
                <w:sz w:val="24"/>
                <w:lang w:val="de-DE" w:eastAsia="ja-JP"/>
              </w:rPr>
            </w:pPr>
            <w:r>
              <w:rPr>
                <w:sz w:val="24"/>
                <w:lang w:val="de-DE"/>
              </w:rPr>
              <w:t>PPA L</w:t>
            </w:r>
            <w:r>
              <w:rPr>
                <w:rFonts w:cs="Arial"/>
                <w:sz w:val="16"/>
                <w:szCs w:val="16"/>
                <w:lang w:val="de-DE" w:eastAsia="ja-JP"/>
              </w:rPr>
              <w:t>/085</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73600"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slot found graphic</w:t>
            </w:r>
          </w:p>
          <w:p w:rsidR="00D10B75" w:rsidRDefault="00D10B75">
            <w:pPr>
              <w:spacing w:line="276" w:lineRule="auto"/>
              <w:jc w:val="center"/>
              <w:rPr>
                <w:sz w:val="24"/>
                <w:lang w:val="de-DE"/>
              </w:rPr>
            </w:pPr>
            <w:r>
              <w:rPr>
                <w:sz w:val="24"/>
                <w:lang w:val="de-DE"/>
              </w:rPr>
              <w:t>SAPP L</w:t>
            </w:r>
            <w:r>
              <w:rPr>
                <w:rFonts w:cs="Arial"/>
                <w:sz w:val="16"/>
                <w:szCs w:val="16"/>
                <w:lang w:val="de-DE" w:eastAsia="ja-JP"/>
              </w:rPr>
              <w:t>/086</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75648"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slot found graphic</w:t>
            </w:r>
          </w:p>
          <w:p w:rsidR="00D10B75" w:rsidRDefault="00D10B75">
            <w:pPr>
              <w:spacing w:line="276" w:lineRule="auto"/>
              <w:jc w:val="center"/>
              <w:rPr>
                <w:sz w:val="24"/>
                <w:lang w:val="de-DE"/>
              </w:rPr>
            </w:pPr>
            <w:r>
              <w:rPr>
                <w:sz w:val="24"/>
                <w:lang w:val="de-DE"/>
              </w:rPr>
              <w:t>PPA L</w:t>
            </w:r>
            <w:r>
              <w:rPr>
                <w:rFonts w:cs="Arial"/>
                <w:sz w:val="16"/>
                <w:szCs w:val="16"/>
                <w:lang w:val="de-DE" w:eastAsia="ja-JP"/>
              </w:rPr>
              <w:t>/087</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77696"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slot found graphic</w:t>
            </w:r>
          </w:p>
          <w:p w:rsidR="00D10B75" w:rsidRDefault="00D10B75">
            <w:pPr>
              <w:spacing w:line="276" w:lineRule="auto"/>
              <w:jc w:val="center"/>
              <w:rPr>
                <w:sz w:val="24"/>
                <w:lang w:val="de-DE"/>
              </w:rPr>
            </w:pPr>
            <w:r>
              <w:rPr>
                <w:sz w:val="24"/>
                <w:lang w:val="de-DE"/>
              </w:rPr>
              <w:t>SAPP L</w:t>
            </w:r>
            <w:r>
              <w:rPr>
                <w:rFonts w:cs="Arial"/>
                <w:sz w:val="16"/>
                <w:szCs w:val="16"/>
                <w:lang w:val="de-DE" w:eastAsia="ja-JP"/>
              </w:rPr>
              <w:t>/088</w:t>
            </w:r>
          </w:p>
          <w:p w:rsidR="00D10B75" w:rsidRDefault="00D10B75" w:rsidP="00D10B75">
            <w:pPr>
              <w:spacing w:line="276" w:lineRule="auto"/>
              <w:jc w:val="center"/>
              <w:rPr>
                <w:sz w:val="24"/>
                <w:lang w:val="de-DE"/>
              </w:rPr>
            </w:pPr>
            <w:r>
              <w:rPr>
                <w:noProof/>
              </w:rPr>
              <w:drawing>
                <wp:anchor distT="0" distB="0" distL="114300" distR="114300" simplePos="0" relativeHeight="251681792"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slot found graphic</w:t>
            </w:r>
          </w:p>
          <w:p w:rsidR="00D10B75" w:rsidRDefault="00D10B75">
            <w:pPr>
              <w:spacing w:line="276" w:lineRule="auto"/>
              <w:jc w:val="center"/>
              <w:rPr>
                <w:sz w:val="24"/>
                <w:lang w:val="de-DE"/>
              </w:rPr>
            </w:pPr>
            <w:r>
              <w:rPr>
                <w:sz w:val="24"/>
                <w:lang w:val="de-DE"/>
              </w:rPr>
              <w:t>PPA L</w:t>
            </w:r>
            <w:r>
              <w:rPr>
                <w:rFonts w:cs="Arial"/>
                <w:sz w:val="16"/>
                <w:szCs w:val="16"/>
                <w:lang w:val="de-DE" w:eastAsia="ja-JP"/>
              </w:rPr>
              <w:t>/089</w:t>
            </w:r>
          </w:p>
          <w:p w:rsidR="00D10B75" w:rsidRDefault="00D10B75" w:rsidP="00D10B75">
            <w:pPr>
              <w:spacing w:line="276" w:lineRule="auto"/>
              <w:jc w:val="center"/>
              <w:rPr>
                <w:sz w:val="24"/>
                <w:lang w:val="de-DE"/>
              </w:rPr>
            </w:pPr>
            <w:r>
              <w:rPr>
                <w:noProof/>
              </w:rPr>
              <w:drawing>
                <wp:anchor distT="0" distB="0" distL="114300" distR="114300" simplePos="0" relativeHeight="251682816"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no slot found graphic</w:t>
            </w:r>
          </w:p>
          <w:p w:rsidR="00D10B75" w:rsidRDefault="00D10B75" w:rsidP="00D10B75">
            <w:pPr>
              <w:spacing w:line="276" w:lineRule="auto"/>
              <w:jc w:val="center"/>
              <w:rPr>
                <w:sz w:val="24"/>
                <w:lang w:val="de-DE"/>
              </w:rPr>
            </w:pPr>
            <w:r>
              <w:rPr>
                <w:noProof/>
              </w:rPr>
              <w:drawing>
                <wp:anchor distT="0" distB="0" distL="114300" distR="114300" simplePos="0" relativeHeight="251679744" behindDoc="1" locked="0" layoutInCell="1" allowOverlap="1">
                  <wp:simplePos x="0" y="0"/>
                  <wp:positionH relativeFrom="column">
                    <wp:posOffset>2009140</wp:posOffset>
                  </wp:positionH>
                  <wp:positionV relativeFrom="page">
                    <wp:posOffset>9525</wp:posOffset>
                  </wp:positionV>
                  <wp:extent cx="640715" cy="675640"/>
                  <wp:effectExtent l="0" t="0" r="6985" b="0"/>
                  <wp:wrapTight wrapText="bothSides">
                    <wp:wrapPolygon edited="0">
                      <wp:start x="0" y="0"/>
                      <wp:lineTo x="0" y="20707"/>
                      <wp:lineTo x="21193" y="20707"/>
                      <wp:lineTo x="21193" y="0"/>
                      <wp:lineTo x="0" y="0"/>
                    </wp:wrapPolygon>
                  </wp:wrapTight>
                  <wp:docPr id="17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L</w:t>
            </w:r>
            <w:r>
              <w:rPr>
                <w:rFonts w:cs="Arial"/>
                <w:sz w:val="16"/>
                <w:szCs w:val="16"/>
                <w:lang w:val="de-DE" w:eastAsia="ja-JP"/>
              </w:rPr>
              <w:t>/238</w:t>
            </w:r>
          </w:p>
        </w:tc>
      </w:tr>
      <w:tr w:rsidR="00D10B75" w:rsidTr="00D10B75">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no slot found graphic</w:t>
            </w:r>
          </w:p>
          <w:p w:rsidR="00D10B75" w:rsidRDefault="00D10B75" w:rsidP="00D10B75">
            <w:pPr>
              <w:spacing w:line="276" w:lineRule="auto"/>
              <w:jc w:val="center"/>
              <w:rPr>
                <w:sz w:val="24"/>
                <w:lang w:val="de-DE"/>
              </w:rPr>
            </w:pPr>
            <w:r>
              <w:rPr>
                <w:sz w:val="24"/>
                <w:lang w:val="de-DE"/>
              </w:rPr>
              <w:t>PPA L</w:t>
            </w:r>
            <w:r>
              <w:rPr>
                <w:rFonts w:cs="Arial"/>
                <w:sz w:val="16"/>
                <w:szCs w:val="16"/>
                <w:lang w:val="de-DE" w:eastAsia="ja-JP"/>
              </w:rPr>
              <w:t>/239</w:t>
            </w:r>
            <w:r>
              <w:rPr>
                <w:noProof/>
              </w:rPr>
              <w:drawing>
                <wp:anchor distT="0" distB="0" distL="114300" distR="114300" simplePos="0" relativeHeight="251680768"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sz w:val="24"/>
                <w:lang w:val="de-DE"/>
              </w:rPr>
            </w:pPr>
            <w:r>
              <w:rPr>
                <w:noProof/>
              </w:rPr>
              <w:drawing>
                <wp:anchor distT="0" distB="0" distL="114300" distR="114300" simplePos="0" relativeHeight="251683840" behindDoc="1" locked="0" layoutInCell="1" allowOverlap="1">
                  <wp:simplePos x="0" y="0"/>
                  <wp:positionH relativeFrom="column">
                    <wp:posOffset>2014220</wp:posOffset>
                  </wp:positionH>
                  <wp:positionV relativeFrom="page">
                    <wp:posOffset>16510</wp:posOffset>
                  </wp:positionV>
                  <wp:extent cx="640715" cy="675640"/>
                  <wp:effectExtent l="0" t="0" r="6985" b="0"/>
                  <wp:wrapTight wrapText="bothSides">
                    <wp:wrapPolygon edited="0">
                      <wp:start x="0" y="0"/>
                      <wp:lineTo x="0" y="20707"/>
                      <wp:lineTo x="21193" y="20707"/>
                      <wp:lineTo x="21193" y="0"/>
                      <wp:lineTo x="0" y="0"/>
                    </wp:wrapPolygon>
                  </wp:wrapTight>
                  <wp:docPr id="172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715" cy="67564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no slot found graphic</w:t>
            </w:r>
          </w:p>
          <w:p w:rsidR="00D10B75" w:rsidRDefault="00D10B75">
            <w:pPr>
              <w:spacing w:line="276" w:lineRule="auto"/>
              <w:jc w:val="center"/>
              <w:rPr>
                <w:sz w:val="24"/>
                <w:lang w:val="de-DE"/>
              </w:rPr>
            </w:pPr>
            <w:r>
              <w:rPr>
                <w:sz w:val="24"/>
                <w:lang w:val="de-DE"/>
              </w:rPr>
              <w:t>SAPP L</w:t>
            </w:r>
            <w:r>
              <w:rPr>
                <w:rFonts w:cs="Arial"/>
                <w:sz w:val="16"/>
                <w:szCs w:val="16"/>
                <w:lang w:val="de-DE" w:eastAsia="ja-JP"/>
              </w:rPr>
              <w:t>/523</w:t>
            </w:r>
          </w:p>
        </w:tc>
      </w:tr>
      <w:tr w:rsidR="00D10B75" w:rsidTr="00D10B75">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no slot found graphic</w:t>
            </w:r>
          </w:p>
          <w:p w:rsidR="00D10B75" w:rsidRDefault="00D10B75" w:rsidP="00D10B75">
            <w:pPr>
              <w:spacing w:line="276" w:lineRule="auto"/>
              <w:jc w:val="center"/>
              <w:rPr>
                <w:sz w:val="24"/>
                <w:lang w:val="de-DE"/>
              </w:rPr>
            </w:pPr>
            <w:r>
              <w:rPr>
                <w:sz w:val="24"/>
                <w:lang w:val="de-DE"/>
              </w:rPr>
              <w:t>PPA L</w:t>
            </w:r>
            <w:r>
              <w:rPr>
                <w:rFonts w:cs="Arial"/>
                <w:sz w:val="16"/>
                <w:szCs w:val="16"/>
                <w:lang w:val="de-DE" w:eastAsia="ja-JP"/>
              </w:rPr>
              <w:t>/</w:t>
            </w:r>
            <w:r>
              <w:rPr>
                <w:noProof/>
              </w:rPr>
              <w:drawing>
                <wp:anchor distT="0" distB="0" distL="114300" distR="114300" simplePos="0" relativeHeight="251684864" behindDoc="1" locked="0" layoutInCell="1" allowOverlap="1">
                  <wp:simplePos x="0" y="0"/>
                  <wp:positionH relativeFrom="column">
                    <wp:posOffset>2009140</wp:posOffset>
                  </wp:positionH>
                  <wp:positionV relativeFrom="paragraph">
                    <wp:posOffset>-348615</wp:posOffset>
                  </wp:positionV>
                  <wp:extent cx="631190" cy="591820"/>
                  <wp:effectExtent l="0" t="0" r="0" b="0"/>
                  <wp:wrapTight wrapText="bothSides">
                    <wp:wrapPolygon edited="0">
                      <wp:start x="0" y="0"/>
                      <wp:lineTo x="0" y="20858"/>
                      <wp:lineTo x="20861" y="20858"/>
                      <wp:lineTo x="20861" y="0"/>
                      <wp:lineTo x="0" y="0"/>
                    </wp:wrapPolygon>
                  </wp:wrapTight>
                  <wp:docPr id="17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1190" cy="5918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sz w:val="16"/>
                <w:szCs w:val="16"/>
                <w:lang w:val="de-DE" w:eastAsia="ja-JP"/>
              </w:rPr>
              <w:t>524</w:t>
            </w:r>
          </w:p>
        </w:tc>
      </w:tr>
      <w:tr w:rsidR="00D10B75" w:rsidTr="00D10B75">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860" w:type="dxa"/>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All Other Cases</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Blank (Do not show ParkScenarioLeft)</w:t>
            </w:r>
          </w:p>
        </w:tc>
      </w:tr>
    </w:tbl>
    <w:p w:rsidR="00D10B75" w:rsidRDefault="00D10B75" w:rsidP="00D10B75">
      <w:pPr>
        <w:jc w:val="center"/>
      </w:pPr>
      <w:r>
        <w:t>Use this table together with the Check Mark Modifier table immediately below.</w:t>
      </w:r>
    </w:p>
    <w:p w:rsidR="00D10B75" w:rsidRDefault="00D10B75">
      <w:pPr>
        <w:spacing w:after="200" w:line="276" w:lineRule="auto"/>
        <w:rPr>
          <w:b/>
        </w:rPr>
      </w:pPr>
      <w:r>
        <w:rPr>
          <w:b/>
        </w:rPr>
        <w:br w:type="page"/>
      </w:r>
    </w:p>
    <w:p w:rsidR="00D10B75" w:rsidRDefault="00D10B75" w:rsidP="00D10B75">
      <w:pPr>
        <w:jc w:val="center"/>
        <w:rPr>
          <w:b/>
        </w:rPr>
      </w:pPr>
      <w:r>
        <w:rPr>
          <w:b/>
        </w:rPr>
        <w:lastRenderedPageBreak/>
        <w:t>Check Mark Modifier</w:t>
      </w:r>
    </w:p>
    <w:tbl>
      <w:tblPr>
        <w:tblW w:w="9927" w:type="dxa"/>
        <w:jc w:val="center"/>
        <w:tblLayout w:type="fixed"/>
        <w:tblLook w:val="04A0" w:firstRow="1" w:lastRow="0" w:firstColumn="1" w:lastColumn="0" w:noHBand="0" w:noVBand="1"/>
      </w:tblPr>
      <w:tblGrid>
        <w:gridCol w:w="648"/>
        <w:gridCol w:w="474"/>
        <w:gridCol w:w="474"/>
        <w:gridCol w:w="474"/>
        <w:gridCol w:w="474"/>
        <w:gridCol w:w="264"/>
        <w:gridCol w:w="270"/>
        <w:gridCol w:w="270"/>
        <w:gridCol w:w="540"/>
        <w:gridCol w:w="270"/>
        <w:gridCol w:w="540"/>
        <w:gridCol w:w="270"/>
        <w:gridCol w:w="270"/>
        <w:gridCol w:w="270"/>
        <w:gridCol w:w="4419"/>
      </w:tblGrid>
      <w:tr w:rsidR="00D10B75" w:rsidTr="00D10B75">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[PrkAidMsgTxt_D_Rq]</w:t>
            </w:r>
          </w:p>
        </w:tc>
        <w:tc>
          <w:tcPr>
            <w:tcW w:w="4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rsidP="00D10B75">
            <w:pPr>
              <w:spacing w:line="276" w:lineRule="auto"/>
              <w:jc w:val="center"/>
              <w:rPr>
                <w:rFonts w:cs="Arial"/>
                <w:sz w:val="24"/>
                <w:lang w:val="de-DE" w:eastAsia="ja-JP"/>
              </w:rPr>
            </w:pPr>
            <w:r>
              <w:rPr>
                <w:sz w:val="24"/>
                <w:lang w:val="de-DE"/>
              </w:rPr>
              <w:t>Display HMI</w:t>
            </w:r>
          </w:p>
        </w:tc>
      </w:tr>
      <w:tr w:rsidR="00D10B75" w:rsidTr="00D10B75">
        <w:trPr>
          <w:cantSplit/>
          <w:jc w:val="center"/>
        </w:trPr>
        <w:tc>
          <w:tcPr>
            <w:tcW w:w="648"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Pr="00691B33" w:rsidRDefault="00D10B75" w:rsidP="00D10B75">
            <w:pPr>
              <w:spacing w:line="276" w:lineRule="auto"/>
              <w:jc w:val="center"/>
              <w:rPr>
                <w:sz w:val="24"/>
                <w:lang w:val="de-DE"/>
              </w:rPr>
            </w:pPr>
            <w:r>
              <w:rPr>
                <w:sz w:val="24"/>
                <w:lang w:val="de-DE"/>
              </w:rPr>
              <w:t xml:space="preserve">Add Check Mark </w:t>
            </w:r>
            <w:r>
              <w:object w:dxaOrig="345" w:dyaOrig="195">
                <v:shape id="5da9c312000034bf0000668e" o:spid="_x0000_i1046" type="#_x0000_t75" style="width:17.25pt;height:9.75pt" o:ole="">
                  <v:imagedata r:id="rId84" o:title=""/>
                </v:shape>
                <o:OLEObject Type="Embed" ProgID="PBrush" ShapeID="5da9c312000034bf0000668e" DrawAspect="Content" ObjectID="_1632898321" r:id="rId87"/>
              </w:object>
            </w:r>
            <w:r>
              <w:rPr>
                <w:sz w:val="24"/>
                <w:lang w:val="de-DE"/>
              </w:rPr>
              <w:t>Inside Open Parallel Park Space on the Left</w:t>
            </w:r>
            <w:r>
              <w:rPr>
                <w:rFonts w:cs="Arial"/>
                <w:sz w:val="16"/>
                <w:szCs w:val="16"/>
                <w:vertAlign w:val="subscript"/>
                <w:lang w:val="de-DE" w:eastAsia="ja-JP"/>
              </w:rPr>
              <w:t>/311</w:t>
            </w:r>
          </w:p>
        </w:tc>
      </w:tr>
      <w:tr w:rsidR="00D10B75" w:rsidTr="00D10B75">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Pr="00691B33" w:rsidRDefault="00D10B75" w:rsidP="00D10B75">
            <w:pPr>
              <w:spacing w:line="276" w:lineRule="auto"/>
              <w:jc w:val="center"/>
              <w:rPr>
                <w:sz w:val="24"/>
                <w:lang w:val="de-DE"/>
              </w:rPr>
            </w:pPr>
            <w:r>
              <w:rPr>
                <w:sz w:val="24"/>
                <w:lang w:val="de-DE"/>
              </w:rPr>
              <w:t xml:space="preserve">Add Check Mark </w:t>
            </w:r>
            <w:r>
              <w:object w:dxaOrig="345" w:dyaOrig="195">
                <v:shape id="5da9c312000034bf0000701a" o:spid="_x0000_i1047" type="#_x0000_t75" style="width:17.25pt;height:9.75pt" o:ole="">
                  <v:imagedata r:id="rId84" o:title=""/>
                </v:shape>
                <o:OLEObject Type="Embed" ProgID="PBrush" ShapeID="5da9c312000034bf0000701a" DrawAspect="Content" ObjectID="_1632898322" r:id="rId88"/>
              </w:object>
            </w:r>
            <w:r>
              <w:rPr>
                <w:sz w:val="24"/>
                <w:lang w:val="de-DE"/>
              </w:rPr>
              <w:t>Inside Open Perpendicular Park Space on the Left</w:t>
            </w:r>
            <w:r>
              <w:rPr>
                <w:rFonts w:cs="Arial"/>
                <w:sz w:val="16"/>
                <w:szCs w:val="16"/>
                <w:vertAlign w:val="subscript"/>
                <w:lang w:val="de-DE" w:eastAsia="ja-JP"/>
              </w:rPr>
              <w:t>/311</w:t>
            </w:r>
          </w:p>
        </w:tc>
      </w:tr>
      <w:tr w:rsidR="00D10B75" w:rsidTr="00D10B75">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4860" w:type="dxa"/>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All Other Cases</w:t>
            </w:r>
          </w:p>
        </w:tc>
        <w:tc>
          <w:tcPr>
            <w:tcW w:w="441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sz w:val="24"/>
                <w:lang w:val="de-DE"/>
              </w:rPr>
              <w:t>Do Not Add Check Mark</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343FF7" w:rsidRDefault="00D10B75" w:rsidP="00D10B75"/>
    <w:p w:rsidR="00D10B75" w:rsidRPr="00D10B75" w:rsidRDefault="00D10B75" w:rsidP="00D10B75">
      <w:pPr>
        <w:pStyle w:val="Heading4"/>
        <w:rPr>
          <w:b w:val="0"/>
          <w:u w:val="single"/>
        </w:rPr>
      </w:pPr>
      <w:r w:rsidRPr="00D10B75">
        <w:rPr>
          <w:b w:val="0"/>
          <w:u w:val="single"/>
        </w:rPr>
        <w:t xml:space="preserve">CAMERA-FUR-REQ-130505/K-Active Park Assist (APA) Signal Processing - Positional </w:t>
      </w:r>
      <w:proofErr w:type="spellStart"/>
      <w:r w:rsidRPr="00D10B75">
        <w:rPr>
          <w:b w:val="0"/>
          <w:u w:val="single"/>
        </w:rPr>
        <w:t>ParkScenarioRight</w:t>
      </w:r>
      <w:proofErr w:type="spellEnd"/>
    </w:p>
    <w:p w:rsidR="00D10B75" w:rsidRPr="00CA6953" w:rsidRDefault="00D10B75" w:rsidP="00D10B75">
      <w:pPr>
        <w:jc w:val="center"/>
        <w:rPr>
          <w:b/>
        </w:rPr>
      </w:pPr>
      <w:r>
        <w:rPr>
          <w:b/>
        </w:rPr>
        <w:t>8” (or equivalent) displays</w:t>
      </w:r>
    </w:p>
    <w:tbl>
      <w:tblPr>
        <w:tblW w:w="10097" w:type="dxa"/>
        <w:jc w:val="center"/>
        <w:tblLayout w:type="fixed"/>
        <w:tblLook w:val="04A0" w:firstRow="1" w:lastRow="0" w:firstColumn="1" w:lastColumn="0" w:noHBand="0" w:noVBand="1"/>
      </w:tblPr>
      <w:tblGrid>
        <w:gridCol w:w="647"/>
        <w:gridCol w:w="478"/>
        <w:gridCol w:w="478"/>
        <w:gridCol w:w="540"/>
        <w:gridCol w:w="540"/>
        <w:gridCol w:w="540"/>
        <w:gridCol w:w="270"/>
        <w:gridCol w:w="270"/>
        <w:gridCol w:w="270"/>
        <w:gridCol w:w="540"/>
        <w:gridCol w:w="507"/>
        <w:gridCol w:w="540"/>
        <w:gridCol w:w="270"/>
        <w:gridCol w:w="270"/>
        <w:gridCol w:w="270"/>
        <w:gridCol w:w="506"/>
        <w:gridCol w:w="270"/>
        <w:gridCol w:w="2891"/>
      </w:tblGrid>
      <w:tr w:rsidR="00D10B75" w:rsidTr="00D10B75">
        <w:trPr>
          <w:cantSplit/>
          <w:trHeight w:val="2160"/>
          <w:tblHeader/>
          <w:jc w:val="center"/>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lang w:val="de-DE" w:eastAsia="ja-JP"/>
              </w:rPr>
            </w:pPr>
            <w:r>
              <w:rPr>
                <w:lang w:val="de-DE"/>
              </w:rPr>
              <w:t>Operational Mode</w:t>
            </w:r>
          </w:p>
        </w:tc>
        <w:tc>
          <w:tcPr>
            <w:tcW w:w="4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pPr>
              <w:spacing w:line="276" w:lineRule="auto"/>
              <w:jc w:val="center"/>
              <w:rPr>
                <w:sz w:val="16"/>
                <w:szCs w:val="16"/>
                <w:lang w:val="de-DE"/>
              </w:rPr>
            </w:pPr>
            <w:r>
              <w:rPr>
                <w:sz w:val="16"/>
                <w:szCs w:val="16"/>
                <w:lang w:val="de-DE"/>
              </w:rPr>
              <w:t>Parking Assistance (Cfg)</w:t>
            </w:r>
          </w:p>
        </w:tc>
        <w:tc>
          <w:tcPr>
            <w:tcW w:w="4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2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4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spacing w:line="276" w:lineRule="auto"/>
              <w:jc w:val="center"/>
              <w:rPr>
                <w:rFonts w:cs="Arial"/>
                <w:lang w:val="de-DE" w:eastAsia="ja-JP"/>
              </w:rPr>
            </w:pPr>
            <w:r>
              <w:rPr>
                <w:lang w:val="de-DE"/>
              </w:rPr>
              <w:t>Run</w:t>
            </w:r>
          </w:p>
          <w:p w:rsidR="00D10B75" w:rsidRDefault="00D10B75">
            <w:pPr>
              <w:spacing w:line="276" w:lineRule="auto"/>
              <w:jc w:val="center"/>
              <w:rPr>
                <w:rFonts w:cs="Arial"/>
                <w:lang w:val="de-DE" w:eastAsia="ja-JP"/>
              </w:rPr>
            </w:pPr>
            <w:r>
              <w:rPr>
                <w:lang w:val="de-DE"/>
              </w:rPr>
              <w:t>(as per Operational Modes and Voltage Range Definition)</w:t>
            </w: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39808" behindDoc="1" locked="0" layoutInCell="1" allowOverlap="1" wp14:anchorId="15972171" wp14:editId="61EAA897">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3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vertAlign w:val="subscript"/>
                <w:lang w:val="de-DE" w:eastAsia="ja-JP"/>
              </w:rPr>
              <w:t>/091</w:t>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pPr>
              <w:spacing w:line="276" w:lineRule="auto"/>
              <w:jc w:val="center"/>
              <w:rPr>
                <w:sz w:val="24"/>
                <w:lang w:val="de-DE"/>
              </w:rPr>
            </w:pPr>
            <w:r>
              <w:rPr>
                <w:sz w:val="24"/>
                <w:lang w:val="de-DE"/>
              </w:rPr>
              <w:t>PPA R</w:t>
            </w:r>
            <w:r>
              <w:rPr>
                <w:rFonts w:cs="Arial"/>
                <w:sz w:val="16"/>
                <w:szCs w:val="16"/>
                <w:vertAlign w:val="subscript"/>
                <w:lang w:val="de-DE" w:eastAsia="ja-JP"/>
              </w:rPr>
              <w:t>/092</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40832" behindDoc="1" locked="0" layoutInCell="1" allowOverlap="1" wp14:anchorId="0252A012" wp14:editId="36D385A4">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3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slot found graphic</w:t>
            </w:r>
          </w:p>
          <w:p w:rsidR="00D10B75" w:rsidRDefault="00D10B75">
            <w:pPr>
              <w:spacing w:line="276" w:lineRule="auto"/>
              <w:jc w:val="center"/>
              <w:rPr>
                <w:sz w:val="24"/>
                <w:lang w:val="de-DE"/>
              </w:rPr>
            </w:pPr>
            <w:r>
              <w:rPr>
                <w:sz w:val="24"/>
                <w:lang w:val="de-DE"/>
              </w:rPr>
              <w:t>SAPP R</w:t>
            </w:r>
            <w:r>
              <w:rPr>
                <w:rFonts w:cs="Arial"/>
                <w:sz w:val="16"/>
                <w:szCs w:val="16"/>
                <w:vertAlign w:val="subscript"/>
                <w:lang w:val="de-DE" w:eastAsia="ja-JP"/>
              </w:rPr>
              <w:t>/093</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41856" behindDoc="1" locked="0" layoutInCell="1" allowOverlap="1" wp14:anchorId="6BBAB9C6" wp14:editId="7575BF90">
                  <wp:simplePos x="0" y="0"/>
                  <wp:positionH relativeFrom="column">
                    <wp:posOffset>2009775</wp:posOffset>
                  </wp:positionH>
                  <wp:positionV relativeFrom="paragraph">
                    <wp:posOffset>-359410</wp:posOffset>
                  </wp:positionV>
                  <wp:extent cx="560070" cy="700405"/>
                  <wp:effectExtent l="0" t="0" r="0" b="4445"/>
                  <wp:wrapTight wrapText="bothSides">
                    <wp:wrapPolygon edited="0">
                      <wp:start x="0" y="0"/>
                      <wp:lineTo x="0" y="21150"/>
                      <wp:lineTo x="20571" y="21150"/>
                      <wp:lineTo x="20571" y="0"/>
                      <wp:lineTo x="0" y="0"/>
                    </wp:wrapPolygon>
                  </wp:wrapTight>
                  <wp:docPr id="173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0070" cy="700405"/>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slot found graphic</w:t>
            </w:r>
          </w:p>
          <w:p w:rsidR="00D10B75" w:rsidRDefault="00D10B75">
            <w:pPr>
              <w:spacing w:line="276" w:lineRule="auto"/>
              <w:jc w:val="center"/>
              <w:rPr>
                <w:sz w:val="24"/>
                <w:lang w:val="de-DE"/>
              </w:rPr>
            </w:pPr>
            <w:r>
              <w:rPr>
                <w:sz w:val="24"/>
                <w:lang w:val="de-DE"/>
              </w:rPr>
              <w:t>PPA R</w:t>
            </w:r>
            <w:r>
              <w:rPr>
                <w:rFonts w:cs="Arial"/>
                <w:sz w:val="16"/>
                <w:szCs w:val="16"/>
                <w:vertAlign w:val="subscript"/>
                <w:lang w:val="de-DE" w:eastAsia="ja-JP"/>
              </w:rPr>
              <w:t>/094</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42880" behindDoc="1" locked="0" layoutInCell="1" allowOverlap="1" wp14:anchorId="4142E109" wp14:editId="3DBFFB80">
                  <wp:simplePos x="0" y="0"/>
                  <wp:positionH relativeFrom="column">
                    <wp:posOffset>2009775</wp:posOffset>
                  </wp:positionH>
                  <wp:positionV relativeFrom="paragraph">
                    <wp:posOffset>-347345</wp:posOffset>
                  </wp:positionV>
                  <wp:extent cx="557530" cy="708660"/>
                  <wp:effectExtent l="0" t="0" r="0" b="0"/>
                  <wp:wrapTight wrapText="bothSides">
                    <wp:wrapPolygon edited="0">
                      <wp:start x="0" y="0"/>
                      <wp:lineTo x="0" y="20903"/>
                      <wp:lineTo x="20665" y="20903"/>
                      <wp:lineTo x="20665" y="0"/>
                      <wp:lineTo x="0" y="0"/>
                    </wp:wrapPolygon>
                  </wp:wrapTight>
                  <wp:docPr id="173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30" cy="70866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slot found graphic</w:t>
            </w:r>
          </w:p>
          <w:p w:rsidR="00D10B75" w:rsidRDefault="00D10B75">
            <w:pPr>
              <w:spacing w:line="276" w:lineRule="auto"/>
              <w:jc w:val="center"/>
              <w:rPr>
                <w:sz w:val="24"/>
                <w:lang w:val="de-DE"/>
              </w:rPr>
            </w:pPr>
            <w:r>
              <w:rPr>
                <w:sz w:val="24"/>
                <w:lang w:val="de-DE"/>
              </w:rPr>
              <w:t>SAPP R</w:t>
            </w:r>
            <w:r>
              <w:rPr>
                <w:rFonts w:cs="Arial"/>
                <w:sz w:val="16"/>
                <w:szCs w:val="16"/>
                <w:vertAlign w:val="subscript"/>
                <w:lang w:val="de-DE" w:eastAsia="ja-JP"/>
              </w:rPr>
              <w:t>/095</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43904" behindDoc="1" locked="0" layoutInCell="1" allowOverlap="1" wp14:anchorId="69C744AF" wp14:editId="1CA2CCE3">
                  <wp:simplePos x="0" y="0"/>
                  <wp:positionH relativeFrom="column">
                    <wp:posOffset>2009775</wp:posOffset>
                  </wp:positionH>
                  <wp:positionV relativeFrom="paragraph">
                    <wp:posOffset>-359410</wp:posOffset>
                  </wp:positionV>
                  <wp:extent cx="560070" cy="700405"/>
                  <wp:effectExtent l="0" t="0" r="0" b="4445"/>
                  <wp:wrapTight wrapText="bothSides">
                    <wp:wrapPolygon edited="0">
                      <wp:start x="0" y="0"/>
                      <wp:lineTo x="0" y="21150"/>
                      <wp:lineTo x="20571" y="21150"/>
                      <wp:lineTo x="20571" y="0"/>
                      <wp:lineTo x="0" y="0"/>
                    </wp:wrapPolygon>
                  </wp:wrapTight>
                  <wp:docPr id="173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0070" cy="700405"/>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slot found graphic</w:t>
            </w:r>
          </w:p>
          <w:p w:rsidR="00D10B75" w:rsidRDefault="00D10B75" w:rsidP="00D10B75">
            <w:pPr>
              <w:spacing w:line="276" w:lineRule="auto"/>
              <w:jc w:val="center"/>
              <w:rPr>
                <w:rFonts w:cs="Arial"/>
                <w:sz w:val="24"/>
                <w:lang w:val="de-DE" w:eastAsia="ja-JP"/>
              </w:rPr>
            </w:pPr>
            <w:r>
              <w:rPr>
                <w:sz w:val="24"/>
                <w:lang w:val="de-DE"/>
              </w:rPr>
              <w:t>PPA R</w:t>
            </w:r>
            <w:r>
              <w:rPr>
                <w:rFonts w:cs="Arial"/>
                <w:sz w:val="16"/>
                <w:szCs w:val="16"/>
                <w:vertAlign w:val="subscript"/>
                <w:lang w:val="de-DE" w:eastAsia="ja-JP"/>
              </w:rPr>
              <w:t>/096</w:t>
            </w:r>
            <w:r>
              <w:rPr>
                <w:noProof/>
              </w:rPr>
              <w:drawing>
                <wp:anchor distT="0" distB="0" distL="114300" distR="114300" simplePos="0" relativeHeight="251644928" behindDoc="1" locked="0" layoutInCell="1" allowOverlap="1" wp14:anchorId="14502A0A" wp14:editId="62696B37">
                  <wp:simplePos x="0" y="0"/>
                  <wp:positionH relativeFrom="column">
                    <wp:posOffset>2009775</wp:posOffset>
                  </wp:positionH>
                  <wp:positionV relativeFrom="paragraph">
                    <wp:posOffset>-347345</wp:posOffset>
                  </wp:positionV>
                  <wp:extent cx="557530" cy="708660"/>
                  <wp:effectExtent l="0" t="0" r="0" b="0"/>
                  <wp:wrapTight wrapText="bothSides">
                    <wp:wrapPolygon edited="0">
                      <wp:start x="0" y="0"/>
                      <wp:lineTo x="0" y="20903"/>
                      <wp:lineTo x="20665" y="20903"/>
                      <wp:lineTo x="20665" y="0"/>
                      <wp:lineTo x="0" y="0"/>
                    </wp:wrapPolygon>
                  </wp:wrapTight>
                  <wp:docPr id="173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30" cy="70866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rsidP="00D10B75">
            <w:pPr>
              <w:spacing w:line="276" w:lineRule="auto"/>
              <w:jc w:val="center"/>
              <w:rPr>
                <w:sz w:val="24"/>
                <w:lang w:val="de-DE"/>
              </w:rPr>
            </w:pPr>
            <w:r>
              <w:rPr>
                <w:noProof/>
              </w:rPr>
              <w:drawing>
                <wp:anchor distT="0" distB="0" distL="114300" distR="114300" simplePos="0" relativeHeight="251648000" behindDoc="1" locked="0" layoutInCell="1" allowOverlap="1" wp14:anchorId="381C9A9C" wp14:editId="3C643341">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3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vertAlign w:val="subscript"/>
                <w:lang w:val="de-DE" w:eastAsia="ja-JP"/>
              </w:rPr>
              <w:t>/240</w:t>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pPr>
              <w:spacing w:line="276" w:lineRule="auto"/>
              <w:jc w:val="center"/>
              <w:rPr>
                <w:sz w:val="24"/>
                <w:lang w:val="de-DE"/>
              </w:rPr>
            </w:pPr>
            <w:r>
              <w:rPr>
                <w:sz w:val="24"/>
                <w:lang w:val="de-DE"/>
              </w:rPr>
              <w:t>PPA R</w:t>
            </w:r>
            <w:r>
              <w:rPr>
                <w:rFonts w:cs="Arial"/>
                <w:sz w:val="16"/>
                <w:szCs w:val="16"/>
                <w:vertAlign w:val="subscript"/>
                <w:lang w:val="de-DE" w:eastAsia="ja-JP"/>
              </w:rPr>
              <w:t>/241</w:t>
            </w:r>
          </w:p>
          <w:p w:rsidR="00D10B75" w:rsidRDefault="00D10B75" w:rsidP="00D10B75">
            <w:pPr>
              <w:spacing w:line="276" w:lineRule="auto"/>
              <w:jc w:val="center"/>
              <w:rPr>
                <w:sz w:val="24"/>
                <w:lang w:val="de-DE"/>
              </w:rPr>
            </w:pPr>
            <w:r>
              <w:rPr>
                <w:noProof/>
              </w:rPr>
              <w:drawing>
                <wp:anchor distT="0" distB="0" distL="114300" distR="114300" simplePos="0" relativeHeight="251650048" behindDoc="1" locked="0" layoutInCell="1" allowOverlap="1" wp14:anchorId="6B0F239F" wp14:editId="3ED670E4">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rsidP="00D10B75">
            <w:pPr>
              <w:spacing w:line="276" w:lineRule="auto"/>
              <w:jc w:val="center"/>
              <w:rPr>
                <w:sz w:val="24"/>
                <w:lang w:val="de-DE"/>
              </w:rPr>
            </w:pPr>
            <w:r>
              <w:rPr>
                <w:noProof/>
              </w:rPr>
              <w:drawing>
                <wp:anchor distT="0" distB="0" distL="114300" distR="114300" simplePos="0" relativeHeight="251652096" behindDoc="1" locked="0" layoutInCell="1" allowOverlap="1" wp14:anchorId="43B5A47C" wp14:editId="2A73F1BB">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3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vertAlign w:val="subscript"/>
                <w:lang w:val="de-DE" w:eastAsia="ja-JP"/>
              </w:rPr>
              <w:t>/525</w:t>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0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0x5</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24"/>
                <w:lang w:val="de-DE" w:eastAsia="ja-JP"/>
              </w:rPr>
            </w:pPr>
            <w:r>
              <w:rPr>
                <w:sz w:val="24"/>
                <w:lang w:val="de-DE"/>
              </w:rPr>
              <w:t>no slot found graphic</w:t>
            </w:r>
          </w:p>
          <w:p w:rsidR="00D10B75" w:rsidRDefault="00D10B75" w:rsidP="00D10B75">
            <w:pPr>
              <w:spacing w:line="276" w:lineRule="auto"/>
              <w:jc w:val="center"/>
              <w:rPr>
                <w:sz w:val="24"/>
                <w:lang w:val="de-DE"/>
              </w:rPr>
            </w:pPr>
            <w:r>
              <w:rPr>
                <w:noProof/>
              </w:rPr>
              <w:drawing>
                <wp:anchor distT="0" distB="0" distL="114300" distR="114300" simplePos="0" relativeHeight="251655168" behindDoc="1" locked="0" layoutInCell="1" allowOverlap="1" wp14:anchorId="3D0D4DC1" wp14:editId="426CAF25">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3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vertAlign w:val="subscript"/>
                <w:lang w:val="de-DE" w:eastAsia="ja-JP"/>
              </w:rPr>
              <w:t>/572</w:t>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pPr>
              <w:spacing w:line="276" w:lineRule="auto"/>
              <w:jc w:val="center"/>
              <w:rPr>
                <w:sz w:val="24"/>
                <w:lang w:val="de-DE"/>
              </w:rPr>
            </w:pPr>
            <w:r>
              <w:rPr>
                <w:sz w:val="24"/>
                <w:lang w:val="de-DE"/>
              </w:rPr>
              <w:t>PPA R</w:t>
            </w:r>
            <w:r>
              <w:rPr>
                <w:rFonts w:cs="Arial"/>
                <w:sz w:val="16"/>
                <w:szCs w:val="16"/>
                <w:vertAlign w:val="subscript"/>
                <w:lang w:val="de-DE" w:eastAsia="ja-JP"/>
              </w:rPr>
              <w:t>/526</w:t>
            </w:r>
          </w:p>
          <w:p w:rsidR="00D10B75" w:rsidRDefault="00D10B75" w:rsidP="00D10B75">
            <w:pPr>
              <w:spacing w:line="276" w:lineRule="auto"/>
              <w:jc w:val="center"/>
              <w:rPr>
                <w:sz w:val="24"/>
                <w:lang w:val="de-DE"/>
              </w:rPr>
            </w:pPr>
            <w:r>
              <w:rPr>
                <w:noProof/>
              </w:rPr>
              <w:drawing>
                <wp:anchor distT="0" distB="0" distL="114300" distR="114300" simplePos="0" relativeHeight="251653120" behindDoc="1" locked="0" layoutInCell="1" allowOverlap="1" wp14:anchorId="5E87E399" wp14:editId="1E335786">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3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0x5</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0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0x5</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24"/>
                <w:lang w:val="de-DE" w:eastAsia="ja-JP"/>
              </w:rPr>
            </w:pPr>
            <w:r>
              <w:rPr>
                <w:sz w:val="24"/>
                <w:lang w:val="de-DE"/>
              </w:rPr>
              <w:t>no slot found graphic</w:t>
            </w:r>
          </w:p>
          <w:p w:rsidR="00D10B75" w:rsidRDefault="00D10B75" w:rsidP="00D10B75">
            <w:pPr>
              <w:spacing w:line="276" w:lineRule="auto"/>
              <w:jc w:val="center"/>
              <w:rPr>
                <w:sz w:val="24"/>
                <w:lang w:val="de-DE"/>
              </w:rPr>
            </w:pPr>
            <w:r>
              <w:rPr>
                <w:sz w:val="24"/>
                <w:lang w:val="de-DE"/>
              </w:rPr>
              <w:t>PPA R</w:t>
            </w:r>
            <w:r>
              <w:rPr>
                <w:rFonts w:cs="Arial"/>
                <w:sz w:val="16"/>
                <w:szCs w:val="16"/>
                <w:vertAlign w:val="subscript"/>
                <w:lang w:val="de-DE" w:eastAsia="ja-JP"/>
              </w:rPr>
              <w:t>/573</w:t>
            </w:r>
          </w:p>
          <w:p w:rsidR="00D10B75" w:rsidRDefault="00D10B75" w:rsidP="00D10B75">
            <w:pPr>
              <w:spacing w:line="276" w:lineRule="auto"/>
              <w:jc w:val="center"/>
              <w:rPr>
                <w:sz w:val="24"/>
                <w:lang w:val="de-DE"/>
              </w:rPr>
            </w:pPr>
            <w:r>
              <w:rPr>
                <w:noProof/>
              </w:rPr>
              <w:drawing>
                <wp:anchor distT="0" distB="0" distL="114300" distR="114300" simplePos="0" relativeHeight="251656192" behindDoc="1" locked="0" layoutInCell="1" allowOverlap="1" wp14:anchorId="32B17B95" wp14:editId="5DDEDD0B">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3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6559" w:type="dxa"/>
            <w:gridSpan w:val="16"/>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lang w:val="de-DE" w:eastAsia="ja-JP"/>
              </w:rPr>
            </w:pPr>
            <w:r>
              <w:rPr>
                <w:lang w:val="de-DE"/>
              </w:rPr>
              <w:t>All Other Cases</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Blank (Do not show ParkScenarioRight)</w:t>
            </w:r>
          </w:p>
        </w:tc>
      </w:tr>
    </w:tbl>
    <w:p w:rsidR="00D10B75" w:rsidRDefault="00D10B75" w:rsidP="00D10B75">
      <w:pPr>
        <w:jc w:val="center"/>
      </w:pPr>
      <w:r>
        <w:t>Use this table together with the Check Mark Modifier table immediately below.</w:t>
      </w:r>
    </w:p>
    <w:p w:rsidR="00D10B75" w:rsidRDefault="00D10B75" w:rsidP="00D10B75">
      <w:pPr>
        <w:rPr>
          <w:rFonts w:cs="Arial"/>
          <w:lang w:eastAsia="ja-JP"/>
        </w:rPr>
      </w:pPr>
    </w:p>
    <w:p w:rsidR="00D10B75" w:rsidRDefault="00D10B75" w:rsidP="00D10B75">
      <w:pPr>
        <w:rPr>
          <w:rFonts w:cs="Arial"/>
          <w:lang w:eastAsia="ja-JP"/>
        </w:rPr>
      </w:pPr>
    </w:p>
    <w:p w:rsidR="00D10B75" w:rsidRDefault="00D10B75">
      <w:pPr>
        <w:spacing w:after="200" w:line="276" w:lineRule="auto"/>
        <w:rPr>
          <w:rFonts w:cs="Arial"/>
          <w:lang w:eastAsia="ja-JP"/>
        </w:rPr>
      </w:pPr>
      <w:r>
        <w:rPr>
          <w:rFonts w:cs="Arial"/>
          <w:lang w:eastAsia="ja-JP"/>
        </w:rPr>
        <w:br w:type="page"/>
      </w:r>
    </w:p>
    <w:p w:rsidR="00D10B75" w:rsidRPr="00CA6953" w:rsidRDefault="00D10B75" w:rsidP="00D10B75">
      <w:pPr>
        <w:jc w:val="center"/>
        <w:rPr>
          <w:b/>
        </w:rPr>
      </w:pPr>
      <w:r>
        <w:rPr>
          <w:b/>
        </w:rPr>
        <w:lastRenderedPageBreak/>
        <w:t>Check Mark Modifier</w:t>
      </w:r>
    </w:p>
    <w:tbl>
      <w:tblPr>
        <w:tblW w:w="10097" w:type="dxa"/>
        <w:jc w:val="center"/>
        <w:tblLayout w:type="fixed"/>
        <w:tblLook w:val="04A0" w:firstRow="1" w:lastRow="0" w:firstColumn="1" w:lastColumn="0" w:noHBand="0" w:noVBand="1"/>
      </w:tblPr>
      <w:tblGrid>
        <w:gridCol w:w="647"/>
        <w:gridCol w:w="478"/>
        <w:gridCol w:w="478"/>
        <w:gridCol w:w="540"/>
        <w:gridCol w:w="540"/>
        <w:gridCol w:w="540"/>
        <w:gridCol w:w="270"/>
        <w:gridCol w:w="270"/>
        <w:gridCol w:w="270"/>
        <w:gridCol w:w="540"/>
        <w:gridCol w:w="507"/>
        <w:gridCol w:w="540"/>
        <w:gridCol w:w="270"/>
        <w:gridCol w:w="270"/>
        <w:gridCol w:w="270"/>
        <w:gridCol w:w="506"/>
        <w:gridCol w:w="270"/>
        <w:gridCol w:w="2891"/>
      </w:tblGrid>
      <w:tr w:rsidR="00D10B75" w:rsidTr="00D10B75">
        <w:trPr>
          <w:cantSplit/>
          <w:trHeight w:val="2160"/>
          <w:tblHeader/>
          <w:jc w:val="center"/>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lang w:val="de-DE" w:eastAsia="ja-JP"/>
              </w:rPr>
            </w:pPr>
            <w:r>
              <w:rPr>
                <w:lang w:val="de-DE"/>
              </w:rPr>
              <w:t>Operational Mode</w:t>
            </w:r>
          </w:p>
        </w:tc>
        <w:tc>
          <w:tcPr>
            <w:tcW w:w="4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rsidP="00D10B75">
            <w:pPr>
              <w:spacing w:line="276" w:lineRule="auto"/>
              <w:jc w:val="center"/>
              <w:rPr>
                <w:sz w:val="16"/>
                <w:szCs w:val="16"/>
                <w:lang w:val="de-DE"/>
              </w:rPr>
            </w:pPr>
            <w:r>
              <w:rPr>
                <w:sz w:val="16"/>
                <w:szCs w:val="16"/>
                <w:lang w:val="de-DE"/>
              </w:rPr>
              <w:t>Parking Assistance (Cfg)</w:t>
            </w:r>
          </w:p>
        </w:tc>
        <w:tc>
          <w:tcPr>
            <w:tcW w:w="4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[ApaScan_D_Stat]</w:t>
            </w:r>
          </w:p>
        </w:tc>
        <w:tc>
          <w:tcPr>
            <w:tcW w:w="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[PrkAidMsgTxt_D_Rq]</w:t>
            </w:r>
          </w:p>
        </w:tc>
        <w:tc>
          <w:tcPr>
            <w:tcW w:w="2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rsidP="00D10B75">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47"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0x3</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sz w:val="24"/>
                <w:lang w:val="de-DE"/>
              </w:rPr>
            </w:pPr>
            <w:r>
              <w:rPr>
                <w:sz w:val="24"/>
                <w:lang w:val="de-DE"/>
              </w:rPr>
              <w:t xml:space="preserve">Add Check Mark </w:t>
            </w:r>
            <w:r>
              <w:object w:dxaOrig="345" w:dyaOrig="195">
                <v:shape id="5da9c313000034bf0000296d" o:spid="_x0000_i1048" type="#_x0000_t75" style="width:17.25pt;height:9.75pt" o:ole="">
                  <v:imagedata r:id="rId84" o:title=""/>
                </v:shape>
                <o:OLEObject Type="Embed" ProgID="PBrush" ShapeID="5da9c313000034bf0000296d" DrawAspect="Content" ObjectID="_1632898323" r:id="rId93"/>
              </w:object>
            </w:r>
            <w:r>
              <w:rPr>
                <w:sz w:val="24"/>
                <w:lang w:val="de-DE"/>
              </w:rPr>
              <w:t>Inside Open Parallel Park Space on the Right</w:t>
            </w:r>
            <w:r>
              <w:rPr>
                <w:rFonts w:cs="Arial"/>
                <w:sz w:val="16"/>
                <w:szCs w:val="16"/>
                <w:vertAlign w:val="subscript"/>
                <w:lang w:val="de-DE" w:eastAsia="ja-JP"/>
              </w:rPr>
              <w:t>/307</w:t>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2"/>
                <w:szCs w:val="16"/>
                <w:lang w:val="de-DE"/>
              </w:rPr>
            </w:pPr>
            <w:r>
              <w:rPr>
                <w:sz w:val="12"/>
                <w:szCs w:val="16"/>
                <w:lang w:val="de-DE"/>
              </w:rPr>
              <w:t>0xA |0xB</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0x3</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0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sz w:val="24"/>
                <w:lang w:val="de-DE"/>
              </w:rPr>
            </w:pPr>
            <w:r>
              <w:rPr>
                <w:sz w:val="24"/>
                <w:lang w:val="de-DE"/>
              </w:rPr>
              <w:t xml:space="preserve">Add Check Mark </w:t>
            </w:r>
            <w:r>
              <w:object w:dxaOrig="345" w:dyaOrig="195">
                <v:shape id="5da9c313000034bf00000140" o:spid="_x0000_i1049" type="#_x0000_t75" style="width:17.25pt;height:9.75pt" o:ole="">
                  <v:imagedata r:id="rId84" o:title=""/>
                </v:shape>
                <o:OLEObject Type="Embed" ProgID="PBrush" ShapeID="5da9c313000034bf00000140" DrawAspect="Content" ObjectID="_1632898324" r:id="rId94"/>
              </w:object>
            </w:r>
            <w:r>
              <w:rPr>
                <w:sz w:val="24"/>
                <w:lang w:val="de-DE"/>
              </w:rPr>
              <w:t>Inside Open Perpendicular Park Space on the Right</w:t>
            </w:r>
            <w:r>
              <w:rPr>
                <w:rFonts w:cs="Arial"/>
                <w:sz w:val="16"/>
                <w:szCs w:val="16"/>
                <w:vertAlign w:val="subscript"/>
                <w:lang w:val="de-DE" w:eastAsia="ja-JP"/>
              </w:rPr>
              <w:t>/308</w:t>
            </w:r>
          </w:p>
        </w:tc>
      </w:tr>
      <w:tr w:rsidR="00D10B75" w:rsidTr="00D10B75">
        <w:trPr>
          <w:cantSplit/>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6559" w:type="dxa"/>
            <w:gridSpan w:val="16"/>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lang w:val="de-DE" w:eastAsia="ja-JP"/>
              </w:rPr>
            </w:pPr>
            <w:r>
              <w:rPr>
                <w:lang w:val="de-DE"/>
              </w:rPr>
              <w:t>All Other Cases</w:t>
            </w:r>
          </w:p>
        </w:tc>
        <w:tc>
          <w:tcPr>
            <w:tcW w:w="28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Do Not Add Check Mark</w:t>
            </w:r>
          </w:p>
        </w:tc>
      </w:tr>
    </w:tbl>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ParkScenarioRight</w:t>
      </w:r>
      <w:proofErr w:type="spellEnd"/>
      <w:r>
        <w:t xml:space="preserve"> and Check Mark Modifier</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W w:w="0" w:type="dxa"/>
        <w:jc w:val="center"/>
        <w:tblLayout w:type="fixed"/>
        <w:tblLook w:val="04A0" w:firstRow="1" w:lastRow="0" w:firstColumn="1" w:lastColumn="0" w:noHBand="0" w:noVBand="1"/>
      </w:tblPr>
      <w:tblGrid>
        <w:gridCol w:w="648"/>
        <w:gridCol w:w="474"/>
        <w:gridCol w:w="474"/>
        <w:gridCol w:w="474"/>
        <w:gridCol w:w="474"/>
        <w:gridCol w:w="264"/>
        <w:gridCol w:w="270"/>
        <w:gridCol w:w="270"/>
        <w:gridCol w:w="540"/>
        <w:gridCol w:w="270"/>
        <w:gridCol w:w="540"/>
        <w:gridCol w:w="270"/>
        <w:gridCol w:w="270"/>
        <w:gridCol w:w="270"/>
        <w:gridCol w:w="4579"/>
      </w:tblGrid>
      <w:tr w:rsidR="00D10B75" w:rsidTr="00D10B75">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[PrkAidMsgTxt_D_Rq]</w:t>
            </w:r>
          </w:p>
        </w:tc>
        <w:tc>
          <w:tcPr>
            <w:tcW w:w="45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24"/>
                <w:lang w:val="de-DE" w:eastAsia="ja-JP"/>
              </w:rPr>
            </w:pPr>
            <w:r>
              <w:rPr>
                <w:sz w:val="24"/>
                <w:lang w:val="de-DE"/>
              </w:rPr>
              <w:t>Display HMI</w:t>
            </w:r>
          </w:p>
        </w:tc>
      </w:tr>
      <w:tr w:rsidR="00D10B75" w:rsidTr="00D10B75">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spacing w:line="276" w:lineRule="auto"/>
              <w:ind w:left="113" w:right="113"/>
              <w:jc w:val="center"/>
              <w:rPr>
                <w:rFonts w:cs="Arial"/>
                <w:lang w:val="de-DE" w:eastAsia="ja-JP"/>
              </w:rPr>
            </w:pPr>
            <w:r>
              <w:rPr>
                <w:lang w:val="de-DE"/>
              </w:rPr>
              <w:t>Run</w:t>
            </w:r>
          </w:p>
          <w:p w:rsidR="00D10B75" w:rsidRDefault="00D10B75">
            <w:pPr>
              <w:spacing w:line="276" w:lineRule="auto"/>
              <w:ind w:left="113" w:right="113"/>
              <w:jc w:val="center"/>
              <w:rPr>
                <w:rFonts w:cs="Arial"/>
                <w:lang w:val="de-DE" w:eastAsia="ja-JP"/>
              </w:rPr>
            </w:pPr>
            <w:r>
              <w:rPr>
                <w:sz w:val="16"/>
                <w:szCs w:val="16"/>
                <w:lang w:val="de-DE"/>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59264" behindDoc="1" locked="0" layoutInCell="1" allowOverlap="1">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3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lang w:val="de-DE" w:eastAsia="ja-JP"/>
              </w:rPr>
              <w:t>/091</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pPr>
              <w:spacing w:line="276" w:lineRule="auto"/>
              <w:jc w:val="center"/>
              <w:rPr>
                <w:sz w:val="24"/>
                <w:lang w:val="de-DE"/>
              </w:rPr>
            </w:pPr>
            <w:r>
              <w:rPr>
                <w:sz w:val="24"/>
                <w:lang w:val="de-DE"/>
              </w:rPr>
              <w:t>PPA R</w:t>
            </w:r>
            <w:r>
              <w:rPr>
                <w:rFonts w:cs="Arial"/>
                <w:sz w:val="16"/>
                <w:szCs w:val="16"/>
                <w:lang w:val="de-DE" w:eastAsia="ja-JP"/>
              </w:rPr>
              <w:t>/092</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61312" behindDoc="1" locked="0" layoutInCell="1" allowOverlap="1">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3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slot found graphic</w:t>
            </w:r>
          </w:p>
          <w:p w:rsidR="00D10B75" w:rsidRDefault="00D10B75">
            <w:pPr>
              <w:spacing w:line="276" w:lineRule="auto"/>
              <w:jc w:val="center"/>
              <w:rPr>
                <w:sz w:val="24"/>
                <w:lang w:val="de-DE"/>
              </w:rPr>
            </w:pPr>
            <w:r>
              <w:rPr>
                <w:sz w:val="24"/>
                <w:lang w:val="de-DE"/>
              </w:rPr>
              <w:t>SAPP R</w:t>
            </w:r>
            <w:r>
              <w:rPr>
                <w:rFonts w:cs="Arial"/>
                <w:sz w:val="16"/>
                <w:szCs w:val="16"/>
                <w:lang w:val="de-DE" w:eastAsia="ja-JP"/>
              </w:rPr>
              <w:t>/093</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63360" behindDoc="1" locked="0" layoutInCell="1" allowOverlap="1">
                  <wp:simplePos x="0" y="0"/>
                  <wp:positionH relativeFrom="column">
                    <wp:posOffset>2009775</wp:posOffset>
                  </wp:positionH>
                  <wp:positionV relativeFrom="paragraph">
                    <wp:posOffset>-359410</wp:posOffset>
                  </wp:positionV>
                  <wp:extent cx="560070" cy="700405"/>
                  <wp:effectExtent l="0" t="0" r="0" b="4445"/>
                  <wp:wrapTight wrapText="bothSides">
                    <wp:wrapPolygon edited="0">
                      <wp:start x="0" y="0"/>
                      <wp:lineTo x="0" y="21150"/>
                      <wp:lineTo x="20571" y="21150"/>
                      <wp:lineTo x="20571" y="0"/>
                      <wp:lineTo x="0" y="0"/>
                    </wp:wrapPolygon>
                  </wp:wrapTight>
                  <wp:docPr id="173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0070" cy="700405"/>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slot found graphic</w:t>
            </w:r>
          </w:p>
          <w:p w:rsidR="00D10B75" w:rsidRDefault="00D10B75">
            <w:pPr>
              <w:spacing w:line="276" w:lineRule="auto"/>
              <w:jc w:val="center"/>
              <w:rPr>
                <w:sz w:val="24"/>
                <w:lang w:val="de-DE"/>
              </w:rPr>
            </w:pPr>
            <w:r>
              <w:rPr>
                <w:sz w:val="24"/>
                <w:lang w:val="de-DE"/>
              </w:rPr>
              <w:t>PPA R</w:t>
            </w:r>
            <w:r>
              <w:rPr>
                <w:rFonts w:cs="Arial"/>
                <w:sz w:val="16"/>
                <w:szCs w:val="16"/>
                <w:lang w:val="de-DE" w:eastAsia="ja-JP"/>
              </w:rPr>
              <w:t>/094</w:t>
            </w: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65408" behindDoc="1" locked="0" layoutInCell="1" allowOverlap="1">
                  <wp:simplePos x="0" y="0"/>
                  <wp:positionH relativeFrom="column">
                    <wp:posOffset>2009775</wp:posOffset>
                  </wp:positionH>
                  <wp:positionV relativeFrom="paragraph">
                    <wp:posOffset>-347345</wp:posOffset>
                  </wp:positionV>
                  <wp:extent cx="557530" cy="708660"/>
                  <wp:effectExtent l="0" t="0" r="0" b="0"/>
                  <wp:wrapTight wrapText="bothSides">
                    <wp:wrapPolygon edited="0">
                      <wp:start x="0" y="0"/>
                      <wp:lineTo x="0" y="20903"/>
                      <wp:lineTo x="20665" y="20903"/>
                      <wp:lineTo x="20665" y="0"/>
                      <wp:lineTo x="0" y="0"/>
                    </wp:wrapPolygon>
                  </wp:wrapTight>
                  <wp:docPr id="173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30" cy="70866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slot found graphic</w:t>
            </w:r>
          </w:p>
          <w:p w:rsidR="00D10B75" w:rsidRDefault="00D10B75">
            <w:pPr>
              <w:spacing w:line="276" w:lineRule="auto"/>
              <w:jc w:val="center"/>
              <w:rPr>
                <w:sz w:val="24"/>
                <w:lang w:val="de-DE"/>
              </w:rPr>
            </w:pPr>
            <w:r>
              <w:rPr>
                <w:sz w:val="24"/>
                <w:lang w:val="de-DE"/>
              </w:rPr>
              <w:t>SAPP R</w:t>
            </w:r>
            <w:r>
              <w:rPr>
                <w:rFonts w:cs="Arial"/>
                <w:sz w:val="16"/>
                <w:szCs w:val="16"/>
                <w:lang w:val="de-DE" w:eastAsia="ja-JP"/>
              </w:rPr>
              <w:t>/095</w:t>
            </w:r>
          </w:p>
          <w:p w:rsidR="00D10B75" w:rsidRDefault="00D10B75" w:rsidP="00D10B75">
            <w:pPr>
              <w:spacing w:line="276" w:lineRule="auto"/>
              <w:jc w:val="center"/>
              <w:rPr>
                <w:sz w:val="24"/>
                <w:lang w:val="de-DE"/>
              </w:rPr>
            </w:pPr>
            <w:r>
              <w:rPr>
                <w:noProof/>
              </w:rPr>
              <w:drawing>
                <wp:anchor distT="0" distB="0" distL="114300" distR="114300" simplePos="0" relativeHeight="251667456" behindDoc="1" locked="0" layoutInCell="1" allowOverlap="1">
                  <wp:simplePos x="0" y="0"/>
                  <wp:positionH relativeFrom="column">
                    <wp:posOffset>2009775</wp:posOffset>
                  </wp:positionH>
                  <wp:positionV relativeFrom="paragraph">
                    <wp:posOffset>-359410</wp:posOffset>
                  </wp:positionV>
                  <wp:extent cx="560070" cy="700405"/>
                  <wp:effectExtent l="0" t="0" r="0" b="4445"/>
                  <wp:wrapTight wrapText="bothSides">
                    <wp:wrapPolygon edited="0">
                      <wp:start x="0" y="0"/>
                      <wp:lineTo x="0" y="21150"/>
                      <wp:lineTo x="20571" y="21150"/>
                      <wp:lineTo x="20571" y="0"/>
                      <wp:lineTo x="0" y="0"/>
                    </wp:wrapPolygon>
                  </wp:wrapTight>
                  <wp:docPr id="173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0070" cy="700405"/>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slot found graphic</w:t>
            </w:r>
          </w:p>
          <w:p w:rsidR="00D10B75" w:rsidRDefault="00D10B75">
            <w:pPr>
              <w:spacing w:line="276" w:lineRule="auto"/>
              <w:jc w:val="center"/>
              <w:rPr>
                <w:sz w:val="24"/>
                <w:lang w:val="de-DE"/>
              </w:rPr>
            </w:pPr>
            <w:r>
              <w:rPr>
                <w:sz w:val="24"/>
                <w:lang w:val="de-DE"/>
              </w:rPr>
              <w:t>PPA R</w:t>
            </w:r>
            <w:r>
              <w:rPr>
                <w:rFonts w:cs="Arial"/>
                <w:sz w:val="16"/>
                <w:szCs w:val="16"/>
                <w:lang w:val="de-DE" w:eastAsia="ja-JP"/>
              </w:rPr>
              <w:t>/096</w:t>
            </w:r>
          </w:p>
          <w:p w:rsidR="00D10B75" w:rsidRDefault="00D10B75" w:rsidP="00D10B75">
            <w:pPr>
              <w:spacing w:line="276" w:lineRule="auto"/>
              <w:jc w:val="center"/>
              <w:rPr>
                <w:sz w:val="24"/>
                <w:lang w:val="de-DE"/>
              </w:rPr>
            </w:pPr>
            <w:r>
              <w:rPr>
                <w:noProof/>
              </w:rPr>
              <w:drawing>
                <wp:anchor distT="0" distB="0" distL="114300" distR="114300" simplePos="0" relativeHeight="251672576" behindDoc="1" locked="0" layoutInCell="1" allowOverlap="1">
                  <wp:simplePos x="0" y="0"/>
                  <wp:positionH relativeFrom="column">
                    <wp:posOffset>2009775</wp:posOffset>
                  </wp:positionH>
                  <wp:positionV relativeFrom="paragraph">
                    <wp:posOffset>-347345</wp:posOffset>
                  </wp:positionV>
                  <wp:extent cx="557530" cy="708660"/>
                  <wp:effectExtent l="0" t="0" r="0" b="0"/>
                  <wp:wrapTight wrapText="bothSides">
                    <wp:wrapPolygon edited="0">
                      <wp:start x="0" y="0"/>
                      <wp:lineTo x="0" y="20903"/>
                      <wp:lineTo x="20665" y="20903"/>
                      <wp:lineTo x="20665" y="0"/>
                      <wp:lineTo x="0" y="0"/>
                    </wp:wrapPolygon>
                  </wp:wrapTight>
                  <wp:docPr id="173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30" cy="708660"/>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rsidP="00D10B75">
            <w:pPr>
              <w:spacing w:line="276" w:lineRule="auto"/>
              <w:jc w:val="center"/>
              <w:rPr>
                <w:sz w:val="24"/>
                <w:lang w:val="de-DE"/>
              </w:rPr>
            </w:pPr>
            <w:r>
              <w:rPr>
                <w:noProof/>
              </w:rPr>
              <w:drawing>
                <wp:anchor distT="0" distB="0" distL="114300" distR="114300" simplePos="0" relativeHeight="251669504" behindDoc="1" locked="0" layoutInCell="1" allowOverlap="1">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3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lang w:val="de-DE" w:eastAsia="ja-JP"/>
              </w:rPr>
              <w:t>/240</w:t>
            </w:r>
          </w:p>
        </w:tc>
      </w:tr>
      <w:tr w:rsidR="00D10B75" w:rsidTr="00D10B75">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pPr>
              <w:spacing w:line="276" w:lineRule="auto"/>
              <w:jc w:val="center"/>
              <w:rPr>
                <w:sz w:val="24"/>
                <w:lang w:val="de-DE"/>
              </w:rPr>
            </w:pPr>
            <w:r>
              <w:rPr>
                <w:sz w:val="24"/>
                <w:lang w:val="de-DE"/>
              </w:rPr>
              <w:t>PPA R</w:t>
            </w:r>
            <w:r>
              <w:rPr>
                <w:rFonts w:cs="Arial"/>
                <w:sz w:val="16"/>
                <w:szCs w:val="16"/>
                <w:lang w:val="de-DE" w:eastAsia="ja-JP"/>
              </w:rPr>
              <w:t>/241</w:t>
            </w:r>
          </w:p>
          <w:p w:rsidR="00D10B75" w:rsidRDefault="00D10B75" w:rsidP="00D10B75">
            <w:pPr>
              <w:spacing w:line="276" w:lineRule="auto"/>
              <w:jc w:val="center"/>
              <w:rPr>
                <w:sz w:val="24"/>
                <w:lang w:val="de-DE"/>
              </w:rPr>
            </w:pPr>
            <w:r>
              <w:rPr>
                <w:noProof/>
              </w:rPr>
              <w:drawing>
                <wp:anchor distT="0" distB="0" distL="114300" distR="114300" simplePos="0" relativeHeight="251670528" behindDoc="1" locked="0" layoutInCell="1" allowOverlap="1">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3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rsidP="00D10B75">
            <w:pPr>
              <w:spacing w:line="276" w:lineRule="auto"/>
              <w:jc w:val="center"/>
              <w:rPr>
                <w:sz w:val="24"/>
                <w:lang w:val="de-DE"/>
              </w:rPr>
            </w:pPr>
            <w:r>
              <w:rPr>
                <w:noProof/>
              </w:rPr>
              <w:drawing>
                <wp:anchor distT="0" distB="0" distL="114300" distR="114300" simplePos="0" relativeHeight="251674624" behindDoc="1" locked="0" layoutInCell="1" allowOverlap="1">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3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SAPP R</w:t>
            </w:r>
            <w:r>
              <w:rPr>
                <w:rFonts w:cs="Arial"/>
                <w:sz w:val="16"/>
                <w:szCs w:val="16"/>
                <w:lang w:val="de-DE" w:eastAsia="ja-JP"/>
              </w:rPr>
              <w:t>/525</w:t>
            </w:r>
          </w:p>
        </w:tc>
      </w:tr>
      <w:tr w:rsidR="00D10B75" w:rsidTr="00D10B75">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pPr>
              <w:spacing w:line="276" w:lineRule="auto"/>
              <w:jc w:val="center"/>
              <w:rPr>
                <w:sz w:val="24"/>
                <w:lang w:val="de-DE"/>
              </w:rPr>
            </w:pPr>
            <w:r>
              <w:rPr>
                <w:sz w:val="24"/>
                <w:lang w:val="de-DE"/>
              </w:rPr>
              <w:t>PPA R</w:t>
            </w:r>
            <w:r>
              <w:rPr>
                <w:rFonts w:cs="Arial"/>
                <w:sz w:val="16"/>
                <w:szCs w:val="16"/>
                <w:lang w:val="de-DE" w:eastAsia="ja-JP"/>
              </w:rPr>
              <w:t>/526</w:t>
            </w:r>
          </w:p>
          <w:p w:rsidR="00D10B75" w:rsidRDefault="00D10B75" w:rsidP="00D10B75">
            <w:pPr>
              <w:spacing w:line="276" w:lineRule="auto"/>
              <w:jc w:val="center"/>
              <w:rPr>
                <w:sz w:val="24"/>
                <w:lang w:val="de-DE"/>
              </w:rPr>
            </w:pPr>
            <w:r>
              <w:rPr>
                <w:noProof/>
              </w:rPr>
              <w:drawing>
                <wp:anchor distT="0" distB="0" distL="114300" distR="114300" simplePos="0" relativeHeight="251676672" behindDoc="1" locked="0" layoutInCell="1" allowOverlap="1">
                  <wp:simplePos x="0" y="0"/>
                  <wp:positionH relativeFrom="column">
                    <wp:posOffset>2009775</wp:posOffset>
                  </wp:positionH>
                  <wp:positionV relativeFrom="paragraph">
                    <wp:posOffset>-359410</wp:posOffset>
                  </wp:positionV>
                  <wp:extent cx="557530" cy="514985"/>
                  <wp:effectExtent l="0" t="0" r="0" b="0"/>
                  <wp:wrapTight wrapText="bothSides">
                    <wp:wrapPolygon edited="0">
                      <wp:start x="0" y="0"/>
                      <wp:lineTo x="0" y="20774"/>
                      <wp:lineTo x="20665" y="20774"/>
                      <wp:lineTo x="20665" y="0"/>
                      <wp:lineTo x="0" y="0"/>
                    </wp:wrapPolygon>
                  </wp:wrapTight>
                  <wp:docPr id="17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530" cy="514985"/>
                          </a:xfrm>
                          <a:prstGeom prst="rect">
                            <a:avLst/>
                          </a:prstGeom>
                          <a:noFill/>
                        </pic:spPr>
                      </pic:pic>
                    </a:graphicData>
                  </a:graphic>
                  <wp14:sizeRelH relativeFrom="margin">
                    <wp14:pctWidth>0</wp14:pctWidth>
                  </wp14:sizeRelH>
                  <wp14:sizeRelV relativeFrom="margin">
                    <wp14:pctHeight>0</wp14:pctHeight>
                  </wp14:sizeRelV>
                </wp:anchor>
              </w:drawing>
            </w:r>
          </w:p>
        </w:tc>
      </w:tr>
      <w:tr w:rsidR="00D10B75" w:rsidTr="00D10B75">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no slot found graphic</w:t>
            </w:r>
          </w:p>
          <w:p w:rsidR="00D10B75" w:rsidRDefault="00D10B75" w:rsidP="00D10B75">
            <w:pPr>
              <w:spacing w:line="276" w:lineRule="auto"/>
              <w:jc w:val="center"/>
              <w:rPr>
                <w:sz w:val="24"/>
                <w:lang w:val="de-DE"/>
              </w:rPr>
            </w:pPr>
            <w:r>
              <w:rPr>
                <w:noProof/>
              </w:rPr>
              <w:drawing>
                <wp:anchor distT="0" distB="0" distL="114300" distR="114300" simplePos="0" relativeHeight="251678720" behindDoc="1" locked="0" layoutInCell="1" allowOverlap="1">
                  <wp:simplePos x="0" y="0"/>
                  <wp:positionH relativeFrom="column">
                    <wp:posOffset>2009775</wp:posOffset>
                  </wp:positionH>
                  <wp:positionV relativeFrom="paragraph">
                    <wp:posOffset>-172085</wp:posOffset>
                  </wp:positionV>
                  <wp:extent cx="562610" cy="593725"/>
                  <wp:effectExtent l="0" t="0" r="8890" b="0"/>
                  <wp:wrapTight wrapText="bothSides">
                    <wp:wrapPolygon edited="0">
                      <wp:start x="0" y="0"/>
                      <wp:lineTo x="0" y="20791"/>
                      <wp:lineTo x="21210" y="20791"/>
                      <wp:lineTo x="21210" y="0"/>
                      <wp:lineTo x="0" y="0"/>
                    </wp:wrapPolygon>
                  </wp:wrapTight>
                  <wp:docPr id="17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2610" cy="59372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POA R</w:t>
            </w:r>
            <w:r>
              <w:rPr>
                <w:rFonts w:cs="Arial"/>
                <w:sz w:val="16"/>
                <w:szCs w:val="16"/>
                <w:lang w:val="de-DE" w:eastAsia="ja-JP"/>
              </w:rPr>
              <w:t>/574</w:t>
            </w:r>
          </w:p>
        </w:tc>
      </w:tr>
      <w:tr w:rsidR="00D10B75" w:rsidTr="00D10B75">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860" w:type="dxa"/>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All Other Cases</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Blank (Do not show ParkScenarioRight)</w:t>
            </w:r>
          </w:p>
        </w:tc>
      </w:tr>
    </w:tbl>
    <w:p w:rsidR="00D10B75" w:rsidRDefault="00D10B75" w:rsidP="00D10B75">
      <w:pPr>
        <w:jc w:val="center"/>
      </w:pPr>
      <w:r>
        <w:t>Use this table together with the Check Mark Modifier table immediately below.</w:t>
      </w:r>
    </w:p>
    <w:p w:rsidR="00D10B75" w:rsidRDefault="00D10B75" w:rsidP="00D10B75"/>
    <w:p w:rsidR="00D10B75" w:rsidRDefault="00D10B75" w:rsidP="00D10B75"/>
    <w:p w:rsidR="00D10B75" w:rsidRDefault="00D10B75">
      <w:pPr>
        <w:spacing w:after="200" w:line="276" w:lineRule="auto"/>
        <w:rPr>
          <w:b/>
        </w:rPr>
      </w:pPr>
      <w:r>
        <w:rPr>
          <w:b/>
        </w:rPr>
        <w:br w:type="page"/>
      </w:r>
    </w:p>
    <w:p w:rsidR="00D10B75" w:rsidRDefault="00D10B75" w:rsidP="00D10B75">
      <w:pPr>
        <w:jc w:val="center"/>
        <w:rPr>
          <w:b/>
        </w:rPr>
      </w:pPr>
      <w:r>
        <w:rPr>
          <w:b/>
        </w:rPr>
        <w:lastRenderedPageBreak/>
        <w:t>Check Mark Modifier</w:t>
      </w:r>
    </w:p>
    <w:tbl>
      <w:tblPr>
        <w:tblW w:w="10087" w:type="dxa"/>
        <w:jc w:val="center"/>
        <w:tblLayout w:type="fixed"/>
        <w:tblLook w:val="04A0" w:firstRow="1" w:lastRow="0" w:firstColumn="1" w:lastColumn="0" w:noHBand="0" w:noVBand="1"/>
      </w:tblPr>
      <w:tblGrid>
        <w:gridCol w:w="648"/>
        <w:gridCol w:w="474"/>
        <w:gridCol w:w="474"/>
        <w:gridCol w:w="474"/>
        <w:gridCol w:w="474"/>
        <w:gridCol w:w="264"/>
        <w:gridCol w:w="270"/>
        <w:gridCol w:w="270"/>
        <w:gridCol w:w="540"/>
        <w:gridCol w:w="270"/>
        <w:gridCol w:w="540"/>
        <w:gridCol w:w="270"/>
        <w:gridCol w:w="270"/>
        <w:gridCol w:w="270"/>
        <w:gridCol w:w="4579"/>
      </w:tblGrid>
      <w:tr w:rsidR="00D10B75" w:rsidTr="00D10B75">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[ApaActvSide2_D_Stat]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spacing w:line="276" w:lineRule="auto"/>
              <w:ind w:left="113" w:right="113"/>
              <w:jc w:val="center"/>
              <w:rPr>
                <w:rFonts w:cs="Arial"/>
                <w:sz w:val="16"/>
                <w:szCs w:val="16"/>
                <w:lang w:val="de-DE" w:eastAsia="ja-JP"/>
              </w:rPr>
            </w:pPr>
            <w:r>
              <w:rPr>
                <w:sz w:val="16"/>
                <w:szCs w:val="16"/>
                <w:lang w:val="de-DE"/>
              </w:rPr>
              <w:t>[PrkAidMsgTxt_D_Rq]</w:t>
            </w:r>
          </w:p>
        </w:tc>
        <w:tc>
          <w:tcPr>
            <w:tcW w:w="45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rsidP="00D10B75">
            <w:pPr>
              <w:spacing w:line="276" w:lineRule="auto"/>
              <w:jc w:val="center"/>
              <w:rPr>
                <w:rFonts w:cs="Arial"/>
                <w:sz w:val="24"/>
                <w:lang w:val="de-DE" w:eastAsia="ja-JP"/>
              </w:rPr>
            </w:pPr>
            <w:r>
              <w:rPr>
                <w:sz w:val="24"/>
                <w:lang w:val="de-DE"/>
              </w:rPr>
              <w:t>Display HMI</w:t>
            </w:r>
          </w:p>
        </w:tc>
      </w:tr>
      <w:tr w:rsidR="00D10B75" w:rsidTr="00D10B75">
        <w:trPr>
          <w:cantSplit/>
          <w:jc w:val="center"/>
        </w:trPr>
        <w:tc>
          <w:tcPr>
            <w:tcW w:w="648"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sz w:val="24"/>
                <w:lang w:val="de-DE"/>
              </w:rPr>
            </w:pPr>
            <w:r>
              <w:rPr>
                <w:sz w:val="24"/>
                <w:lang w:val="de-DE"/>
              </w:rPr>
              <w:t xml:space="preserve">Add Check Mark </w:t>
            </w:r>
            <w:r>
              <w:object w:dxaOrig="345" w:dyaOrig="195">
                <v:shape id="5da9c313000034bf00002300" o:spid="_x0000_i1050" type="#_x0000_t75" style="width:17.25pt;height:9.75pt" o:ole="">
                  <v:imagedata r:id="rId84" o:title=""/>
                </v:shape>
                <o:OLEObject Type="Embed" ProgID="PBrush" ShapeID="5da9c313000034bf00002300" DrawAspect="Content" ObjectID="_1632898325" r:id="rId95"/>
              </w:object>
            </w:r>
            <w:r>
              <w:rPr>
                <w:sz w:val="24"/>
                <w:lang w:val="de-DE"/>
              </w:rPr>
              <w:t>Inside Open Parallel Park Space on the Right</w:t>
            </w:r>
            <w:r>
              <w:rPr>
                <w:rFonts w:cs="Arial"/>
                <w:sz w:val="16"/>
                <w:szCs w:val="16"/>
                <w:vertAlign w:val="subscript"/>
                <w:lang w:val="de-DE" w:eastAsia="ja-JP"/>
              </w:rPr>
              <w:t>/307</w:t>
            </w:r>
          </w:p>
        </w:tc>
      </w:tr>
      <w:tr w:rsidR="00D10B75" w:rsidTr="00D10B75">
        <w:trPr>
          <w:cantSplit/>
          <w:trHeight w:val="498"/>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X</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sz w:val="24"/>
                <w:lang w:val="de-DE"/>
              </w:rPr>
            </w:pPr>
            <w:r>
              <w:rPr>
                <w:sz w:val="24"/>
                <w:lang w:val="de-DE"/>
              </w:rPr>
              <w:t xml:space="preserve">Add Check Mark </w:t>
            </w:r>
            <w:r>
              <w:object w:dxaOrig="345" w:dyaOrig="195">
                <v:shape id="5da9c313000034bf00002a36" o:spid="_x0000_i1051" type="#_x0000_t75" style="width:17.25pt;height:9.75pt" o:ole="">
                  <v:imagedata r:id="rId84" o:title=""/>
                </v:shape>
                <o:OLEObject Type="Embed" ProgID="PBrush" ShapeID="5da9c313000034bf00002a36" DrawAspect="Content" ObjectID="_1632898326" r:id="rId96"/>
              </w:object>
            </w:r>
            <w:r>
              <w:rPr>
                <w:sz w:val="24"/>
                <w:lang w:val="de-DE"/>
              </w:rPr>
              <w:t>Inside Open Perpendicular Park Space on the Right</w:t>
            </w:r>
            <w:r>
              <w:rPr>
                <w:rFonts w:cs="Arial"/>
                <w:sz w:val="16"/>
                <w:szCs w:val="16"/>
                <w:vertAlign w:val="subscript"/>
                <w:lang w:val="de-DE" w:eastAsia="ja-JP"/>
              </w:rPr>
              <w:t>/308</w:t>
            </w:r>
          </w:p>
        </w:tc>
      </w:tr>
      <w:tr w:rsidR="00D10B75" w:rsidTr="00D10B75">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4860" w:type="dxa"/>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lang w:val="de-DE" w:eastAsia="ja-JP"/>
              </w:rPr>
            </w:pPr>
            <w:r>
              <w:rPr>
                <w:sz w:val="16"/>
                <w:szCs w:val="16"/>
                <w:lang w:val="de-DE"/>
              </w:rPr>
              <w:t>All Other Cases</w:t>
            </w:r>
          </w:p>
        </w:tc>
        <w:tc>
          <w:tcPr>
            <w:tcW w:w="457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Do Not Add Check Mark</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EB2834" w:rsidRDefault="00D10B75" w:rsidP="00D10B75"/>
    <w:p w:rsidR="00D10B75" w:rsidRPr="00D10B75" w:rsidRDefault="00D10B75" w:rsidP="00D10B75">
      <w:pPr>
        <w:pStyle w:val="Heading4"/>
        <w:rPr>
          <w:b w:val="0"/>
          <w:u w:val="single"/>
        </w:rPr>
      </w:pPr>
      <w:r w:rsidRPr="00D10B75">
        <w:rPr>
          <w:b w:val="0"/>
          <w:u w:val="single"/>
        </w:rPr>
        <w:t xml:space="preserve">CAMERA-FUR-REQ-161347/I-Active Park Assist (APA) Signal Processing - Positional </w:t>
      </w:r>
      <w:proofErr w:type="spellStart"/>
      <w:r w:rsidRPr="00D10B75">
        <w:rPr>
          <w:b w:val="0"/>
          <w:u w:val="single"/>
        </w:rPr>
        <w:t>ParkScenarioPOA</w:t>
      </w:r>
      <w:proofErr w:type="spellEnd"/>
    </w:p>
    <w:p w:rsidR="00D10B75" w:rsidRDefault="00D10B75" w:rsidP="00D10B75">
      <w:pPr>
        <w:jc w:val="center"/>
        <w:rPr>
          <w:b/>
        </w:rPr>
      </w:pPr>
      <w:r>
        <w:rPr>
          <w:b/>
        </w:rPr>
        <w:t>8” (or equivalent) displays (</w:t>
      </w:r>
      <w:proofErr w:type="spellStart"/>
      <w:r>
        <w:rPr>
          <w:b/>
        </w:rPr>
        <w:t>CGEAx</w:t>
      </w:r>
      <w:proofErr w:type="spellEnd"/>
      <w:r>
        <w:rPr>
          <w:b/>
        </w:rPr>
        <w:t xml:space="preserve"> only)</w:t>
      </w:r>
    </w:p>
    <w:tbl>
      <w:tblPr>
        <w:tblW w:w="0" w:type="auto"/>
        <w:jc w:val="center"/>
        <w:tblLayout w:type="fixed"/>
        <w:tblLook w:val="04A0" w:firstRow="1" w:lastRow="0" w:firstColumn="1" w:lastColumn="0" w:noHBand="0" w:noVBand="1"/>
      </w:tblPr>
      <w:tblGrid>
        <w:gridCol w:w="648"/>
        <w:gridCol w:w="474"/>
        <w:gridCol w:w="474"/>
        <w:gridCol w:w="474"/>
        <w:gridCol w:w="236"/>
        <w:gridCol w:w="563"/>
        <w:gridCol w:w="280"/>
        <w:gridCol w:w="270"/>
        <w:gridCol w:w="270"/>
        <w:gridCol w:w="270"/>
        <w:gridCol w:w="270"/>
        <w:gridCol w:w="563"/>
        <w:gridCol w:w="270"/>
        <w:gridCol w:w="273"/>
        <w:gridCol w:w="267"/>
        <w:gridCol w:w="563"/>
        <w:gridCol w:w="270"/>
        <w:gridCol w:w="3040"/>
      </w:tblGrid>
      <w:tr w:rsidR="00D10B75" w:rsidTr="00D10B75">
        <w:trPr>
          <w:cantSplit/>
          <w:trHeight w:val="2160"/>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lang w:val="de-DE" w:eastAsia="ja-JP"/>
              </w:rPr>
            </w:pP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2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3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B81BA5" w:rsidRDefault="00D10B75">
            <w:pPr>
              <w:spacing w:line="276" w:lineRule="auto"/>
              <w:jc w:val="center"/>
              <w:rPr>
                <w:rFonts w:cs="Arial"/>
                <w:lang w:eastAsia="ja-JP"/>
              </w:rPr>
            </w:pPr>
            <w:r w:rsidRPr="00B81BA5">
              <w:t>Run</w:t>
            </w:r>
          </w:p>
          <w:p w:rsidR="00D10B75" w:rsidRPr="00B81BA5" w:rsidRDefault="00D10B75">
            <w:pPr>
              <w:spacing w:line="276" w:lineRule="auto"/>
              <w:jc w:val="center"/>
              <w:rPr>
                <w:rFonts w:cs="Arial"/>
                <w:lang w:eastAsia="ja-JP"/>
              </w:rPr>
            </w:pPr>
            <w:r w:rsidRPr="00B81BA5">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30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24"/>
                <w:lang w:val="de-DE"/>
              </w:rPr>
            </w:pPr>
          </w:p>
          <w:p w:rsidR="00D10B75" w:rsidRDefault="00D10B75">
            <w:pPr>
              <w:spacing w:line="276" w:lineRule="auto"/>
              <w:jc w:val="center"/>
              <w:rPr>
                <w:sz w:val="24"/>
                <w:lang w:val="de-DE"/>
              </w:rPr>
            </w:pPr>
          </w:p>
          <w:p w:rsidR="00D10B75" w:rsidRDefault="00D10B75">
            <w:pPr>
              <w:spacing w:line="276" w:lineRule="auto"/>
              <w:jc w:val="center"/>
              <w:rPr>
                <w:sz w:val="24"/>
                <w:lang w:val="de-DE"/>
              </w:rPr>
            </w:pPr>
          </w:p>
          <w:p w:rsidR="00D10B75" w:rsidRDefault="00D10B75">
            <w:pPr>
              <w:spacing w:line="276" w:lineRule="auto"/>
              <w:jc w:val="center"/>
              <w:rPr>
                <w:sz w:val="24"/>
                <w:lang w:val="de-DE"/>
              </w:rPr>
            </w:pPr>
          </w:p>
          <w:p w:rsidR="00D10B75" w:rsidRDefault="00D10B75">
            <w:pPr>
              <w:spacing w:line="276" w:lineRule="auto"/>
              <w:jc w:val="center"/>
              <w:rPr>
                <w:sz w:val="24"/>
                <w:lang w:val="de-DE"/>
              </w:rPr>
            </w:pP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37760" behindDoc="1" locked="0" layoutInCell="1" allowOverlap="1">
                  <wp:simplePos x="0" y="0"/>
                  <wp:positionH relativeFrom="column">
                    <wp:posOffset>1593850</wp:posOffset>
                  </wp:positionH>
                  <wp:positionV relativeFrom="paragraph">
                    <wp:posOffset>-897890</wp:posOffset>
                  </wp:positionV>
                  <wp:extent cx="985520" cy="1953895"/>
                  <wp:effectExtent l="0" t="0" r="5080" b="8255"/>
                  <wp:wrapTight wrapText="bothSides">
                    <wp:wrapPolygon edited="0">
                      <wp:start x="0" y="0"/>
                      <wp:lineTo x="0" y="21481"/>
                      <wp:lineTo x="21294" y="21481"/>
                      <wp:lineTo x="21294" y="0"/>
                      <wp:lineTo x="0" y="0"/>
                    </wp:wrapPolygon>
                  </wp:wrapTight>
                  <wp:docPr id="17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85520" cy="195389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Park Scenario POA graphic</w:t>
            </w:r>
            <w:r>
              <w:rPr>
                <w:rFonts w:cs="Arial"/>
                <w:sz w:val="16"/>
                <w:szCs w:val="16"/>
                <w:vertAlign w:val="subscript"/>
                <w:lang w:val="de-DE" w:eastAsia="ja-JP"/>
              </w:rPr>
              <w:t>/098</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304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24"/>
                <w:lang w:val="de-DE"/>
              </w:rPr>
            </w:pPr>
          </w:p>
          <w:p w:rsidR="00D10B75" w:rsidRDefault="00D10B75">
            <w:pPr>
              <w:spacing w:line="276" w:lineRule="auto"/>
              <w:jc w:val="center"/>
              <w:rPr>
                <w:sz w:val="24"/>
                <w:lang w:val="de-DE"/>
              </w:rPr>
            </w:pPr>
          </w:p>
          <w:p w:rsidR="00D10B75" w:rsidRDefault="00D10B75">
            <w:pPr>
              <w:spacing w:line="276" w:lineRule="auto"/>
              <w:jc w:val="center"/>
              <w:rPr>
                <w:sz w:val="24"/>
                <w:lang w:val="de-DE"/>
              </w:rPr>
            </w:pPr>
          </w:p>
          <w:p w:rsidR="00D10B75" w:rsidRDefault="00D10B75">
            <w:pPr>
              <w:spacing w:line="276" w:lineRule="auto"/>
              <w:jc w:val="center"/>
              <w:rPr>
                <w:sz w:val="24"/>
                <w:lang w:val="de-DE"/>
              </w:rPr>
            </w:pPr>
          </w:p>
          <w:p w:rsidR="00D10B75" w:rsidRDefault="00D10B75">
            <w:pPr>
              <w:spacing w:line="276" w:lineRule="auto"/>
              <w:jc w:val="center"/>
              <w:rPr>
                <w:sz w:val="24"/>
                <w:lang w:val="de-DE"/>
              </w:rPr>
            </w:pPr>
          </w:p>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38784" behindDoc="1" locked="0" layoutInCell="1" allowOverlap="1">
                  <wp:simplePos x="0" y="0"/>
                  <wp:positionH relativeFrom="column">
                    <wp:posOffset>1593850</wp:posOffset>
                  </wp:positionH>
                  <wp:positionV relativeFrom="paragraph">
                    <wp:posOffset>-897890</wp:posOffset>
                  </wp:positionV>
                  <wp:extent cx="985520" cy="1953895"/>
                  <wp:effectExtent l="0" t="0" r="5080" b="8255"/>
                  <wp:wrapTight wrapText="bothSides">
                    <wp:wrapPolygon edited="0">
                      <wp:start x="0" y="0"/>
                      <wp:lineTo x="0" y="21481"/>
                      <wp:lineTo x="21294" y="21481"/>
                      <wp:lineTo x="21294" y="0"/>
                      <wp:lineTo x="0" y="0"/>
                    </wp:wrapPolygon>
                  </wp:wrapTight>
                  <wp:docPr id="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85520" cy="1953895"/>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Park Scenario POA graphic</w:t>
            </w:r>
            <w:r>
              <w:rPr>
                <w:rFonts w:cs="Arial"/>
                <w:sz w:val="16"/>
                <w:szCs w:val="16"/>
                <w:vertAlign w:val="subscript"/>
                <w:lang w:val="de-DE" w:eastAsia="ja-JP"/>
              </w:rPr>
              <w:t>/574</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lang w:val="de-DE" w:eastAsia="ja-JP"/>
              </w:rPr>
            </w:pPr>
          </w:p>
        </w:tc>
        <w:tc>
          <w:tcPr>
            <w:tcW w:w="5787"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lang w:val="de-DE" w:eastAsia="ja-JP"/>
              </w:rPr>
            </w:pPr>
            <w:r>
              <w:rPr>
                <w:lang w:val="de-DE"/>
              </w:rPr>
              <w:t>All Other Cases</w:t>
            </w:r>
          </w:p>
        </w:tc>
        <w:tc>
          <w:tcPr>
            <w:tcW w:w="3040" w:type="dxa"/>
            <w:tcBorders>
              <w:top w:val="single" w:sz="4" w:space="0" w:color="auto"/>
              <w:left w:val="single" w:sz="4" w:space="0" w:color="auto"/>
              <w:bottom w:val="single" w:sz="4" w:space="0" w:color="auto"/>
              <w:right w:val="single" w:sz="4" w:space="0" w:color="auto"/>
            </w:tcBorders>
            <w:vAlign w:val="center"/>
            <w:hideMark/>
          </w:tcPr>
          <w:p w:rsidR="00D10B75" w:rsidRPr="00B81BA5" w:rsidRDefault="00D10B75">
            <w:pPr>
              <w:spacing w:line="276" w:lineRule="auto"/>
              <w:jc w:val="center"/>
              <w:rPr>
                <w:rFonts w:cs="Arial"/>
                <w:sz w:val="24"/>
                <w:lang w:eastAsia="ja-JP"/>
              </w:rPr>
            </w:pPr>
            <w:r w:rsidRPr="00B81BA5">
              <w:rPr>
                <w:sz w:val="24"/>
              </w:rPr>
              <w:t xml:space="preserve">Blank (Do not show </w:t>
            </w:r>
            <w:proofErr w:type="spellStart"/>
            <w:r w:rsidRPr="00B81BA5">
              <w:rPr>
                <w:sz w:val="24"/>
              </w:rPr>
              <w:t>ParkScenarioPOA</w:t>
            </w:r>
            <w:proofErr w:type="spellEnd"/>
            <w:r w:rsidRPr="00B81BA5">
              <w:rPr>
                <w:sz w:val="24"/>
              </w:rPr>
              <w:t>)</w:t>
            </w:r>
          </w:p>
        </w:tc>
      </w:tr>
    </w:tbl>
    <w:p w:rsidR="00D10B75" w:rsidRDefault="00D10B75" w:rsidP="00D10B75">
      <w:pPr>
        <w:rPr>
          <w:rFonts w:cs="Arial"/>
          <w:lang w:eastAsia="ja-JP"/>
        </w:rPr>
      </w:pPr>
    </w:p>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ParkScenarioPOA</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Pr>
        <w:jc w:val="center"/>
        <w:rPr>
          <w:b/>
        </w:rPr>
      </w:pPr>
    </w:p>
    <w:p w:rsidR="00D10B75" w:rsidRPr="004279F5" w:rsidRDefault="00D10B75" w:rsidP="00D10B75">
      <w:pPr>
        <w:jc w:val="center"/>
        <w:rPr>
          <w:b/>
        </w:rPr>
      </w:pPr>
      <w:r>
        <w:rPr>
          <w:b/>
        </w:rPr>
        <w:t>8” (or equivalent) displays (</w:t>
      </w:r>
      <w:proofErr w:type="spellStart"/>
      <w:r>
        <w:rPr>
          <w:b/>
        </w:rPr>
        <w:t>FNVx</w:t>
      </w:r>
      <w:proofErr w:type="spellEnd"/>
      <w:r>
        <w:rPr>
          <w:b/>
        </w:rPr>
        <w:t xml:space="preserve"> only)</w:t>
      </w:r>
    </w:p>
    <w:tbl>
      <w:tblPr>
        <w:tblW w:w="9475" w:type="dxa"/>
        <w:jc w:val="center"/>
        <w:tblLayout w:type="fixed"/>
        <w:tblLook w:val="04A0" w:firstRow="1" w:lastRow="0" w:firstColumn="1" w:lastColumn="0" w:noHBand="0" w:noVBand="1"/>
      </w:tblPr>
      <w:tblGrid>
        <w:gridCol w:w="648"/>
        <w:gridCol w:w="474"/>
        <w:gridCol w:w="474"/>
        <w:gridCol w:w="474"/>
        <w:gridCol w:w="236"/>
        <w:gridCol w:w="563"/>
        <w:gridCol w:w="280"/>
        <w:gridCol w:w="270"/>
        <w:gridCol w:w="270"/>
        <w:gridCol w:w="270"/>
        <w:gridCol w:w="270"/>
        <w:gridCol w:w="563"/>
        <w:gridCol w:w="270"/>
        <w:gridCol w:w="273"/>
        <w:gridCol w:w="267"/>
        <w:gridCol w:w="563"/>
        <w:gridCol w:w="270"/>
        <w:gridCol w:w="3040"/>
      </w:tblGrid>
      <w:tr w:rsidR="00D10B75" w:rsidTr="00D10B75">
        <w:trPr>
          <w:cantSplit/>
          <w:trHeight w:val="2160"/>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lang w:val="de-DE" w:eastAsia="ja-JP"/>
              </w:rPr>
            </w:pP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pPr>
              <w:spacing w:line="276" w:lineRule="auto"/>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2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3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trHeight w:val="1399"/>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DE5783" w:rsidRDefault="00D10B75">
            <w:pPr>
              <w:spacing w:line="276" w:lineRule="auto"/>
              <w:jc w:val="center"/>
              <w:rPr>
                <w:rFonts w:cs="Arial"/>
                <w:lang w:eastAsia="ja-JP"/>
              </w:rPr>
            </w:pPr>
            <w:r w:rsidRPr="00DE5783">
              <w:t>Run</w:t>
            </w:r>
          </w:p>
          <w:p w:rsidR="00D10B75" w:rsidRPr="00DE5783" w:rsidRDefault="00D10B75">
            <w:pPr>
              <w:spacing w:line="276" w:lineRule="auto"/>
              <w:jc w:val="center"/>
              <w:rPr>
                <w:rFonts w:cs="Arial"/>
                <w:lang w:eastAsia="ja-JP"/>
              </w:rPr>
            </w:pPr>
            <w:r w:rsidRPr="00DE5783">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304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33664" behindDoc="1" locked="0" layoutInCell="1" allowOverlap="1" wp14:anchorId="5F9C5EB1" wp14:editId="0CE98BC3">
                  <wp:simplePos x="0" y="0"/>
                  <wp:positionH relativeFrom="column">
                    <wp:posOffset>1388745</wp:posOffset>
                  </wp:positionH>
                  <wp:positionV relativeFrom="paragraph">
                    <wp:posOffset>-265430</wp:posOffset>
                  </wp:positionV>
                  <wp:extent cx="431800" cy="855980"/>
                  <wp:effectExtent l="0" t="0" r="6350" b="1270"/>
                  <wp:wrapTight wrapText="bothSides">
                    <wp:wrapPolygon edited="0">
                      <wp:start x="0" y="0"/>
                      <wp:lineTo x="0" y="21151"/>
                      <wp:lineTo x="20965" y="21151"/>
                      <wp:lineTo x="20965" y="0"/>
                      <wp:lineTo x="0" y="0"/>
                    </wp:wrapPolygon>
                  </wp:wrapTight>
                  <wp:docPr id="17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1800" cy="85598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Park Scenario POA graphic</w:t>
            </w:r>
            <w:r>
              <w:rPr>
                <w:rFonts w:cs="Arial"/>
                <w:sz w:val="16"/>
                <w:szCs w:val="16"/>
                <w:vertAlign w:val="subscript"/>
                <w:lang w:val="de-DE" w:eastAsia="ja-JP"/>
              </w:rPr>
              <w:t>/098</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textDirection w:val="btLr"/>
            <w:vAlign w:val="center"/>
          </w:tcPr>
          <w:p w:rsidR="00D10B75" w:rsidRDefault="00D10B75">
            <w:pPr>
              <w:spacing w:line="276" w:lineRule="auto"/>
              <w:jc w:val="center"/>
              <w:rPr>
                <w:lang w:val="de-DE"/>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36"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0x4</w:t>
            </w:r>
          </w:p>
        </w:tc>
        <w:tc>
          <w:tcPr>
            <w:tcW w:w="28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7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304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34688" behindDoc="1" locked="0" layoutInCell="1" allowOverlap="1" wp14:anchorId="3E72AB45" wp14:editId="50215ED1">
                  <wp:simplePos x="0" y="0"/>
                  <wp:positionH relativeFrom="column">
                    <wp:posOffset>1388745</wp:posOffset>
                  </wp:positionH>
                  <wp:positionV relativeFrom="paragraph">
                    <wp:posOffset>-50800</wp:posOffset>
                  </wp:positionV>
                  <wp:extent cx="431800" cy="855980"/>
                  <wp:effectExtent l="0" t="0" r="6350" b="1270"/>
                  <wp:wrapTight wrapText="bothSides">
                    <wp:wrapPolygon edited="0">
                      <wp:start x="0" y="0"/>
                      <wp:lineTo x="0" y="21151"/>
                      <wp:lineTo x="20965" y="21151"/>
                      <wp:lineTo x="20965" y="0"/>
                      <wp:lineTo x="0" y="0"/>
                    </wp:wrapPolygon>
                  </wp:wrapTight>
                  <wp:docPr id="17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1800" cy="85598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Park Scenario POA graphic</w:t>
            </w:r>
            <w:r>
              <w:rPr>
                <w:rFonts w:cs="Arial"/>
                <w:sz w:val="16"/>
                <w:szCs w:val="16"/>
                <w:vertAlign w:val="subscript"/>
                <w:lang w:val="de-DE" w:eastAsia="ja-JP"/>
              </w:rPr>
              <w:t>/574</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textDirection w:val="btLr"/>
            <w:vAlign w:val="center"/>
          </w:tcPr>
          <w:p w:rsidR="00D10B75" w:rsidRDefault="00D10B75" w:rsidP="00D10B75">
            <w:pPr>
              <w:spacing w:line="276" w:lineRule="auto"/>
              <w:jc w:val="center"/>
              <w:rPr>
                <w:lang w:val="de-DE"/>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0x2</w:t>
            </w:r>
          </w:p>
        </w:tc>
        <w:tc>
          <w:tcPr>
            <w:tcW w:w="23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0x4</w:t>
            </w:r>
          </w:p>
        </w:tc>
        <w:tc>
          <w:tcPr>
            <w:tcW w:w="28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X</w:t>
            </w:r>
          </w:p>
        </w:tc>
        <w:tc>
          <w:tcPr>
            <w:tcW w:w="27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X</w:t>
            </w:r>
          </w:p>
        </w:tc>
        <w:tc>
          <w:tcPr>
            <w:tcW w:w="2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0xB</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6"/>
                <w:szCs w:val="16"/>
                <w:lang w:val="de-DE"/>
              </w:rPr>
            </w:pPr>
            <w:r>
              <w:rPr>
                <w:sz w:val="16"/>
                <w:szCs w:val="16"/>
                <w:lang w:val="de-DE"/>
              </w:rPr>
              <w:t>X</w:t>
            </w:r>
          </w:p>
        </w:tc>
        <w:tc>
          <w:tcPr>
            <w:tcW w:w="304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24"/>
                <w:lang w:val="de-DE" w:eastAsia="ja-JP"/>
              </w:rPr>
            </w:pPr>
            <w:r>
              <w:rPr>
                <w:noProof/>
              </w:rPr>
              <w:drawing>
                <wp:anchor distT="0" distB="0" distL="114300" distR="114300" simplePos="0" relativeHeight="251635712" behindDoc="1" locked="0" layoutInCell="1" allowOverlap="1" wp14:anchorId="46C1D9C9" wp14:editId="15CCC71E">
                  <wp:simplePos x="0" y="0"/>
                  <wp:positionH relativeFrom="column">
                    <wp:posOffset>1388745</wp:posOffset>
                  </wp:positionH>
                  <wp:positionV relativeFrom="paragraph">
                    <wp:posOffset>-265430</wp:posOffset>
                  </wp:positionV>
                  <wp:extent cx="431800" cy="855980"/>
                  <wp:effectExtent l="0" t="0" r="6350" b="1270"/>
                  <wp:wrapTight wrapText="bothSides">
                    <wp:wrapPolygon edited="0">
                      <wp:start x="0" y="0"/>
                      <wp:lineTo x="0" y="21151"/>
                      <wp:lineTo x="20965" y="21151"/>
                      <wp:lineTo x="20965" y="0"/>
                      <wp:lineTo x="0" y="0"/>
                    </wp:wrapPolygon>
                  </wp:wrapTight>
                  <wp:docPr id="17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1800" cy="85598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Park Scenario POA graphic</w:t>
            </w:r>
            <w:r>
              <w:rPr>
                <w:rFonts w:cs="Arial"/>
                <w:sz w:val="16"/>
                <w:szCs w:val="16"/>
                <w:vertAlign w:val="subscript"/>
                <w:lang w:val="de-DE" w:eastAsia="ja-JP"/>
              </w:rPr>
              <w:t>/098</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5787" w:type="dxa"/>
            <w:gridSpan w:val="16"/>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lang w:val="de-DE" w:eastAsia="ja-JP"/>
              </w:rPr>
            </w:pPr>
            <w:r>
              <w:rPr>
                <w:lang w:val="de-DE"/>
              </w:rPr>
              <w:t>All Other Cases</w:t>
            </w:r>
          </w:p>
        </w:tc>
        <w:tc>
          <w:tcPr>
            <w:tcW w:w="3040" w:type="dxa"/>
            <w:tcBorders>
              <w:top w:val="single" w:sz="4" w:space="0" w:color="auto"/>
              <w:left w:val="single" w:sz="4" w:space="0" w:color="auto"/>
              <w:bottom w:val="single" w:sz="4" w:space="0" w:color="auto"/>
              <w:right w:val="single" w:sz="4" w:space="0" w:color="auto"/>
            </w:tcBorders>
            <w:vAlign w:val="center"/>
            <w:hideMark/>
          </w:tcPr>
          <w:p w:rsidR="00D10B75" w:rsidRPr="00DE5783" w:rsidRDefault="00D10B75" w:rsidP="00D10B75">
            <w:pPr>
              <w:spacing w:line="276" w:lineRule="auto"/>
              <w:jc w:val="center"/>
              <w:rPr>
                <w:rFonts w:cs="Arial"/>
                <w:sz w:val="24"/>
                <w:lang w:eastAsia="ja-JP"/>
              </w:rPr>
            </w:pPr>
            <w:r w:rsidRPr="00DE5783">
              <w:rPr>
                <w:sz w:val="24"/>
              </w:rPr>
              <w:t xml:space="preserve">Blank (Do not show </w:t>
            </w:r>
            <w:proofErr w:type="spellStart"/>
            <w:r w:rsidRPr="00DE5783">
              <w:rPr>
                <w:sz w:val="24"/>
              </w:rPr>
              <w:t>ParkScenarioPOA</w:t>
            </w:r>
            <w:proofErr w:type="spellEnd"/>
            <w:r w:rsidRPr="00DE5783">
              <w:rPr>
                <w:sz w:val="24"/>
              </w:rPr>
              <w:t>)</w:t>
            </w:r>
          </w:p>
        </w:tc>
      </w:tr>
    </w:tbl>
    <w:p w:rsidR="00D10B75" w:rsidRDefault="00D10B75" w:rsidP="00D10B75">
      <w:pPr>
        <w:rPr>
          <w:rFonts w:cs="Arial"/>
          <w:lang w:eastAsia="ja-JP"/>
        </w:rPr>
      </w:pPr>
    </w:p>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ParkScenarioPOA</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0" w:type="auto"/>
        <w:jc w:val="center"/>
        <w:tblLook w:val="04A0" w:firstRow="1" w:lastRow="0" w:firstColumn="1" w:lastColumn="0" w:noHBand="0" w:noVBand="1"/>
      </w:tblPr>
      <w:tblGrid>
        <w:gridCol w:w="648"/>
        <w:gridCol w:w="474"/>
        <w:gridCol w:w="474"/>
        <w:gridCol w:w="411"/>
        <w:gridCol w:w="474"/>
        <w:gridCol w:w="411"/>
        <w:gridCol w:w="411"/>
        <w:gridCol w:w="411"/>
        <w:gridCol w:w="411"/>
        <w:gridCol w:w="411"/>
        <w:gridCol w:w="411"/>
        <w:gridCol w:w="411"/>
        <w:gridCol w:w="411"/>
        <w:gridCol w:w="411"/>
        <w:gridCol w:w="4392"/>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trHeight w:val="1509"/>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DE5783" w:rsidRDefault="00D10B75">
            <w:pPr>
              <w:ind w:left="113" w:right="113"/>
              <w:jc w:val="center"/>
              <w:rPr>
                <w:rFonts w:cs="Arial"/>
                <w:lang w:eastAsia="ja-JP"/>
              </w:rPr>
            </w:pPr>
            <w:r w:rsidRPr="00DE5783">
              <w:t>Run</w:t>
            </w:r>
          </w:p>
          <w:p w:rsidR="00D10B75" w:rsidRPr="00DE5783" w:rsidRDefault="00D10B75">
            <w:pPr>
              <w:ind w:left="113" w:right="113"/>
              <w:jc w:val="center"/>
              <w:rPr>
                <w:rFonts w:cs="Arial"/>
                <w:lang w:eastAsia="ja-JP"/>
              </w:rPr>
            </w:pPr>
            <w:r w:rsidRPr="00DE5783">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rFonts w:cs="Arial"/>
                <w:sz w:val="24"/>
                <w:lang w:val="de-DE" w:eastAsia="ja-JP"/>
              </w:rPr>
            </w:pPr>
            <w:r>
              <w:rPr>
                <w:noProof/>
              </w:rPr>
              <w:drawing>
                <wp:anchor distT="0" distB="0" distL="114300" distR="114300" simplePos="0" relativeHeight="251636736" behindDoc="1" locked="0" layoutInCell="1" allowOverlap="1" wp14:anchorId="46006073" wp14:editId="1780EEBA">
                  <wp:simplePos x="0" y="0"/>
                  <wp:positionH relativeFrom="column">
                    <wp:posOffset>1581150</wp:posOffset>
                  </wp:positionH>
                  <wp:positionV relativeFrom="paragraph">
                    <wp:posOffset>-673100</wp:posOffset>
                  </wp:positionV>
                  <wp:extent cx="431800" cy="855980"/>
                  <wp:effectExtent l="0" t="0" r="6350" b="1270"/>
                  <wp:wrapTight wrapText="bothSides">
                    <wp:wrapPolygon edited="0">
                      <wp:start x="0" y="0"/>
                      <wp:lineTo x="0" y="21151"/>
                      <wp:lineTo x="20965" y="21151"/>
                      <wp:lineTo x="20965" y="0"/>
                      <wp:lineTo x="0" y="0"/>
                    </wp:wrapPolygon>
                  </wp:wrapTight>
                  <wp:docPr id="17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1800" cy="85598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Park Scenario POA graphic</w:t>
            </w:r>
            <w:r>
              <w:rPr>
                <w:rFonts w:cs="Arial"/>
                <w:sz w:val="16"/>
                <w:szCs w:val="16"/>
                <w:lang w:val="de-DE" w:eastAsia="ja-JP"/>
              </w:rPr>
              <w:t>/098</w:t>
            </w:r>
          </w:p>
        </w:tc>
      </w:tr>
      <w:tr w:rsidR="00D10B75" w:rsidTr="00D10B7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DE5783" w:rsidRDefault="00D10B75">
            <w:pPr>
              <w:jc w:val="center"/>
              <w:rPr>
                <w:rFonts w:cs="Arial"/>
                <w:sz w:val="24"/>
                <w:lang w:eastAsia="ja-JP"/>
              </w:rPr>
            </w:pPr>
            <w:r w:rsidRPr="00DE5783">
              <w:rPr>
                <w:sz w:val="24"/>
              </w:rPr>
              <w:t xml:space="preserve">Blank (Do not show </w:t>
            </w:r>
            <w:proofErr w:type="spellStart"/>
            <w:r w:rsidRPr="00DE5783">
              <w:rPr>
                <w:sz w:val="24"/>
              </w:rPr>
              <w:t>ParkScenarioPOA</w:t>
            </w:r>
            <w:proofErr w:type="spellEnd"/>
            <w:r w:rsidRPr="00DE5783">
              <w:rPr>
                <w:sz w:val="24"/>
              </w:rPr>
              <w:t>)</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91056A" w:rsidRDefault="00D10B75" w:rsidP="00D10B75"/>
    <w:p w:rsidR="00D10B75" w:rsidRPr="00D10B75" w:rsidRDefault="00D10B75" w:rsidP="00D10B75">
      <w:pPr>
        <w:pStyle w:val="Heading4"/>
        <w:rPr>
          <w:b w:val="0"/>
          <w:u w:val="single"/>
        </w:rPr>
      </w:pPr>
      <w:r w:rsidRPr="00D10B75">
        <w:rPr>
          <w:b w:val="0"/>
          <w:u w:val="single"/>
        </w:rPr>
        <w:t xml:space="preserve">CAMERA-FUR-REQ-165427/H-Active Park Assist (APA) Signal Processing - Positional </w:t>
      </w:r>
      <w:proofErr w:type="spellStart"/>
      <w:r w:rsidRPr="00D10B75">
        <w:rPr>
          <w:b w:val="0"/>
          <w:u w:val="single"/>
        </w:rPr>
        <w:t>CarNonRVCSac</w:t>
      </w:r>
      <w:proofErr w:type="spellEnd"/>
    </w:p>
    <w:p w:rsidR="00D10B75" w:rsidRPr="001E718E" w:rsidRDefault="00D10B75" w:rsidP="00D10B75">
      <w:pPr>
        <w:jc w:val="center"/>
        <w:rPr>
          <w:b/>
        </w:rPr>
      </w:pPr>
      <w:r>
        <w:rPr>
          <w:b/>
        </w:rPr>
        <w:t>8” (or equivalent) displays</w:t>
      </w:r>
    </w:p>
    <w:tbl>
      <w:tblPr>
        <w:tblW w:w="0" w:type="auto"/>
        <w:jc w:val="center"/>
        <w:tblLayout w:type="fixed"/>
        <w:tblLook w:val="04A0" w:firstRow="1" w:lastRow="0" w:firstColumn="1" w:lastColumn="0" w:noHBand="0" w:noVBand="1"/>
      </w:tblPr>
      <w:tblGrid>
        <w:gridCol w:w="820"/>
        <w:gridCol w:w="474"/>
        <w:gridCol w:w="474"/>
        <w:gridCol w:w="474"/>
        <w:gridCol w:w="236"/>
        <w:gridCol w:w="264"/>
        <w:gridCol w:w="270"/>
        <w:gridCol w:w="270"/>
        <w:gridCol w:w="270"/>
        <w:gridCol w:w="270"/>
        <w:gridCol w:w="270"/>
        <w:gridCol w:w="563"/>
        <w:gridCol w:w="270"/>
        <w:gridCol w:w="270"/>
        <w:gridCol w:w="270"/>
        <w:gridCol w:w="563"/>
        <w:gridCol w:w="270"/>
        <w:gridCol w:w="2160"/>
      </w:tblGrid>
      <w:tr w:rsidR="00D10B75" w:rsidTr="00D10B75">
        <w:trPr>
          <w:cantSplit/>
          <w:trHeight w:val="2160"/>
          <w:tblHeader/>
          <w:jc w:val="center"/>
        </w:trPr>
        <w:tc>
          <w:tcPr>
            <w:tcW w:w="8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lang w:val="de-DE" w:eastAsia="ja-JP"/>
              </w:rPr>
            </w:pPr>
            <w:r>
              <w:rPr>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pPr>
              <w:spacing w:line="276" w:lineRule="auto"/>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tblHeader/>
          <w:jc w:val="center"/>
        </w:trPr>
        <w:tc>
          <w:tcPr>
            <w:tcW w:w="820"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spacing w:line="276" w:lineRule="auto"/>
              <w:jc w:val="center"/>
              <w:rPr>
                <w:rFonts w:cs="Arial"/>
                <w:lang w:val="de-DE" w:eastAsia="ja-JP"/>
              </w:rPr>
            </w:pPr>
            <w:r>
              <w:rPr>
                <w:lang w:val="de-DE"/>
              </w:rPr>
              <w:t>Run</w:t>
            </w:r>
          </w:p>
          <w:p w:rsidR="00D10B75" w:rsidRDefault="00D10B75">
            <w:pPr>
              <w:spacing w:line="276" w:lineRule="auto"/>
              <w:jc w:val="center"/>
              <w:rPr>
                <w:rFonts w:cs="Arial"/>
                <w:lang w:val="de-DE" w:eastAsia="ja-JP"/>
              </w:rPr>
            </w:pPr>
            <w:r>
              <w:rPr>
                <w:lang w:val="de-DE"/>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rFonts w:cs="Arial"/>
                <w:noProof/>
                <w:sz w:val="24"/>
              </w:rPr>
              <w:drawing>
                <wp:inline distT="0" distB="0" distL="0" distR="0" wp14:anchorId="6F64E858" wp14:editId="0D325E40">
                  <wp:extent cx="609600" cy="876300"/>
                  <wp:effectExtent l="0" t="0" r="0" b="0"/>
                  <wp:docPr id="17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/228</w:t>
            </w:r>
          </w:p>
        </w:tc>
      </w:tr>
      <w:tr w:rsidR="00D10B75" w:rsidTr="00D10B75">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rFonts w:cs="Arial"/>
                <w:noProof/>
                <w:sz w:val="24"/>
              </w:rPr>
              <w:drawing>
                <wp:inline distT="0" distB="0" distL="0" distR="0" wp14:anchorId="60566E7A" wp14:editId="6ED9251F">
                  <wp:extent cx="609600" cy="876300"/>
                  <wp:effectExtent l="0" t="0" r="0" b="0"/>
                  <wp:docPr id="17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/229</w:t>
            </w:r>
          </w:p>
        </w:tc>
      </w:tr>
      <w:tr w:rsidR="00D10B75" w:rsidTr="00D10B75">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rFonts w:cs="Arial"/>
                <w:noProof/>
                <w:sz w:val="24"/>
              </w:rPr>
              <w:drawing>
                <wp:inline distT="0" distB="0" distL="0" distR="0" wp14:anchorId="1B71F832" wp14:editId="7E4B5939">
                  <wp:extent cx="609600" cy="876300"/>
                  <wp:effectExtent l="0" t="0" r="0" b="0"/>
                  <wp:docPr id="17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/230</w:t>
            </w:r>
          </w:p>
        </w:tc>
      </w:tr>
      <w:tr w:rsidR="00D10B75" w:rsidTr="00D10B75">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0x5</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24"/>
                <w:lang w:val="de-DE" w:eastAsia="ja-JP"/>
              </w:rPr>
            </w:pPr>
            <w:r>
              <w:rPr>
                <w:rFonts w:cs="Arial"/>
                <w:noProof/>
                <w:sz w:val="24"/>
              </w:rPr>
              <w:drawing>
                <wp:inline distT="0" distB="0" distL="0" distR="0" wp14:anchorId="2BAACF5A" wp14:editId="52E17BE6">
                  <wp:extent cx="609600" cy="876300"/>
                  <wp:effectExtent l="0" t="0" r="0" b="0"/>
                  <wp:docPr id="175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/560</w:t>
            </w:r>
          </w:p>
        </w:tc>
      </w:tr>
      <w:tr w:rsidR="00D10B75" w:rsidTr="00D10B75">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rFonts w:cs="Arial"/>
                <w:noProof/>
                <w:sz w:val="24"/>
              </w:rPr>
              <w:drawing>
                <wp:inline distT="0" distB="0" distL="0" distR="0" wp14:anchorId="2F5AF5FB" wp14:editId="4F9B6657">
                  <wp:extent cx="609600" cy="876300"/>
                  <wp:effectExtent l="0" t="0" r="0" b="0"/>
                  <wp:docPr id="17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/231</w:t>
            </w:r>
          </w:p>
        </w:tc>
      </w:tr>
      <w:tr w:rsidR="00D10B75" w:rsidTr="00D10B75">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rFonts w:cs="Arial"/>
                <w:noProof/>
                <w:sz w:val="24"/>
              </w:rPr>
              <w:drawing>
                <wp:inline distT="0" distB="0" distL="0" distR="0" wp14:anchorId="17B1EE60" wp14:editId="20129964">
                  <wp:extent cx="609600" cy="876300"/>
                  <wp:effectExtent l="0" t="0" r="0" b="0"/>
                  <wp:docPr id="17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/232</w:t>
            </w:r>
          </w:p>
        </w:tc>
      </w:tr>
      <w:tr w:rsidR="00D10B75" w:rsidTr="00D10B75">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2"/>
                <w:szCs w:val="16"/>
                <w:lang w:val="de-DE" w:eastAsia="ja-JP"/>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16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rFonts w:cs="Arial"/>
                <w:noProof/>
                <w:sz w:val="24"/>
              </w:rPr>
              <w:drawing>
                <wp:inline distT="0" distB="0" distL="0" distR="0" wp14:anchorId="049353DE" wp14:editId="23052A84">
                  <wp:extent cx="609600" cy="876300"/>
                  <wp:effectExtent l="0" t="0" r="0" b="0"/>
                  <wp:docPr id="17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76300"/>
                          </a:xfrm>
                          <a:prstGeom prst="rect">
                            <a:avLst/>
                          </a:prstGeom>
                          <a:noFill/>
                          <a:ln>
                            <a:noFill/>
                          </a:ln>
                        </pic:spPr>
                      </pic:pic>
                    </a:graphicData>
                  </a:graphic>
                </wp:inline>
              </w:drawing>
            </w:r>
            <w:r>
              <w:rPr>
                <w:rFonts w:cs="Arial"/>
                <w:sz w:val="16"/>
                <w:szCs w:val="16"/>
                <w:vertAlign w:val="subscript"/>
                <w:lang w:val="de-DE" w:eastAsia="ja-JP"/>
              </w:rPr>
              <w:t>/234</w:t>
            </w:r>
          </w:p>
        </w:tc>
      </w:tr>
      <w:tr w:rsidR="00D10B75" w:rsidTr="00D10B75">
        <w:trPr>
          <w:cantSplit/>
          <w:tblHeader/>
          <w:jc w:val="center"/>
        </w:trPr>
        <w:tc>
          <w:tcPr>
            <w:tcW w:w="82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478" w:type="dxa"/>
            <w:gridSpan w:val="16"/>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lang w:val="de-DE" w:eastAsia="ja-JP"/>
              </w:rPr>
            </w:pPr>
            <w:r>
              <w:rPr>
                <w:lang w:val="de-DE"/>
              </w:rPr>
              <w:t>All Other Cases</w:t>
            </w:r>
          </w:p>
        </w:tc>
        <w:tc>
          <w:tcPr>
            <w:tcW w:w="21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lang w:val="de-DE" w:eastAsia="ja-JP"/>
              </w:rPr>
            </w:pPr>
            <w:r>
              <w:rPr>
                <w:lang w:val="de-DE"/>
              </w:rPr>
              <w:t>Blank (Do not show CarNonRVCSac)</w:t>
            </w:r>
          </w:p>
        </w:tc>
      </w:tr>
    </w:tbl>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CarNonRVCSac</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lastRenderedPageBreak/>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9780" w:type="dxa"/>
        <w:jc w:val="center"/>
        <w:tblLook w:val="04A0" w:firstRow="1" w:lastRow="0" w:firstColumn="1" w:lastColumn="0" w:noHBand="0" w:noVBand="1"/>
      </w:tblPr>
      <w:tblGrid>
        <w:gridCol w:w="648"/>
        <w:gridCol w:w="474"/>
        <w:gridCol w:w="474"/>
        <w:gridCol w:w="411"/>
        <w:gridCol w:w="411"/>
        <w:gridCol w:w="411"/>
        <w:gridCol w:w="411"/>
        <w:gridCol w:w="411"/>
        <w:gridCol w:w="411"/>
        <w:gridCol w:w="411"/>
        <w:gridCol w:w="474"/>
        <w:gridCol w:w="411"/>
        <w:gridCol w:w="411"/>
        <w:gridCol w:w="411"/>
        <w:gridCol w:w="3600"/>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3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trHeight w:val="728"/>
          <w:tblHeader/>
          <w:jc w:val="center"/>
        </w:trPr>
        <w:tc>
          <w:tcPr>
            <w:tcW w:w="0" w:type="auto"/>
            <w:vMerge w:val="restart"/>
            <w:tcBorders>
              <w:top w:val="single" w:sz="4" w:space="0" w:color="auto"/>
              <w:left w:val="single" w:sz="4" w:space="0" w:color="auto"/>
              <w:bottom w:val="single" w:sz="4" w:space="0" w:color="000000" w:themeColor="text1"/>
              <w:right w:val="single" w:sz="4" w:space="0" w:color="auto"/>
            </w:tcBorders>
            <w:textDirection w:val="btLr"/>
            <w:vAlign w:val="center"/>
            <w:hideMark/>
          </w:tcPr>
          <w:p w:rsidR="00D10B75" w:rsidRDefault="00D10B75">
            <w:pPr>
              <w:ind w:left="113" w:right="113"/>
              <w:jc w:val="center"/>
              <w:rPr>
                <w:rFonts w:cs="Arial"/>
                <w:lang w:val="de-DE" w:eastAsia="ja-JP"/>
              </w:rPr>
            </w:pPr>
            <w:r>
              <w:rPr>
                <w:lang w:val="de-DE"/>
              </w:rPr>
              <w:t>Run</w:t>
            </w:r>
          </w:p>
          <w:p w:rsidR="00D10B75" w:rsidRDefault="00D10B75">
            <w:pPr>
              <w:ind w:left="113" w:right="113"/>
              <w:jc w:val="center"/>
              <w:rPr>
                <w:rFonts w:cs="Arial"/>
                <w:lang w:val="de-DE" w:eastAsia="ja-JP"/>
              </w:rPr>
            </w:pPr>
            <w:r>
              <w:rPr>
                <w:sz w:val="16"/>
                <w:szCs w:val="16"/>
                <w:lang w:val="de-DE"/>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60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14:anchorId="0891A9E1" wp14:editId="572ED023">
                  <wp:extent cx="609600" cy="885825"/>
                  <wp:effectExtent l="0" t="0" r="0" b="9525"/>
                  <wp:docPr id="175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r>
              <w:rPr>
                <w:rFonts w:cs="Arial"/>
                <w:sz w:val="16"/>
                <w:szCs w:val="16"/>
                <w:lang w:val="de-DE" w:eastAsia="ja-JP"/>
              </w:rPr>
              <w:t>/228</w:t>
            </w:r>
          </w:p>
        </w:tc>
      </w:tr>
      <w:tr w:rsidR="00D10B75" w:rsidTr="00D10B75">
        <w:trPr>
          <w:cantSplit/>
          <w:trHeight w:val="70"/>
          <w:tblHeader/>
          <w:jc w:val="center"/>
        </w:trPr>
        <w:tc>
          <w:tcPr>
            <w:tcW w:w="0" w:type="auto"/>
            <w:vMerge/>
            <w:tcBorders>
              <w:top w:val="single" w:sz="4" w:space="0" w:color="auto"/>
              <w:left w:val="single" w:sz="4" w:space="0" w:color="auto"/>
              <w:bottom w:val="single" w:sz="4" w:space="0" w:color="000000" w:themeColor="text1"/>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60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14:anchorId="39F3BFC8" wp14:editId="5711392A">
                  <wp:extent cx="609600" cy="885825"/>
                  <wp:effectExtent l="0" t="0" r="0" b="9525"/>
                  <wp:docPr id="17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r>
              <w:rPr>
                <w:rFonts w:cs="Arial"/>
                <w:sz w:val="16"/>
                <w:szCs w:val="16"/>
                <w:lang w:val="de-DE" w:eastAsia="ja-JP"/>
              </w:rPr>
              <w:t>/229</w:t>
            </w:r>
          </w:p>
        </w:tc>
      </w:tr>
      <w:tr w:rsidR="00D10B75" w:rsidTr="00D10B75">
        <w:trPr>
          <w:cantSplit/>
          <w:trHeight w:val="70"/>
          <w:tblHeader/>
          <w:jc w:val="center"/>
        </w:trPr>
        <w:tc>
          <w:tcPr>
            <w:tcW w:w="0" w:type="auto"/>
            <w:vMerge/>
            <w:tcBorders>
              <w:top w:val="single" w:sz="4" w:space="0" w:color="auto"/>
              <w:left w:val="single" w:sz="4" w:space="0" w:color="auto"/>
              <w:bottom w:val="single" w:sz="4" w:space="0" w:color="000000" w:themeColor="text1"/>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60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14:anchorId="4ACAF479" wp14:editId="6711953B">
                  <wp:extent cx="609600" cy="885825"/>
                  <wp:effectExtent l="0" t="0" r="0" b="9525"/>
                  <wp:docPr id="17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r>
              <w:rPr>
                <w:rFonts w:cs="Arial"/>
                <w:sz w:val="16"/>
                <w:szCs w:val="16"/>
                <w:lang w:val="de-DE" w:eastAsia="ja-JP"/>
              </w:rPr>
              <w:t>/230</w:t>
            </w:r>
          </w:p>
        </w:tc>
      </w:tr>
      <w:tr w:rsidR="00D10B75" w:rsidTr="00D10B75">
        <w:trPr>
          <w:cantSplit/>
          <w:trHeight w:val="800"/>
          <w:tblHeader/>
          <w:jc w:val="center"/>
        </w:trPr>
        <w:tc>
          <w:tcPr>
            <w:tcW w:w="0" w:type="auto"/>
            <w:vMerge/>
            <w:tcBorders>
              <w:top w:val="single" w:sz="4" w:space="0" w:color="auto"/>
              <w:left w:val="single" w:sz="4" w:space="0" w:color="auto"/>
              <w:bottom w:val="single" w:sz="4" w:space="0" w:color="000000" w:themeColor="text1"/>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0x7</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60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14:anchorId="2896D905" wp14:editId="3E104D76">
                  <wp:extent cx="609600" cy="885825"/>
                  <wp:effectExtent l="0" t="0" r="0" b="9525"/>
                  <wp:docPr id="17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r>
              <w:rPr>
                <w:rFonts w:cs="Arial"/>
                <w:sz w:val="16"/>
                <w:szCs w:val="16"/>
                <w:lang w:val="de-DE" w:eastAsia="ja-JP"/>
              </w:rPr>
              <w:t>/231</w:t>
            </w:r>
          </w:p>
        </w:tc>
      </w:tr>
      <w:tr w:rsidR="00D10B75" w:rsidTr="00D10B75">
        <w:trPr>
          <w:cantSplit/>
          <w:trHeight w:val="620"/>
          <w:tblHeader/>
          <w:jc w:val="center"/>
        </w:trPr>
        <w:tc>
          <w:tcPr>
            <w:tcW w:w="0" w:type="auto"/>
            <w:vMerge/>
            <w:tcBorders>
              <w:top w:val="single" w:sz="4" w:space="0" w:color="auto"/>
              <w:left w:val="single" w:sz="4" w:space="0" w:color="auto"/>
              <w:bottom w:val="single" w:sz="4" w:space="0" w:color="000000" w:themeColor="text1"/>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60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14:anchorId="12788DFF" wp14:editId="35EC3938">
                  <wp:extent cx="609600" cy="885825"/>
                  <wp:effectExtent l="0" t="0" r="0" b="9525"/>
                  <wp:docPr id="17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r>
              <w:rPr>
                <w:rFonts w:cs="Arial"/>
                <w:sz w:val="16"/>
                <w:szCs w:val="16"/>
                <w:lang w:val="de-DE" w:eastAsia="ja-JP"/>
              </w:rPr>
              <w:t>/232</w:t>
            </w:r>
          </w:p>
        </w:tc>
      </w:tr>
      <w:tr w:rsidR="00D10B75" w:rsidTr="00D10B75">
        <w:trPr>
          <w:cantSplit/>
          <w:trHeight w:val="800"/>
          <w:tblHeader/>
          <w:jc w:val="center"/>
        </w:trPr>
        <w:tc>
          <w:tcPr>
            <w:tcW w:w="0" w:type="auto"/>
            <w:vMerge/>
            <w:tcBorders>
              <w:top w:val="single" w:sz="4" w:space="0" w:color="auto"/>
              <w:left w:val="single" w:sz="4" w:space="0" w:color="auto"/>
              <w:bottom w:val="single" w:sz="4" w:space="0" w:color="000000" w:themeColor="text1"/>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60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14:anchorId="425BDB0E" wp14:editId="58EF8D63">
                  <wp:extent cx="609600" cy="885825"/>
                  <wp:effectExtent l="0" t="0" r="0" b="9525"/>
                  <wp:docPr id="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885825"/>
                          </a:xfrm>
                          <a:prstGeom prst="rect">
                            <a:avLst/>
                          </a:prstGeom>
                          <a:noFill/>
                          <a:ln>
                            <a:noFill/>
                          </a:ln>
                        </pic:spPr>
                      </pic:pic>
                    </a:graphicData>
                  </a:graphic>
                </wp:inline>
              </w:drawing>
            </w:r>
            <w:r>
              <w:rPr>
                <w:rFonts w:cs="Arial"/>
                <w:sz w:val="16"/>
                <w:szCs w:val="16"/>
                <w:lang w:val="de-DE" w:eastAsia="ja-JP"/>
              </w:rPr>
              <w:t>/234</w:t>
            </w:r>
          </w:p>
        </w:tc>
      </w:tr>
      <w:tr w:rsidR="00D10B75" w:rsidTr="00D10B75">
        <w:trPr>
          <w:cantSplit/>
          <w:trHeight w:val="215"/>
          <w:tblHeader/>
          <w:jc w:val="center"/>
        </w:trPr>
        <w:tc>
          <w:tcPr>
            <w:tcW w:w="0" w:type="auto"/>
            <w:gridSpan w:val="14"/>
            <w:tcBorders>
              <w:top w:val="single" w:sz="4" w:space="0" w:color="000000" w:themeColor="text1"/>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36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Blank (Do not show CarNonRVCSac)</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437450" w:rsidRDefault="00D10B75" w:rsidP="00D10B75"/>
    <w:p w:rsidR="00D10B75" w:rsidRPr="00D10B75" w:rsidRDefault="00D10B75" w:rsidP="00D10B75">
      <w:pPr>
        <w:pStyle w:val="Heading4"/>
        <w:rPr>
          <w:b w:val="0"/>
          <w:u w:val="single"/>
        </w:rPr>
      </w:pPr>
      <w:r w:rsidRPr="00D10B75">
        <w:rPr>
          <w:b w:val="0"/>
          <w:u w:val="single"/>
        </w:rPr>
        <w:t xml:space="preserve">CAMERA-FUR-REQ-165428/H-Active Park Assist (APA) Signal Processing - Positional </w:t>
      </w:r>
      <w:proofErr w:type="spellStart"/>
      <w:r w:rsidRPr="00D10B75">
        <w:rPr>
          <w:b w:val="0"/>
          <w:u w:val="single"/>
        </w:rPr>
        <w:t>ParkInArrow</w:t>
      </w:r>
      <w:proofErr w:type="spellEnd"/>
    </w:p>
    <w:p w:rsidR="00D10B75" w:rsidRPr="008861B1" w:rsidRDefault="00D10B75" w:rsidP="00D10B75">
      <w:pPr>
        <w:jc w:val="center"/>
        <w:rPr>
          <w:b/>
        </w:rPr>
      </w:pPr>
      <w:r>
        <w:rPr>
          <w:b/>
        </w:rPr>
        <w:t>8” (or equivalent) displays</w:t>
      </w:r>
    </w:p>
    <w:tbl>
      <w:tblPr>
        <w:tblW w:w="0" w:type="auto"/>
        <w:jc w:val="center"/>
        <w:tblLayout w:type="fixed"/>
        <w:tblLook w:val="04A0" w:firstRow="1" w:lastRow="0" w:firstColumn="1" w:lastColumn="0" w:noHBand="0" w:noVBand="1"/>
      </w:tblPr>
      <w:tblGrid>
        <w:gridCol w:w="648"/>
        <w:gridCol w:w="498"/>
        <w:gridCol w:w="498"/>
        <w:gridCol w:w="540"/>
        <w:gridCol w:w="540"/>
        <w:gridCol w:w="528"/>
        <w:gridCol w:w="270"/>
        <w:gridCol w:w="270"/>
        <w:gridCol w:w="270"/>
        <w:gridCol w:w="540"/>
        <w:gridCol w:w="540"/>
        <w:gridCol w:w="540"/>
        <w:gridCol w:w="540"/>
        <w:gridCol w:w="540"/>
        <w:gridCol w:w="270"/>
        <w:gridCol w:w="270"/>
        <w:gridCol w:w="270"/>
        <w:gridCol w:w="1626"/>
      </w:tblGrid>
      <w:tr w:rsidR="00D10B75" w:rsidTr="00D10B75">
        <w:trPr>
          <w:cantSplit/>
          <w:trHeight w:val="2160"/>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lang w:val="de-DE" w:eastAsia="ja-JP"/>
              </w:rPr>
            </w:pPr>
            <w:r>
              <w:rPr>
                <w:lang w:val="de-DE"/>
              </w:rPr>
              <w:lastRenderedPageBreak/>
              <w:t>Operational Mode</w:t>
            </w:r>
          </w:p>
        </w:tc>
        <w:tc>
          <w:tcPr>
            <w:tcW w:w="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Parking Assistance (Cfg)</w:t>
            </w:r>
          </w:p>
        </w:tc>
        <w:tc>
          <w:tcPr>
            <w:tcW w:w="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16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spacing w:line="276" w:lineRule="auto"/>
              <w:jc w:val="center"/>
              <w:rPr>
                <w:rFonts w:cs="Arial"/>
                <w:lang w:val="de-DE" w:eastAsia="ja-JP"/>
              </w:rPr>
            </w:pPr>
            <w:r>
              <w:rPr>
                <w:lang w:val="de-DE"/>
              </w:rPr>
              <w:t>Run</w:t>
            </w:r>
          </w:p>
          <w:p w:rsidR="00D10B75" w:rsidRDefault="00D10B75">
            <w:pPr>
              <w:spacing w:line="276" w:lineRule="auto"/>
              <w:jc w:val="center"/>
              <w:rPr>
                <w:rFonts w:cs="Arial"/>
                <w:lang w:val="de-DE" w:eastAsia="ja-JP"/>
              </w:rPr>
            </w:pPr>
            <w:r>
              <w:rPr>
                <w:lang w:val="de-DE"/>
              </w:rPr>
              <w:t>(as per Operational Modes and Voltage Range Definition)</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0xA</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noProof/>
              </w:rPr>
              <w:drawing>
                <wp:inline distT="0" distB="0" distL="0" distR="0">
                  <wp:extent cx="544195" cy="314325"/>
                  <wp:effectExtent l="0" t="0" r="8255" b="9525"/>
                  <wp:docPr id="176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4195" cy="314325"/>
                          </a:xfrm>
                          <a:prstGeom prst="rect">
                            <a:avLst/>
                          </a:prstGeom>
                          <a:noFill/>
                          <a:ln>
                            <a:noFill/>
                          </a:ln>
                        </pic:spPr>
                      </pic:pic>
                    </a:graphicData>
                  </a:graphic>
                </wp:inline>
              </w:drawing>
            </w:r>
            <w:r>
              <w:rPr>
                <w:rFonts w:cs="Arial"/>
                <w:sz w:val="16"/>
                <w:szCs w:val="16"/>
                <w:vertAlign w:val="subscript"/>
                <w:lang w:val="de-DE" w:eastAsia="ja-JP"/>
              </w:rPr>
              <w:t>/223</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0xA</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noProof/>
              </w:rPr>
              <w:drawing>
                <wp:inline distT="0" distB="0" distL="0" distR="0">
                  <wp:extent cx="521970" cy="314325"/>
                  <wp:effectExtent l="0" t="0" r="0" b="9525"/>
                  <wp:docPr id="176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/224</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0xA</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noProof/>
              </w:rPr>
              <w:drawing>
                <wp:inline distT="0" distB="0" distL="0" distR="0">
                  <wp:extent cx="521970" cy="314325"/>
                  <wp:effectExtent l="0" t="0" r="0" b="9525"/>
                  <wp:docPr id="176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/225</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0xA</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noProof/>
              </w:rPr>
              <w:drawing>
                <wp:inline distT="0" distB="0" distL="0" distR="0">
                  <wp:extent cx="516255" cy="314325"/>
                  <wp:effectExtent l="0" t="0" r="0" b="9525"/>
                  <wp:docPr id="176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6255" cy="314325"/>
                          </a:xfrm>
                          <a:prstGeom prst="rect">
                            <a:avLst/>
                          </a:prstGeom>
                          <a:noFill/>
                          <a:ln>
                            <a:noFill/>
                          </a:ln>
                        </pic:spPr>
                      </pic:pic>
                    </a:graphicData>
                  </a:graphic>
                </wp:inline>
              </w:drawing>
            </w:r>
            <w:r>
              <w:rPr>
                <w:rFonts w:cs="Arial"/>
                <w:sz w:val="16"/>
                <w:szCs w:val="16"/>
                <w:vertAlign w:val="subscript"/>
                <w:lang w:val="de-DE" w:eastAsia="ja-JP"/>
              </w:rPr>
              <w:t>/226</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noProof/>
              </w:rPr>
            </w:pPr>
            <w:r>
              <w:rPr>
                <w:noProof/>
              </w:rPr>
              <w:drawing>
                <wp:inline distT="0" distB="0" distL="0" distR="0">
                  <wp:extent cx="544195" cy="314325"/>
                  <wp:effectExtent l="0" t="0" r="8255" b="9525"/>
                  <wp:docPr id="176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4195" cy="314325"/>
                          </a:xfrm>
                          <a:prstGeom prst="rect">
                            <a:avLst/>
                          </a:prstGeom>
                          <a:noFill/>
                          <a:ln>
                            <a:noFill/>
                          </a:ln>
                        </pic:spPr>
                      </pic:pic>
                    </a:graphicData>
                  </a:graphic>
                </wp:inline>
              </w:drawing>
            </w:r>
            <w:r>
              <w:rPr>
                <w:rFonts w:cs="Arial"/>
                <w:sz w:val="16"/>
                <w:szCs w:val="16"/>
                <w:vertAlign w:val="subscript"/>
                <w:lang w:val="de-DE" w:eastAsia="ja-JP"/>
              </w:rPr>
              <w:t>/527</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noProof/>
              </w:rPr>
            </w:pPr>
            <w:r>
              <w:rPr>
                <w:noProof/>
              </w:rPr>
              <w:drawing>
                <wp:inline distT="0" distB="0" distL="0" distR="0">
                  <wp:extent cx="521970" cy="314325"/>
                  <wp:effectExtent l="0" t="0" r="0" b="9525"/>
                  <wp:docPr id="176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/528</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noProof/>
              </w:rPr>
            </w:pPr>
            <w:r>
              <w:rPr>
                <w:noProof/>
              </w:rPr>
              <w:drawing>
                <wp:inline distT="0" distB="0" distL="0" distR="0">
                  <wp:extent cx="521970" cy="314325"/>
                  <wp:effectExtent l="0" t="0" r="0" b="9525"/>
                  <wp:docPr id="176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/529</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noProof/>
              </w:rPr>
            </w:pPr>
            <w:r>
              <w:rPr>
                <w:noProof/>
              </w:rPr>
              <w:drawing>
                <wp:inline distT="0" distB="0" distL="0" distR="0">
                  <wp:extent cx="516255" cy="314325"/>
                  <wp:effectExtent l="0" t="0" r="0" b="9525"/>
                  <wp:docPr id="176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6255" cy="314325"/>
                          </a:xfrm>
                          <a:prstGeom prst="rect">
                            <a:avLst/>
                          </a:prstGeom>
                          <a:noFill/>
                          <a:ln>
                            <a:noFill/>
                          </a:ln>
                        </pic:spPr>
                      </pic:pic>
                    </a:graphicData>
                  </a:graphic>
                </wp:inline>
              </w:drawing>
            </w:r>
            <w:r>
              <w:rPr>
                <w:rFonts w:cs="Arial"/>
                <w:sz w:val="16"/>
                <w:szCs w:val="16"/>
                <w:vertAlign w:val="subscript"/>
                <w:lang w:val="de-DE" w:eastAsia="ja-JP"/>
              </w:rPr>
              <w:t>/530</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noProof/>
              </w:rPr>
            </w:pPr>
            <w:r>
              <w:rPr>
                <w:noProof/>
              </w:rPr>
              <w:drawing>
                <wp:inline distT="0" distB="0" distL="0" distR="0">
                  <wp:extent cx="544195" cy="314325"/>
                  <wp:effectExtent l="0" t="0" r="8255" b="9525"/>
                  <wp:docPr id="176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4195" cy="314325"/>
                          </a:xfrm>
                          <a:prstGeom prst="rect">
                            <a:avLst/>
                          </a:prstGeom>
                          <a:noFill/>
                          <a:ln>
                            <a:noFill/>
                          </a:ln>
                        </pic:spPr>
                      </pic:pic>
                    </a:graphicData>
                  </a:graphic>
                </wp:inline>
              </w:drawing>
            </w:r>
            <w:r>
              <w:rPr>
                <w:rFonts w:cs="Arial"/>
                <w:sz w:val="16"/>
                <w:szCs w:val="16"/>
                <w:vertAlign w:val="subscript"/>
                <w:lang w:val="de-DE" w:eastAsia="ja-JP"/>
              </w:rPr>
              <w:t>/531</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noProof/>
              </w:rPr>
            </w:pPr>
            <w:r>
              <w:rPr>
                <w:noProof/>
              </w:rPr>
              <w:drawing>
                <wp:inline distT="0" distB="0" distL="0" distR="0">
                  <wp:extent cx="521970" cy="314325"/>
                  <wp:effectExtent l="0" t="0" r="0" b="9525"/>
                  <wp:docPr id="176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/532</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noProof/>
              </w:rPr>
            </w:pPr>
            <w:r>
              <w:rPr>
                <w:noProof/>
              </w:rPr>
              <w:drawing>
                <wp:inline distT="0" distB="0" distL="0" distR="0">
                  <wp:extent cx="521970" cy="314325"/>
                  <wp:effectExtent l="0" t="0" r="0" b="9525"/>
                  <wp:docPr id="176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/533</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0x5</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noProof/>
              </w:rPr>
            </w:pPr>
            <w:r>
              <w:rPr>
                <w:noProof/>
              </w:rPr>
              <w:drawing>
                <wp:inline distT="0" distB="0" distL="0" distR="0">
                  <wp:extent cx="516255" cy="314325"/>
                  <wp:effectExtent l="0" t="0" r="0" b="9525"/>
                  <wp:docPr id="176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6255" cy="314325"/>
                          </a:xfrm>
                          <a:prstGeom prst="rect">
                            <a:avLst/>
                          </a:prstGeom>
                          <a:noFill/>
                          <a:ln>
                            <a:noFill/>
                          </a:ln>
                        </pic:spPr>
                      </pic:pic>
                    </a:graphicData>
                  </a:graphic>
                </wp:inline>
              </w:drawing>
            </w:r>
            <w:r>
              <w:rPr>
                <w:rFonts w:cs="Arial"/>
                <w:sz w:val="16"/>
                <w:szCs w:val="16"/>
                <w:vertAlign w:val="subscript"/>
                <w:lang w:val="de-DE" w:eastAsia="ja-JP"/>
              </w:rPr>
              <w:t>/534</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noProof/>
              </w:rPr>
            </w:pPr>
            <w:r>
              <w:rPr>
                <w:noProof/>
              </w:rPr>
              <w:drawing>
                <wp:inline distT="0" distB="0" distL="0" distR="0">
                  <wp:extent cx="544195" cy="314325"/>
                  <wp:effectExtent l="0" t="0" r="8255" b="9525"/>
                  <wp:docPr id="176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4195" cy="314325"/>
                          </a:xfrm>
                          <a:prstGeom prst="rect">
                            <a:avLst/>
                          </a:prstGeom>
                          <a:noFill/>
                          <a:ln>
                            <a:noFill/>
                          </a:ln>
                        </pic:spPr>
                      </pic:pic>
                    </a:graphicData>
                  </a:graphic>
                </wp:inline>
              </w:drawing>
            </w:r>
            <w:r>
              <w:rPr>
                <w:rFonts w:cs="Arial"/>
                <w:sz w:val="16"/>
                <w:szCs w:val="16"/>
                <w:vertAlign w:val="subscript"/>
                <w:lang w:val="de-DE" w:eastAsia="ja-JP"/>
              </w:rPr>
              <w:t>/586</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noProof/>
              </w:rPr>
            </w:pPr>
            <w:r>
              <w:rPr>
                <w:noProof/>
              </w:rPr>
              <w:drawing>
                <wp:inline distT="0" distB="0" distL="0" distR="0">
                  <wp:extent cx="521970" cy="314325"/>
                  <wp:effectExtent l="0" t="0" r="0" b="9525"/>
                  <wp:docPr id="176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/587</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noProof/>
              </w:rPr>
            </w:pPr>
            <w:r>
              <w:rPr>
                <w:noProof/>
              </w:rPr>
              <w:drawing>
                <wp:inline distT="0" distB="0" distL="0" distR="0">
                  <wp:extent cx="521970" cy="314325"/>
                  <wp:effectExtent l="0" t="0" r="0" b="9525"/>
                  <wp:docPr id="176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1970" cy="314325"/>
                          </a:xfrm>
                          <a:prstGeom prst="rect">
                            <a:avLst/>
                          </a:prstGeom>
                          <a:noFill/>
                          <a:ln>
                            <a:noFill/>
                          </a:ln>
                        </pic:spPr>
                      </pic:pic>
                    </a:graphicData>
                  </a:graphic>
                </wp:inline>
              </w:drawing>
            </w:r>
            <w:r>
              <w:rPr>
                <w:rFonts w:cs="Arial"/>
                <w:sz w:val="16"/>
                <w:szCs w:val="16"/>
                <w:vertAlign w:val="subscript"/>
                <w:lang w:val="de-DE" w:eastAsia="ja-JP"/>
              </w:rPr>
              <w:t>/588</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49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2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noProof/>
              </w:rPr>
            </w:pPr>
            <w:r>
              <w:rPr>
                <w:noProof/>
              </w:rPr>
              <w:drawing>
                <wp:inline distT="0" distB="0" distL="0" distR="0">
                  <wp:extent cx="516255" cy="314325"/>
                  <wp:effectExtent l="0" t="0" r="0" b="9525"/>
                  <wp:docPr id="176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6255" cy="314325"/>
                          </a:xfrm>
                          <a:prstGeom prst="rect">
                            <a:avLst/>
                          </a:prstGeom>
                          <a:noFill/>
                          <a:ln>
                            <a:noFill/>
                          </a:ln>
                        </pic:spPr>
                      </pic:pic>
                    </a:graphicData>
                  </a:graphic>
                </wp:inline>
              </w:drawing>
            </w:r>
            <w:r>
              <w:rPr>
                <w:rFonts w:cs="Arial"/>
                <w:sz w:val="16"/>
                <w:szCs w:val="16"/>
                <w:vertAlign w:val="subscript"/>
                <w:lang w:val="de-DE" w:eastAsia="ja-JP"/>
              </w:rPr>
              <w:t>/589</w:t>
            </w:r>
          </w:p>
        </w:tc>
      </w:tr>
      <w:tr w:rsidR="00D10B75" w:rsidTr="00D10B75">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6924"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lang w:val="de-DE" w:eastAsia="ja-JP"/>
              </w:rPr>
            </w:pPr>
            <w:r>
              <w:rPr>
                <w:lang w:val="de-DE"/>
              </w:rPr>
              <w:t>All Other Cases</w:t>
            </w:r>
          </w:p>
        </w:tc>
        <w:tc>
          <w:tcPr>
            <w:tcW w:w="16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24"/>
                <w:lang w:val="de-DE"/>
              </w:rPr>
            </w:pPr>
            <w:r>
              <w:rPr>
                <w:sz w:val="24"/>
                <w:lang w:val="de-DE"/>
              </w:rPr>
              <w:t>Blank</w:t>
            </w:r>
          </w:p>
          <w:p w:rsidR="00D10B75" w:rsidRDefault="00D10B75">
            <w:pPr>
              <w:spacing w:line="276" w:lineRule="auto"/>
              <w:jc w:val="center"/>
              <w:rPr>
                <w:rFonts w:cs="Arial"/>
                <w:sz w:val="24"/>
                <w:lang w:val="de-DE" w:eastAsia="ja-JP"/>
              </w:rPr>
            </w:pPr>
            <w:r>
              <w:rPr>
                <w:sz w:val="24"/>
                <w:lang w:val="de-DE"/>
              </w:rPr>
              <w:t>(Do not show ParkInArrow)</w:t>
            </w:r>
          </w:p>
        </w:tc>
      </w:tr>
    </w:tbl>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ParkInArrow</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lastRenderedPageBreak/>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0" w:type="auto"/>
        <w:jc w:val="center"/>
        <w:tblLook w:val="04A0" w:firstRow="1" w:lastRow="0" w:firstColumn="1" w:lastColumn="0" w:noHBand="0" w:noVBand="1"/>
      </w:tblPr>
      <w:tblGrid>
        <w:gridCol w:w="648"/>
        <w:gridCol w:w="474"/>
        <w:gridCol w:w="474"/>
        <w:gridCol w:w="474"/>
        <w:gridCol w:w="474"/>
        <w:gridCol w:w="411"/>
        <w:gridCol w:w="411"/>
        <w:gridCol w:w="411"/>
        <w:gridCol w:w="474"/>
        <w:gridCol w:w="474"/>
        <w:gridCol w:w="474"/>
        <w:gridCol w:w="474"/>
        <w:gridCol w:w="411"/>
        <w:gridCol w:w="411"/>
        <w:gridCol w:w="3764"/>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ind w:left="113" w:right="113"/>
              <w:jc w:val="center"/>
              <w:rPr>
                <w:rFonts w:cs="Arial"/>
                <w:lang w:val="de-DE" w:eastAsia="ja-JP"/>
              </w:rPr>
            </w:pPr>
            <w:r>
              <w:rPr>
                <w:lang w:val="de-DE"/>
              </w:rPr>
              <w:t>Run</w:t>
            </w:r>
          </w:p>
          <w:p w:rsidR="00D10B75" w:rsidRDefault="00D10B75">
            <w:pPr>
              <w:ind w:left="113" w:right="113"/>
              <w:jc w:val="center"/>
              <w:rPr>
                <w:rFonts w:cs="Arial"/>
                <w:lang w:val="de-DE" w:eastAsia="ja-JP"/>
              </w:rPr>
            </w:pPr>
            <w:r>
              <w:rPr>
                <w:sz w:val="16"/>
                <w:szCs w:val="16"/>
                <w:lang w:val="de-DE"/>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14:anchorId="59946A03" wp14:editId="2DB3EDCD">
                  <wp:extent cx="542925" cy="314325"/>
                  <wp:effectExtent l="0" t="0" r="9525" b="9525"/>
                  <wp:docPr id="17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2925" cy="314325"/>
                          </a:xfrm>
                          <a:prstGeom prst="rect">
                            <a:avLst/>
                          </a:prstGeom>
                          <a:noFill/>
                          <a:ln>
                            <a:noFill/>
                          </a:ln>
                        </pic:spPr>
                      </pic:pic>
                    </a:graphicData>
                  </a:graphic>
                </wp:inline>
              </w:drawing>
            </w:r>
            <w:r>
              <w:rPr>
                <w:rFonts w:cs="Arial"/>
                <w:sz w:val="16"/>
                <w:szCs w:val="16"/>
                <w:lang w:val="de-DE" w:eastAsia="ja-JP"/>
              </w:rPr>
              <w:t>/223</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14:anchorId="6AB69CD9" wp14:editId="7AAC26B1">
                  <wp:extent cx="523875" cy="314325"/>
                  <wp:effectExtent l="0" t="0" r="9525" b="9525"/>
                  <wp:docPr id="176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3875" cy="314325"/>
                          </a:xfrm>
                          <a:prstGeom prst="rect">
                            <a:avLst/>
                          </a:prstGeom>
                          <a:noFill/>
                          <a:ln>
                            <a:noFill/>
                          </a:ln>
                        </pic:spPr>
                      </pic:pic>
                    </a:graphicData>
                  </a:graphic>
                </wp:inline>
              </w:drawing>
            </w:r>
            <w:r>
              <w:rPr>
                <w:rFonts w:cs="Arial"/>
                <w:sz w:val="16"/>
                <w:szCs w:val="16"/>
                <w:lang w:val="de-DE" w:eastAsia="ja-JP"/>
              </w:rPr>
              <w:t>/224</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14:anchorId="395549CA" wp14:editId="17FC9D08">
                  <wp:extent cx="523875" cy="314325"/>
                  <wp:effectExtent l="0" t="0" r="9525" b="9525"/>
                  <wp:docPr id="17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3875" cy="314325"/>
                          </a:xfrm>
                          <a:prstGeom prst="rect">
                            <a:avLst/>
                          </a:prstGeom>
                          <a:noFill/>
                          <a:ln>
                            <a:noFill/>
                          </a:ln>
                        </pic:spPr>
                      </pic:pic>
                    </a:graphicData>
                  </a:graphic>
                </wp:inline>
              </w:drawing>
            </w:r>
            <w:r>
              <w:rPr>
                <w:rFonts w:cs="Arial"/>
                <w:sz w:val="16"/>
                <w:szCs w:val="16"/>
                <w:lang w:val="de-DE" w:eastAsia="ja-JP"/>
              </w:rPr>
              <w:t>/225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rPr>
              <w:drawing>
                <wp:inline distT="0" distB="0" distL="0" distR="0" wp14:anchorId="5120FCCB" wp14:editId="798EDD1F">
                  <wp:extent cx="514350" cy="314325"/>
                  <wp:effectExtent l="0" t="0" r="0" b="9525"/>
                  <wp:docPr id="17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4350" cy="314325"/>
                          </a:xfrm>
                          <a:prstGeom prst="rect">
                            <a:avLst/>
                          </a:prstGeom>
                          <a:noFill/>
                          <a:ln>
                            <a:noFill/>
                          </a:ln>
                        </pic:spPr>
                      </pic:pic>
                    </a:graphicData>
                  </a:graphic>
                </wp:inline>
              </w:drawing>
            </w:r>
            <w:r>
              <w:rPr>
                <w:rFonts w:cs="Arial"/>
                <w:sz w:val="16"/>
                <w:szCs w:val="16"/>
                <w:lang w:val="de-DE" w:eastAsia="ja-JP"/>
              </w:rPr>
              <w:t>/226</w:t>
            </w:r>
          </w:p>
        </w:tc>
      </w:tr>
      <w:tr w:rsidR="00D10B75" w:rsidTr="00D10B7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Blank (Do not show ParkInArrow)</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AA03C9" w:rsidRDefault="00D10B75" w:rsidP="00D10B75"/>
    <w:p w:rsidR="00D10B75" w:rsidRPr="00D10B75" w:rsidRDefault="00D10B75" w:rsidP="00D10B75">
      <w:pPr>
        <w:pStyle w:val="Heading4"/>
        <w:rPr>
          <w:b w:val="0"/>
          <w:u w:val="single"/>
        </w:rPr>
      </w:pPr>
      <w:r w:rsidRPr="00D10B75">
        <w:rPr>
          <w:b w:val="0"/>
          <w:u w:val="single"/>
        </w:rPr>
        <w:t xml:space="preserve">CAMERA-FUR-REQ-165437/I-Active Park Assist (APA) Signal Processing - Positional </w:t>
      </w:r>
      <w:proofErr w:type="spellStart"/>
      <w:r w:rsidRPr="00D10B75">
        <w:rPr>
          <w:b w:val="0"/>
          <w:u w:val="single"/>
        </w:rPr>
        <w:t>ParkOutArrow</w:t>
      </w:r>
      <w:proofErr w:type="spellEnd"/>
    </w:p>
    <w:p w:rsidR="00D10B75" w:rsidRPr="00D61CAC" w:rsidRDefault="00D10B75" w:rsidP="00D10B75">
      <w:pPr>
        <w:jc w:val="center"/>
        <w:rPr>
          <w:b/>
        </w:rPr>
      </w:pPr>
      <w:r>
        <w:rPr>
          <w:b/>
        </w:rPr>
        <w:t>8” (or equivalent) displays</w:t>
      </w:r>
    </w:p>
    <w:tbl>
      <w:tblPr>
        <w:tblW w:w="0" w:type="dxa"/>
        <w:jc w:val="center"/>
        <w:tblLayout w:type="fixed"/>
        <w:tblLook w:val="04A0" w:firstRow="1" w:lastRow="0" w:firstColumn="1" w:lastColumn="0" w:noHBand="0" w:noVBand="1"/>
      </w:tblPr>
      <w:tblGrid>
        <w:gridCol w:w="724"/>
        <w:gridCol w:w="554"/>
        <w:gridCol w:w="554"/>
        <w:gridCol w:w="540"/>
        <w:gridCol w:w="537"/>
        <w:gridCol w:w="543"/>
        <w:gridCol w:w="270"/>
        <w:gridCol w:w="270"/>
        <w:gridCol w:w="270"/>
        <w:gridCol w:w="540"/>
        <w:gridCol w:w="270"/>
        <w:gridCol w:w="270"/>
        <w:gridCol w:w="270"/>
        <w:gridCol w:w="270"/>
        <w:gridCol w:w="270"/>
        <w:gridCol w:w="270"/>
        <w:gridCol w:w="270"/>
        <w:gridCol w:w="3060"/>
      </w:tblGrid>
      <w:tr w:rsidR="00D10B75" w:rsidTr="00D10B75">
        <w:trPr>
          <w:cantSplit/>
          <w:trHeight w:val="2160"/>
          <w:tblHeader/>
          <w:jc w:val="center"/>
        </w:trPr>
        <w:tc>
          <w:tcPr>
            <w:tcW w:w="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lastRenderedPageBreak/>
              <w:t>Operational Mode</w:t>
            </w:r>
          </w:p>
        </w:tc>
        <w:tc>
          <w:tcPr>
            <w:tcW w:w="5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Parking Assistance (Cfg)</w:t>
            </w:r>
          </w:p>
        </w:tc>
        <w:tc>
          <w:tcPr>
            <w:tcW w:w="5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5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3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trHeight w:val="1269"/>
          <w:tblHeader/>
          <w:jc w:val="center"/>
        </w:trPr>
        <w:tc>
          <w:tcPr>
            <w:tcW w:w="724"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spacing w:line="276" w:lineRule="auto"/>
              <w:jc w:val="center"/>
              <w:rPr>
                <w:rFonts w:cs="Arial"/>
                <w:lang w:val="de-DE" w:eastAsia="ja-JP"/>
              </w:rPr>
            </w:pPr>
            <w:r>
              <w:rPr>
                <w:lang w:val="de-DE"/>
              </w:rPr>
              <w:t>Run</w:t>
            </w:r>
          </w:p>
          <w:p w:rsidR="00D10B75" w:rsidRDefault="00D10B75">
            <w:pPr>
              <w:spacing w:line="276" w:lineRule="auto"/>
              <w:jc w:val="center"/>
              <w:rPr>
                <w:rFonts w:cs="Arial"/>
                <w:lang w:val="de-DE" w:eastAsia="ja-JP"/>
              </w:rPr>
            </w:pPr>
            <w:r>
              <w:rPr>
                <w:sz w:val="16"/>
                <w:szCs w:val="16"/>
                <w:lang w:val="de-DE"/>
              </w:rPr>
              <w:t>(as per Operational Modes and Voltage Range Definition)</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306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rFonts w:cs="Arial"/>
                <w:noProof/>
                <w:sz w:val="16"/>
                <w:szCs w:val="16"/>
                <w:vertAlign w:val="subscript"/>
              </w:rPr>
              <w:drawing>
                <wp:inline distT="0" distB="0" distL="0" distR="0">
                  <wp:extent cx="1811655" cy="740410"/>
                  <wp:effectExtent l="0" t="0" r="0" b="2540"/>
                  <wp:docPr id="1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11655" cy="740410"/>
                          </a:xfrm>
                          <a:prstGeom prst="rect">
                            <a:avLst/>
                          </a:prstGeom>
                          <a:noFill/>
                          <a:ln>
                            <a:noFill/>
                          </a:ln>
                        </pic:spPr>
                      </pic:pic>
                    </a:graphicData>
                  </a:graphic>
                </wp:inline>
              </w:drawing>
            </w:r>
            <w:r>
              <w:rPr>
                <w:rFonts w:cs="Arial"/>
                <w:sz w:val="16"/>
                <w:szCs w:val="16"/>
                <w:vertAlign w:val="subscript"/>
                <w:lang w:val="de-DE" w:eastAsia="ja-JP"/>
              </w:rPr>
              <w:t>/261</w:t>
            </w:r>
          </w:p>
        </w:tc>
      </w:tr>
      <w:tr w:rsidR="00D10B75" w:rsidTr="00D10B75">
        <w:trPr>
          <w:cantSplit/>
          <w:trHeight w:val="1269"/>
          <w:tblHeader/>
          <w:jc w:val="center"/>
        </w:trPr>
        <w:tc>
          <w:tcPr>
            <w:tcW w:w="724"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306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rFonts w:cs="Arial"/>
                <w:noProof/>
                <w:sz w:val="16"/>
                <w:szCs w:val="16"/>
                <w:vertAlign w:val="subscript"/>
              </w:rPr>
              <w:drawing>
                <wp:inline distT="0" distB="0" distL="0" distR="0">
                  <wp:extent cx="1811655" cy="740410"/>
                  <wp:effectExtent l="0" t="0" r="0" b="2540"/>
                  <wp:docPr id="17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11655" cy="740410"/>
                          </a:xfrm>
                          <a:prstGeom prst="rect">
                            <a:avLst/>
                          </a:prstGeom>
                          <a:noFill/>
                          <a:ln>
                            <a:noFill/>
                          </a:ln>
                        </pic:spPr>
                      </pic:pic>
                    </a:graphicData>
                  </a:graphic>
                </wp:inline>
              </w:drawing>
            </w:r>
            <w:r>
              <w:rPr>
                <w:rFonts w:cs="Arial"/>
                <w:sz w:val="16"/>
                <w:szCs w:val="16"/>
                <w:vertAlign w:val="subscript"/>
                <w:lang w:val="de-DE" w:eastAsia="ja-JP"/>
              </w:rPr>
              <w:t>/272</w:t>
            </w:r>
          </w:p>
        </w:tc>
      </w:tr>
      <w:tr w:rsidR="00D10B75" w:rsidTr="00D10B75">
        <w:trPr>
          <w:cantSplit/>
          <w:trHeight w:val="1269"/>
          <w:tblHeader/>
          <w:jc w:val="center"/>
        </w:trPr>
        <w:tc>
          <w:tcPr>
            <w:tcW w:w="724"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306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noProof/>
                <w:sz w:val="16"/>
                <w:szCs w:val="16"/>
                <w:vertAlign w:val="subscript"/>
              </w:rPr>
            </w:pPr>
            <w:r>
              <w:rPr>
                <w:rFonts w:cs="Arial"/>
                <w:noProof/>
                <w:sz w:val="16"/>
                <w:szCs w:val="16"/>
                <w:vertAlign w:val="subscript"/>
              </w:rPr>
              <w:drawing>
                <wp:inline distT="0" distB="0" distL="0" distR="0">
                  <wp:extent cx="1581785" cy="645160"/>
                  <wp:effectExtent l="0" t="0" r="0" b="2540"/>
                  <wp:docPr id="17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81785" cy="645160"/>
                          </a:xfrm>
                          <a:prstGeom prst="rect">
                            <a:avLst/>
                          </a:prstGeom>
                          <a:noFill/>
                          <a:ln>
                            <a:noFill/>
                          </a:ln>
                        </pic:spPr>
                      </pic:pic>
                    </a:graphicData>
                  </a:graphic>
                </wp:inline>
              </w:drawing>
            </w:r>
            <w:r>
              <w:rPr>
                <w:rFonts w:cs="Arial"/>
                <w:sz w:val="16"/>
                <w:szCs w:val="16"/>
                <w:vertAlign w:val="subscript"/>
                <w:lang w:val="de-DE" w:eastAsia="ja-JP"/>
              </w:rPr>
              <w:t>/263</w:t>
            </w:r>
          </w:p>
        </w:tc>
      </w:tr>
      <w:tr w:rsidR="00D10B75" w:rsidTr="00D10B75">
        <w:trPr>
          <w:cantSplit/>
          <w:trHeight w:val="1269"/>
          <w:tblHeader/>
          <w:jc w:val="center"/>
        </w:trPr>
        <w:tc>
          <w:tcPr>
            <w:tcW w:w="724"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5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3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306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noProof/>
                <w:sz w:val="16"/>
                <w:szCs w:val="16"/>
                <w:vertAlign w:val="subscript"/>
              </w:rPr>
            </w:pPr>
            <w:r>
              <w:rPr>
                <w:rFonts w:cs="Arial"/>
                <w:noProof/>
                <w:sz w:val="16"/>
                <w:szCs w:val="16"/>
                <w:vertAlign w:val="subscript"/>
              </w:rPr>
              <w:drawing>
                <wp:inline distT="0" distB="0" distL="0" distR="0">
                  <wp:extent cx="1581785" cy="645160"/>
                  <wp:effectExtent l="0" t="0" r="0" b="2540"/>
                  <wp:docPr id="1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81785" cy="645160"/>
                          </a:xfrm>
                          <a:prstGeom prst="rect">
                            <a:avLst/>
                          </a:prstGeom>
                          <a:noFill/>
                          <a:ln>
                            <a:noFill/>
                          </a:ln>
                        </pic:spPr>
                      </pic:pic>
                    </a:graphicData>
                  </a:graphic>
                </wp:inline>
              </w:drawing>
            </w:r>
            <w:r>
              <w:rPr>
                <w:rFonts w:cs="Arial"/>
                <w:sz w:val="16"/>
                <w:szCs w:val="16"/>
                <w:vertAlign w:val="subscript"/>
                <w:lang w:val="de-DE" w:eastAsia="ja-JP"/>
              </w:rPr>
              <w:t>/273</w:t>
            </w:r>
          </w:p>
        </w:tc>
      </w:tr>
      <w:tr w:rsidR="00D10B75" w:rsidTr="00D10B75">
        <w:trPr>
          <w:cantSplit/>
          <w:trHeight w:val="1269"/>
          <w:tblHeader/>
          <w:jc w:val="center"/>
        </w:trPr>
        <w:tc>
          <w:tcPr>
            <w:tcW w:w="724"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lang w:val="de-DE" w:eastAsia="ja-JP"/>
              </w:rPr>
            </w:pPr>
          </w:p>
        </w:tc>
        <w:tc>
          <w:tcPr>
            <w:tcW w:w="5968" w:type="dxa"/>
            <w:gridSpan w:val="16"/>
            <w:tcBorders>
              <w:top w:val="nil"/>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All Other Cases</w:t>
            </w:r>
          </w:p>
        </w:tc>
        <w:tc>
          <w:tcPr>
            <w:tcW w:w="30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Blank (Do not show ParkOutArrow)</w:t>
            </w:r>
          </w:p>
        </w:tc>
      </w:tr>
    </w:tbl>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ParkOutArrow</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9832" w:type="dxa"/>
        <w:jc w:val="center"/>
        <w:tblLook w:val="04A0" w:firstRow="1" w:lastRow="0" w:firstColumn="1" w:lastColumn="0" w:noHBand="0" w:noVBand="1"/>
      </w:tblPr>
      <w:tblGrid>
        <w:gridCol w:w="648"/>
        <w:gridCol w:w="474"/>
        <w:gridCol w:w="474"/>
        <w:gridCol w:w="474"/>
        <w:gridCol w:w="474"/>
        <w:gridCol w:w="411"/>
        <w:gridCol w:w="411"/>
        <w:gridCol w:w="411"/>
        <w:gridCol w:w="474"/>
        <w:gridCol w:w="411"/>
        <w:gridCol w:w="411"/>
        <w:gridCol w:w="411"/>
        <w:gridCol w:w="411"/>
        <w:gridCol w:w="411"/>
        <w:gridCol w:w="3526"/>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lastRenderedPageBreak/>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35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trHeight w:val="1448"/>
          <w:tblHeader/>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ind w:left="113" w:right="113"/>
              <w:jc w:val="center"/>
              <w:rPr>
                <w:rFonts w:cs="Arial"/>
                <w:lang w:val="de-DE" w:eastAsia="ja-JP"/>
              </w:rPr>
            </w:pPr>
            <w:r>
              <w:rPr>
                <w:lang w:val="de-DE"/>
              </w:rPr>
              <w:t>Run</w:t>
            </w:r>
          </w:p>
          <w:p w:rsidR="00D10B75" w:rsidRDefault="00D10B75">
            <w:pPr>
              <w:ind w:left="113" w:right="113"/>
              <w:jc w:val="center"/>
              <w:rPr>
                <w:rFonts w:cs="Arial"/>
                <w:lang w:val="de-DE" w:eastAsia="ja-JP"/>
              </w:rPr>
            </w:pPr>
            <w:r>
              <w:rPr>
                <w:sz w:val="16"/>
                <w:szCs w:val="16"/>
                <w:lang w:val="de-DE"/>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35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16"/>
                <w:szCs w:val="16"/>
                <w:vertAlign w:val="subscript"/>
              </w:rPr>
              <w:drawing>
                <wp:inline distT="0" distB="0" distL="0" distR="0">
                  <wp:extent cx="1811655" cy="740410"/>
                  <wp:effectExtent l="0" t="0" r="0" b="2540"/>
                  <wp:docPr id="177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11655" cy="740410"/>
                          </a:xfrm>
                          <a:prstGeom prst="rect">
                            <a:avLst/>
                          </a:prstGeom>
                          <a:noFill/>
                          <a:ln>
                            <a:noFill/>
                          </a:ln>
                        </pic:spPr>
                      </pic:pic>
                    </a:graphicData>
                  </a:graphic>
                </wp:inline>
              </w:drawing>
            </w:r>
            <w:r>
              <w:rPr>
                <w:rFonts w:cs="Arial"/>
                <w:sz w:val="16"/>
                <w:szCs w:val="16"/>
                <w:lang w:val="de-DE" w:eastAsia="ja-JP"/>
              </w:rPr>
              <w:t>/261</w:t>
            </w:r>
          </w:p>
        </w:tc>
      </w:tr>
      <w:tr w:rsidR="00D10B75" w:rsidTr="00D10B75">
        <w:trPr>
          <w:cantSplit/>
          <w:trHeight w:val="1430"/>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35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16"/>
                <w:szCs w:val="16"/>
                <w:vertAlign w:val="subscript"/>
              </w:rPr>
              <w:drawing>
                <wp:inline distT="0" distB="0" distL="0" distR="0">
                  <wp:extent cx="1811655" cy="740410"/>
                  <wp:effectExtent l="0" t="0" r="0" b="2540"/>
                  <wp:docPr id="177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11655" cy="740410"/>
                          </a:xfrm>
                          <a:prstGeom prst="rect">
                            <a:avLst/>
                          </a:prstGeom>
                          <a:noFill/>
                          <a:ln>
                            <a:noFill/>
                          </a:ln>
                        </pic:spPr>
                      </pic:pic>
                    </a:graphicData>
                  </a:graphic>
                </wp:inline>
              </w:drawing>
            </w:r>
            <w:r>
              <w:rPr>
                <w:rFonts w:cs="Arial"/>
                <w:sz w:val="16"/>
                <w:szCs w:val="16"/>
                <w:lang w:val="de-DE" w:eastAsia="ja-JP"/>
              </w:rPr>
              <w:t>/272</w:t>
            </w:r>
          </w:p>
        </w:tc>
      </w:tr>
      <w:tr w:rsidR="00D10B75" w:rsidTr="00D10B75">
        <w:trPr>
          <w:cantSplit/>
          <w:trHeight w:val="1430"/>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35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noProof/>
                <w:sz w:val="16"/>
                <w:szCs w:val="16"/>
                <w:vertAlign w:val="subscript"/>
              </w:rPr>
            </w:pPr>
            <w:r>
              <w:rPr>
                <w:rFonts w:cs="Arial"/>
                <w:noProof/>
                <w:sz w:val="16"/>
                <w:szCs w:val="16"/>
                <w:vertAlign w:val="subscript"/>
              </w:rPr>
              <w:drawing>
                <wp:inline distT="0" distB="0" distL="0" distR="0">
                  <wp:extent cx="1581785" cy="645160"/>
                  <wp:effectExtent l="0" t="0" r="0" b="2540"/>
                  <wp:docPr id="17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81785" cy="645160"/>
                          </a:xfrm>
                          <a:prstGeom prst="rect">
                            <a:avLst/>
                          </a:prstGeom>
                          <a:noFill/>
                          <a:ln>
                            <a:noFill/>
                          </a:ln>
                        </pic:spPr>
                      </pic:pic>
                    </a:graphicData>
                  </a:graphic>
                </wp:inline>
              </w:drawing>
            </w:r>
            <w:r>
              <w:rPr>
                <w:rFonts w:cs="Arial"/>
                <w:sz w:val="16"/>
                <w:szCs w:val="16"/>
                <w:lang w:val="de-DE" w:eastAsia="ja-JP"/>
              </w:rPr>
              <w:t>/263</w:t>
            </w:r>
          </w:p>
        </w:tc>
      </w:tr>
      <w:tr w:rsidR="00D10B75" w:rsidTr="00D10B75">
        <w:trPr>
          <w:cantSplit/>
          <w:trHeight w:val="1430"/>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357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noProof/>
                <w:sz w:val="16"/>
                <w:szCs w:val="16"/>
                <w:vertAlign w:val="subscript"/>
              </w:rPr>
            </w:pPr>
            <w:r>
              <w:rPr>
                <w:rFonts w:cs="Arial"/>
                <w:noProof/>
                <w:sz w:val="16"/>
                <w:szCs w:val="16"/>
                <w:vertAlign w:val="subscript"/>
              </w:rPr>
              <w:drawing>
                <wp:inline distT="0" distB="0" distL="0" distR="0">
                  <wp:extent cx="1581785" cy="645160"/>
                  <wp:effectExtent l="0" t="0" r="0" b="2540"/>
                  <wp:docPr id="177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81785" cy="645160"/>
                          </a:xfrm>
                          <a:prstGeom prst="rect">
                            <a:avLst/>
                          </a:prstGeom>
                          <a:noFill/>
                          <a:ln>
                            <a:noFill/>
                          </a:ln>
                        </pic:spPr>
                      </pic:pic>
                    </a:graphicData>
                  </a:graphic>
                </wp:inline>
              </w:drawing>
            </w:r>
            <w:r>
              <w:rPr>
                <w:rFonts w:cs="Arial"/>
                <w:sz w:val="16"/>
                <w:szCs w:val="16"/>
                <w:lang w:val="de-DE" w:eastAsia="ja-JP"/>
              </w:rPr>
              <w:t>/273</w:t>
            </w:r>
          </w:p>
        </w:tc>
      </w:tr>
      <w:tr w:rsidR="00D10B75" w:rsidTr="00D10B75">
        <w:trPr>
          <w:cantSplit/>
          <w:trHeight w:val="70"/>
          <w:tblHeader/>
          <w:jc w:val="center"/>
        </w:trPr>
        <w:tc>
          <w:tcPr>
            <w:tcW w:w="0" w:type="auto"/>
            <w:gridSpan w:val="14"/>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3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Blank (Do not show ParkOutArrow)</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CB30C6" w:rsidRDefault="00D10B75" w:rsidP="00D10B75"/>
    <w:p w:rsidR="00D10B75" w:rsidRPr="00D10B75" w:rsidRDefault="00D10B75" w:rsidP="00D10B75">
      <w:pPr>
        <w:pStyle w:val="Heading4"/>
        <w:rPr>
          <w:b w:val="0"/>
          <w:u w:val="single"/>
        </w:rPr>
      </w:pPr>
      <w:r w:rsidRPr="00D10B75">
        <w:rPr>
          <w:b w:val="0"/>
          <w:u w:val="single"/>
        </w:rPr>
        <w:t xml:space="preserve">CAMERA-FUR-REQ-165442/I-Active Park Assist (APA) Signal Processing - Positional </w:t>
      </w:r>
      <w:proofErr w:type="spellStart"/>
      <w:r w:rsidRPr="00D10B75">
        <w:rPr>
          <w:b w:val="0"/>
          <w:u w:val="single"/>
        </w:rPr>
        <w:t>SAPFeatureMenuBarVisibility</w:t>
      </w:r>
      <w:proofErr w:type="spellEnd"/>
    </w:p>
    <w:p w:rsidR="00D10B75" w:rsidRPr="00307982" w:rsidRDefault="00D10B75" w:rsidP="00D10B75">
      <w:pPr>
        <w:jc w:val="center"/>
        <w:rPr>
          <w:b/>
        </w:rPr>
      </w:pPr>
      <w:r>
        <w:rPr>
          <w:b/>
        </w:rPr>
        <w:t>8” (or equivalent) displays</w:t>
      </w:r>
    </w:p>
    <w:tbl>
      <w:tblPr>
        <w:tblW w:w="0" w:type="auto"/>
        <w:jc w:val="center"/>
        <w:tblLayout w:type="fixed"/>
        <w:tblLook w:val="04A0" w:firstRow="1" w:lastRow="0" w:firstColumn="1" w:lastColumn="0" w:noHBand="0" w:noVBand="1"/>
      </w:tblPr>
      <w:tblGrid>
        <w:gridCol w:w="646"/>
        <w:gridCol w:w="564"/>
        <w:gridCol w:w="564"/>
        <w:gridCol w:w="253"/>
        <w:gridCol w:w="270"/>
        <w:gridCol w:w="270"/>
        <w:gridCol w:w="270"/>
        <w:gridCol w:w="270"/>
        <w:gridCol w:w="270"/>
        <w:gridCol w:w="270"/>
        <w:gridCol w:w="270"/>
        <w:gridCol w:w="270"/>
        <w:gridCol w:w="270"/>
        <w:gridCol w:w="270"/>
        <w:gridCol w:w="270"/>
        <w:gridCol w:w="270"/>
        <w:gridCol w:w="270"/>
        <w:gridCol w:w="3712"/>
      </w:tblGrid>
      <w:tr w:rsidR="00D10B75" w:rsidTr="00D10B75">
        <w:trPr>
          <w:cantSplit/>
          <w:trHeight w:val="2078"/>
          <w:jc w:val="center"/>
        </w:trPr>
        <w:tc>
          <w:tcPr>
            <w:tcW w:w="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lang w:val="de-DE" w:eastAsia="ja-JP"/>
              </w:rPr>
            </w:pPr>
            <w:r>
              <w:rPr>
                <w:lang w:val="de-DE"/>
              </w:rPr>
              <w:t>Operational Mode</w:t>
            </w:r>
          </w:p>
        </w:tc>
        <w:tc>
          <w:tcPr>
            <w:tcW w:w="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pPr>
              <w:spacing w:line="276" w:lineRule="auto"/>
              <w:jc w:val="center"/>
              <w:rPr>
                <w:sz w:val="16"/>
                <w:szCs w:val="16"/>
                <w:lang w:val="de-DE"/>
              </w:rPr>
            </w:pPr>
            <w:r>
              <w:rPr>
                <w:sz w:val="16"/>
                <w:szCs w:val="16"/>
                <w:lang w:val="de-DE"/>
              </w:rPr>
              <w:t>Parking Assistance (Cfg)</w:t>
            </w:r>
          </w:p>
        </w:tc>
        <w:tc>
          <w:tcPr>
            <w:tcW w:w="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37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4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spacing w:line="276" w:lineRule="auto"/>
              <w:jc w:val="center"/>
              <w:rPr>
                <w:rFonts w:cs="Arial"/>
                <w:lang w:val="de-DE" w:eastAsia="ja-JP"/>
              </w:rPr>
            </w:pPr>
            <w:r>
              <w:rPr>
                <w:lang w:val="de-DE"/>
              </w:rPr>
              <w:t>Run</w:t>
            </w:r>
          </w:p>
          <w:p w:rsidR="00D10B75" w:rsidRDefault="00D10B75">
            <w:pPr>
              <w:spacing w:line="276" w:lineRule="auto"/>
              <w:jc w:val="center"/>
              <w:rPr>
                <w:rFonts w:cs="Arial"/>
                <w:lang w:val="de-DE" w:eastAsia="ja-JP"/>
              </w:rPr>
            </w:pPr>
            <w:r>
              <w:rPr>
                <w:lang w:val="de-DE"/>
              </w:rPr>
              <w:t>(as per Operational Modes and Voltage Range Definition)</w:t>
            </w:r>
          </w:p>
        </w:tc>
        <w:tc>
          <w:tcPr>
            <w:tcW w:w="56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5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371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24"/>
                <w:lang w:val="de-DE" w:eastAsia="ja-JP"/>
              </w:rPr>
            </w:pPr>
            <w:r>
              <w:rPr>
                <w:rFonts w:cs="Arial"/>
                <w:noProof/>
                <w:sz w:val="16"/>
                <w:szCs w:val="16"/>
                <w:vertAlign w:val="subscript"/>
              </w:rPr>
              <w:drawing>
                <wp:inline distT="0" distB="0" distL="0" distR="0" wp14:anchorId="70F7AD1B" wp14:editId="68B8CD68">
                  <wp:extent cx="1819275" cy="218042"/>
                  <wp:effectExtent l="0" t="0" r="0" b="0"/>
                  <wp:docPr id="17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Pr>
                <w:rFonts w:cs="Arial"/>
                <w:sz w:val="16"/>
                <w:szCs w:val="16"/>
                <w:vertAlign w:val="subscript"/>
                <w:lang w:val="de-DE" w:eastAsia="ja-JP"/>
              </w:rPr>
              <w:t>/498</w:t>
            </w:r>
          </w:p>
        </w:tc>
      </w:tr>
      <w:tr w:rsidR="00D10B75" w:rsidTr="00D10B75">
        <w:trPr>
          <w:cantSplit/>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6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5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371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pPr>
            <w:r>
              <w:rPr>
                <w:rFonts w:cs="Arial"/>
                <w:noProof/>
                <w:sz w:val="16"/>
                <w:szCs w:val="16"/>
                <w:vertAlign w:val="subscript"/>
              </w:rPr>
              <w:drawing>
                <wp:inline distT="0" distB="0" distL="0" distR="0" wp14:anchorId="14ACFE81" wp14:editId="4BAC47AC">
                  <wp:extent cx="1819275" cy="218042"/>
                  <wp:effectExtent l="0" t="0" r="0" b="0"/>
                  <wp:docPr id="17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Pr>
                <w:rFonts w:cs="Arial"/>
                <w:sz w:val="16"/>
                <w:szCs w:val="16"/>
                <w:vertAlign w:val="subscript"/>
                <w:lang w:val="de-DE" w:eastAsia="ja-JP"/>
              </w:rPr>
              <w:t>/499</w:t>
            </w:r>
          </w:p>
        </w:tc>
      </w:tr>
      <w:tr w:rsidR="00D10B75" w:rsidTr="00D10B75">
        <w:trPr>
          <w:cantSplit/>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6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5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371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pPr>
            <w:r>
              <w:rPr>
                <w:rFonts w:cs="Arial"/>
                <w:noProof/>
                <w:sz w:val="16"/>
                <w:szCs w:val="16"/>
                <w:vertAlign w:val="subscript"/>
              </w:rPr>
              <w:drawing>
                <wp:inline distT="0" distB="0" distL="0" distR="0" wp14:anchorId="2B465CCA" wp14:editId="456279EA">
                  <wp:extent cx="1819275" cy="218042"/>
                  <wp:effectExtent l="0" t="0" r="0" b="0"/>
                  <wp:docPr id="17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Pr>
                <w:rFonts w:cs="Arial"/>
                <w:sz w:val="16"/>
                <w:szCs w:val="16"/>
                <w:vertAlign w:val="subscript"/>
                <w:lang w:val="de-DE" w:eastAsia="ja-JP"/>
              </w:rPr>
              <w:t>/500</w:t>
            </w:r>
          </w:p>
        </w:tc>
      </w:tr>
      <w:tr w:rsidR="00D10B75" w:rsidTr="00D10B75">
        <w:trPr>
          <w:cantSplit/>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6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25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371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pPr>
            <w:r>
              <w:rPr>
                <w:rFonts w:cs="Arial"/>
                <w:noProof/>
                <w:sz w:val="16"/>
                <w:szCs w:val="16"/>
                <w:vertAlign w:val="subscript"/>
              </w:rPr>
              <w:drawing>
                <wp:inline distT="0" distB="0" distL="0" distR="0" wp14:anchorId="6DEBD940" wp14:editId="0BFA64E3">
                  <wp:extent cx="1819275" cy="218042"/>
                  <wp:effectExtent l="0" t="0" r="0" b="0"/>
                  <wp:docPr id="17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Pr>
                <w:rFonts w:cs="Arial"/>
                <w:sz w:val="16"/>
                <w:szCs w:val="16"/>
                <w:vertAlign w:val="subscript"/>
                <w:lang w:val="de-DE" w:eastAsia="ja-JP"/>
              </w:rPr>
              <w:t>/501</w:t>
            </w:r>
          </w:p>
        </w:tc>
      </w:tr>
      <w:tr w:rsidR="00D10B75" w:rsidTr="00D10B75">
        <w:trPr>
          <w:cantSplit/>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6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0x6</w:t>
            </w:r>
          </w:p>
        </w:tc>
        <w:tc>
          <w:tcPr>
            <w:tcW w:w="25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371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pPr>
            <w:r>
              <w:rPr>
                <w:rFonts w:cs="Arial"/>
                <w:noProof/>
                <w:sz w:val="16"/>
                <w:szCs w:val="16"/>
                <w:vertAlign w:val="subscript"/>
              </w:rPr>
              <w:drawing>
                <wp:inline distT="0" distB="0" distL="0" distR="0" wp14:anchorId="1FFD1CE0" wp14:editId="4C4990FF">
                  <wp:extent cx="1819275" cy="218042"/>
                  <wp:effectExtent l="0" t="0" r="0" b="0"/>
                  <wp:docPr id="178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Pr>
                <w:rFonts w:cs="Arial"/>
                <w:sz w:val="16"/>
                <w:szCs w:val="16"/>
                <w:vertAlign w:val="subscript"/>
                <w:lang w:val="de-DE" w:eastAsia="ja-JP"/>
              </w:rPr>
              <w:t>/502</w:t>
            </w:r>
          </w:p>
        </w:tc>
      </w:tr>
      <w:tr w:rsidR="00D10B75" w:rsidTr="00D10B75">
        <w:trPr>
          <w:cantSplit/>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6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5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0x7</w:t>
            </w:r>
          </w:p>
        </w:tc>
        <w:tc>
          <w:tcPr>
            <w:tcW w:w="25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371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pPr>
            <w:r>
              <w:rPr>
                <w:rFonts w:cs="Arial"/>
                <w:noProof/>
                <w:sz w:val="16"/>
                <w:szCs w:val="16"/>
                <w:vertAlign w:val="subscript"/>
              </w:rPr>
              <w:drawing>
                <wp:inline distT="0" distB="0" distL="0" distR="0" wp14:anchorId="3D4C5563" wp14:editId="34748D22">
                  <wp:extent cx="1819275" cy="218042"/>
                  <wp:effectExtent l="0" t="0" r="0" b="0"/>
                  <wp:docPr id="178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Pr>
                <w:rFonts w:cs="Arial"/>
                <w:sz w:val="16"/>
                <w:szCs w:val="16"/>
                <w:vertAlign w:val="subscript"/>
                <w:lang w:val="de-DE" w:eastAsia="ja-JP"/>
              </w:rPr>
              <w:t>/503</w:t>
            </w:r>
          </w:p>
        </w:tc>
      </w:tr>
      <w:tr w:rsidR="00D10B75" w:rsidTr="00D10B75">
        <w:trPr>
          <w:cantSplit/>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891" w:type="dxa"/>
            <w:gridSpan w:val="16"/>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lang w:val="de-DE" w:eastAsia="ja-JP"/>
              </w:rPr>
            </w:pPr>
            <w:r>
              <w:rPr>
                <w:lang w:val="de-DE"/>
              </w:rPr>
              <w:t>All Other Cases</w:t>
            </w:r>
          </w:p>
        </w:tc>
        <w:tc>
          <w:tcPr>
            <w:tcW w:w="371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24"/>
                <w:lang w:val="de-DE" w:eastAsia="ja-JP"/>
              </w:rPr>
            </w:pPr>
            <w:r>
              <w:rPr>
                <w:sz w:val="24"/>
                <w:lang w:val="de-DE"/>
              </w:rPr>
              <w:t>Blank (Do not show SAPFeatureMenuBarVisibility)</w:t>
            </w:r>
          </w:p>
        </w:tc>
      </w:tr>
    </w:tbl>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SAPFeatureMenuBarVisibility</w:t>
      </w:r>
      <w:proofErr w:type="spellEnd"/>
      <w:r>
        <w:t xml:space="preserve"> for larger screens without display size limitations</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Pr>
        <w:jc w:val="center"/>
      </w:pPr>
    </w:p>
    <w:p w:rsidR="00D10B75" w:rsidRDefault="00D10B75" w:rsidP="00D10B75"/>
    <w:p w:rsidR="00D10B75" w:rsidRDefault="00D10B75" w:rsidP="00D10B75">
      <w:pPr>
        <w:jc w:val="center"/>
      </w:pPr>
      <w:r>
        <w:t xml:space="preserve">*Note: this is the bottom layer of the menu bar. Modifiers such as selection highlights and </w:t>
      </w:r>
      <w:proofErr w:type="spellStart"/>
      <w:r>
        <w:t>nonavailability</w:t>
      </w:r>
      <w:proofErr w:type="spellEnd"/>
      <w:r>
        <w:t xml:space="preserve"> gray-outs will be </w:t>
      </w:r>
      <w:proofErr w:type="spellStart"/>
      <w:r>
        <w:t>overlayed</w:t>
      </w:r>
      <w:proofErr w:type="spellEnd"/>
      <w:r>
        <w:t xml:space="preserve"> as per the other menu bar </w:t>
      </w:r>
      <w:proofErr w:type="spellStart"/>
      <w:r>
        <w:t>positionals</w:t>
      </w:r>
      <w:proofErr w:type="spellEnd"/>
      <w:r>
        <w:t>.</w:t>
      </w:r>
    </w:p>
    <w:p w:rsidR="00D10B75" w:rsidRDefault="00D10B75" w:rsidP="00D10B75">
      <w:pPr>
        <w:jc w:val="center"/>
      </w:pPr>
      <w:r>
        <w:t>*Note: this is intended to depict only the graphical portion of the soft menu interface. The functional characteristics of button press CAN commands are defined in the Soft Menu Interface section.</w:t>
      </w:r>
    </w:p>
    <w:p w:rsidR="00D10B75" w:rsidRDefault="00D10B75" w:rsidP="00D10B75">
      <w:pPr>
        <w:jc w:val="center"/>
      </w:pPr>
    </w:p>
    <w:p w:rsidR="00D10B75" w:rsidRDefault="00D10B75" w:rsidP="00D10B75">
      <w:pPr>
        <w:jc w:val="center"/>
      </w:pPr>
    </w:p>
    <w:p w:rsidR="00D10B75" w:rsidRPr="00307982" w:rsidRDefault="00D10B75" w:rsidP="00D10B75">
      <w:pPr>
        <w:jc w:val="center"/>
        <w:rPr>
          <w:b/>
        </w:rPr>
      </w:pPr>
      <w:r>
        <w:rPr>
          <w:b/>
        </w:rPr>
        <w:t>4” displays</w:t>
      </w:r>
    </w:p>
    <w:tbl>
      <w:tblPr>
        <w:tblStyle w:val="TableGrid"/>
        <w:tblW w:w="8115" w:type="dxa"/>
        <w:jc w:val="center"/>
        <w:tblLayout w:type="fixed"/>
        <w:tblLook w:val="04A0" w:firstRow="1" w:lastRow="0" w:firstColumn="1" w:lastColumn="0" w:noHBand="0" w:noVBand="1"/>
      </w:tblPr>
      <w:tblGrid>
        <w:gridCol w:w="646"/>
        <w:gridCol w:w="540"/>
        <w:gridCol w:w="507"/>
        <w:gridCol w:w="270"/>
        <w:gridCol w:w="270"/>
        <w:gridCol w:w="270"/>
        <w:gridCol w:w="270"/>
        <w:gridCol w:w="270"/>
        <w:gridCol w:w="270"/>
        <w:gridCol w:w="270"/>
        <w:gridCol w:w="270"/>
        <w:gridCol w:w="270"/>
        <w:gridCol w:w="270"/>
        <w:gridCol w:w="270"/>
        <w:gridCol w:w="3452"/>
      </w:tblGrid>
      <w:tr w:rsidR="00D10B75" w:rsidTr="00D10B75">
        <w:trPr>
          <w:cantSplit/>
          <w:trHeight w:val="2156"/>
          <w:tblHeader/>
          <w:jc w:val="center"/>
        </w:trPr>
        <w:tc>
          <w:tcPr>
            <w:tcW w:w="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34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trHeight w:val="998"/>
          <w:jc w:val="center"/>
        </w:trPr>
        <w:tc>
          <w:tcPr>
            <w:tcW w:w="64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ind w:left="113" w:right="113"/>
              <w:jc w:val="center"/>
              <w:rPr>
                <w:rFonts w:cs="Arial"/>
                <w:lang w:val="de-DE" w:eastAsia="ja-JP"/>
              </w:rPr>
            </w:pPr>
            <w:r>
              <w:rPr>
                <w:lang w:val="de-DE"/>
              </w:rPr>
              <w:t>Run</w:t>
            </w:r>
          </w:p>
          <w:p w:rsidR="00D10B75" w:rsidRDefault="00D10B75">
            <w:pPr>
              <w:ind w:left="113" w:right="113"/>
              <w:jc w:val="center"/>
              <w:rPr>
                <w:rFonts w:cs="Arial"/>
                <w:lang w:val="de-DE" w:eastAsia="ja-JP"/>
              </w:rPr>
            </w:pPr>
            <w:r>
              <w:rPr>
                <w:sz w:val="16"/>
                <w:szCs w:val="16"/>
                <w:lang w:val="de-DE"/>
              </w:rPr>
              <w:t>(as per Operational Modes and Voltage Range Definition)</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45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16"/>
                <w:szCs w:val="16"/>
                <w:vertAlign w:val="subscript"/>
              </w:rPr>
              <w:drawing>
                <wp:inline distT="0" distB="0" distL="0" distR="0" wp14:anchorId="13D11797" wp14:editId="5782A91C">
                  <wp:extent cx="1819275" cy="218042"/>
                  <wp:effectExtent l="0" t="0" r="0" b="0"/>
                  <wp:docPr id="178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sidRPr="00C1207A">
              <w:rPr>
                <w:rFonts w:cs="Arial"/>
                <w:sz w:val="16"/>
                <w:szCs w:val="16"/>
                <w:vertAlign w:val="subscript"/>
                <w:lang w:val="de-DE" w:eastAsia="ja-JP"/>
              </w:rPr>
              <w:t>/283</w:t>
            </w:r>
          </w:p>
        </w:tc>
      </w:tr>
      <w:tr w:rsidR="00D10B75" w:rsidTr="00D10B75">
        <w:trPr>
          <w:cantSplit/>
          <w:trHeight w:val="980"/>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0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45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16"/>
                <w:szCs w:val="16"/>
                <w:vertAlign w:val="subscript"/>
              </w:rPr>
              <w:drawing>
                <wp:inline distT="0" distB="0" distL="0" distR="0" wp14:anchorId="4A9E8C49" wp14:editId="3F78A2B0">
                  <wp:extent cx="1819275" cy="218042"/>
                  <wp:effectExtent l="0" t="0" r="0" b="0"/>
                  <wp:docPr id="17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arS-PPA-POA-I-X.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819796" cy="218104"/>
                          </a:xfrm>
                          <a:prstGeom prst="rect">
                            <a:avLst/>
                          </a:prstGeom>
                        </pic:spPr>
                      </pic:pic>
                    </a:graphicData>
                  </a:graphic>
                </wp:inline>
              </w:drawing>
            </w:r>
            <w:r w:rsidRPr="00C1207A">
              <w:rPr>
                <w:rFonts w:cs="Arial"/>
                <w:sz w:val="16"/>
                <w:szCs w:val="16"/>
                <w:vertAlign w:val="subscript"/>
                <w:lang w:val="de-DE" w:eastAsia="ja-JP"/>
              </w:rPr>
              <w:t>/284</w:t>
            </w:r>
          </w:p>
        </w:tc>
      </w:tr>
      <w:tr w:rsidR="00D10B75" w:rsidTr="00D10B75">
        <w:trPr>
          <w:cantSplit/>
          <w:trHeight w:val="194"/>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017" w:type="dxa"/>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345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Blank (Do not show SAPFeatureMenuBarVisibility)</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A204DD" w:rsidRDefault="00D10B75" w:rsidP="00D10B75"/>
    <w:p w:rsidR="00D10B75" w:rsidRPr="00D10B75" w:rsidRDefault="00D10B75" w:rsidP="00D10B75">
      <w:pPr>
        <w:pStyle w:val="Heading4"/>
        <w:rPr>
          <w:b w:val="0"/>
          <w:u w:val="single"/>
        </w:rPr>
      </w:pPr>
      <w:r w:rsidRPr="00D10B75">
        <w:rPr>
          <w:b w:val="0"/>
          <w:u w:val="single"/>
        </w:rPr>
        <w:t xml:space="preserve">CAMERA-FUR-REQ-165445/G-Active Park Assist (APA) Signal Processing - Positional </w:t>
      </w:r>
      <w:proofErr w:type="spellStart"/>
      <w:r w:rsidRPr="00D10B75">
        <w:rPr>
          <w:b w:val="0"/>
          <w:u w:val="single"/>
        </w:rPr>
        <w:t>SAPFeatureMenuBarHighlight</w:t>
      </w:r>
      <w:proofErr w:type="spellEnd"/>
    </w:p>
    <w:p w:rsidR="00D10B75" w:rsidRPr="00FE7E0C" w:rsidRDefault="00D10B75" w:rsidP="00D10B75">
      <w:pPr>
        <w:jc w:val="center"/>
        <w:rPr>
          <w:b/>
        </w:rPr>
      </w:pPr>
      <w:r>
        <w:rPr>
          <w:b/>
        </w:rPr>
        <w:t>8” (or equivalent) displays</w:t>
      </w:r>
    </w:p>
    <w:tbl>
      <w:tblPr>
        <w:tblStyle w:val="TableGrid"/>
        <w:tblW w:w="0" w:type="auto"/>
        <w:jc w:val="center"/>
        <w:tblLayout w:type="fixed"/>
        <w:tblLook w:val="04A0" w:firstRow="1" w:lastRow="0" w:firstColumn="1" w:lastColumn="0" w:noHBand="0" w:noVBand="1"/>
      </w:tblPr>
      <w:tblGrid>
        <w:gridCol w:w="648"/>
        <w:gridCol w:w="563"/>
        <w:gridCol w:w="270"/>
        <w:gridCol w:w="270"/>
        <w:gridCol w:w="270"/>
        <w:gridCol w:w="540"/>
        <w:gridCol w:w="270"/>
        <w:gridCol w:w="270"/>
        <w:gridCol w:w="270"/>
        <w:gridCol w:w="270"/>
        <w:gridCol w:w="270"/>
        <w:gridCol w:w="270"/>
        <w:gridCol w:w="236"/>
        <w:gridCol w:w="243"/>
        <w:gridCol w:w="270"/>
        <w:gridCol w:w="270"/>
        <w:gridCol w:w="270"/>
        <w:gridCol w:w="3582"/>
      </w:tblGrid>
      <w:tr w:rsidR="00D10B75" w:rsidTr="00D10B75">
        <w:trPr>
          <w:cantSplit/>
          <w:trHeight w:val="1988"/>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lastRenderedPageBreak/>
              <w:t>Operational Mode</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Parking Assistance (Cfg)</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[ApaGearShif_D_RqDrv]</w:t>
            </w:r>
          </w:p>
        </w:tc>
        <w:tc>
          <w:tcPr>
            <w:tcW w:w="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[ApaSteWhl_D_RqDrv]</w:t>
            </w:r>
          </w:p>
        </w:tc>
        <w:tc>
          <w:tcPr>
            <w:tcW w:w="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[PrkAidMsgTxt_D_Rq]</w:t>
            </w:r>
          </w:p>
        </w:tc>
        <w:tc>
          <w:tcPr>
            <w:tcW w:w="358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trHeight w:val="822"/>
          <w:tblHeader/>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jc w:val="center"/>
              <w:rPr>
                <w:rFonts w:cs="Arial"/>
                <w:lang w:val="de-DE" w:eastAsia="ja-JP"/>
              </w:rPr>
            </w:pPr>
            <w:r>
              <w:rPr>
                <w:lang w:val="de-DE"/>
              </w:rPr>
              <w:t>Run</w:t>
            </w:r>
          </w:p>
          <w:p w:rsidR="00D10B75" w:rsidRDefault="00D10B75">
            <w:pPr>
              <w:jc w:val="center"/>
              <w:rPr>
                <w:rFonts w:cs="Arial"/>
                <w:lang w:val="de-DE" w:eastAsia="ja-JP"/>
              </w:rPr>
            </w:pPr>
            <w:r>
              <w:rPr>
                <w:lang w:val="de-DE"/>
              </w:rPr>
              <w:t>(as per Operational Modes and Voltage Range Definition)</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2"/>
                <w:szCs w:val="16"/>
                <w:lang w:val="de-DE" w:eastAsia="ja-JP"/>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58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vertAlign w:val="subscript"/>
                <w:lang w:val="de-DE" w:eastAsia="ja-JP"/>
              </w:rPr>
            </w:pPr>
            <w:r>
              <w:rPr>
                <w:rFonts w:cs="Arial"/>
                <w:noProof/>
                <w:sz w:val="16"/>
                <w:szCs w:val="16"/>
                <w:vertAlign w:val="subscript"/>
              </w:rPr>
              <w:drawing>
                <wp:inline distT="0" distB="0" distL="0" distR="0">
                  <wp:extent cx="1866900" cy="228600"/>
                  <wp:effectExtent l="0" t="0" r="0" b="0"/>
                  <wp:docPr id="179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66900" cy="228600"/>
                          </a:xfrm>
                          <a:prstGeom prst="rect">
                            <a:avLst/>
                          </a:prstGeom>
                          <a:noFill/>
                          <a:ln>
                            <a:noFill/>
                          </a:ln>
                        </pic:spPr>
                      </pic:pic>
                    </a:graphicData>
                  </a:graphic>
                </wp:inline>
              </w:drawing>
            </w:r>
            <w:r>
              <w:rPr>
                <w:rFonts w:cs="Arial"/>
                <w:sz w:val="16"/>
                <w:szCs w:val="16"/>
                <w:vertAlign w:val="subscript"/>
                <w:lang w:val="de-DE" w:eastAsia="ja-JP"/>
              </w:rPr>
              <w:t>/287</w:t>
            </w:r>
          </w:p>
          <w:p w:rsidR="00D10B75" w:rsidRDefault="00D10B75" w:rsidP="00D10B75">
            <w:pPr>
              <w:jc w:val="center"/>
              <w:rPr>
                <w:rFonts w:cs="Arial"/>
                <w:lang w:val="de-DE" w:eastAsia="ja-JP"/>
              </w:rPr>
            </w:pPr>
            <w:r>
              <w:rPr>
                <w:rFonts w:cs="Arial"/>
                <w:lang w:val="de-DE" w:eastAsia="ja-JP"/>
              </w:rPr>
              <w:t>Example 5-button</w:t>
            </w:r>
            <w:r>
              <w:rPr>
                <w:rFonts w:cs="Arial"/>
                <w:noProof/>
              </w:rPr>
              <w:drawing>
                <wp:inline distT="0" distB="0" distL="0" distR="0">
                  <wp:extent cx="1781175" cy="209550"/>
                  <wp:effectExtent l="0" t="0" r="9525" b="0"/>
                  <wp:docPr id="179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81175" cy="209550"/>
                          </a:xfrm>
                          <a:prstGeom prst="rect">
                            <a:avLst/>
                          </a:prstGeom>
                          <a:noFill/>
                          <a:ln>
                            <a:noFill/>
                          </a:ln>
                        </pic:spPr>
                      </pic:pic>
                    </a:graphicData>
                  </a:graphic>
                </wp:inline>
              </w:drawing>
            </w:r>
          </w:p>
          <w:p w:rsidR="00D10B75" w:rsidRDefault="00D10B75" w:rsidP="00D10B75">
            <w:pPr>
              <w:jc w:val="center"/>
              <w:rPr>
                <w:rFonts w:cs="Arial"/>
                <w:lang w:val="de-DE" w:eastAsia="ja-JP"/>
              </w:rPr>
            </w:pPr>
            <w:r>
              <w:rPr>
                <w:rFonts w:cs="Arial"/>
                <w:lang w:val="de-DE" w:eastAsia="ja-JP"/>
              </w:rPr>
              <w:t>Example 4-button</w:t>
            </w:r>
            <w:r>
              <w:rPr>
                <w:rFonts w:cs="Arial"/>
                <w:noProof/>
              </w:rPr>
              <w:drawing>
                <wp:inline distT="0" distB="0" distL="0" distR="0">
                  <wp:extent cx="1428750" cy="209550"/>
                  <wp:effectExtent l="0" t="0" r="0" b="0"/>
                  <wp:docPr id="17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28750" cy="209550"/>
                          </a:xfrm>
                          <a:prstGeom prst="rect">
                            <a:avLst/>
                          </a:prstGeom>
                          <a:noFill/>
                          <a:ln>
                            <a:noFill/>
                          </a:ln>
                        </pic:spPr>
                      </pic:pic>
                    </a:graphicData>
                  </a:graphic>
                </wp:inline>
              </w:drawing>
            </w:r>
          </w:p>
        </w:tc>
      </w:tr>
      <w:tr w:rsidR="00D10B75" w:rsidTr="00D10B75">
        <w:trPr>
          <w:cantSplit/>
          <w:trHeight w:val="822"/>
          <w:tblHeader/>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2"/>
                <w:szCs w:val="16"/>
                <w:lang w:val="de-DE" w:eastAsia="ja-JP"/>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58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vertAlign w:val="subscript"/>
                <w:lang w:val="de-DE" w:eastAsia="ja-JP"/>
              </w:rPr>
            </w:pPr>
            <w:r>
              <w:rPr>
                <w:rFonts w:cs="Arial"/>
                <w:noProof/>
                <w:sz w:val="16"/>
                <w:szCs w:val="16"/>
                <w:vertAlign w:val="subscript"/>
              </w:rPr>
              <w:drawing>
                <wp:inline distT="0" distB="0" distL="0" distR="0">
                  <wp:extent cx="1838325" cy="219075"/>
                  <wp:effectExtent l="0" t="0" r="9525" b="9525"/>
                  <wp:docPr id="179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38325" cy="219075"/>
                          </a:xfrm>
                          <a:prstGeom prst="rect">
                            <a:avLst/>
                          </a:prstGeom>
                          <a:noFill/>
                          <a:ln>
                            <a:noFill/>
                          </a:ln>
                        </pic:spPr>
                      </pic:pic>
                    </a:graphicData>
                  </a:graphic>
                </wp:inline>
              </w:drawing>
            </w:r>
            <w:r>
              <w:rPr>
                <w:rFonts w:cs="Arial"/>
                <w:sz w:val="16"/>
                <w:szCs w:val="16"/>
                <w:vertAlign w:val="subscript"/>
                <w:lang w:val="de-DE" w:eastAsia="ja-JP"/>
              </w:rPr>
              <w:t>/288</w:t>
            </w:r>
          </w:p>
          <w:p w:rsidR="00D10B75" w:rsidRDefault="00D10B75" w:rsidP="00D10B75">
            <w:pPr>
              <w:jc w:val="center"/>
              <w:rPr>
                <w:rFonts w:cs="Arial"/>
                <w:lang w:val="de-DE" w:eastAsia="ja-JP"/>
              </w:rPr>
            </w:pPr>
            <w:r>
              <w:rPr>
                <w:rFonts w:cs="Arial"/>
                <w:lang w:val="de-DE" w:eastAsia="ja-JP"/>
              </w:rPr>
              <w:t xml:space="preserve">Example </w:t>
            </w:r>
            <w:r>
              <w:rPr>
                <w:rFonts w:cs="Arial"/>
                <w:noProof/>
              </w:rPr>
              <w:drawing>
                <wp:inline distT="0" distB="0" distL="0" distR="0">
                  <wp:extent cx="1866900" cy="219075"/>
                  <wp:effectExtent l="0" t="0" r="0" b="9525"/>
                  <wp:docPr id="179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66900" cy="219075"/>
                          </a:xfrm>
                          <a:prstGeom prst="rect">
                            <a:avLst/>
                          </a:prstGeom>
                          <a:noFill/>
                          <a:ln>
                            <a:noFill/>
                          </a:ln>
                        </pic:spPr>
                      </pic:pic>
                    </a:graphicData>
                  </a:graphic>
                </wp:inline>
              </w:drawing>
            </w:r>
          </w:p>
        </w:tc>
      </w:tr>
      <w:tr w:rsidR="00D10B75" w:rsidTr="00D10B75">
        <w:trPr>
          <w:cantSplit/>
          <w:trHeight w:val="822"/>
          <w:tblHeader/>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58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vertAlign w:val="subscript"/>
                <w:lang w:val="de-DE" w:eastAsia="ja-JP"/>
              </w:rPr>
            </w:pPr>
            <w:r>
              <w:rPr>
                <w:rFonts w:cs="Arial"/>
                <w:noProof/>
                <w:sz w:val="16"/>
                <w:szCs w:val="16"/>
                <w:vertAlign w:val="subscript"/>
              </w:rPr>
              <w:drawing>
                <wp:inline distT="0" distB="0" distL="0" distR="0">
                  <wp:extent cx="1866900" cy="219075"/>
                  <wp:effectExtent l="0" t="0" r="0" b="9525"/>
                  <wp:docPr id="17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66900" cy="219075"/>
                          </a:xfrm>
                          <a:prstGeom prst="rect">
                            <a:avLst/>
                          </a:prstGeom>
                          <a:noFill/>
                          <a:ln>
                            <a:noFill/>
                          </a:ln>
                        </pic:spPr>
                      </pic:pic>
                    </a:graphicData>
                  </a:graphic>
                </wp:inline>
              </w:drawing>
            </w:r>
            <w:r>
              <w:rPr>
                <w:rFonts w:cs="Arial"/>
                <w:sz w:val="16"/>
                <w:szCs w:val="16"/>
                <w:vertAlign w:val="subscript"/>
                <w:lang w:val="de-DE" w:eastAsia="ja-JP"/>
              </w:rPr>
              <w:t>/289</w:t>
            </w:r>
          </w:p>
          <w:p w:rsidR="00D10B75" w:rsidRDefault="00D10B75" w:rsidP="00D10B75">
            <w:pPr>
              <w:jc w:val="center"/>
              <w:rPr>
                <w:rFonts w:cs="Arial"/>
                <w:lang w:val="de-DE" w:eastAsia="ja-JP"/>
              </w:rPr>
            </w:pPr>
            <w:r>
              <w:rPr>
                <w:rFonts w:cs="Arial"/>
                <w:sz w:val="16"/>
                <w:szCs w:val="16"/>
                <w:vertAlign w:val="subscript"/>
                <w:lang w:val="de-DE" w:eastAsia="ja-JP"/>
              </w:rPr>
              <w:t>.</w:t>
            </w:r>
            <w:r>
              <w:rPr>
                <w:rFonts w:cs="Arial"/>
                <w:lang w:val="de-DE" w:eastAsia="ja-JP"/>
              </w:rPr>
              <w:t xml:space="preserve"> Example 5-button</w:t>
            </w:r>
            <w:r>
              <w:rPr>
                <w:rFonts w:cs="Arial"/>
                <w:noProof/>
              </w:rPr>
              <w:drawing>
                <wp:inline distT="0" distB="0" distL="0" distR="0">
                  <wp:extent cx="1857375" cy="219075"/>
                  <wp:effectExtent l="0" t="0" r="9525" b="9525"/>
                  <wp:docPr id="17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57375" cy="219075"/>
                          </a:xfrm>
                          <a:prstGeom prst="rect">
                            <a:avLst/>
                          </a:prstGeom>
                          <a:noFill/>
                          <a:ln>
                            <a:noFill/>
                          </a:ln>
                        </pic:spPr>
                      </pic:pic>
                    </a:graphicData>
                  </a:graphic>
                </wp:inline>
              </w:drawing>
            </w:r>
          </w:p>
          <w:p w:rsidR="00D10B75" w:rsidRDefault="00D10B75" w:rsidP="00D10B75">
            <w:pPr>
              <w:jc w:val="center"/>
              <w:rPr>
                <w:rFonts w:cs="Arial"/>
                <w:lang w:val="de-DE" w:eastAsia="ja-JP"/>
              </w:rPr>
            </w:pPr>
            <w:r>
              <w:rPr>
                <w:rFonts w:cs="Arial"/>
                <w:lang w:val="de-DE" w:eastAsia="ja-JP"/>
              </w:rPr>
              <w:t>Example 4-button</w:t>
            </w:r>
            <w:r>
              <w:rPr>
                <w:rFonts w:cs="Arial"/>
                <w:noProof/>
              </w:rPr>
              <w:drawing>
                <wp:inline distT="0" distB="0" distL="0" distR="0">
                  <wp:extent cx="1495425" cy="219075"/>
                  <wp:effectExtent l="0" t="0" r="9525" b="9525"/>
                  <wp:docPr id="17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95425" cy="219075"/>
                          </a:xfrm>
                          <a:prstGeom prst="rect">
                            <a:avLst/>
                          </a:prstGeom>
                          <a:noFill/>
                          <a:ln>
                            <a:noFill/>
                          </a:ln>
                        </pic:spPr>
                      </pic:pic>
                    </a:graphicData>
                  </a:graphic>
                </wp:inline>
              </w:drawing>
            </w:r>
          </w:p>
        </w:tc>
      </w:tr>
      <w:tr w:rsidR="00D10B75" w:rsidTr="00D10B75">
        <w:trPr>
          <w:cantSplit/>
          <w:trHeight w:val="822"/>
          <w:tblHeader/>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822"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All Other Cases</w:t>
            </w:r>
          </w:p>
        </w:tc>
        <w:tc>
          <w:tcPr>
            <w:tcW w:w="358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Blank (Do not overlay SAPFeatureMenuBarHighlight)</w:t>
            </w:r>
          </w:p>
        </w:tc>
      </w:tr>
    </w:tbl>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SAPFeatureMenuBarHighlight</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Pr>
        <w:jc w:val="center"/>
      </w:pPr>
    </w:p>
    <w:p w:rsidR="00D10B75" w:rsidRDefault="00D10B75" w:rsidP="00D10B75">
      <w:pPr>
        <w:jc w:val="center"/>
      </w:pPr>
    </w:p>
    <w:p w:rsidR="00D10B75" w:rsidRDefault="00D10B75" w:rsidP="00D10B75">
      <w:pPr>
        <w:jc w:val="center"/>
      </w:pPr>
      <w:r>
        <w:t xml:space="preserve">*Note: this is an overlay on the menu bar. It is implied that </w:t>
      </w:r>
      <w:proofErr w:type="spellStart"/>
      <w:r>
        <w:t>SAPFeatureMenuBarVisibility</w:t>
      </w:r>
      <w:proofErr w:type="spellEnd"/>
      <w:r>
        <w:t xml:space="preserve"> is active in order to show these overlay modifiers.</w:t>
      </w:r>
    </w:p>
    <w:p w:rsidR="00D10B75" w:rsidRDefault="00D10B75" w:rsidP="00D10B75">
      <w:pPr>
        <w:jc w:val="center"/>
      </w:pPr>
      <w:r>
        <w:t>*Note: this is intended to depict only the graphical portion of the soft menu interface. The functional characteristics of button press CAN commands are defined in the Soft Menu Interface section.</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0" w:type="auto"/>
        <w:jc w:val="center"/>
        <w:tblLayout w:type="fixed"/>
        <w:tblLook w:val="04A0" w:firstRow="1" w:lastRow="0" w:firstColumn="1" w:lastColumn="0" w:noHBand="0" w:noVBand="1"/>
      </w:tblPr>
      <w:tblGrid>
        <w:gridCol w:w="648"/>
        <w:gridCol w:w="270"/>
        <w:gridCol w:w="270"/>
        <w:gridCol w:w="270"/>
        <w:gridCol w:w="540"/>
        <w:gridCol w:w="270"/>
        <w:gridCol w:w="270"/>
        <w:gridCol w:w="270"/>
        <w:gridCol w:w="270"/>
        <w:gridCol w:w="270"/>
        <w:gridCol w:w="270"/>
        <w:gridCol w:w="236"/>
        <w:gridCol w:w="243"/>
        <w:gridCol w:w="270"/>
        <w:gridCol w:w="3582"/>
      </w:tblGrid>
      <w:tr w:rsidR="00D10B75" w:rsidTr="00D10B75">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358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trHeight w:val="638"/>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ind w:left="113" w:right="113"/>
              <w:jc w:val="center"/>
              <w:rPr>
                <w:rFonts w:cs="Arial"/>
                <w:lang w:val="de-DE" w:eastAsia="ja-JP"/>
              </w:rPr>
            </w:pPr>
            <w:r>
              <w:rPr>
                <w:lang w:val="de-DE"/>
              </w:rPr>
              <w:t>Run</w:t>
            </w:r>
          </w:p>
          <w:p w:rsidR="00D10B75" w:rsidRDefault="00D10B75">
            <w:pPr>
              <w:ind w:left="113" w:right="113"/>
              <w:jc w:val="center"/>
              <w:rPr>
                <w:rFonts w:cs="Arial"/>
                <w:lang w:val="de-DE" w:eastAsia="ja-JP"/>
              </w:rPr>
            </w:pPr>
            <w:r>
              <w:rPr>
                <w:sz w:val="16"/>
                <w:szCs w:val="16"/>
                <w:lang w:val="de-DE"/>
              </w:rPr>
              <w:t>(as per Operational Modes and Voltage Range Definition)</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58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rFonts w:cs="Arial"/>
                <w:noProof/>
                <w:sz w:val="16"/>
                <w:szCs w:val="16"/>
              </w:rPr>
              <w:pict>
                <v:shape id="5da9c315000034bf00000105" o:spid="_x0000_i1052" type="#_x0000_t75" style="width:149.25pt;height:18.75pt;visibility:visible;mso-wrap-style:square">
                  <v:imagedata r:id="rId114" o:title=""/>
                </v:shape>
              </w:pict>
            </w:r>
            <w:r>
              <w:rPr>
                <w:rFonts w:cs="Arial"/>
                <w:sz w:val="16"/>
                <w:szCs w:val="16"/>
                <w:lang w:val="de-DE" w:eastAsia="ja-JP"/>
              </w:rPr>
              <w:t>/287</w:t>
            </w:r>
          </w:p>
          <w:p w:rsidR="00D10B75" w:rsidRDefault="00D10B75" w:rsidP="00D10B75">
            <w:pPr>
              <w:jc w:val="center"/>
              <w:rPr>
                <w:rFonts w:cs="Arial"/>
                <w:lang w:val="de-DE" w:eastAsia="ja-JP"/>
              </w:rPr>
            </w:pPr>
            <w:r>
              <w:rPr>
                <w:rFonts w:cs="Arial"/>
                <w:lang w:val="de-DE" w:eastAsia="ja-JP"/>
              </w:rPr>
              <w:t>Example 5-button</w:t>
            </w:r>
            <w:r>
              <w:rPr>
                <w:rFonts w:cs="Arial"/>
                <w:noProof/>
              </w:rPr>
              <w:pict>
                <v:shape id="5da9c315000034bf00001929" o:spid="_x0000_i1053" type="#_x0000_t75" style="width:141pt;height:16.5pt;visibility:visible;mso-wrap-style:square">
                  <v:imagedata r:id="rId115" o:title=""/>
                </v:shape>
              </w:pict>
            </w:r>
          </w:p>
          <w:p w:rsidR="00D10B75" w:rsidRDefault="00D10B75" w:rsidP="00D10B75">
            <w:pPr>
              <w:jc w:val="center"/>
              <w:rPr>
                <w:rFonts w:cs="Arial"/>
                <w:lang w:val="de-DE" w:eastAsia="ja-JP"/>
              </w:rPr>
            </w:pPr>
            <w:r>
              <w:rPr>
                <w:rFonts w:cs="Arial"/>
                <w:lang w:val="de-DE" w:eastAsia="ja-JP"/>
              </w:rPr>
              <w:t>Example 4-button</w:t>
            </w:r>
            <w:r>
              <w:rPr>
                <w:rFonts w:cs="Arial"/>
                <w:noProof/>
              </w:rPr>
              <w:pict>
                <v:shape id="5da9c315000034bf00000924" o:spid="_x0000_i1054" type="#_x0000_t75" style="width:112.5pt;height:16.5pt;visibility:visible;mso-wrap-style:square">
                  <v:imagedata r:id="rId116" o:title=""/>
                </v:shape>
              </w:pict>
            </w:r>
          </w:p>
        </w:tc>
      </w:tr>
      <w:tr w:rsidR="00D10B75" w:rsidTr="00D10B75">
        <w:trPr>
          <w:cantSplit/>
          <w:trHeight w:val="620"/>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58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rFonts w:cs="Arial"/>
                <w:noProof/>
                <w:sz w:val="16"/>
                <w:szCs w:val="16"/>
              </w:rPr>
              <w:pict>
                <v:shape id="5da9c315000034bf000057f5" o:spid="_x0000_i1055" type="#_x0000_t75" style="width:150.75pt;height:18.75pt;visibility:visible;mso-wrap-style:square">
                  <v:imagedata r:id="rId117" o:title=""/>
                </v:shape>
              </w:pict>
            </w:r>
            <w:r>
              <w:rPr>
                <w:rFonts w:cs="Arial"/>
                <w:sz w:val="16"/>
                <w:szCs w:val="16"/>
                <w:lang w:val="de-DE" w:eastAsia="ja-JP"/>
              </w:rPr>
              <w:t>/288</w:t>
            </w:r>
          </w:p>
          <w:p w:rsidR="00D10B75" w:rsidRDefault="00D10B75" w:rsidP="00D10B75">
            <w:pPr>
              <w:jc w:val="center"/>
              <w:rPr>
                <w:rFonts w:cs="Arial"/>
                <w:sz w:val="24"/>
                <w:lang w:val="de-DE" w:eastAsia="ja-JP"/>
              </w:rPr>
            </w:pPr>
            <w:r>
              <w:rPr>
                <w:rFonts w:cs="Arial"/>
                <w:lang w:val="de-DE" w:eastAsia="ja-JP"/>
              </w:rPr>
              <w:t xml:space="preserve">Example </w:t>
            </w:r>
            <w:r>
              <w:rPr>
                <w:rFonts w:cs="Arial"/>
                <w:noProof/>
              </w:rPr>
              <w:pict>
                <v:shape id="5da9c315000034bf000061d0" o:spid="_x0000_i1056" type="#_x0000_t75" style="width:147pt;height:17.25pt;visibility:visible;mso-wrap-style:square">
                  <v:imagedata r:id="rId118" o:title=""/>
                </v:shape>
              </w:pict>
            </w:r>
          </w:p>
        </w:tc>
      </w:tr>
      <w:tr w:rsidR="00D10B75" w:rsidTr="00D10B75">
        <w:trPr>
          <w:cantSplit/>
          <w:trHeight w:val="620"/>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3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58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rFonts w:cs="Arial"/>
                <w:noProof/>
                <w:sz w:val="24"/>
              </w:rPr>
              <w:pict>
                <v:shape id="5da9c315000034bf0000614b" o:spid="_x0000_i1057" type="#_x0000_t75" style="width:147pt;height:18.75pt;visibility:visible;mso-wrap-style:square">
                  <v:imagedata r:id="rId119" o:title=""/>
                </v:shape>
              </w:pict>
            </w:r>
            <w:r>
              <w:rPr>
                <w:rFonts w:cs="Arial"/>
                <w:sz w:val="16"/>
                <w:szCs w:val="16"/>
                <w:lang w:val="de-DE" w:eastAsia="ja-JP"/>
              </w:rPr>
              <w:t>/289</w:t>
            </w:r>
          </w:p>
          <w:p w:rsidR="00D10B75" w:rsidRDefault="00D10B75" w:rsidP="00D10B75">
            <w:pPr>
              <w:jc w:val="center"/>
              <w:rPr>
                <w:rFonts w:cs="Arial"/>
                <w:lang w:val="de-DE" w:eastAsia="ja-JP"/>
              </w:rPr>
            </w:pPr>
            <w:r>
              <w:rPr>
                <w:rFonts w:cs="Arial"/>
                <w:lang w:val="de-DE" w:eastAsia="ja-JP"/>
              </w:rPr>
              <w:t>Example 5-button</w:t>
            </w:r>
            <w:r>
              <w:rPr>
                <w:rFonts w:cs="Arial"/>
                <w:noProof/>
              </w:rPr>
              <w:pict>
                <v:shape id="5da9c315000034bf000052be" o:spid="_x0000_i1058" type="#_x0000_t75" style="width:146.25pt;height:17.25pt;visibility:visible;mso-wrap-style:square">
                  <v:imagedata r:id="rId120" o:title=""/>
                </v:shape>
              </w:pict>
            </w:r>
          </w:p>
          <w:p w:rsidR="00D10B75" w:rsidRDefault="00D10B75" w:rsidP="00D10B75">
            <w:pPr>
              <w:jc w:val="center"/>
              <w:rPr>
                <w:rFonts w:cs="Arial"/>
                <w:noProof/>
                <w:sz w:val="24"/>
              </w:rPr>
            </w:pPr>
            <w:r>
              <w:rPr>
                <w:rFonts w:cs="Arial"/>
                <w:lang w:val="de-DE" w:eastAsia="ja-JP"/>
              </w:rPr>
              <w:t>Example 4-button</w:t>
            </w:r>
            <w:r>
              <w:rPr>
                <w:rFonts w:cs="Arial"/>
                <w:noProof/>
              </w:rPr>
              <w:pict>
                <v:shape id="5da9c315000034bf0000621e" o:spid="_x0000_i1059" type="#_x0000_t75" style="width:117.75pt;height:17.25pt;visibility:visible;mso-wrap-style:square">
                  <v:imagedata r:id="rId121" o:title=""/>
                </v:shape>
              </w:pict>
            </w:r>
          </w:p>
        </w:tc>
      </w:tr>
      <w:tr w:rsidR="00D10B75" w:rsidTr="00D10B75">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3719" w:type="dxa"/>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358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Blank (Do not overlay SAPFeatureMenuBarHighlight)</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0C106A" w:rsidRDefault="00D10B75" w:rsidP="00D10B75"/>
    <w:p w:rsidR="00D10B75" w:rsidRPr="00D10B75" w:rsidRDefault="00D10B75" w:rsidP="00D10B75">
      <w:pPr>
        <w:pStyle w:val="Heading4"/>
        <w:rPr>
          <w:b w:val="0"/>
          <w:u w:val="single"/>
        </w:rPr>
      </w:pPr>
      <w:r w:rsidRPr="00D10B75">
        <w:rPr>
          <w:b w:val="0"/>
          <w:u w:val="single"/>
        </w:rPr>
        <w:t xml:space="preserve">CAMERA-FUR-REQ-165446/I-Active Park Assist (APA) Signal Processing - Positional </w:t>
      </w:r>
      <w:proofErr w:type="spellStart"/>
      <w:r w:rsidRPr="00D10B75">
        <w:rPr>
          <w:b w:val="0"/>
          <w:u w:val="single"/>
        </w:rPr>
        <w:t>SAPFeatureMenuBarGreyout</w:t>
      </w:r>
      <w:proofErr w:type="spellEnd"/>
    </w:p>
    <w:p w:rsidR="00D10B75" w:rsidRDefault="00D10B75" w:rsidP="00D10B75">
      <w:pPr>
        <w:jc w:val="center"/>
        <w:rPr>
          <w:b/>
        </w:rPr>
      </w:pPr>
      <w:r>
        <w:rPr>
          <w:b/>
        </w:rPr>
        <w:t>8” (or equivalent) displays (</w:t>
      </w:r>
      <w:proofErr w:type="spellStart"/>
      <w:r>
        <w:rPr>
          <w:b/>
        </w:rPr>
        <w:t>CGEAx</w:t>
      </w:r>
      <w:proofErr w:type="spellEnd"/>
      <w:r>
        <w:rPr>
          <w:b/>
        </w:rPr>
        <w:t xml:space="preserve"> only)</w:t>
      </w:r>
    </w:p>
    <w:tbl>
      <w:tblPr>
        <w:tblW w:w="0" w:type="dxa"/>
        <w:jc w:val="center"/>
        <w:tblLayout w:type="fixed"/>
        <w:tblLook w:val="04A0" w:firstRow="1" w:lastRow="0" w:firstColumn="1" w:lastColumn="0" w:noHBand="0" w:noVBand="1"/>
      </w:tblPr>
      <w:tblGrid>
        <w:gridCol w:w="649"/>
        <w:gridCol w:w="531"/>
        <w:gridCol w:w="270"/>
        <w:gridCol w:w="291"/>
        <w:gridCol w:w="270"/>
        <w:gridCol w:w="270"/>
        <w:gridCol w:w="563"/>
        <w:gridCol w:w="540"/>
        <w:gridCol w:w="540"/>
        <w:gridCol w:w="270"/>
        <w:gridCol w:w="270"/>
        <w:gridCol w:w="270"/>
        <w:gridCol w:w="270"/>
        <w:gridCol w:w="270"/>
        <w:gridCol w:w="270"/>
        <w:gridCol w:w="270"/>
        <w:gridCol w:w="270"/>
        <w:gridCol w:w="3492"/>
      </w:tblGrid>
      <w:tr w:rsidR="00D10B75" w:rsidTr="00D10B75">
        <w:trPr>
          <w:cantSplit/>
          <w:trHeight w:val="2078"/>
          <w:tblHeader/>
          <w:jc w:val="center"/>
        </w:trPr>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lang w:val="de-DE" w:eastAsia="ja-JP"/>
              </w:rPr>
            </w:pPr>
            <w:r>
              <w:rPr>
                <w:lang w:val="de-DE"/>
              </w:rPr>
              <w:t>Operational Mode</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Parking Assistance (Cfg)</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34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trHeight w:val="867"/>
          <w:jc w:val="center"/>
        </w:trPr>
        <w:tc>
          <w:tcPr>
            <w:tcW w:w="64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536BF0" w:rsidRDefault="00D10B75">
            <w:pPr>
              <w:spacing w:line="276" w:lineRule="auto"/>
              <w:jc w:val="center"/>
              <w:rPr>
                <w:rFonts w:cs="Arial"/>
                <w:lang w:eastAsia="ja-JP"/>
              </w:rPr>
            </w:pPr>
            <w:r w:rsidRPr="00536BF0">
              <w:t>Run</w:t>
            </w:r>
          </w:p>
          <w:p w:rsidR="00D10B75" w:rsidRPr="00536BF0" w:rsidRDefault="00D10B75">
            <w:pPr>
              <w:spacing w:line="276" w:lineRule="auto"/>
              <w:jc w:val="center"/>
              <w:rPr>
                <w:rFonts w:cs="Arial"/>
                <w:lang w:eastAsia="ja-JP"/>
              </w:rPr>
            </w:pPr>
            <w:r w:rsidRPr="00536BF0">
              <w:t>(as per Operational Modes and Voltage Range Definition)</w:t>
            </w:r>
          </w:p>
        </w:tc>
        <w:tc>
          <w:tcPr>
            <w:tcW w:w="53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2"/>
                <w:szCs w:val="16"/>
                <w:lang w:val="de-DE" w:eastAsia="ja-JP"/>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349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vertAlign w:val="subscript"/>
                <w:lang w:val="de-DE" w:eastAsia="ja-JP"/>
              </w:rPr>
            </w:pPr>
            <w:r>
              <w:rPr>
                <w:rFonts w:cs="Arial"/>
                <w:noProof/>
                <w:sz w:val="16"/>
                <w:szCs w:val="16"/>
                <w:vertAlign w:val="subscript"/>
              </w:rPr>
              <w:drawing>
                <wp:inline distT="0" distB="0" distL="0" distR="0">
                  <wp:extent cx="2084070" cy="244475"/>
                  <wp:effectExtent l="0" t="0" r="0" b="3175"/>
                  <wp:docPr id="180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84070" cy="244475"/>
                          </a:xfrm>
                          <a:prstGeom prst="rect">
                            <a:avLst/>
                          </a:prstGeom>
                          <a:noFill/>
                          <a:ln>
                            <a:noFill/>
                          </a:ln>
                        </pic:spPr>
                      </pic:pic>
                    </a:graphicData>
                  </a:graphic>
                </wp:inline>
              </w:drawing>
            </w:r>
            <w:r>
              <w:rPr>
                <w:rFonts w:cs="Arial"/>
                <w:sz w:val="16"/>
                <w:szCs w:val="16"/>
                <w:vertAlign w:val="subscript"/>
                <w:lang w:val="de-DE" w:eastAsia="ja-JP"/>
              </w:rPr>
              <w:t>/511</w:t>
            </w:r>
          </w:p>
          <w:p w:rsidR="00D10B75" w:rsidRDefault="00D10B75" w:rsidP="00D10B75">
            <w:pPr>
              <w:spacing w:line="276" w:lineRule="auto"/>
              <w:jc w:val="center"/>
              <w:rPr>
                <w:rFonts w:cs="Arial"/>
                <w:lang w:val="de-DE" w:eastAsia="ja-JP"/>
              </w:rPr>
            </w:pPr>
            <w:r>
              <w:rPr>
                <w:rFonts w:cs="Arial"/>
                <w:lang w:val="de-DE" w:eastAsia="ja-JP"/>
              </w:rPr>
              <w:t>Example 5-button</w:t>
            </w:r>
            <w:r>
              <w:rPr>
                <w:rFonts w:cs="Arial"/>
                <w:noProof/>
              </w:rPr>
              <w:drawing>
                <wp:inline distT="0" distB="0" distL="0" distR="0">
                  <wp:extent cx="2073275" cy="244475"/>
                  <wp:effectExtent l="0" t="0" r="3175" b="3175"/>
                  <wp:docPr id="180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73275" cy="244475"/>
                          </a:xfrm>
                          <a:prstGeom prst="rect">
                            <a:avLst/>
                          </a:prstGeom>
                          <a:noFill/>
                          <a:ln>
                            <a:noFill/>
                          </a:ln>
                        </pic:spPr>
                      </pic:pic>
                    </a:graphicData>
                  </a:graphic>
                </wp:inline>
              </w:drawing>
            </w:r>
          </w:p>
          <w:p w:rsidR="00D10B75" w:rsidRDefault="00D10B75" w:rsidP="00D10B75">
            <w:pPr>
              <w:spacing w:line="276" w:lineRule="auto"/>
              <w:jc w:val="center"/>
              <w:rPr>
                <w:rFonts w:cs="Arial"/>
                <w:sz w:val="24"/>
                <w:lang w:val="de-DE" w:eastAsia="ja-JP"/>
              </w:rPr>
            </w:pPr>
            <w:r>
              <w:rPr>
                <w:rFonts w:cs="Arial"/>
                <w:lang w:val="de-DE" w:eastAsia="ja-JP"/>
              </w:rPr>
              <w:t>Example 4-button</w:t>
            </w:r>
            <w:r>
              <w:rPr>
                <w:rFonts w:cs="Arial"/>
                <w:noProof/>
                <w:sz w:val="24"/>
              </w:rPr>
              <w:drawing>
                <wp:inline distT="0" distB="0" distL="0" distR="0">
                  <wp:extent cx="1807845" cy="266065"/>
                  <wp:effectExtent l="0" t="0" r="1905" b="635"/>
                  <wp:docPr id="180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07845" cy="266065"/>
                          </a:xfrm>
                          <a:prstGeom prst="rect">
                            <a:avLst/>
                          </a:prstGeom>
                          <a:noFill/>
                          <a:ln>
                            <a:noFill/>
                          </a:ln>
                        </pic:spPr>
                      </pic:pic>
                    </a:graphicData>
                  </a:graphic>
                </wp:inline>
              </w:drawing>
            </w:r>
          </w:p>
        </w:tc>
      </w:tr>
      <w:tr w:rsidR="00D10B75" w:rsidTr="00D10B75">
        <w:trPr>
          <w:cantSplit/>
          <w:trHeight w:val="867"/>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lang w:val="de-DE" w:eastAsia="ja-JP"/>
              </w:rPr>
            </w:pPr>
          </w:p>
        </w:tc>
        <w:tc>
          <w:tcPr>
            <w:tcW w:w="53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2"/>
                <w:szCs w:val="16"/>
                <w:lang w:val="de-DE" w:eastAsia="ja-JP"/>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349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vertAlign w:val="subscript"/>
                <w:lang w:val="de-DE" w:eastAsia="ja-JP"/>
              </w:rPr>
            </w:pPr>
            <w:r>
              <w:rPr>
                <w:rFonts w:cs="Arial"/>
                <w:noProof/>
                <w:sz w:val="16"/>
                <w:szCs w:val="16"/>
                <w:vertAlign w:val="subscript"/>
              </w:rPr>
              <w:drawing>
                <wp:inline distT="0" distB="0" distL="0" distR="0">
                  <wp:extent cx="1892300" cy="233680"/>
                  <wp:effectExtent l="0" t="0" r="0" b="0"/>
                  <wp:docPr id="180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92300" cy="233680"/>
                          </a:xfrm>
                          <a:prstGeom prst="rect">
                            <a:avLst/>
                          </a:prstGeom>
                          <a:noFill/>
                          <a:ln>
                            <a:noFill/>
                          </a:ln>
                        </pic:spPr>
                      </pic:pic>
                    </a:graphicData>
                  </a:graphic>
                </wp:inline>
              </w:drawing>
            </w:r>
            <w:r>
              <w:rPr>
                <w:rFonts w:cs="Arial"/>
                <w:sz w:val="16"/>
                <w:szCs w:val="16"/>
                <w:vertAlign w:val="subscript"/>
                <w:lang w:val="de-DE" w:eastAsia="ja-JP"/>
              </w:rPr>
              <w:t>/290</w:t>
            </w:r>
          </w:p>
          <w:p w:rsidR="00D10B75" w:rsidRDefault="00D10B75" w:rsidP="00D10B75">
            <w:pPr>
              <w:spacing w:line="276" w:lineRule="auto"/>
              <w:jc w:val="center"/>
              <w:rPr>
                <w:rFonts w:cs="Arial"/>
                <w:noProof/>
                <w:sz w:val="24"/>
              </w:rPr>
            </w:pPr>
            <w:r>
              <w:rPr>
                <w:rFonts w:cs="Arial"/>
                <w:lang w:val="de-DE" w:eastAsia="ja-JP"/>
              </w:rPr>
              <w:t>Example</w:t>
            </w:r>
            <w:r>
              <w:rPr>
                <w:rFonts w:cs="Arial"/>
                <w:noProof/>
                <w:sz w:val="24"/>
              </w:rPr>
              <w:drawing>
                <wp:inline distT="0" distB="0" distL="0" distR="0">
                  <wp:extent cx="1871345" cy="233680"/>
                  <wp:effectExtent l="0" t="0" r="0" b="0"/>
                  <wp:docPr id="180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p>
        </w:tc>
      </w:tr>
      <w:tr w:rsidR="00D10B75" w:rsidTr="00D10B75">
        <w:trPr>
          <w:cantSplit/>
          <w:trHeight w:val="867"/>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lang w:val="de-DE" w:eastAsia="ja-JP"/>
              </w:rPr>
            </w:pPr>
          </w:p>
        </w:tc>
        <w:tc>
          <w:tcPr>
            <w:tcW w:w="53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2"/>
                <w:szCs w:val="16"/>
                <w:lang w:val="de-DE" w:eastAsia="ja-JP"/>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3492"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rFonts w:cs="Arial"/>
                <w:sz w:val="16"/>
                <w:szCs w:val="16"/>
                <w:vertAlign w:val="subscript"/>
                <w:lang w:val="de-DE" w:eastAsia="ja-JP"/>
              </w:rPr>
            </w:pPr>
            <w:r>
              <w:rPr>
                <w:rFonts w:cs="Arial"/>
                <w:noProof/>
                <w:sz w:val="16"/>
                <w:szCs w:val="16"/>
                <w:vertAlign w:val="subscript"/>
              </w:rPr>
              <w:drawing>
                <wp:inline distT="0" distB="0" distL="0" distR="0">
                  <wp:extent cx="1818005" cy="223520"/>
                  <wp:effectExtent l="0" t="0" r="0" b="5080"/>
                  <wp:docPr id="180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18005" cy="223520"/>
                          </a:xfrm>
                          <a:prstGeom prst="rect">
                            <a:avLst/>
                          </a:prstGeom>
                          <a:noFill/>
                          <a:ln>
                            <a:noFill/>
                          </a:ln>
                        </pic:spPr>
                      </pic:pic>
                    </a:graphicData>
                  </a:graphic>
                </wp:inline>
              </w:drawing>
            </w:r>
            <w:r>
              <w:rPr>
                <w:rFonts w:cs="Arial"/>
                <w:sz w:val="16"/>
                <w:szCs w:val="16"/>
                <w:vertAlign w:val="subscript"/>
                <w:lang w:val="de-DE" w:eastAsia="ja-JP"/>
              </w:rPr>
              <w:t>/291,292</w:t>
            </w:r>
          </w:p>
          <w:p w:rsidR="00D10B75" w:rsidRDefault="00D10B75" w:rsidP="00D10B75">
            <w:pPr>
              <w:spacing w:line="276" w:lineRule="auto"/>
              <w:jc w:val="center"/>
              <w:rPr>
                <w:rFonts w:cs="Arial"/>
                <w:lang w:val="de-DE" w:eastAsia="ja-JP"/>
              </w:rPr>
            </w:pPr>
            <w:r>
              <w:rPr>
                <w:rFonts w:cs="Arial"/>
                <w:lang w:val="de-DE" w:eastAsia="ja-JP"/>
              </w:rPr>
              <w:t>Example 5-button</w:t>
            </w:r>
            <w:r>
              <w:rPr>
                <w:rFonts w:cs="Arial"/>
                <w:noProof/>
              </w:rPr>
              <w:drawing>
                <wp:inline distT="0" distB="0" distL="0" distR="0">
                  <wp:extent cx="2084070" cy="255270"/>
                  <wp:effectExtent l="0" t="0" r="0" b="0"/>
                  <wp:docPr id="180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84070" cy="255270"/>
                          </a:xfrm>
                          <a:prstGeom prst="rect">
                            <a:avLst/>
                          </a:prstGeom>
                          <a:noFill/>
                          <a:ln>
                            <a:noFill/>
                          </a:ln>
                        </pic:spPr>
                      </pic:pic>
                    </a:graphicData>
                  </a:graphic>
                </wp:inline>
              </w:drawing>
            </w:r>
          </w:p>
          <w:p w:rsidR="00D10B75" w:rsidRDefault="00D10B75" w:rsidP="00D10B75">
            <w:pPr>
              <w:spacing w:line="276" w:lineRule="auto"/>
              <w:jc w:val="center"/>
              <w:rPr>
                <w:rFonts w:cs="Arial"/>
                <w:sz w:val="24"/>
                <w:lang w:val="de-DE" w:eastAsia="ja-JP"/>
              </w:rPr>
            </w:pPr>
            <w:r>
              <w:rPr>
                <w:rFonts w:cs="Arial"/>
                <w:lang w:val="de-DE" w:eastAsia="ja-JP"/>
              </w:rPr>
              <w:t>Example 4-button</w:t>
            </w:r>
            <w:r>
              <w:rPr>
                <w:rFonts w:cs="Arial"/>
                <w:noProof/>
                <w:sz w:val="24"/>
              </w:rPr>
              <w:drawing>
                <wp:inline distT="0" distB="0" distL="0" distR="0">
                  <wp:extent cx="2073275" cy="318770"/>
                  <wp:effectExtent l="0" t="0" r="3175" b="5080"/>
                  <wp:docPr id="180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73275" cy="318770"/>
                          </a:xfrm>
                          <a:prstGeom prst="rect">
                            <a:avLst/>
                          </a:prstGeom>
                          <a:noFill/>
                          <a:ln>
                            <a:noFill/>
                          </a:ln>
                        </pic:spPr>
                      </pic:pic>
                    </a:graphicData>
                  </a:graphic>
                </wp:inline>
              </w:drawing>
            </w:r>
          </w:p>
        </w:tc>
      </w:tr>
      <w:tr w:rsidR="00D10B75" w:rsidTr="00D10B75">
        <w:trPr>
          <w:cantSplit/>
          <w:trHeight w:val="867"/>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lang w:val="de-DE" w:eastAsia="ja-JP"/>
              </w:rPr>
            </w:pPr>
          </w:p>
        </w:tc>
        <w:tc>
          <w:tcPr>
            <w:tcW w:w="5435"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lang w:val="de-DE" w:eastAsia="ja-JP"/>
              </w:rPr>
            </w:pPr>
            <w:r>
              <w:rPr>
                <w:lang w:val="de-DE"/>
              </w:rPr>
              <w:t>All Other Cases</w:t>
            </w:r>
          </w:p>
        </w:tc>
        <w:tc>
          <w:tcPr>
            <w:tcW w:w="3492" w:type="dxa"/>
            <w:tcBorders>
              <w:top w:val="single" w:sz="4" w:space="0" w:color="auto"/>
              <w:left w:val="single" w:sz="4" w:space="0" w:color="auto"/>
              <w:bottom w:val="single" w:sz="4" w:space="0" w:color="auto"/>
              <w:right w:val="single" w:sz="4" w:space="0" w:color="auto"/>
            </w:tcBorders>
            <w:vAlign w:val="center"/>
            <w:hideMark/>
          </w:tcPr>
          <w:p w:rsidR="00D10B75" w:rsidRPr="00536BF0" w:rsidRDefault="00D10B75">
            <w:pPr>
              <w:spacing w:line="276" w:lineRule="auto"/>
              <w:jc w:val="center"/>
              <w:rPr>
                <w:rFonts w:cs="Arial"/>
                <w:sz w:val="24"/>
                <w:lang w:eastAsia="ja-JP"/>
              </w:rPr>
            </w:pPr>
            <w:r w:rsidRPr="00536BF0">
              <w:rPr>
                <w:sz w:val="24"/>
              </w:rPr>
              <w:t xml:space="preserve">Blank (Do not overlay </w:t>
            </w:r>
            <w:proofErr w:type="spellStart"/>
            <w:r w:rsidRPr="00536BF0">
              <w:rPr>
                <w:sz w:val="24"/>
              </w:rPr>
              <w:t>SAPFeatureMenuBarGreyout</w:t>
            </w:r>
            <w:proofErr w:type="spellEnd"/>
            <w:r w:rsidRPr="00536BF0">
              <w:rPr>
                <w:sz w:val="24"/>
              </w:rPr>
              <w:t>)</w:t>
            </w:r>
          </w:p>
        </w:tc>
      </w:tr>
    </w:tbl>
    <w:p w:rsidR="00D10B75" w:rsidRDefault="00D10B75" w:rsidP="00D10B75">
      <w:pPr>
        <w:rPr>
          <w:rFonts w:cs="Arial"/>
          <w:lang w:val="fr-FR" w:eastAsia="ja-JP"/>
        </w:rPr>
      </w:pPr>
    </w:p>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SAPFeatureMenuBarGreyout</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Pr>
        <w:jc w:val="center"/>
      </w:pPr>
    </w:p>
    <w:p w:rsidR="00D10B75" w:rsidRDefault="00D10B75" w:rsidP="00D10B75">
      <w:pPr>
        <w:jc w:val="center"/>
      </w:pPr>
    </w:p>
    <w:p w:rsidR="00D10B75" w:rsidRDefault="00D10B75" w:rsidP="00D10B75">
      <w:pPr>
        <w:jc w:val="center"/>
      </w:pPr>
      <w:r>
        <w:t xml:space="preserve">*Note: this is an overlay on the menu bar. It is implied that </w:t>
      </w:r>
      <w:proofErr w:type="spellStart"/>
      <w:r>
        <w:t>SAPFeatureMenuBarVisibility</w:t>
      </w:r>
      <w:proofErr w:type="spellEnd"/>
      <w:r>
        <w:t xml:space="preserve"> is active in order to show these overlay modifiers.</w:t>
      </w:r>
    </w:p>
    <w:p w:rsidR="00D10B75" w:rsidRDefault="00D10B75" w:rsidP="00D10B75">
      <w:pPr>
        <w:jc w:val="center"/>
      </w:pPr>
      <w:r>
        <w:t>*Note: this is intended to depict only the graphical portion of the soft menu interface. The functional characteristics of button press CAN commands are defined in the Soft Menu Interface section.</w:t>
      </w:r>
    </w:p>
    <w:p w:rsidR="00D10B75" w:rsidRDefault="00D10B75" w:rsidP="00D10B75">
      <w:pPr>
        <w:jc w:val="center"/>
        <w:rPr>
          <w:b/>
        </w:rPr>
      </w:pPr>
    </w:p>
    <w:p w:rsidR="00D10B75" w:rsidRDefault="00D10B75" w:rsidP="00D10B75">
      <w:pPr>
        <w:jc w:val="center"/>
        <w:rPr>
          <w:b/>
        </w:rPr>
      </w:pPr>
    </w:p>
    <w:p w:rsidR="00D10B75" w:rsidRPr="0079440E" w:rsidRDefault="00D10B75" w:rsidP="00D10B75">
      <w:pPr>
        <w:jc w:val="center"/>
        <w:rPr>
          <w:b/>
        </w:rPr>
      </w:pPr>
      <w:r>
        <w:rPr>
          <w:b/>
        </w:rPr>
        <w:t>8” (or equivalent) displays (</w:t>
      </w:r>
      <w:proofErr w:type="spellStart"/>
      <w:r>
        <w:rPr>
          <w:b/>
        </w:rPr>
        <w:t>FNVx</w:t>
      </w:r>
      <w:proofErr w:type="spellEnd"/>
      <w:r>
        <w:rPr>
          <w:b/>
        </w:rPr>
        <w:t xml:space="preserve"> only)</w:t>
      </w:r>
    </w:p>
    <w:tbl>
      <w:tblPr>
        <w:tblW w:w="9581" w:type="dxa"/>
        <w:jc w:val="center"/>
        <w:tblLayout w:type="fixed"/>
        <w:tblCellMar>
          <w:left w:w="0" w:type="dxa"/>
          <w:right w:w="0" w:type="dxa"/>
        </w:tblCellMar>
        <w:tblLook w:val="04A0" w:firstRow="1" w:lastRow="0" w:firstColumn="1" w:lastColumn="0" w:noHBand="0" w:noVBand="1"/>
      </w:tblPr>
      <w:tblGrid>
        <w:gridCol w:w="567"/>
        <w:gridCol w:w="421"/>
        <w:gridCol w:w="467"/>
        <w:gridCol w:w="291"/>
        <w:gridCol w:w="270"/>
        <w:gridCol w:w="270"/>
        <w:gridCol w:w="563"/>
        <w:gridCol w:w="553"/>
        <w:gridCol w:w="527"/>
        <w:gridCol w:w="270"/>
        <w:gridCol w:w="270"/>
        <w:gridCol w:w="270"/>
        <w:gridCol w:w="270"/>
        <w:gridCol w:w="520"/>
        <w:gridCol w:w="283"/>
        <w:gridCol w:w="567"/>
        <w:gridCol w:w="284"/>
        <w:gridCol w:w="2918"/>
      </w:tblGrid>
      <w:tr w:rsidR="00D10B75" w:rsidTr="00D10B75">
        <w:trPr>
          <w:cantSplit/>
          <w:trHeight w:val="2078"/>
          <w:tblHeader/>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lang w:val="de-DE" w:eastAsia="ja-JP"/>
              </w:rPr>
            </w:pPr>
            <w:r>
              <w:rPr>
                <w:lang w:val="de-DE"/>
              </w:rPr>
              <w:t>Operational Mode</w:t>
            </w:r>
          </w:p>
        </w:tc>
        <w:tc>
          <w:tcPr>
            <w:tcW w:w="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pPr>
              <w:spacing w:line="276" w:lineRule="auto"/>
              <w:jc w:val="center"/>
              <w:rPr>
                <w:sz w:val="16"/>
                <w:szCs w:val="16"/>
                <w:lang w:val="de-DE"/>
              </w:rPr>
            </w:pPr>
            <w:r>
              <w:rPr>
                <w:sz w:val="16"/>
                <w:szCs w:val="16"/>
                <w:lang w:val="de-DE"/>
              </w:rPr>
              <w:t>Parking Assistance (Cfg)</w:t>
            </w:r>
          </w:p>
        </w:tc>
        <w:tc>
          <w:tcPr>
            <w:tcW w:w="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5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29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trHeight w:val="349"/>
          <w:jc w:val="center"/>
        </w:trPr>
        <w:tc>
          <w:tcPr>
            <w:tcW w:w="567" w:type="dxa"/>
            <w:vMerge w:val="restart"/>
            <w:tcBorders>
              <w:top w:val="single" w:sz="4" w:space="0" w:color="auto"/>
              <w:left w:val="single" w:sz="4" w:space="0" w:color="auto"/>
              <w:bottom w:val="single" w:sz="4" w:space="0" w:color="auto"/>
              <w:right w:val="single" w:sz="4" w:space="0" w:color="auto"/>
            </w:tcBorders>
            <w:textDirection w:val="btLr"/>
            <w:hideMark/>
          </w:tcPr>
          <w:p w:rsidR="00D10B75" w:rsidRPr="009F025E" w:rsidRDefault="00D10B75" w:rsidP="00D10B75">
            <w:pPr>
              <w:jc w:val="center"/>
              <w:rPr>
                <w:rFonts w:cs="Arial"/>
                <w:lang w:eastAsia="ja-JP"/>
              </w:rPr>
            </w:pPr>
            <w:r w:rsidRPr="009F025E">
              <w:t>Run</w:t>
            </w:r>
          </w:p>
          <w:p w:rsidR="00D10B75" w:rsidRPr="009F025E" w:rsidRDefault="00D10B75" w:rsidP="00D10B75">
            <w:pPr>
              <w:spacing w:line="276" w:lineRule="auto"/>
              <w:jc w:val="center"/>
              <w:rPr>
                <w:rFonts w:cs="Arial"/>
                <w:lang w:eastAsia="ja-JP"/>
              </w:rPr>
            </w:pPr>
            <w:r w:rsidRPr="009F025E">
              <w:t>(as per Operational Modes and Voltage Range Definition)</w:t>
            </w:r>
          </w:p>
        </w:tc>
        <w:tc>
          <w:tcPr>
            <w:tcW w:w="421"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2"/>
                <w:szCs w:val="16"/>
                <w:lang w:val="de-DE" w:eastAsia="ja-JP"/>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5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hideMark/>
          </w:tcPr>
          <w:p w:rsidR="00D10B75" w:rsidRPr="009F025E" w:rsidRDefault="00D10B75" w:rsidP="00D10B75">
            <w:pPr>
              <w:spacing w:line="276" w:lineRule="auto"/>
              <w:jc w:val="center"/>
              <w:rPr>
                <w:rFonts w:cs="Arial"/>
                <w:sz w:val="16"/>
                <w:szCs w:val="16"/>
                <w:vertAlign w:val="superscript"/>
                <w:lang w:val="de-DE" w:eastAsia="ja-JP"/>
              </w:rPr>
            </w:pPr>
            <w:r>
              <w:rPr>
                <w:rFonts w:cs="Arial"/>
                <w:noProof/>
                <w:sz w:val="16"/>
                <w:szCs w:val="16"/>
                <w:vertAlign w:val="subscript"/>
              </w:rPr>
              <w:pict>
                <v:shape id="5da9c316000034bf000016e1" o:spid="_x0000_i1060" type="#_x0000_t75" style="width:110.25pt;height:13.5pt;visibility:visible;mso-wrap-style:square">
                  <v:imagedata r:id="rId130" o:title=""/>
                </v:shape>
              </w:pict>
            </w:r>
            <w:r>
              <w:rPr>
                <w:rFonts w:cs="Arial"/>
                <w:noProof/>
                <w:sz w:val="16"/>
                <w:szCs w:val="16"/>
                <w:vertAlign w:val="superscript"/>
              </w:rPr>
              <w:t>*1</w:t>
            </w:r>
            <w:r>
              <w:rPr>
                <w:rFonts w:cs="Arial"/>
                <w:sz w:val="16"/>
                <w:szCs w:val="16"/>
                <w:vertAlign w:val="subscript"/>
                <w:lang w:val="de-DE" w:eastAsia="ja-JP"/>
              </w:rPr>
              <w:t>/511</w:t>
            </w:r>
          </w:p>
        </w:tc>
      </w:tr>
      <w:tr w:rsidR="00D10B75" w:rsidTr="00D10B75">
        <w:trPr>
          <w:cantSplit/>
          <w:trHeight w:val="411"/>
          <w:jc w:val="center"/>
        </w:trPr>
        <w:tc>
          <w:tcPr>
            <w:tcW w:w="56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2"/>
                <w:szCs w:val="16"/>
                <w:lang w:val="de-DE" w:eastAsia="ja-JP"/>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52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hideMark/>
          </w:tcPr>
          <w:p w:rsidR="00D10B75" w:rsidRPr="009F025E" w:rsidRDefault="00D10B75" w:rsidP="00D10B75">
            <w:pPr>
              <w:spacing w:line="276" w:lineRule="auto"/>
              <w:jc w:val="center"/>
              <w:rPr>
                <w:rFonts w:cs="Arial"/>
                <w:sz w:val="16"/>
                <w:szCs w:val="16"/>
                <w:vertAlign w:val="subscript"/>
                <w:lang w:val="de-DE" w:eastAsia="ja-JP"/>
              </w:rPr>
            </w:pPr>
            <w:r>
              <w:rPr>
                <w:rFonts w:cs="Arial"/>
                <w:noProof/>
                <w:sz w:val="16"/>
                <w:szCs w:val="16"/>
                <w:vertAlign w:val="subscript"/>
              </w:rPr>
              <w:pict>
                <v:shape id="5da9c316000034bf0000666a" o:spid="_x0000_i1061" type="#_x0000_t75" style="width:110.25pt;height:13.5pt;visibility:visible;mso-wrap-style:square">
                  <v:imagedata r:id="rId131" o:title=""/>
                </v:shape>
              </w:pict>
            </w:r>
            <w:r w:rsidRPr="009F025E">
              <w:rPr>
                <w:rFonts w:cs="Arial"/>
                <w:noProof/>
                <w:sz w:val="16"/>
                <w:szCs w:val="16"/>
                <w:vertAlign w:val="superscript"/>
              </w:rPr>
              <w:t>*2</w:t>
            </w:r>
            <w:r>
              <w:rPr>
                <w:rFonts w:cs="Arial"/>
                <w:sz w:val="16"/>
                <w:szCs w:val="16"/>
                <w:vertAlign w:val="subscript"/>
                <w:lang w:val="de-DE" w:eastAsia="ja-JP"/>
              </w:rPr>
              <w:t>/290</w:t>
            </w:r>
          </w:p>
        </w:tc>
      </w:tr>
      <w:tr w:rsidR="00D10B75" w:rsidTr="00D10B75">
        <w:trPr>
          <w:cantSplit/>
          <w:trHeight w:val="416"/>
          <w:jc w:val="center"/>
        </w:trPr>
        <w:tc>
          <w:tcPr>
            <w:tcW w:w="56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2"/>
                <w:szCs w:val="16"/>
                <w:lang w:val="de-DE" w:eastAsia="ja-JP"/>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9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hideMark/>
          </w:tcPr>
          <w:p w:rsidR="00D10B75" w:rsidRPr="009F025E" w:rsidRDefault="00D10B75" w:rsidP="00D10B75">
            <w:pPr>
              <w:spacing w:line="276" w:lineRule="auto"/>
              <w:jc w:val="center"/>
              <w:rPr>
                <w:rFonts w:cs="Arial"/>
                <w:sz w:val="16"/>
                <w:szCs w:val="16"/>
                <w:vertAlign w:val="subscript"/>
                <w:lang w:val="de-DE" w:eastAsia="ja-JP"/>
              </w:rPr>
            </w:pPr>
            <w:r>
              <w:rPr>
                <w:rFonts w:cs="Arial"/>
                <w:noProof/>
                <w:sz w:val="16"/>
                <w:szCs w:val="16"/>
                <w:vertAlign w:val="subscript"/>
              </w:rPr>
              <w:pict>
                <v:shape id="5da9c316000034bf000057d4" o:spid="_x0000_i1062" type="#_x0000_t75" style="width:105.75pt;height:12.75pt;visibility:visible;mso-wrap-style:square">
                  <v:imagedata r:id="rId132" o:title=""/>
                </v:shape>
              </w:pict>
            </w:r>
            <w:r w:rsidRPr="009F025E">
              <w:rPr>
                <w:rFonts w:cs="Arial"/>
                <w:noProof/>
                <w:sz w:val="16"/>
                <w:szCs w:val="16"/>
                <w:vertAlign w:val="superscript"/>
              </w:rPr>
              <w:t>*3</w:t>
            </w:r>
            <w:r>
              <w:rPr>
                <w:rFonts w:cs="Arial"/>
                <w:sz w:val="16"/>
                <w:szCs w:val="16"/>
                <w:vertAlign w:val="subscript"/>
                <w:lang w:val="de-DE" w:eastAsia="ja-JP"/>
              </w:rPr>
              <w:t>/291,292</w:t>
            </w:r>
          </w:p>
        </w:tc>
      </w:tr>
      <w:tr w:rsidR="00D10B75" w:rsidTr="00D10B75">
        <w:trPr>
          <w:cantSplit/>
          <w:trHeight w:val="409"/>
          <w:jc w:val="center"/>
        </w:trPr>
        <w:tc>
          <w:tcPr>
            <w:tcW w:w="567"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0x6</w:t>
            </w:r>
          </w:p>
        </w:tc>
        <w:tc>
          <w:tcPr>
            <w:tcW w:w="291"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noProof/>
                <w:sz w:val="16"/>
                <w:szCs w:val="16"/>
                <w:vertAlign w:val="subscript"/>
              </w:rPr>
            </w:pPr>
            <w:r>
              <w:rPr>
                <w:rFonts w:cs="Arial"/>
                <w:noProof/>
                <w:sz w:val="16"/>
                <w:szCs w:val="16"/>
                <w:vertAlign w:val="subscript"/>
              </w:rPr>
              <w:drawing>
                <wp:inline distT="0" distB="0" distL="0" distR="0">
                  <wp:extent cx="1260000" cy="187516"/>
                  <wp:effectExtent l="0" t="0" r="0" b="3175"/>
                  <wp:docPr id="1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TransparentArea.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283185" cy="190967"/>
                          </a:xfrm>
                          <a:prstGeom prst="rect">
                            <a:avLst/>
                          </a:prstGeom>
                        </pic:spPr>
                      </pic:pic>
                    </a:graphicData>
                  </a:graphic>
                </wp:inline>
              </w:drawing>
            </w:r>
            <w:r w:rsidRPr="009F025E">
              <w:rPr>
                <w:rFonts w:cs="Arial"/>
                <w:noProof/>
                <w:sz w:val="16"/>
                <w:szCs w:val="16"/>
                <w:vertAlign w:val="superscript"/>
              </w:rPr>
              <w:t>*4</w:t>
            </w:r>
            <w:r>
              <w:rPr>
                <w:rFonts w:cs="Arial"/>
                <w:noProof/>
                <w:sz w:val="16"/>
                <w:szCs w:val="16"/>
                <w:vertAlign w:val="subscript"/>
              </w:rPr>
              <w:t>/590</w:t>
            </w:r>
          </w:p>
        </w:tc>
      </w:tr>
      <w:tr w:rsidR="00D10B75" w:rsidTr="00D10B75">
        <w:trPr>
          <w:cantSplit/>
          <w:trHeight w:val="409"/>
          <w:jc w:val="center"/>
        </w:trPr>
        <w:tc>
          <w:tcPr>
            <w:tcW w:w="567"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2"/>
                <w:szCs w:val="16"/>
                <w:lang w:val="de-DE"/>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0x7</w:t>
            </w:r>
          </w:p>
        </w:tc>
        <w:tc>
          <w:tcPr>
            <w:tcW w:w="291"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noProof/>
                <w:sz w:val="16"/>
                <w:szCs w:val="16"/>
                <w:vertAlign w:val="subscript"/>
              </w:rPr>
            </w:pPr>
            <w:r>
              <w:rPr>
                <w:rFonts w:cs="Arial"/>
                <w:noProof/>
                <w:sz w:val="16"/>
                <w:szCs w:val="16"/>
                <w:vertAlign w:val="subscript"/>
              </w:rPr>
              <w:drawing>
                <wp:inline distT="0" distB="0" distL="0" distR="0" wp14:anchorId="1F3E1141" wp14:editId="2B28A848">
                  <wp:extent cx="1260000" cy="187516"/>
                  <wp:effectExtent l="0" t="0" r="0" b="3175"/>
                  <wp:docPr id="18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TransparentArea.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283185" cy="190967"/>
                          </a:xfrm>
                          <a:prstGeom prst="rect">
                            <a:avLst/>
                          </a:prstGeom>
                        </pic:spPr>
                      </pic:pic>
                    </a:graphicData>
                  </a:graphic>
                </wp:inline>
              </w:drawing>
            </w:r>
            <w:r w:rsidRPr="009F025E">
              <w:rPr>
                <w:rFonts w:cs="Arial"/>
                <w:noProof/>
                <w:sz w:val="16"/>
                <w:szCs w:val="16"/>
                <w:vertAlign w:val="superscript"/>
              </w:rPr>
              <w:t>*4</w:t>
            </w:r>
            <w:r>
              <w:rPr>
                <w:rFonts w:cs="Arial"/>
                <w:noProof/>
                <w:sz w:val="16"/>
                <w:szCs w:val="16"/>
                <w:vertAlign w:val="subscript"/>
              </w:rPr>
              <w:t>/591</w:t>
            </w:r>
          </w:p>
        </w:tc>
      </w:tr>
      <w:tr w:rsidR="00D10B75" w:rsidTr="00D10B75">
        <w:trPr>
          <w:cantSplit/>
          <w:trHeight w:val="409"/>
          <w:jc w:val="center"/>
        </w:trPr>
        <w:tc>
          <w:tcPr>
            <w:tcW w:w="567"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2"/>
                <w:szCs w:val="16"/>
                <w:lang w:val="de-DE"/>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0x4</w:t>
            </w:r>
          </w:p>
        </w:tc>
        <w:tc>
          <w:tcPr>
            <w:tcW w:w="291"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0x1</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noProof/>
                <w:sz w:val="16"/>
                <w:szCs w:val="16"/>
                <w:vertAlign w:val="subscript"/>
              </w:rPr>
            </w:pPr>
            <w:r>
              <w:rPr>
                <w:rFonts w:cs="Arial"/>
                <w:noProof/>
                <w:sz w:val="16"/>
                <w:szCs w:val="16"/>
                <w:vertAlign w:val="subscript"/>
              </w:rPr>
              <w:drawing>
                <wp:inline distT="0" distB="0" distL="0" distR="0" wp14:anchorId="0773C058" wp14:editId="7EA6A7A3">
                  <wp:extent cx="1260000" cy="187516"/>
                  <wp:effectExtent l="0" t="0" r="0" b="3175"/>
                  <wp:docPr id="18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TransparentArea.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283185" cy="190967"/>
                          </a:xfrm>
                          <a:prstGeom prst="rect">
                            <a:avLst/>
                          </a:prstGeom>
                        </pic:spPr>
                      </pic:pic>
                    </a:graphicData>
                  </a:graphic>
                </wp:inline>
              </w:drawing>
            </w:r>
            <w:r w:rsidRPr="009F025E">
              <w:rPr>
                <w:rFonts w:cs="Arial"/>
                <w:noProof/>
                <w:sz w:val="16"/>
                <w:szCs w:val="16"/>
                <w:vertAlign w:val="superscript"/>
              </w:rPr>
              <w:t>*4</w:t>
            </w:r>
            <w:r>
              <w:rPr>
                <w:rFonts w:cs="Arial"/>
                <w:noProof/>
                <w:sz w:val="16"/>
                <w:szCs w:val="16"/>
                <w:vertAlign w:val="subscript"/>
              </w:rPr>
              <w:t>/592</w:t>
            </w:r>
          </w:p>
        </w:tc>
      </w:tr>
      <w:tr w:rsidR="00D10B75" w:rsidTr="00D10B75">
        <w:trPr>
          <w:cantSplit/>
          <w:trHeight w:val="409"/>
          <w:jc w:val="center"/>
        </w:trPr>
        <w:tc>
          <w:tcPr>
            <w:tcW w:w="567"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2"/>
                <w:szCs w:val="16"/>
                <w:lang w:val="de-DE"/>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0x4</w:t>
            </w:r>
          </w:p>
        </w:tc>
        <w:tc>
          <w:tcPr>
            <w:tcW w:w="291"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0x7</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noProof/>
                <w:sz w:val="16"/>
                <w:szCs w:val="16"/>
                <w:vertAlign w:val="subscript"/>
              </w:rPr>
            </w:pPr>
            <w:r>
              <w:rPr>
                <w:rFonts w:cs="Arial"/>
                <w:noProof/>
                <w:sz w:val="16"/>
                <w:szCs w:val="16"/>
                <w:vertAlign w:val="subscript"/>
              </w:rPr>
              <w:drawing>
                <wp:inline distT="0" distB="0" distL="0" distR="0" wp14:anchorId="507D6EA1" wp14:editId="7709F618">
                  <wp:extent cx="1260000" cy="187516"/>
                  <wp:effectExtent l="0" t="0" r="0" b="3175"/>
                  <wp:docPr id="18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TransparentArea.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283185" cy="190967"/>
                          </a:xfrm>
                          <a:prstGeom prst="rect">
                            <a:avLst/>
                          </a:prstGeom>
                        </pic:spPr>
                      </pic:pic>
                    </a:graphicData>
                  </a:graphic>
                </wp:inline>
              </w:drawing>
            </w:r>
            <w:r w:rsidRPr="009F025E">
              <w:rPr>
                <w:rFonts w:cs="Arial"/>
                <w:noProof/>
                <w:sz w:val="16"/>
                <w:szCs w:val="16"/>
                <w:vertAlign w:val="superscript"/>
              </w:rPr>
              <w:t>*4</w:t>
            </w:r>
            <w:r>
              <w:rPr>
                <w:rFonts w:cs="Arial"/>
                <w:noProof/>
                <w:sz w:val="16"/>
                <w:szCs w:val="16"/>
                <w:vertAlign w:val="subscript"/>
              </w:rPr>
              <w:t>/593</w:t>
            </w:r>
          </w:p>
        </w:tc>
      </w:tr>
      <w:tr w:rsidR="00D10B75" w:rsidTr="00D10B75">
        <w:trPr>
          <w:cantSplit/>
          <w:trHeight w:val="409"/>
          <w:jc w:val="center"/>
        </w:trPr>
        <w:tc>
          <w:tcPr>
            <w:tcW w:w="567"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2"/>
                <w:szCs w:val="16"/>
                <w:lang w:val="de-DE"/>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0x4</w:t>
            </w:r>
          </w:p>
        </w:tc>
        <w:tc>
          <w:tcPr>
            <w:tcW w:w="291"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0x4</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noProof/>
                <w:sz w:val="16"/>
                <w:szCs w:val="16"/>
                <w:vertAlign w:val="subscript"/>
              </w:rPr>
            </w:pPr>
            <w:r>
              <w:rPr>
                <w:rFonts w:cs="Arial"/>
                <w:noProof/>
                <w:sz w:val="16"/>
                <w:szCs w:val="16"/>
                <w:vertAlign w:val="subscript"/>
              </w:rPr>
              <w:drawing>
                <wp:inline distT="0" distB="0" distL="0" distR="0" wp14:anchorId="47FA5069" wp14:editId="68EBA951">
                  <wp:extent cx="1260000" cy="187516"/>
                  <wp:effectExtent l="0" t="0" r="0" b="3175"/>
                  <wp:docPr id="180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TransparentArea.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283185" cy="190967"/>
                          </a:xfrm>
                          <a:prstGeom prst="rect">
                            <a:avLst/>
                          </a:prstGeom>
                        </pic:spPr>
                      </pic:pic>
                    </a:graphicData>
                  </a:graphic>
                </wp:inline>
              </w:drawing>
            </w:r>
            <w:r w:rsidRPr="009F025E">
              <w:rPr>
                <w:rFonts w:cs="Arial"/>
                <w:noProof/>
                <w:sz w:val="16"/>
                <w:szCs w:val="16"/>
                <w:vertAlign w:val="superscript"/>
              </w:rPr>
              <w:t>*4</w:t>
            </w:r>
            <w:r>
              <w:rPr>
                <w:rFonts w:cs="Arial"/>
                <w:noProof/>
                <w:sz w:val="16"/>
                <w:szCs w:val="16"/>
                <w:vertAlign w:val="subscript"/>
              </w:rPr>
              <w:t>/594</w:t>
            </w:r>
          </w:p>
        </w:tc>
      </w:tr>
      <w:tr w:rsidR="00D10B75" w:rsidTr="00D10B75">
        <w:trPr>
          <w:cantSplit/>
          <w:trHeight w:val="409"/>
          <w:jc w:val="center"/>
        </w:trPr>
        <w:tc>
          <w:tcPr>
            <w:tcW w:w="567"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lang w:val="de-DE" w:eastAsia="ja-JP"/>
              </w:rPr>
            </w:pPr>
          </w:p>
        </w:tc>
        <w:tc>
          <w:tcPr>
            <w:tcW w:w="421"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sz w:val="12"/>
                <w:szCs w:val="16"/>
                <w:lang w:val="de-DE"/>
              </w:rPr>
            </w:pPr>
            <w:r>
              <w:rPr>
                <w:sz w:val="12"/>
                <w:szCs w:val="16"/>
                <w:lang w:val="de-DE"/>
              </w:rPr>
              <w:t>0xA |0xB</w:t>
            </w:r>
          </w:p>
        </w:tc>
        <w:tc>
          <w:tcPr>
            <w:tcW w:w="4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0x2</w:t>
            </w:r>
          </w:p>
        </w:tc>
        <w:tc>
          <w:tcPr>
            <w:tcW w:w="291"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0x4</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5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2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0x1</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2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0x1</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0x1</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sz w:val="16"/>
                <w:szCs w:val="16"/>
                <w:lang w:val="de-DE" w:eastAsia="ja-JP"/>
              </w:rPr>
            </w:pPr>
            <w:r>
              <w:rPr>
                <w:rFonts w:cs="Arial"/>
                <w:sz w:val="16"/>
                <w:szCs w:val="16"/>
                <w:lang w:val="de-DE" w:eastAsia="ja-JP"/>
              </w:rPr>
              <w:t>X</w:t>
            </w:r>
          </w:p>
        </w:tc>
        <w:tc>
          <w:tcPr>
            <w:tcW w:w="291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noProof/>
                <w:sz w:val="16"/>
                <w:szCs w:val="16"/>
                <w:vertAlign w:val="subscript"/>
              </w:rPr>
            </w:pPr>
            <w:r>
              <w:rPr>
                <w:rFonts w:cs="Arial"/>
                <w:noProof/>
                <w:sz w:val="16"/>
                <w:szCs w:val="16"/>
                <w:vertAlign w:val="subscript"/>
              </w:rPr>
              <w:drawing>
                <wp:inline distT="0" distB="0" distL="0" distR="0" wp14:anchorId="31941467" wp14:editId="18DF8398">
                  <wp:extent cx="1260000" cy="187516"/>
                  <wp:effectExtent l="0" t="0" r="0" b="3175"/>
                  <wp:docPr id="180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TransparentArea.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283185" cy="190967"/>
                          </a:xfrm>
                          <a:prstGeom prst="rect">
                            <a:avLst/>
                          </a:prstGeom>
                        </pic:spPr>
                      </pic:pic>
                    </a:graphicData>
                  </a:graphic>
                </wp:inline>
              </w:drawing>
            </w:r>
            <w:r w:rsidRPr="009F025E">
              <w:rPr>
                <w:rFonts w:cs="Arial"/>
                <w:noProof/>
                <w:sz w:val="16"/>
                <w:szCs w:val="16"/>
                <w:vertAlign w:val="superscript"/>
              </w:rPr>
              <w:t>*4</w:t>
            </w:r>
            <w:r>
              <w:rPr>
                <w:rFonts w:cs="Arial"/>
                <w:noProof/>
                <w:sz w:val="16"/>
                <w:szCs w:val="16"/>
                <w:vertAlign w:val="subscript"/>
              </w:rPr>
              <w:t>/595</w:t>
            </w:r>
          </w:p>
        </w:tc>
      </w:tr>
      <w:tr w:rsidR="00D10B75" w:rsidTr="00D10B75">
        <w:trPr>
          <w:cantSplit/>
          <w:trHeight w:val="867"/>
          <w:jc w:val="center"/>
        </w:trPr>
        <w:tc>
          <w:tcPr>
            <w:tcW w:w="56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6096" w:type="dxa"/>
            <w:gridSpan w:val="16"/>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line="276" w:lineRule="auto"/>
              <w:jc w:val="center"/>
              <w:rPr>
                <w:rFonts w:cs="Arial"/>
                <w:lang w:val="de-DE" w:eastAsia="ja-JP"/>
              </w:rPr>
            </w:pPr>
            <w:r>
              <w:rPr>
                <w:lang w:val="de-DE"/>
              </w:rPr>
              <w:t>All Other Cases</w:t>
            </w:r>
          </w:p>
        </w:tc>
        <w:tc>
          <w:tcPr>
            <w:tcW w:w="2918" w:type="dxa"/>
            <w:tcBorders>
              <w:top w:val="single" w:sz="4" w:space="0" w:color="auto"/>
              <w:left w:val="single" w:sz="4" w:space="0" w:color="auto"/>
              <w:bottom w:val="single" w:sz="4" w:space="0" w:color="auto"/>
              <w:right w:val="single" w:sz="4" w:space="0" w:color="auto"/>
            </w:tcBorders>
            <w:vAlign w:val="center"/>
            <w:hideMark/>
          </w:tcPr>
          <w:p w:rsidR="00D10B75" w:rsidRPr="009F025E" w:rsidRDefault="00D10B75" w:rsidP="00D10B75">
            <w:pPr>
              <w:spacing w:line="276" w:lineRule="auto"/>
              <w:jc w:val="center"/>
              <w:rPr>
                <w:rFonts w:cs="Arial"/>
                <w:sz w:val="24"/>
                <w:lang w:eastAsia="ja-JP"/>
              </w:rPr>
            </w:pPr>
            <w:r w:rsidRPr="009F025E">
              <w:rPr>
                <w:sz w:val="24"/>
              </w:rPr>
              <w:t xml:space="preserve">Blank (Do not overlay </w:t>
            </w:r>
            <w:proofErr w:type="spellStart"/>
            <w:r w:rsidRPr="009F025E">
              <w:rPr>
                <w:sz w:val="24"/>
              </w:rPr>
              <w:t>SAPFeatureMenuBarGreyout</w:t>
            </w:r>
            <w:proofErr w:type="spellEnd"/>
            <w:r w:rsidRPr="009F025E">
              <w:rPr>
                <w:sz w:val="24"/>
              </w:rPr>
              <w:t>)</w:t>
            </w:r>
          </w:p>
        </w:tc>
      </w:tr>
    </w:tbl>
    <w:p w:rsidR="00D10B75" w:rsidRDefault="00D10B75" w:rsidP="00D10B75">
      <w:pPr>
        <w:rPr>
          <w:rFonts w:cs="Arial"/>
          <w:lang w:val="fr-FR" w:eastAsia="ja-JP"/>
        </w:rPr>
      </w:pPr>
    </w:p>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SAPFeatureMenuBarGreyout</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Pr>
        <w:jc w:val="center"/>
      </w:pPr>
    </w:p>
    <w:p w:rsidR="00D10B75" w:rsidRDefault="00D10B75" w:rsidP="00D10B75">
      <w:pPr>
        <w:jc w:val="center"/>
      </w:pPr>
    </w:p>
    <w:p w:rsidR="00D10B75" w:rsidRDefault="00D10B75" w:rsidP="00D10B75">
      <w:pPr>
        <w:jc w:val="center"/>
      </w:pPr>
      <w:r>
        <w:t xml:space="preserve">*Note: this is an overlay on the menu bar. It is implied that </w:t>
      </w:r>
      <w:proofErr w:type="spellStart"/>
      <w:r>
        <w:t>SAPFeatureMenuBarVisibility</w:t>
      </w:r>
      <w:proofErr w:type="spellEnd"/>
      <w:r>
        <w:t xml:space="preserve"> is active in order to show these overlay modifiers.</w:t>
      </w:r>
    </w:p>
    <w:p w:rsidR="00D10B75" w:rsidRDefault="00D10B75" w:rsidP="00D10B75">
      <w:pPr>
        <w:jc w:val="center"/>
      </w:pPr>
      <w:r>
        <w:t>*Note: this is intended to depict the graphical portion of the soft menu interface and the ability of selecting buttons. Greyed out buttons are non-functional.</w:t>
      </w:r>
    </w:p>
    <w:p w:rsidR="00D10B75" w:rsidRDefault="00D10B75" w:rsidP="00D10B75">
      <w:pPr>
        <w:jc w:val="center"/>
        <w:rPr>
          <w:rFonts w:cs="Arial"/>
          <w:noProof/>
        </w:rPr>
      </w:pPr>
      <w:r>
        <w:t>*1-Note: SAPP-5-Button Example:</w:t>
      </w:r>
      <w:r w:rsidRPr="009F025E">
        <w:rPr>
          <w:rFonts w:cs="Arial"/>
          <w:noProof/>
        </w:rPr>
        <w:t xml:space="preserve"> </w:t>
      </w:r>
      <w:r>
        <w:rPr>
          <w:rFonts w:cs="Arial"/>
          <w:noProof/>
        </w:rPr>
        <w:drawing>
          <wp:inline distT="0" distB="0" distL="0" distR="0">
            <wp:extent cx="1463040" cy="182880"/>
            <wp:effectExtent l="0" t="0" r="3810" b="7620"/>
            <wp:docPr id="18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63040" cy="182880"/>
                    </a:xfrm>
                    <a:prstGeom prst="rect">
                      <a:avLst/>
                    </a:prstGeom>
                    <a:noFill/>
                    <a:ln>
                      <a:noFill/>
                    </a:ln>
                  </pic:spPr>
                </pic:pic>
              </a:graphicData>
            </a:graphic>
          </wp:inline>
        </w:drawing>
      </w:r>
    </w:p>
    <w:p w:rsidR="00D10B75" w:rsidRDefault="00D10B75" w:rsidP="00D10B75">
      <w:pPr>
        <w:jc w:val="center"/>
        <w:rPr>
          <w:rFonts w:cs="Arial"/>
          <w:noProof/>
        </w:rPr>
      </w:pPr>
      <w:r>
        <w:rPr>
          <w:rFonts w:cs="Arial"/>
          <w:noProof/>
        </w:rPr>
        <w:t xml:space="preserve">SAPP-4-Button Example: </w:t>
      </w:r>
      <w:r>
        <w:rPr>
          <w:rFonts w:cs="Arial"/>
          <w:noProof/>
          <w:sz w:val="24"/>
        </w:rPr>
        <w:drawing>
          <wp:inline distT="0" distB="0" distL="0" distR="0">
            <wp:extent cx="1332230" cy="201295"/>
            <wp:effectExtent l="0" t="0" r="1270" b="8255"/>
            <wp:docPr id="18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32230" cy="201295"/>
                    </a:xfrm>
                    <a:prstGeom prst="rect">
                      <a:avLst/>
                    </a:prstGeom>
                    <a:noFill/>
                    <a:ln>
                      <a:noFill/>
                    </a:ln>
                  </pic:spPr>
                </pic:pic>
              </a:graphicData>
            </a:graphic>
          </wp:inline>
        </w:drawing>
      </w:r>
    </w:p>
    <w:p w:rsidR="00D10B75" w:rsidRDefault="00D10B75" w:rsidP="00D10B75">
      <w:pPr>
        <w:jc w:val="center"/>
        <w:rPr>
          <w:rFonts w:cs="Arial"/>
          <w:noProof/>
        </w:rPr>
      </w:pPr>
      <w:r>
        <w:rPr>
          <w:rFonts w:cs="Arial"/>
          <w:noProof/>
        </w:rPr>
        <w:t xml:space="preserve">*2-Note: PPA-5-Button Example: </w:t>
      </w:r>
      <w:r>
        <w:rPr>
          <w:rFonts w:cs="Arial"/>
          <w:noProof/>
          <w:sz w:val="24"/>
        </w:rPr>
        <w:drawing>
          <wp:inline distT="0" distB="0" distL="0" distR="0">
            <wp:extent cx="1490345" cy="179705"/>
            <wp:effectExtent l="0" t="0" r="0" b="0"/>
            <wp:docPr id="18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90345" cy="179705"/>
                    </a:xfrm>
                    <a:prstGeom prst="rect">
                      <a:avLst/>
                    </a:prstGeom>
                    <a:noFill/>
                    <a:ln>
                      <a:noFill/>
                    </a:ln>
                  </pic:spPr>
                </pic:pic>
              </a:graphicData>
            </a:graphic>
          </wp:inline>
        </w:drawing>
      </w:r>
    </w:p>
    <w:p w:rsidR="00D10B75" w:rsidRDefault="00D10B75" w:rsidP="00D10B75">
      <w:pPr>
        <w:jc w:val="center"/>
        <w:rPr>
          <w:rFonts w:cs="Arial"/>
          <w:noProof/>
        </w:rPr>
      </w:pPr>
      <w:r>
        <w:rPr>
          <w:rFonts w:cs="Arial"/>
          <w:noProof/>
        </w:rPr>
        <w:t>*3-Note: POA/Info-5-Button Example:</w:t>
      </w:r>
      <w:r w:rsidRPr="009F025E">
        <w:rPr>
          <w:rFonts w:cs="Arial"/>
          <w:noProof/>
        </w:rPr>
        <w:t xml:space="preserve"> </w:t>
      </w:r>
      <w:r>
        <w:rPr>
          <w:rFonts w:cs="Arial"/>
          <w:noProof/>
        </w:rPr>
        <w:drawing>
          <wp:inline distT="0" distB="0" distL="0" distR="0">
            <wp:extent cx="1463040" cy="182880"/>
            <wp:effectExtent l="0" t="0" r="3810" b="7620"/>
            <wp:docPr id="180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463040" cy="182880"/>
                    </a:xfrm>
                    <a:prstGeom prst="rect">
                      <a:avLst/>
                    </a:prstGeom>
                    <a:noFill/>
                    <a:ln>
                      <a:noFill/>
                    </a:ln>
                  </pic:spPr>
                </pic:pic>
              </a:graphicData>
            </a:graphic>
          </wp:inline>
        </w:drawing>
      </w:r>
    </w:p>
    <w:p w:rsidR="00D10B75" w:rsidRDefault="00D10B75" w:rsidP="00D10B75">
      <w:pPr>
        <w:jc w:val="center"/>
        <w:rPr>
          <w:rFonts w:cs="Arial"/>
          <w:noProof/>
          <w:sz w:val="24"/>
        </w:rPr>
      </w:pPr>
      <w:r>
        <w:rPr>
          <w:rFonts w:cs="Arial"/>
          <w:noProof/>
        </w:rPr>
        <w:t>POA/Info-4-Button Example:</w:t>
      </w:r>
      <w:r w:rsidRPr="009F025E">
        <w:rPr>
          <w:rFonts w:cs="Arial"/>
          <w:noProof/>
          <w:sz w:val="24"/>
        </w:rPr>
        <w:t xml:space="preserve"> </w:t>
      </w:r>
      <w:r>
        <w:rPr>
          <w:rFonts w:cs="Arial"/>
          <w:noProof/>
          <w:sz w:val="24"/>
        </w:rPr>
        <w:drawing>
          <wp:inline distT="0" distB="0" distL="0" distR="0">
            <wp:extent cx="1454150" cy="222885"/>
            <wp:effectExtent l="0" t="0" r="0" b="5715"/>
            <wp:docPr id="180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454150" cy="222885"/>
                    </a:xfrm>
                    <a:prstGeom prst="rect">
                      <a:avLst/>
                    </a:prstGeom>
                    <a:noFill/>
                    <a:ln>
                      <a:noFill/>
                    </a:ln>
                  </pic:spPr>
                </pic:pic>
              </a:graphicData>
            </a:graphic>
          </wp:inline>
        </w:drawing>
      </w:r>
    </w:p>
    <w:p w:rsidR="00D10B75" w:rsidRDefault="00D10B75" w:rsidP="00D10B75">
      <w:pPr>
        <w:jc w:val="center"/>
        <w:rPr>
          <w:rFonts w:cs="Arial"/>
          <w:noProof/>
          <w:sz w:val="24"/>
        </w:rPr>
      </w:pPr>
      <w:r>
        <w:rPr>
          <w:rFonts w:cs="Arial"/>
          <w:noProof/>
          <w:sz w:val="24"/>
        </w:rPr>
        <w:t xml:space="preserve">*4-Note: Off-5-Button Example: </w:t>
      </w:r>
      <w:r>
        <w:rPr>
          <w:rFonts w:cs="Arial"/>
          <w:noProof/>
          <w:sz w:val="16"/>
          <w:szCs w:val="16"/>
          <w:vertAlign w:val="subscript"/>
        </w:rPr>
        <w:drawing>
          <wp:inline distT="0" distB="0" distL="0" distR="0" wp14:anchorId="622BD819" wp14:editId="470E21B4">
            <wp:extent cx="1526400" cy="180499"/>
            <wp:effectExtent l="0" t="0" r="0" b="0"/>
            <wp:docPr id="18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5button.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551961" cy="183522"/>
                    </a:xfrm>
                    <a:prstGeom prst="rect">
                      <a:avLst/>
                    </a:prstGeom>
                  </pic:spPr>
                </pic:pic>
              </a:graphicData>
            </a:graphic>
          </wp:inline>
        </w:drawing>
      </w:r>
    </w:p>
    <w:p w:rsidR="00D10B75" w:rsidRDefault="00D10B75" w:rsidP="00D10B75">
      <w:pPr>
        <w:jc w:val="center"/>
      </w:pPr>
      <w:r>
        <w:rPr>
          <w:rFonts w:cs="Arial"/>
          <w:noProof/>
          <w:sz w:val="24"/>
        </w:rPr>
        <w:t xml:space="preserve">Off-4-Button Example: </w:t>
      </w:r>
      <w:r>
        <w:rPr>
          <w:rFonts w:cs="Arial"/>
          <w:noProof/>
          <w:sz w:val="16"/>
          <w:szCs w:val="16"/>
          <w:vertAlign w:val="subscript"/>
        </w:rPr>
        <w:drawing>
          <wp:inline distT="0" distB="0" distL="0" distR="0" wp14:anchorId="1BF61DA2" wp14:editId="4BDB8606">
            <wp:extent cx="1368000" cy="203780"/>
            <wp:effectExtent l="0" t="0" r="3810" b="6350"/>
            <wp:docPr id="18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4button.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410636" cy="210131"/>
                    </a:xfrm>
                    <a:prstGeom prst="rect">
                      <a:avLst/>
                    </a:prstGeom>
                  </pic:spPr>
                </pic:pic>
              </a:graphicData>
            </a:graphic>
          </wp:inline>
        </w:drawing>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8205" w:type="dxa"/>
        <w:jc w:val="center"/>
        <w:tblLayout w:type="fixed"/>
        <w:tblLook w:val="04A0" w:firstRow="1" w:lastRow="0" w:firstColumn="1" w:lastColumn="0" w:noHBand="0" w:noVBand="1"/>
      </w:tblPr>
      <w:tblGrid>
        <w:gridCol w:w="647"/>
        <w:gridCol w:w="269"/>
        <w:gridCol w:w="290"/>
        <w:gridCol w:w="270"/>
        <w:gridCol w:w="270"/>
        <w:gridCol w:w="270"/>
        <w:gridCol w:w="540"/>
        <w:gridCol w:w="540"/>
        <w:gridCol w:w="270"/>
        <w:gridCol w:w="270"/>
        <w:gridCol w:w="270"/>
        <w:gridCol w:w="270"/>
        <w:gridCol w:w="270"/>
        <w:gridCol w:w="270"/>
        <w:gridCol w:w="3489"/>
      </w:tblGrid>
      <w:tr w:rsidR="00D10B75" w:rsidTr="00D10B75">
        <w:trPr>
          <w:cantSplit/>
          <w:trHeight w:val="2156"/>
          <w:tblHeader/>
          <w:jc w:val="center"/>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2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348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trHeight w:val="407"/>
          <w:jc w:val="center"/>
        </w:trPr>
        <w:tc>
          <w:tcPr>
            <w:tcW w:w="64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9F025E" w:rsidRDefault="00D10B75">
            <w:pPr>
              <w:ind w:left="113" w:right="113"/>
              <w:jc w:val="center"/>
              <w:rPr>
                <w:rFonts w:cs="Arial"/>
                <w:lang w:eastAsia="ja-JP"/>
              </w:rPr>
            </w:pPr>
            <w:r w:rsidRPr="009F025E">
              <w:t>Run</w:t>
            </w:r>
          </w:p>
          <w:p w:rsidR="00D10B75" w:rsidRPr="009F025E" w:rsidRDefault="00D10B75">
            <w:pPr>
              <w:ind w:left="113" w:right="113"/>
              <w:jc w:val="center"/>
              <w:rPr>
                <w:rFonts w:cs="Arial"/>
                <w:lang w:eastAsia="ja-JP"/>
              </w:rPr>
            </w:pPr>
            <w:r w:rsidRPr="009F025E">
              <w:rPr>
                <w:sz w:val="16"/>
                <w:szCs w:val="16"/>
              </w:rPr>
              <w:t>(as per Operational Modes and Voltage Range Definition)</w:t>
            </w:r>
          </w:p>
        </w:tc>
        <w:tc>
          <w:tcPr>
            <w:tcW w:w="26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9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489" w:type="dxa"/>
            <w:tcBorders>
              <w:top w:val="single" w:sz="4" w:space="0" w:color="auto"/>
              <w:left w:val="single" w:sz="4" w:space="0" w:color="auto"/>
              <w:bottom w:val="single" w:sz="4" w:space="0" w:color="auto"/>
              <w:right w:val="single" w:sz="4" w:space="0" w:color="auto"/>
            </w:tcBorders>
            <w:vAlign w:val="center"/>
            <w:hideMark/>
          </w:tcPr>
          <w:p w:rsidR="00D10B75" w:rsidRPr="00DC4E5F" w:rsidRDefault="00D10B75" w:rsidP="00D10B75">
            <w:pPr>
              <w:jc w:val="center"/>
              <w:rPr>
                <w:rFonts w:cs="Arial"/>
                <w:noProof/>
                <w:sz w:val="16"/>
                <w:szCs w:val="16"/>
              </w:rPr>
            </w:pPr>
            <w:r>
              <w:rPr>
                <w:rFonts w:cs="Arial"/>
                <w:noProof/>
                <w:sz w:val="16"/>
                <w:szCs w:val="16"/>
                <w:vertAlign w:val="subscript"/>
              </w:rPr>
              <w:drawing>
                <wp:inline distT="0" distB="0" distL="0" distR="0">
                  <wp:extent cx="1403985" cy="172720"/>
                  <wp:effectExtent l="0" t="0" r="5715" b="0"/>
                  <wp:docPr id="180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403985" cy="172720"/>
                          </a:xfrm>
                          <a:prstGeom prst="rect">
                            <a:avLst/>
                          </a:prstGeom>
                          <a:noFill/>
                          <a:ln>
                            <a:noFill/>
                          </a:ln>
                        </pic:spPr>
                      </pic:pic>
                    </a:graphicData>
                  </a:graphic>
                </wp:inline>
              </w:drawing>
            </w:r>
            <w:r w:rsidRPr="009F025E">
              <w:rPr>
                <w:rFonts w:cs="Arial"/>
                <w:noProof/>
                <w:sz w:val="16"/>
                <w:szCs w:val="16"/>
                <w:vertAlign w:val="superscript"/>
              </w:rPr>
              <w:t>*2</w:t>
            </w:r>
            <w:r>
              <w:rPr>
                <w:rFonts w:cs="Arial"/>
                <w:sz w:val="16"/>
                <w:szCs w:val="16"/>
                <w:vertAlign w:val="subscript"/>
                <w:lang w:val="de-DE" w:eastAsia="ja-JP"/>
              </w:rPr>
              <w:t>/290</w:t>
            </w:r>
          </w:p>
        </w:tc>
      </w:tr>
      <w:tr w:rsidR="00D10B75" w:rsidTr="00D10B75">
        <w:trPr>
          <w:cantSplit/>
          <w:trHeight w:val="413"/>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6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9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489" w:type="dxa"/>
            <w:tcBorders>
              <w:top w:val="single" w:sz="4" w:space="0" w:color="auto"/>
              <w:left w:val="single" w:sz="4" w:space="0" w:color="auto"/>
              <w:bottom w:val="single" w:sz="4" w:space="0" w:color="auto"/>
              <w:right w:val="single" w:sz="4" w:space="0" w:color="auto"/>
            </w:tcBorders>
            <w:vAlign w:val="center"/>
            <w:hideMark/>
          </w:tcPr>
          <w:p w:rsidR="00D10B75" w:rsidRPr="00DC4E5F" w:rsidRDefault="00D10B75" w:rsidP="00D10B75">
            <w:pPr>
              <w:jc w:val="center"/>
              <w:rPr>
                <w:rFonts w:cs="Arial"/>
                <w:noProof/>
                <w:sz w:val="16"/>
                <w:szCs w:val="16"/>
              </w:rPr>
            </w:pPr>
            <w:r>
              <w:rPr>
                <w:rFonts w:cs="Arial"/>
                <w:noProof/>
                <w:sz w:val="16"/>
                <w:szCs w:val="16"/>
                <w:vertAlign w:val="subscript"/>
              </w:rPr>
              <w:drawing>
                <wp:inline distT="0" distB="0" distL="0" distR="0">
                  <wp:extent cx="1346200" cy="158115"/>
                  <wp:effectExtent l="0" t="0" r="6350" b="0"/>
                  <wp:docPr id="180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346200" cy="158115"/>
                          </a:xfrm>
                          <a:prstGeom prst="rect">
                            <a:avLst/>
                          </a:prstGeom>
                          <a:noFill/>
                          <a:ln>
                            <a:noFill/>
                          </a:ln>
                        </pic:spPr>
                      </pic:pic>
                    </a:graphicData>
                  </a:graphic>
                </wp:inline>
              </w:drawing>
            </w:r>
            <w:r w:rsidRPr="009F025E">
              <w:rPr>
                <w:rFonts w:cs="Arial"/>
                <w:noProof/>
                <w:sz w:val="16"/>
                <w:szCs w:val="16"/>
                <w:vertAlign w:val="superscript"/>
              </w:rPr>
              <w:t>*3</w:t>
            </w:r>
            <w:r>
              <w:rPr>
                <w:rFonts w:cs="Arial"/>
                <w:sz w:val="16"/>
                <w:szCs w:val="16"/>
                <w:vertAlign w:val="subscript"/>
                <w:lang w:val="de-DE" w:eastAsia="ja-JP"/>
              </w:rPr>
              <w:t>/291,292</w:t>
            </w:r>
          </w:p>
        </w:tc>
      </w:tr>
      <w:tr w:rsidR="00D10B75" w:rsidTr="00D10B75">
        <w:trPr>
          <w:cantSplit/>
          <w:trHeight w:val="194"/>
          <w:jc w:val="center"/>
        </w:trPr>
        <w:tc>
          <w:tcPr>
            <w:tcW w:w="647"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069" w:type="dxa"/>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3489" w:type="dxa"/>
            <w:tcBorders>
              <w:top w:val="single" w:sz="4" w:space="0" w:color="auto"/>
              <w:left w:val="single" w:sz="4" w:space="0" w:color="auto"/>
              <w:bottom w:val="single" w:sz="4" w:space="0" w:color="auto"/>
              <w:right w:val="single" w:sz="4" w:space="0" w:color="auto"/>
            </w:tcBorders>
            <w:vAlign w:val="center"/>
            <w:hideMark/>
          </w:tcPr>
          <w:p w:rsidR="00D10B75" w:rsidRPr="009F025E" w:rsidRDefault="00D10B75">
            <w:pPr>
              <w:jc w:val="center"/>
              <w:rPr>
                <w:rFonts w:cs="Arial"/>
                <w:sz w:val="24"/>
                <w:lang w:eastAsia="ja-JP"/>
              </w:rPr>
            </w:pPr>
            <w:r w:rsidRPr="009F025E">
              <w:rPr>
                <w:sz w:val="24"/>
              </w:rPr>
              <w:t xml:space="preserve">Blank (Do not overlay </w:t>
            </w:r>
            <w:proofErr w:type="spellStart"/>
            <w:r w:rsidRPr="009F025E">
              <w:rPr>
                <w:sz w:val="24"/>
              </w:rPr>
              <w:t>SAPFeatureMenuBarGreyout</w:t>
            </w:r>
            <w:proofErr w:type="spellEnd"/>
            <w:r w:rsidRPr="009F025E">
              <w:rPr>
                <w:sz w:val="24"/>
              </w:rPr>
              <w:t>)</w:t>
            </w:r>
          </w:p>
        </w:tc>
      </w:tr>
    </w:tbl>
    <w:p w:rsidR="00D10B75" w:rsidRDefault="00D10B75" w:rsidP="00D10B75">
      <w:r>
        <w:tab/>
        <w:t xml:space="preserve">4” supports semi-assisted park (SAP) only, configuration Parking </w:t>
      </w:r>
      <w:proofErr w:type="spellStart"/>
      <w:r>
        <w:t>Assistance_Cfg</w:t>
      </w:r>
      <w:proofErr w:type="spellEnd"/>
      <w:r>
        <w:t xml:space="preserve"> is not required.</w:t>
      </w:r>
    </w:p>
    <w:p w:rsidR="00D10B75" w:rsidRDefault="00D10B75" w:rsidP="00D10B75">
      <w:pPr>
        <w:tabs>
          <w:tab w:val="left" w:pos="1770"/>
        </w:tabs>
      </w:pPr>
    </w:p>
    <w:p w:rsidR="00D10B75" w:rsidRDefault="00D10B75" w:rsidP="00D10B75">
      <w:pPr>
        <w:tabs>
          <w:tab w:val="left" w:pos="1770"/>
        </w:tabs>
      </w:pPr>
    </w:p>
    <w:p w:rsidR="00D10B75" w:rsidRDefault="00D10B75" w:rsidP="00D10B75">
      <w:pPr>
        <w:tabs>
          <w:tab w:val="left" w:pos="1770"/>
        </w:tabs>
      </w:pPr>
    </w:p>
    <w:p w:rsidR="00D10B75" w:rsidRPr="00D10B75" w:rsidRDefault="00D10B75" w:rsidP="00D10B75">
      <w:pPr>
        <w:pStyle w:val="Heading4"/>
        <w:rPr>
          <w:b w:val="0"/>
          <w:u w:val="single"/>
        </w:rPr>
      </w:pPr>
      <w:r w:rsidRPr="00D10B75">
        <w:rPr>
          <w:b w:val="0"/>
          <w:u w:val="single"/>
        </w:rPr>
        <w:lastRenderedPageBreak/>
        <w:t xml:space="preserve">CAMERA-FUR-REQ-165449/G-Active Park Assist (APA) Signal Processing - Positional </w:t>
      </w:r>
      <w:proofErr w:type="spellStart"/>
      <w:r w:rsidRPr="00D10B75">
        <w:rPr>
          <w:b w:val="0"/>
          <w:u w:val="single"/>
        </w:rPr>
        <w:t>SAPFeatureMenuContent</w:t>
      </w:r>
      <w:proofErr w:type="spellEnd"/>
    </w:p>
    <w:p w:rsidR="00D10B75" w:rsidRPr="00102C46" w:rsidRDefault="00D10B75" w:rsidP="00D10B75">
      <w:pPr>
        <w:jc w:val="center"/>
        <w:rPr>
          <w:b/>
        </w:rPr>
      </w:pPr>
      <w:r>
        <w:rPr>
          <w:b/>
        </w:rPr>
        <w:t>8” (or equivalent) displays</w:t>
      </w:r>
    </w:p>
    <w:tbl>
      <w:tblPr>
        <w:tblStyle w:val="TableGrid"/>
        <w:tblW w:w="0" w:type="auto"/>
        <w:jc w:val="center"/>
        <w:tblLayout w:type="fixed"/>
        <w:tblLook w:val="04A0" w:firstRow="1" w:lastRow="0" w:firstColumn="1" w:lastColumn="0" w:noHBand="0" w:noVBand="1"/>
      </w:tblPr>
      <w:tblGrid>
        <w:gridCol w:w="648"/>
        <w:gridCol w:w="563"/>
        <w:gridCol w:w="270"/>
        <w:gridCol w:w="270"/>
        <w:gridCol w:w="270"/>
        <w:gridCol w:w="270"/>
        <w:gridCol w:w="270"/>
        <w:gridCol w:w="502"/>
        <w:gridCol w:w="270"/>
        <w:gridCol w:w="270"/>
        <w:gridCol w:w="270"/>
        <w:gridCol w:w="270"/>
        <w:gridCol w:w="270"/>
        <w:gridCol w:w="270"/>
        <w:gridCol w:w="270"/>
        <w:gridCol w:w="270"/>
        <w:gridCol w:w="270"/>
        <w:gridCol w:w="3143"/>
      </w:tblGrid>
      <w:tr w:rsidR="00D10B75" w:rsidTr="00D10B75">
        <w:trPr>
          <w:cantSplit/>
          <w:trHeight w:val="1988"/>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Operational Mode</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pPr>
              <w:jc w:val="center"/>
              <w:rPr>
                <w:sz w:val="16"/>
                <w:szCs w:val="16"/>
                <w:lang w:val="de-DE"/>
              </w:rPr>
            </w:pPr>
            <w:r>
              <w:rPr>
                <w:sz w:val="16"/>
                <w:szCs w:val="16"/>
                <w:lang w:val="de-DE"/>
              </w:rPr>
              <w:t>Parking Assistance (Cfg)</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[ApaSelSapp_D_Stat]</w:t>
            </w:r>
          </w:p>
        </w:tc>
        <w:tc>
          <w:tcPr>
            <w:tcW w:w="5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[PrkAidMsgTxt_D_Rq]</w:t>
            </w:r>
          </w:p>
        </w:tc>
        <w:tc>
          <w:tcPr>
            <w:tcW w:w="31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trHeight w:val="1610"/>
          <w:tblHeader/>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jc w:val="center"/>
              <w:rPr>
                <w:rFonts w:cs="Arial"/>
                <w:lang w:val="de-DE" w:eastAsia="ja-JP"/>
              </w:rPr>
            </w:pPr>
            <w:r>
              <w:rPr>
                <w:lang w:val="de-DE"/>
              </w:rPr>
              <w:t>Run</w:t>
            </w:r>
          </w:p>
          <w:p w:rsidR="00D10B75" w:rsidRDefault="00D10B75">
            <w:pPr>
              <w:jc w:val="center"/>
              <w:rPr>
                <w:rFonts w:cs="Arial"/>
                <w:lang w:val="de-DE" w:eastAsia="ja-JP"/>
              </w:rPr>
            </w:pPr>
            <w:r>
              <w:rPr>
                <w:lang w:val="de-DE"/>
              </w:rPr>
              <w:t>(as per Operational Modes and Voltage Range Definition)</w:t>
            </w:r>
          </w:p>
        </w:tc>
        <w:tc>
          <w:tcPr>
            <w:tcW w:w="563"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cs="Arial"/>
                <w:sz w:val="16"/>
                <w:szCs w:val="16"/>
                <w:lang w:val="de-DE" w:eastAsia="ja-JP"/>
              </w:rPr>
            </w:pPr>
            <w:r>
              <w:rPr>
                <w:sz w:val="12"/>
                <w:szCs w:val="16"/>
                <w:lang w:val="de-DE"/>
              </w:rPr>
              <w:t>0xA |0xB</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0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14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vertAlign w:val="subscript"/>
                <w:lang w:val="de-DE" w:eastAsia="ja-JP"/>
              </w:rPr>
            </w:pPr>
            <w:r>
              <w:rPr>
                <w:rFonts w:cs="Arial"/>
                <w:noProof/>
                <w:sz w:val="16"/>
                <w:szCs w:val="16"/>
                <w:vertAlign w:val="subscript"/>
              </w:rPr>
              <w:pict>
                <v:shape id="5da9c316000034bf0000736e" o:spid="_x0000_i1063" type="#_x0000_t75" style="width:121.5pt;height:14.25pt;visibility:visible;mso-wrap-style:square">
                  <v:imagedata r:id="rId139" o:title=""/>
                </v:shape>
              </w:pict>
            </w:r>
            <w:r>
              <w:rPr>
                <w:rFonts w:cs="Arial"/>
                <w:sz w:val="16"/>
                <w:szCs w:val="16"/>
                <w:vertAlign w:val="subscript"/>
                <w:lang w:val="de-DE" w:eastAsia="ja-JP"/>
              </w:rPr>
              <w:t>/294</w:t>
            </w:r>
          </w:p>
          <w:p w:rsidR="00D10B75" w:rsidRDefault="00D10B75" w:rsidP="00D10B75">
            <w:pPr>
              <w:jc w:val="center"/>
              <w:rPr>
                <w:rFonts w:cs="Arial"/>
                <w:sz w:val="16"/>
                <w:szCs w:val="16"/>
                <w:vertAlign w:val="subscript"/>
                <w:lang w:val="de-DE" w:eastAsia="ja-JP"/>
              </w:rPr>
            </w:pPr>
            <w:r>
              <w:rPr>
                <w:rFonts w:cs="Arial"/>
                <w:lang w:val="de-DE" w:eastAsia="ja-JP"/>
              </w:rPr>
              <w:t xml:space="preserve">Example </w:t>
            </w:r>
            <w:r>
              <w:object w:dxaOrig="2925" w:dyaOrig="390">
                <v:shape id="5da9c316000034bf00006702" o:spid="_x0000_i1064" type="#_x0000_t75" style="width:146.25pt;height:19.5pt" o:ole="">
                  <v:imagedata r:id="rId140" o:title=""/>
                </v:shape>
                <o:OLEObject Type="Embed" ProgID="PBrush" ShapeID="5da9c316000034bf00006702" DrawAspect="Content" ObjectID="_1632898327" r:id="rId141"/>
              </w:object>
            </w:r>
          </w:p>
        </w:tc>
      </w:tr>
      <w:tr w:rsidR="00D10B75" w:rsidTr="00D10B75">
        <w:trPr>
          <w:cantSplit/>
          <w:trHeight w:val="1340"/>
          <w:tblHeader/>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845" w:type="dxa"/>
            <w:gridSpan w:val="16"/>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cs="Arial"/>
                <w:lang w:val="de-DE" w:eastAsia="ja-JP"/>
              </w:rPr>
            </w:pPr>
            <w:r>
              <w:rPr>
                <w:lang w:val="de-DE"/>
              </w:rPr>
              <w:t>All Other Cases</w:t>
            </w:r>
          </w:p>
        </w:tc>
        <w:tc>
          <w:tcPr>
            <w:tcW w:w="3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Blank (Do not overlay SAPFeatureMenuContent)</w:t>
            </w:r>
          </w:p>
        </w:tc>
      </w:tr>
    </w:tbl>
    <w:p w:rsidR="00D10B75" w:rsidRDefault="00D10B75" w:rsidP="00D10B75">
      <w:pPr>
        <w:jc w:val="center"/>
      </w:pPr>
      <w:r>
        <w:rPr>
          <w:u w:val="single"/>
        </w:rPr>
        <w:t>A</w:t>
      </w:r>
      <w:r>
        <w:t xml:space="preserve">ctive </w:t>
      </w:r>
      <w:r>
        <w:rPr>
          <w:u w:val="single"/>
        </w:rPr>
        <w:t>P</w:t>
      </w:r>
      <w:r>
        <w:t xml:space="preserve">ark </w:t>
      </w:r>
      <w:r>
        <w:rPr>
          <w:u w:val="single"/>
        </w:rPr>
        <w:t>A</w:t>
      </w:r>
      <w:r>
        <w:t xml:space="preserve">ssist (APA) Positional </w:t>
      </w:r>
      <w:proofErr w:type="spellStart"/>
      <w:r>
        <w:t>SAPFeatureMenuContent</w:t>
      </w:r>
      <w:proofErr w:type="spellEnd"/>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0" w:type="auto"/>
        <w:jc w:val="center"/>
        <w:tblLayout w:type="fixed"/>
        <w:tblLook w:val="04A0" w:firstRow="1" w:lastRow="0" w:firstColumn="1" w:lastColumn="0" w:noHBand="0" w:noVBand="1"/>
      </w:tblPr>
      <w:tblGrid>
        <w:gridCol w:w="648"/>
        <w:gridCol w:w="270"/>
        <w:gridCol w:w="270"/>
        <w:gridCol w:w="270"/>
        <w:gridCol w:w="270"/>
        <w:gridCol w:w="270"/>
        <w:gridCol w:w="502"/>
        <w:gridCol w:w="270"/>
        <w:gridCol w:w="270"/>
        <w:gridCol w:w="270"/>
        <w:gridCol w:w="270"/>
        <w:gridCol w:w="270"/>
        <w:gridCol w:w="270"/>
        <w:gridCol w:w="270"/>
        <w:gridCol w:w="3143"/>
      </w:tblGrid>
      <w:tr w:rsidR="00D10B75" w:rsidTr="00D10B75">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5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31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trHeight w:val="1898"/>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ind w:left="113" w:right="113"/>
              <w:jc w:val="center"/>
              <w:rPr>
                <w:rFonts w:cs="Arial"/>
                <w:lang w:val="de-DE" w:eastAsia="ja-JP"/>
              </w:rPr>
            </w:pPr>
            <w:r>
              <w:rPr>
                <w:lang w:val="de-DE"/>
              </w:rPr>
              <w:t>Run</w:t>
            </w:r>
          </w:p>
          <w:p w:rsidR="00D10B75" w:rsidRDefault="00D10B75">
            <w:pPr>
              <w:ind w:left="113" w:right="113"/>
              <w:jc w:val="center"/>
              <w:rPr>
                <w:rFonts w:cs="Arial"/>
                <w:lang w:val="de-DE" w:eastAsia="ja-JP"/>
              </w:rPr>
            </w:pPr>
            <w:r>
              <w:rPr>
                <w:sz w:val="16"/>
                <w:szCs w:val="16"/>
                <w:lang w:val="de-DE"/>
              </w:rPr>
              <w:t>(as per Operational Modes and Voltage Range Definition)</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50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rFonts w:cs="Arial"/>
                <w:sz w:val="16"/>
                <w:szCs w:val="16"/>
                <w:lang w:val="de-DE" w:eastAsia="ja-JP"/>
              </w:rPr>
              <w:t>X</w:t>
            </w:r>
          </w:p>
        </w:tc>
        <w:tc>
          <w:tcPr>
            <w:tcW w:w="314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rFonts w:cs="Arial"/>
                <w:noProof/>
                <w:sz w:val="16"/>
                <w:szCs w:val="16"/>
              </w:rPr>
              <w:pict>
                <v:shape id="5da9c316000034bf000073c6" o:spid="_x0000_i1065" type="#_x0000_t75" style="width:117.75pt;height:14.25pt;visibility:visible;mso-wrap-style:square">
                  <v:imagedata r:id="rId142" o:title=""/>
                </v:shape>
              </w:pict>
            </w:r>
            <w:r>
              <w:rPr>
                <w:rFonts w:cs="Arial"/>
                <w:sz w:val="16"/>
                <w:szCs w:val="16"/>
                <w:lang w:val="de-DE" w:eastAsia="ja-JP"/>
              </w:rPr>
              <w:t>/294</w:t>
            </w:r>
          </w:p>
          <w:p w:rsidR="00D10B75" w:rsidRDefault="00D10B75" w:rsidP="00D10B75">
            <w:pPr>
              <w:jc w:val="center"/>
              <w:rPr>
                <w:rFonts w:cs="Arial"/>
                <w:sz w:val="24"/>
                <w:lang w:val="de-DE" w:eastAsia="ja-JP"/>
              </w:rPr>
            </w:pPr>
            <w:r>
              <w:rPr>
                <w:rFonts w:cs="Arial"/>
                <w:lang w:val="de-DE" w:eastAsia="ja-JP"/>
              </w:rPr>
              <w:t xml:space="preserve">Example </w:t>
            </w:r>
            <w:r>
              <w:object w:dxaOrig="2925" w:dyaOrig="390">
                <v:shape id="5da9c316000034bf00004464" o:spid="_x0000_i1066" type="#_x0000_t75" style="width:146.25pt;height:19.5pt" o:ole="">
                  <v:imagedata r:id="rId140" o:title=""/>
                </v:shape>
                <o:OLEObject Type="Embed" ProgID="PBrush" ShapeID="5da9c316000034bf00004464" DrawAspect="Content" ObjectID="_1632898328" r:id="rId143"/>
              </w:object>
            </w:r>
          </w:p>
        </w:tc>
      </w:tr>
      <w:tr w:rsidR="00D10B75" w:rsidTr="00D10B75">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3742" w:type="dxa"/>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3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Blank (Do not overlay SAPFeatureMenuContent)</w:t>
            </w:r>
          </w:p>
        </w:tc>
      </w:tr>
    </w:tbl>
    <w:p w:rsidR="00D10B75" w:rsidRDefault="00D10B75" w:rsidP="00D10B75">
      <w:r>
        <w:tab/>
        <w:t xml:space="preserve">4” supports semi-assisted park (SAP) only, configuration Parking </w:t>
      </w:r>
      <w:proofErr w:type="spellStart"/>
      <w:r>
        <w:t>Assistance_Cfg</w:t>
      </w:r>
      <w:proofErr w:type="spellEnd"/>
      <w:r>
        <w:t xml:space="preserve"> is not required.</w:t>
      </w:r>
    </w:p>
    <w:p w:rsidR="00D10B75" w:rsidRPr="00EA48D5" w:rsidRDefault="00D10B75" w:rsidP="00D10B75">
      <w:pPr>
        <w:tabs>
          <w:tab w:val="left" w:pos="3855"/>
        </w:tabs>
      </w:pPr>
    </w:p>
    <w:p w:rsidR="00D10B75" w:rsidRDefault="00D10B75" w:rsidP="00D10B75">
      <w:pPr>
        <w:pStyle w:val="Heading3"/>
      </w:pPr>
      <w:bookmarkStart w:id="66" w:name="_Toc22284813"/>
      <w:r>
        <w:t>Active Park Assist (APA) Soft Menu Interface</w:t>
      </w:r>
      <w:bookmarkEnd w:id="66"/>
    </w:p>
    <w:p w:rsidR="00D10B75" w:rsidRPr="00D10B75" w:rsidRDefault="00D10B75" w:rsidP="00D10B75">
      <w:pPr>
        <w:pStyle w:val="Heading4"/>
        <w:rPr>
          <w:b w:val="0"/>
          <w:u w:val="single"/>
        </w:rPr>
      </w:pPr>
      <w:r w:rsidRPr="00D10B75">
        <w:rPr>
          <w:b w:val="0"/>
          <w:u w:val="single"/>
        </w:rPr>
        <w:t>CAMERA-FUR-REQ-130508/C-Active Park Assist (APA) Soft Menu Interface General Requirements 1</w:t>
      </w:r>
    </w:p>
    <w:p w:rsidR="00D10B75" w:rsidRDefault="00D10B75" w:rsidP="00D10B75">
      <w:r>
        <w:t>The infotainment display system shall provide a suitable means to allow mode selection of the APA functions SAPP, PPA and POA.</w:t>
      </w:r>
    </w:p>
    <w:p w:rsidR="00D10B75" w:rsidRDefault="00D10B75" w:rsidP="00D10B75">
      <w:r>
        <w:lastRenderedPageBreak/>
        <w:t>Note: This would consist of either touch screen keys or soft buttons, depending on HMI ECU hardware.</w:t>
      </w:r>
    </w:p>
    <w:p w:rsidR="00D10B75" w:rsidRDefault="00D10B75" w:rsidP="00D10B75">
      <w:pPr>
        <w:pStyle w:val="Heading4"/>
      </w:pPr>
      <w:r>
        <w:t>Active Park Assist (APA) Soft Menu Interface General Requirements 2</w:t>
      </w:r>
    </w:p>
    <w:p w:rsidR="00D10B75" w:rsidRPr="00D10B75" w:rsidRDefault="00D10B75" w:rsidP="00D10B75">
      <w:pPr>
        <w:pStyle w:val="Heading5"/>
        <w:rPr>
          <w:b w:val="0"/>
          <w:u w:val="single"/>
        </w:rPr>
      </w:pPr>
      <w:r w:rsidRPr="00D10B75">
        <w:rPr>
          <w:b w:val="0"/>
          <w:u w:val="single"/>
        </w:rPr>
        <w:t>CAMERA-FUR-REQ-166829/A-Active Park Assist (APA) Soft Menu Interface General Requirements 2</w:t>
      </w:r>
    </w:p>
    <w:p w:rsidR="00D10B75" w:rsidRDefault="00D10B75" w:rsidP="00D10B75">
      <w:pPr>
        <w:autoSpaceDE w:val="0"/>
        <w:autoSpaceDN w:val="0"/>
        <w:adjustRightInd w:val="0"/>
        <w:spacing w:line="288" w:lineRule="auto"/>
      </w:pPr>
      <w:r>
        <w:t>[</w:t>
      </w:r>
      <w:proofErr w:type="spellStart"/>
      <w:r>
        <w:t>APA_SMenu</w:t>
      </w:r>
      <w:proofErr w:type="spellEnd"/>
      <w:r>
        <w:t>] is an internal HMI parameter containing the current state of the soft menu display. It is derived from CAN signals [</w:t>
      </w:r>
      <w:proofErr w:type="spellStart"/>
      <w:r>
        <w:t>ApaMde_D_Stat</w:t>
      </w:r>
      <w:proofErr w:type="spellEnd"/>
      <w:r>
        <w:t>], [</w:t>
      </w:r>
      <w:proofErr w:type="spellStart"/>
      <w:r>
        <w:t>ApaSelSapp_D_Stat</w:t>
      </w:r>
      <w:proofErr w:type="spellEnd"/>
      <w:r>
        <w:t>], [</w:t>
      </w:r>
      <w:proofErr w:type="spellStart"/>
      <w:r>
        <w:t>ApaSelPpa_D_Stat</w:t>
      </w:r>
      <w:proofErr w:type="spellEnd"/>
      <w:r>
        <w:t>] and [</w:t>
      </w:r>
      <w:proofErr w:type="spellStart"/>
      <w:r>
        <w:t>ApaSelPoa_D_Stat</w:t>
      </w:r>
      <w:proofErr w:type="spellEnd"/>
      <w:r>
        <w:t>].</w:t>
      </w:r>
    </w:p>
    <w:p w:rsidR="00D10B75" w:rsidRDefault="00D10B75" w:rsidP="00D10B75">
      <w:pPr>
        <w:autoSpaceDE w:val="0"/>
        <w:autoSpaceDN w:val="0"/>
        <w:adjustRightInd w:val="0"/>
        <w:spacing w:line="288" w:lineRule="auto"/>
      </w:pPr>
      <w:r>
        <w:t>“Allowed Soft Buttons” refers to the soft button keys that may be selected by the customer. If a soft button is not allowed, it may still be displayed but must be shown as “grayed out” or otherwise denoted as not-selectable per HMI team direction. Reference positional “</w:t>
      </w:r>
      <w:proofErr w:type="spellStart"/>
      <w:r>
        <w:t>MenuBar</w:t>
      </w:r>
      <w:proofErr w:type="spellEnd"/>
      <w:r>
        <w:t>” in the active park assist signal processing section for a graphical example.</w:t>
      </w:r>
    </w:p>
    <w:p w:rsidR="00D10B75" w:rsidRPr="008B2899" w:rsidRDefault="00D10B75" w:rsidP="00D10B75"/>
    <w:p w:rsidR="00D10B75" w:rsidRPr="00D10B75" w:rsidRDefault="00D10B75" w:rsidP="00D10B75">
      <w:pPr>
        <w:pStyle w:val="Heading5"/>
        <w:rPr>
          <w:b w:val="0"/>
          <w:u w:val="single"/>
        </w:rPr>
      </w:pPr>
      <w:r w:rsidRPr="00D10B75">
        <w:rPr>
          <w:b w:val="0"/>
          <w:u w:val="single"/>
        </w:rPr>
        <w:t>CAMERA-FUR-REQ-161350/D-Active Park Assist (APA) Soft Menu Interface General Requirements 2a</w:t>
      </w:r>
    </w:p>
    <w:p w:rsidR="00D10B75" w:rsidRDefault="00D10B75" w:rsidP="00D10B75"/>
    <w:tbl>
      <w:tblPr>
        <w:tblW w:w="9812" w:type="dxa"/>
        <w:jc w:val="center"/>
        <w:tblLook w:val="04A0" w:firstRow="1" w:lastRow="0" w:firstColumn="1" w:lastColumn="0" w:noHBand="0" w:noVBand="1"/>
      </w:tblPr>
      <w:tblGrid>
        <w:gridCol w:w="649"/>
        <w:gridCol w:w="1974"/>
        <w:gridCol w:w="531"/>
        <w:gridCol w:w="531"/>
        <w:gridCol w:w="531"/>
        <w:gridCol w:w="582"/>
        <w:gridCol w:w="777"/>
        <w:gridCol w:w="777"/>
        <w:gridCol w:w="582"/>
        <w:gridCol w:w="777"/>
        <w:gridCol w:w="2101"/>
      </w:tblGrid>
      <w:tr w:rsidR="00D10B75" w:rsidTr="00D10B75">
        <w:trPr>
          <w:cantSplit/>
          <w:trHeight w:val="2388"/>
          <w:jc w:val="center"/>
        </w:trPr>
        <w:tc>
          <w:tcPr>
            <w:tcW w:w="635"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tcPr>
          <w:p w:rsidR="00D10B75" w:rsidRDefault="00D10B75">
            <w:pPr>
              <w:ind w:left="113" w:right="113"/>
              <w:jc w:val="center"/>
              <w:rPr>
                <w:rFonts w:cs="Arial"/>
                <w:sz w:val="16"/>
                <w:szCs w:val="16"/>
                <w:lang w:val="de-DE" w:eastAsia="ja-JP"/>
              </w:rPr>
            </w:pPr>
            <w:r>
              <w:rPr>
                <w:sz w:val="16"/>
                <w:szCs w:val="16"/>
                <w:lang w:val="de-DE"/>
              </w:rPr>
              <w:t>Operational Mode</w:t>
            </w:r>
          </w:p>
        </w:tc>
        <w:tc>
          <w:tcPr>
            <w:tcW w:w="198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after="60"/>
              <w:jc w:val="center"/>
              <w:rPr>
                <w:rFonts w:cs="Arial"/>
                <w:b/>
                <w:lang w:val="de-DE" w:eastAsia="ar-SA"/>
              </w:rPr>
            </w:pPr>
            <w:r>
              <w:rPr>
                <w:b/>
                <w:bCs/>
                <w:kern w:val="32"/>
                <w:lang w:val="de-DE" w:eastAsia="ar-SA"/>
              </w:rPr>
              <w:t>[</w:t>
            </w:r>
            <w:r>
              <w:rPr>
                <w:b/>
                <w:lang w:val="de-DE"/>
              </w:rPr>
              <w:t>ApaMde_D_Stat</w:t>
            </w:r>
            <w:r>
              <w:rPr>
                <w:b/>
                <w:bCs/>
                <w:kern w:val="32"/>
                <w:lang w:val="de-DE" w:eastAsia="ar-SA"/>
              </w:rPr>
              <w:t>]</w:t>
            </w:r>
          </w:p>
        </w:tc>
        <w:tc>
          <w:tcPr>
            <w:tcW w:w="533"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spacing w:after="60"/>
              <w:ind w:left="113" w:right="113"/>
              <w:jc w:val="center"/>
              <w:rPr>
                <w:rFonts w:cs="Arial"/>
                <w:b/>
                <w:bCs/>
                <w:kern w:val="32"/>
                <w:lang w:val="de-DE" w:eastAsia="ar-SA"/>
              </w:rPr>
            </w:pPr>
            <w:r>
              <w:rPr>
                <w:b/>
                <w:bCs/>
                <w:kern w:val="32"/>
                <w:lang w:val="de-DE" w:eastAsia="ar-SA"/>
              </w:rPr>
              <w:t>[ApaSelSapp_D_Stat]</w:t>
            </w:r>
          </w:p>
        </w:tc>
        <w:tc>
          <w:tcPr>
            <w:tcW w:w="533"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spacing w:after="60"/>
              <w:ind w:left="113" w:right="113"/>
              <w:jc w:val="center"/>
              <w:rPr>
                <w:rFonts w:cs="Arial"/>
                <w:b/>
                <w:bCs/>
                <w:kern w:val="32"/>
                <w:lang w:val="de-DE" w:eastAsia="ar-SA"/>
              </w:rPr>
            </w:pPr>
            <w:r>
              <w:rPr>
                <w:b/>
                <w:bCs/>
                <w:kern w:val="32"/>
                <w:lang w:val="de-DE" w:eastAsia="ar-SA"/>
              </w:rPr>
              <w:t>[ApaSelPpa_D_Stat]</w:t>
            </w:r>
          </w:p>
        </w:tc>
        <w:tc>
          <w:tcPr>
            <w:tcW w:w="533" w:type="dxa"/>
            <w:tcBorders>
              <w:top w:val="single" w:sz="4" w:space="0" w:color="auto"/>
              <w:left w:val="sing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ind w:left="113" w:right="113"/>
              <w:jc w:val="center"/>
              <w:rPr>
                <w:rFonts w:cs="Arial"/>
                <w:b/>
                <w:bCs/>
                <w:kern w:val="32"/>
                <w:lang w:val="de-DE" w:eastAsia="ar-SA"/>
              </w:rPr>
            </w:pPr>
            <w:r>
              <w:rPr>
                <w:b/>
                <w:bCs/>
                <w:kern w:val="32"/>
                <w:lang w:val="de-DE" w:eastAsia="ar-SA"/>
              </w:rPr>
              <w:t>[ApaSelPoa_D_Stat]</w:t>
            </w:r>
          </w:p>
        </w:tc>
        <w:tc>
          <w:tcPr>
            <w:tcW w:w="585"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ind w:left="113" w:right="113"/>
              <w:jc w:val="center"/>
              <w:rPr>
                <w:rFonts w:cs="Arial"/>
                <w:b/>
                <w:bCs/>
                <w:kern w:val="32"/>
                <w:lang w:val="de-DE" w:eastAsia="ar-SA"/>
              </w:rPr>
            </w:pPr>
            <w:r>
              <w:rPr>
                <w:b/>
                <w:bCs/>
                <w:kern w:val="32"/>
                <w:lang w:val="de-DE" w:eastAsia="ar-SA"/>
              </w:rPr>
              <w:t>APA_SB1 (SAPP) selection allowed?</w:t>
            </w:r>
          </w:p>
        </w:tc>
        <w:tc>
          <w:tcPr>
            <w:tcW w:w="761"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ind w:left="113" w:right="113"/>
              <w:jc w:val="center"/>
              <w:rPr>
                <w:rFonts w:cs="Arial"/>
                <w:b/>
                <w:bCs/>
                <w:kern w:val="32"/>
                <w:lang w:val="de-DE" w:eastAsia="ar-SA"/>
              </w:rPr>
            </w:pPr>
            <w:r>
              <w:rPr>
                <w:b/>
                <w:bCs/>
                <w:kern w:val="32"/>
                <w:lang w:val="de-DE" w:eastAsia="ar-SA"/>
              </w:rPr>
              <w:t>APA_SB2 (PPA) selection allowed?</w:t>
            </w:r>
          </w:p>
        </w:tc>
        <w:tc>
          <w:tcPr>
            <w:tcW w:w="761"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ind w:left="113" w:right="113"/>
              <w:jc w:val="center"/>
              <w:rPr>
                <w:rFonts w:cs="Arial"/>
                <w:b/>
                <w:bCs/>
                <w:kern w:val="32"/>
                <w:lang w:val="de-DE" w:eastAsia="ar-SA"/>
              </w:rPr>
            </w:pPr>
            <w:r>
              <w:rPr>
                <w:b/>
                <w:bCs/>
                <w:kern w:val="32"/>
                <w:lang w:val="de-DE" w:eastAsia="ar-SA"/>
              </w:rPr>
              <w:t>APA_SB3 (POA) selection allowed?</w:t>
            </w:r>
          </w:p>
        </w:tc>
        <w:tc>
          <w:tcPr>
            <w:tcW w:w="585"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ind w:left="113" w:right="113"/>
              <w:jc w:val="center"/>
              <w:rPr>
                <w:rFonts w:cs="Arial"/>
                <w:b/>
                <w:bCs/>
                <w:kern w:val="32"/>
                <w:lang w:val="de-DE" w:eastAsia="ar-SA"/>
              </w:rPr>
            </w:pPr>
            <w:r>
              <w:rPr>
                <w:b/>
                <w:bCs/>
                <w:kern w:val="32"/>
                <w:lang w:val="de-DE" w:eastAsia="ar-SA"/>
              </w:rPr>
              <w:t>APA_SB4 (OFF) selection allowed?</w:t>
            </w:r>
          </w:p>
        </w:tc>
        <w:tc>
          <w:tcPr>
            <w:tcW w:w="761"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jc w:val="center"/>
              <w:rPr>
                <w:rFonts w:cs="Arial"/>
                <w:b/>
                <w:bCs/>
                <w:kern w:val="32"/>
                <w:lang w:val="de-DE" w:eastAsia="ar-SA"/>
              </w:rPr>
            </w:pPr>
            <w:r>
              <w:rPr>
                <w:b/>
                <w:bCs/>
                <w:kern w:val="32"/>
                <w:lang w:val="de-DE" w:eastAsia="ar-SA"/>
              </w:rPr>
              <w:t>APA_SB5 (INFO) selection allowed?</w:t>
            </w:r>
          </w:p>
        </w:tc>
        <w:tc>
          <w:tcPr>
            <w:tcW w:w="2139" w:type="dxa"/>
            <w:tcBorders>
              <w:top w:val="single" w:sz="4" w:space="0" w:color="auto"/>
              <w:left w:val="doub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after="60"/>
              <w:jc w:val="center"/>
              <w:rPr>
                <w:rFonts w:cs="Arial"/>
                <w:b/>
                <w:lang w:val="de-DE" w:eastAsia="ar-SA"/>
              </w:rPr>
            </w:pPr>
            <w:r>
              <w:rPr>
                <w:b/>
                <w:bCs/>
                <w:kern w:val="32"/>
                <w:lang w:val="de-DE" w:eastAsia="ar-SA"/>
              </w:rPr>
              <w:t>[</w:t>
            </w:r>
            <w:r>
              <w:rPr>
                <w:b/>
                <w:lang w:val="de-DE"/>
              </w:rPr>
              <w:t>APA_SMenu</w:t>
            </w:r>
            <w:r>
              <w:rPr>
                <w:b/>
                <w:bCs/>
                <w:kern w:val="32"/>
                <w:lang w:val="de-DE" w:eastAsia="ar-SA"/>
              </w:rPr>
              <w:t>]</w:t>
            </w:r>
          </w:p>
        </w:tc>
      </w:tr>
      <w:tr w:rsidR="00D10B75" w:rsidTr="00D10B75">
        <w:trPr>
          <w:trHeight w:val="2625"/>
          <w:jc w:val="center"/>
        </w:trPr>
        <w:tc>
          <w:tcPr>
            <w:tcW w:w="635" w:type="dxa"/>
            <w:tcBorders>
              <w:top w:val="single" w:sz="4" w:space="0" w:color="auto"/>
              <w:left w:val="single" w:sz="4" w:space="0" w:color="auto"/>
              <w:bottom w:val="single" w:sz="4" w:space="0" w:color="auto"/>
              <w:right w:val="single" w:sz="4" w:space="0" w:color="auto"/>
            </w:tcBorders>
            <w:textDirection w:val="btLr"/>
            <w:vAlign w:val="center"/>
          </w:tcPr>
          <w:p w:rsidR="00D10B75" w:rsidRDefault="00D10B75">
            <w:pPr>
              <w:ind w:left="113" w:right="113"/>
              <w:jc w:val="center"/>
              <w:rPr>
                <w:rFonts w:cs="Arial"/>
                <w:lang w:val="de-DE" w:eastAsia="ja-JP"/>
              </w:rPr>
            </w:pPr>
            <w:r>
              <w:rPr>
                <w:lang w:val="de-DE"/>
              </w:rPr>
              <w:t>Run</w:t>
            </w:r>
          </w:p>
          <w:p w:rsidR="00D10B75" w:rsidRDefault="00D10B75">
            <w:pPr>
              <w:ind w:left="113" w:right="113"/>
              <w:jc w:val="center"/>
              <w:rPr>
                <w:rFonts w:cs="Arial"/>
                <w:lang w:val="de-DE" w:eastAsia="ja-JP"/>
              </w:rPr>
            </w:pPr>
            <w:r>
              <w:rPr>
                <w:sz w:val="16"/>
                <w:szCs w:val="16"/>
                <w:lang w:val="de-DE"/>
              </w:rPr>
              <w:t>(as per Operational Modes and Voltage Range Definition)</w:t>
            </w:r>
          </w:p>
        </w:tc>
        <w:tc>
          <w:tcPr>
            <w:tcW w:w="198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ar-SA"/>
              </w:rPr>
            </w:pPr>
            <w:r>
              <w:rPr>
                <w:lang w:val="de-DE" w:eastAsia="ar-SA"/>
              </w:rPr>
              <w:t>0x2-SAPP</w:t>
            </w:r>
          </w:p>
          <w:p w:rsidR="00D10B75" w:rsidRDefault="00D10B75">
            <w:pPr>
              <w:jc w:val="center"/>
              <w:rPr>
                <w:lang w:val="de-DE" w:eastAsia="ar-SA"/>
              </w:rPr>
            </w:pPr>
            <w:r>
              <w:rPr>
                <w:lang w:val="de-DE" w:eastAsia="ar-SA"/>
              </w:rPr>
              <w:t>0x3 PPA</w:t>
            </w:r>
          </w:p>
          <w:p w:rsidR="00D10B75" w:rsidRDefault="00D10B75">
            <w:pPr>
              <w:spacing w:after="60"/>
              <w:jc w:val="center"/>
              <w:rPr>
                <w:rFonts w:cs="Arial"/>
                <w:lang w:val="de-DE" w:eastAsia="ar-SA"/>
              </w:rPr>
            </w:pPr>
            <w:r>
              <w:rPr>
                <w:lang w:val="de-DE" w:eastAsia="ar-SA"/>
              </w:rPr>
              <w:t>0x4 POA</w:t>
            </w:r>
          </w:p>
        </w:tc>
        <w:tc>
          <w:tcPr>
            <w:tcW w:w="53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53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533"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585"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Yes</w:t>
            </w:r>
          </w:p>
        </w:tc>
        <w:tc>
          <w:tcPr>
            <w:tcW w:w="761"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sz w:val="16"/>
                <w:szCs w:val="16"/>
                <w:lang w:val="de-DE" w:eastAsia="ar-SA"/>
              </w:rPr>
            </w:pPr>
            <w:r>
              <w:rPr>
                <w:sz w:val="16"/>
                <w:szCs w:val="16"/>
                <w:lang w:val="de-DE" w:eastAsia="ar-SA"/>
              </w:rPr>
              <w:t>No Change</w:t>
            </w:r>
          </w:p>
        </w:tc>
        <w:tc>
          <w:tcPr>
            <w:tcW w:w="761"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sz w:val="16"/>
                <w:szCs w:val="16"/>
                <w:lang w:val="de-DE" w:eastAsia="ar-SA"/>
              </w:rPr>
            </w:pPr>
            <w:r>
              <w:rPr>
                <w:sz w:val="16"/>
                <w:szCs w:val="16"/>
                <w:lang w:val="de-DE" w:eastAsia="ar-SA"/>
              </w:rPr>
              <w:t>No Change</w:t>
            </w:r>
          </w:p>
        </w:tc>
        <w:tc>
          <w:tcPr>
            <w:tcW w:w="585"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Yes</w:t>
            </w:r>
          </w:p>
        </w:tc>
        <w:tc>
          <w:tcPr>
            <w:tcW w:w="761"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sz w:val="16"/>
                <w:szCs w:val="16"/>
                <w:lang w:val="de-DE" w:eastAsia="ar-SA"/>
              </w:rPr>
              <w:t>No Change</w:t>
            </w:r>
          </w:p>
        </w:tc>
        <w:tc>
          <w:tcPr>
            <w:tcW w:w="213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Set equal to [ApaMde_D_Stat]</w:t>
            </w:r>
          </w:p>
        </w:tc>
      </w:tr>
      <w:tr w:rsidR="00D10B75" w:rsidTr="00D10B75">
        <w:trPr>
          <w:trHeight w:val="307"/>
          <w:jc w:val="center"/>
        </w:trPr>
        <w:tc>
          <w:tcPr>
            <w:tcW w:w="4220" w:type="dxa"/>
            <w:gridSpan w:val="5"/>
            <w:tcBorders>
              <w:top w:val="single" w:sz="4" w:space="0" w:color="auto"/>
              <w:left w:val="single" w:sz="4" w:space="0" w:color="auto"/>
              <w:bottom w:val="single" w:sz="4" w:space="0" w:color="auto"/>
              <w:right w:val="double" w:sz="4" w:space="0" w:color="auto"/>
            </w:tcBorders>
          </w:tcPr>
          <w:p w:rsidR="00D10B75" w:rsidRDefault="00D10B75">
            <w:pPr>
              <w:spacing w:after="60"/>
              <w:jc w:val="center"/>
              <w:rPr>
                <w:rFonts w:cs="Arial"/>
                <w:lang w:val="de-DE" w:eastAsia="ar-SA"/>
              </w:rPr>
            </w:pPr>
            <w:r>
              <w:rPr>
                <w:lang w:val="de-DE" w:eastAsia="ar-SA"/>
              </w:rPr>
              <w:t>All other cases</w:t>
            </w:r>
          </w:p>
        </w:tc>
        <w:tc>
          <w:tcPr>
            <w:tcW w:w="3453" w:type="dxa"/>
            <w:gridSpan w:val="5"/>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None</w:t>
            </w:r>
          </w:p>
        </w:tc>
        <w:tc>
          <w:tcPr>
            <w:tcW w:w="213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Inactive</w:t>
            </w:r>
          </w:p>
        </w:tc>
      </w:tr>
    </w:tbl>
    <w:p w:rsidR="00D10B75" w:rsidRDefault="00D10B75" w:rsidP="00D10B75">
      <w:pPr>
        <w:jc w:val="center"/>
        <w:rPr>
          <w:sz w:val="16"/>
          <w:szCs w:val="16"/>
        </w:rPr>
      </w:pPr>
      <w:r>
        <w:rPr>
          <w:u w:val="single"/>
        </w:rPr>
        <w:t>A</w:t>
      </w:r>
      <w:r>
        <w:t xml:space="preserve">ctive </w:t>
      </w:r>
      <w:r>
        <w:rPr>
          <w:u w:val="single"/>
        </w:rPr>
        <w:t>P</w:t>
      </w:r>
      <w:r>
        <w:t xml:space="preserve">ark </w:t>
      </w:r>
      <w:r>
        <w:rPr>
          <w:u w:val="single"/>
        </w:rPr>
        <w:t>A</w:t>
      </w:r>
      <w:r>
        <w:t>ssist (APA) Internal Variable [</w:t>
      </w:r>
      <w:proofErr w:type="spellStart"/>
      <w:r>
        <w:t>APA_SMenu</w:t>
      </w:r>
      <w:proofErr w:type="spellEnd"/>
      <w:r>
        <w:t>]</w:t>
      </w:r>
    </w:p>
    <w:p w:rsidR="00D10B75" w:rsidRDefault="00D10B75" w:rsidP="00D10B75">
      <w:pPr>
        <w:jc w:val="center"/>
      </w:pPr>
      <w:r>
        <w:t>[</w:t>
      </w:r>
      <w:proofErr w:type="spellStart"/>
      <w:r>
        <w:t>APA_SMenu</w:t>
      </w:r>
      <w:proofErr w:type="spellEnd"/>
      <w:r>
        <w:t>] shall initialize to state ‘inactive’ at battery connect, transition to key RUN, and after 5 seconds of no signal change from the target ECU.</w:t>
      </w:r>
    </w:p>
    <w:p w:rsidR="00D10B75" w:rsidRPr="00F00B05" w:rsidRDefault="00D10B75" w:rsidP="00D10B75"/>
    <w:p w:rsidR="00D10B75" w:rsidRPr="00D10B75" w:rsidRDefault="00D10B75" w:rsidP="00D10B75">
      <w:pPr>
        <w:pStyle w:val="Heading5"/>
        <w:rPr>
          <w:b w:val="0"/>
          <w:u w:val="single"/>
        </w:rPr>
      </w:pPr>
      <w:r w:rsidRPr="00D10B75">
        <w:rPr>
          <w:b w:val="0"/>
          <w:u w:val="single"/>
        </w:rPr>
        <w:t>CAMERA-FUR-REQ-165450/C-Active Park Assist (APA) Soft Menu Interface General Requirements 2b</w:t>
      </w:r>
    </w:p>
    <w:p w:rsidR="00D10B75" w:rsidRDefault="00D10B75" w:rsidP="00D10B75"/>
    <w:tbl>
      <w:tblPr>
        <w:tblW w:w="10203" w:type="dxa"/>
        <w:jc w:val="center"/>
        <w:tblLook w:val="04A0" w:firstRow="1" w:lastRow="0" w:firstColumn="1" w:lastColumn="0" w:noHBand="0" w:noVBand="1"/>
      </w:tblPr>
      <w:tblGrid>
        <w:gridCol w:w="712"/>
        <w:gridCol w:w="2038"/>
        <w:gridCol w:w="581"/>
        <w:gridCol w:w="649"/>
        <w:gridCol w:w="581"/>
        <w:gridCol w:w="777"/>
        <w:gridCol w:w="581"/>
        <w:gridCol w:w="777"/>
        <w:gridCol w:w="777"/>
        <w:gridCol w:w="777"/>
        <w:gridCol w:w="1953"/>
      </w:tblGrid>
      <w:tr w:rsidR="00D10B75" w:rsidTr="00D10B75">
        <w:trPr>
          <w:cantSplit/>
          <w:trHeight w:val="2388"/>
          <w:jc w:val="center"/>
        </w:trPr>
        <w:tc>
          <w:tcPr>
            <w:tcW w:w="712"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Operational Mode</w:t>
            </w:r>
          </w:p>
        </w:tc>
        <w:tc>
          <w:tcPr>
            <w:tcW w:w="203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after="60" w:line="276" w:lineRule="auto"/>
              <w:jc w:val="center"/>
              <w:rPr>
                <w:rFonts w:cs="Arial"/>
                <w:b/>
                <w:lang w:val="de-DE" w:eastAsia="ar-SA"/>
              </w:rPr>
            </w:pPr>
            <w:r>
              <w:rPr>
                <w:b/>
                <w:bCs/>
                <w:kern w:val="32"/>
                <w:lang w:val="de-DE" w:eastAsia="ar-SA"/>
              </w:rPr>
              <w:t>[</w:t>
            </w:r>
            <w:r>
              <w:rPr>
                <w:b/>
                <w:lang w:val="de-DE"/>
              </w:rPr>
              <w:t>ApaMde_D_Stat</w:t>
            </w:r>
            <w:r>
              <w:rPr>
                <w:b/>
                <w:bCs/>
                <w:kern w:val="32"/>
                <w:lang w:val="de-DE" w:eastAsia="ar-SA"/>
              </w:rPr>
              <w:t>]</w:t>
            </w:r>
          </w:p>
        </w:tc>
        <w:tc>
          <w:tcPr>
            <w:tcW w:w="581"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[ApaSelSapp_D_Stat]</w:t>
            </w:r>
          </w:p>
        </w:tc>
        <w:tc>
          <w:tcPr>
            <w:tcW w:w="649"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[ApaSelPpa_D_Stat]</w:t>
            </w:r>
          </w:p>
        </w:tc>
        <w:tc>
          <w:tcPr>
            <w:tcW w:w="581" w:type="dxa"/>
            <w:tcBorders>
              <w:top w:val="single" w:sz="4" w:space="0" w:color="auto"/>
              <w:left w:val="sing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[ApaSelPoa_D_Stat]</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APA_SB1 (SAPP) selection allowed?</w:t>
            </w:r>
          </w:p>
        </w:tc>
        <w:tc>
          <w:tcPr>
            <w:tcW w:w="581"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APA_SB2 (PPA) selection allowed?</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APA_SB3 (POA) selection allowed?</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APA_SB4 (OFF) selection allowed?</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line="276" w:lineRule="auto"/>
              <w:jc w:val="center"/>
              <w:rPr>
                <w:rFonts w:cs="Arial"/>
                <w:b/>
                <w:bCs/>
                <w:kern w:val="32"/>
                <w:lang w:val="de-DE" w:eastAsia="ar-SA"/>
              </w:rPr>
            </w:pPr>
            <w:r>
              <w:rPr>
                <w:b/>
                <w:bCs/>
                <w:kern w:val="32"/>
                <w:lang w:val="de-DE" w:eastAsia="ar-SA"/>
              </w:rPr>
              <w:t>APA_SB5 (INFO) selection allowed?</w:t>
            </w:r>
          </w:p>
        </w:tc>
        <w:tc>
          <w:tcPr>
            <w:tcW w:w="1953" w:type="dxa"/>
            <w:tcBorders>
              <w:top w:val="single" w:sz="4" w:space="0" w:color="auto"/>
              <w:left w:val="doub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after="60" w:line="276" w:lineRule="auto"/>
              <w:jc w:val="center"/>
              <w:rPr>
                <w:rFonts w:cs="Arial"/>
                <w:b/>
                <w:lang w:val="de-DE" w:eastAsia="ar-SA"/>
              </w:rPr>
            </w:pPr>
            <w:r>
              <w:rPr>
                <w:b/>
                <w:bCs/>
                <w:kern w:val="32"/>
                <w:lang w:val="de-DE" w:eastAsia="ar-SA"/>
              </w:rPr>
              <w:t>[</w:t>
            </w:r>
            <w:r>
              <w:rPr>
                <w:b/>
                <w:lang w:val="de-DE"/>
              </w:rPr>
              <w:t>APA_SMenu</w:t>
            </w:r>
            <w:r>
              <w:rPr>
                <w:b/>
                <w:bCs/>
                <w:kern w:val="32"/>
                <w:lang w:val="de-DE" w:eastAsia="ar-SA"/>
              </w:rPr>
              <w:t>]</w:t>
            </w:r>
          </w:p>
        </w:tc>
      </w:tr>
      <w:tr w:rsidR="00D10B75" w:rsidTr="00D10B75">
        <w:trPr>
          <w:trHeight w:val="1725"/>
          <w:jc w:val="center"/>
        </w:trPr>
        <w:tc>
          <w:tcPr>
            <w:tcW w:w="712" w:type="dxa"/>
            <w:vMerge w:val="restart"/>
            <w:tcBorders>
              <w:top w:val="single" w:sz="4" w:space="0" w:color="auto"/>
              <w:left w:val="single" w:sz="4" w:space="0" w:color="auto"/>
              <w:right w:val="single" w:sz="4" w:space="0" w:color="auto"/>
            </w:tcBorders>
            <w:textDirection w:val="btLr"/>
            <w:vAlign w:val="center"/>
            <w:hideMark/>
          </w:tcPr>
          <w:p w:rsidR="00D10B75" w:rsidRDefault="00D10B75">
            <w:pPr>
              <w:spacing w:line="276" w:lineRule="auto"/>
              <w:ind w:left="113" w:right="113"/>
              <w:jc w:val="center"/>
              <w:rPr>
                <w:rFonts w:cs="Arial"/>
                <w:lang w:val="de-DE" w:eastAsia="ja-JP"/>
              </w:rPr>
            </w:pPr>
            <w:r>
              <w:rPr>
                <w:lang w:val="de-DE"/>
              </w:rPr>
              <w:lastRenderedPageBreak/>
              <w:t>Run</w:t>
            </w:r>
          </w:p>
          <w:p w:rsidR="00D10B75" w:rsidRDefault="00D10B75">
            <w:pPr>
              <w:spacing w:line="276" w:lineRule="auto"/>
              <w:ind w:left="113" w:right="113"/>
              <w:jc w:val="center"/>
              <w:rPr>
                <w:rFonts w:cs="Arial"/>
                <w:lang w:val="de-DE" w:eastAsia="ja-JP"/>
              </w:rPr>
            </w:pPr>
            <w:r>
              <w:rPr>
                <w:sz w:val="16"/>
                <w:szCs w:val="16"/>
                <w:lang w:val="de-DE"/>
              </w:rPr>
              <w:t>(as per Operational Modes and Voltage Range Definition)</w:t>
            </w:r>
          </w:p>
        </w:tc>
        <w:tc>
          <w:tcPr>
            <w:tcW w:w="2038" w:type="dxa"/>
            <w:vMerge w:val="restart"/>
            <w:tcBorders>
              <w:top w:val="single" w:sz="4" w:space="0" w:color="auto"/>
              <w:left w:val="single" w:sz="4" w:space="0" w:color="auto"/>
              <w:right w:val="single" w:sz="4" w:space="0" w:color="auto"/>
            </w:tcBorders>
            <w:vAlign w:val="center"/>
            <w:hideMark/>
          </w:tcPr>
          <w:p w:rsidR="00D10B75" w:rsidRDefault="00D10B75">
            <w:pPr>
              <w:spacing w:line="276" w:lineRule="auto"/>
              <w:jc w:val="center"/>
              <w:rPr>
                <w:rFonts w:cs="Arial"/>
                <w:lang w:val="de-DE" w:eastAsia="ar-SA"/>
              </w:rPr>
            </w:pPr>
            <w:r>
              <w:rPr>
                <w:lang w:val="de-DE" w:eastAsia="ar-SA"/>
              </w:rPr>
              <w:t>0x2-SAPP</w:t>
            </w:r>
          </w:p>
          <w:p w:rsidR="00D10B75" w:rsidRDefault="00D10B75">
            <w:pPr>
              <w:spacing w:line="276" w:lineRule="auto"/>
              <w:jc w:val="center"/>
              <w:rPr>
                <w:lang w:val="de-DE" w:eastAsia="ar-SA"/>
              </w:rPr>
            </w:pPr>
            <w:r>
              <w:rPr>
                <w:lang w:val="de-DE" w:eastAsia="ar-SA"/>
              </w:rPr>
              <w:t>0x3 PPA</w:t>
            </w:r>
          </w:p>
          <w:p w:rsidR="00D10B75" w:rsidRDefault="00D10B75">
            <w:pPr>
              <w:spacing w:after="60" w:line="276" w:lineRule="auto"/>
              <w:jc w:val="center"/>
              <w:rPr>
                <w:rFonts w:cs="Arial"/>
                <w:lang w:val="de-DE" w:eastAsia="ar-SA"/>
              </w:rPr>
            </w:pPr>
            <w:r>
              <w:rPr>
                <w:lang w:val="de-DE" w:eastAsia="ar-SA"/>
              </w:rPr>
              <w:t>0x4 POA</w:t>
            </w:r>
          </w:p>
        </w:tc>
        <w:tc>
          <w:tcPr>
            <w:tcW w:w="5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6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sidRPr="00723386">
              <w:rPr>
                <w:lang w:val="de-DE" w:eastAsia="ar-SA"/>
              </w:rPr>
              <w:t>0x1</w:t>
            </w:r>
          </w:p>
        </w:tc>
        <w:tc>
          <w:tcPr>
            <w:tcW w:w="581"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777"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sz w:val="16"/>
                <w:szCs w:val="16"/>
                <w:lang w:val="de-DE" w:eastAsia="ar-SA"/>
              </w:rPr>
              <w:t>No Change</w:t>
            </w:r>
          </w:p>
        </w:tc>
        <w:tc>
          <w:tcPr>
            <w:tcW w:w="581"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sz w:val="16"/>
                <w:szCs w:val="16"/>
                <w:lang w:val="de-DE" w:eastAsia="ar-SA"/>
              </w:rPr>
            </w:pPr>
            <w:r>
              <w:rPr>
                <w:lang w:val="de-DE" w:eastAsia="ar-SA"/>
              </w:rPr>
              <w:t>Yes</w:t>
            </w:r>
          </w:p>
        </w:tc>
        <w:tc>
          <w:tcPr>
            <w:tcW w:w="777"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sz w:val="16"/>
                <w:szCs w:val="16"/>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sz w:val="16"/>
                <w:szCs w:val="16"/>
                <w:lang w:val="de-DE" w:eastAsia="ar-SA"/>
              </w:rPr>
              <w:t>No Change</w:t>
            </w:r>
          </w:p>
        </w:tc>
        <w:tc>
          <w:tcPr>
            <w:tcW w:w="1953" w:type="dxa"/>
            <w:vMerge w:val="restart"/>
            <w:tcBorders>
              <w:top w:val="single" w:sz="4" w:space="0" w:color="auto"/>
              <w:left w:val="doub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Set equal to [ApaMde_D_Stat]</w:t>
            </w:r>
          </w:p>
        </w:tc>
      </w:tr>
      <w:tr w:rsidR="00D10B75" w:rsidTr="00D10B75">
        <w:trPr>
          <w:trHeight w:val="1700"/>
          <w:jc w:val="center"/>
        </w:trPr>
        <w:tc>
          <w:tcPr>
            <w:tcW w:w="712" w:type="dxa"/>
            <w:vMerge/>
            <w:tcBorders>
              <w:left w:val="single" w:sz="4" w:space="0" w:color="auto"/>
              <w:bottom w:val="single" w:sz="4" w:space="0" w:color="auto"/>
              <w:right w:val="single" w:sz="4" w:space="0" w:color="auto"/>
            </w:tcBorders>
            <w:textDirection w:val="btLr"/>
            <w:vAlign w:val="center"/>
          </w:tcPr>
          <w:p w:rsidR="00D10B75" w:rsidRDefault="00D10B75">
            <w:pPr>
              <w:spacing w:line="276" w:lineRule="auto"/>
              <w:ind w:left="113" w:right="113"/>
              <w:jc w:val="center"/>
              <w:rPr>
                <w:lang w:val="de-DE"/>
              </w:rPr>
            </w:pPr>
          </w:p>
        </w:tc>
        <w:tc>
          <w:tcPr>
            <w:tcW w:w="2038" w:type="dxa"/>
            <w:vMerge/>
            <w:tcBorders>
              <w:left w:val="single" w:sz="4" w:space="0" w:color="auto"/>
              <w:bottom w:val="single" w:sz="4" w:space="0" w:color="auto"/>
              <w:right w:val="single" w:sz="4" w:space="0" w:color="auto"/>
            </w:tcBorders>
            <w:vAlign w:val="center"/>
          </w:tcPr>
          <w:p w:rsidR="00D10B75" w:rsidRDefault="00D10B75">
            <w:pPr>
              <w:spacing w:line="276" w:lineRule="auto"/>
              <w:jc w:val="center"/>
              <w:rPr>
                <w:lang w:val="de-DE" w:eastAsia="ar-SA"/>
              </w:rPr>
            </w:pPr>
          </w:p>
        </w:tc>
        <w:tc>
          <w:tcPr>
            <w:tcW w:w="581" w:type="dxa"/>
            <w:tcBorders>
              <w:top w:val="single" w:sz="4" w:space="0" w:color="auto"/>
              <w:left w:val="single" w:sz="4" w:space="0" w:color="auto"/>
              <w:bottom w:val="single" w:sz="4" w:space="0" w:color="auto"/>
              <w:right w:val="single" w:sz="4" w:space="0" w:color="auto"/>
            </w:tcBorders>
            <w:vAlign w:val="center"/>
          </w:tcPr>
          <w:p w:rsidR="00D10B75" w:rsidRDefault="00D10B75">
            <w:pPr>
              <w:spacing w:after="60"/>
              <w:jc w:val="center"/>
              <w:rPr>
                <w:rFonts w:cs="Arial"/>
                <w:lang w:val="de-DE" w:eastAsia="ar-SA"/>
              </w:rPr>
            </w:pPr>
            <w:r>
              <w:rPr>
                <w:lang w:val="de-DE" w:eastAsia="ar-SA"/>
              </w:rPr>
              <w:t>X</w:t>
            </w:r>
          </w:p>
        </w:tc>
        <w:tc>
          <w:tcPr>
            <w:tcW w:w="649" w:type="dxa"/>
            <w:tcBorders>
              <w:top w:val="single" w:sz="4" w:space="0" w:color="auto"/>
              <w:left w:val="single" w:sz="4" w:space="0" w:color="auto"/>
              <w:bottom w:val="single" w:sz="4" w:space="0" w:color="auto"/>
              <w:right w:val="single" w:sz="4" w:space="0" w:color="auto"/>
            </w:tcBorders>
            <w:vAlign w:val="center"/>
          </w:tcPr>
          <w:p w:rsidR="00D10B75" w:rsidRDefault="00D10B75">
            <w:pPr>
              <w:spacing w:after="60"/>
              <w:jc w:val="center"/>
              <w:rPr>
                <w:rFonts w:cs="Arial"/>
                <w:lang w:val="de-DE" w:eastAsia="ar-SA"/>
              </w:rPr>
            </w:pPr>
            <w:r>
              <w:rPr>
                <w:lang w:val="de-DE" w:eastAsia="ar-SA"/>
              </w:rPr>
              <w:t>0x2</w:t>
            </w:r>
          </w:p>
        </w:tc>
        <w:tc>
          <w:tcPr>
            <w:tcW w:w="581" w:type="dxa"/>
            <w:tcBorders>
              <w:top w:val="single" w:sz="4" w:space="0" w:color="auto"/>
              <w:left w:val="single" w:sz="4" w:space="0" w:color="auto"/>
              <w:bottom w:val="single" w:sz="4" w:space="0" w:color="auto"/>
              <w:right w:val="double" w:sz="4" w:space="0" w:color="auto"/>
            </w:tcBorders>
            <w:vAlign w:val="center"/>
          </w:tcPr>
          <w:p w:rsidR="00D10B75" w:rsidRDefault="00D10B75">
            <w:pPr>
              <w:spacing w:after="60"/>
              <w:jc w:val="center"/>
              <w:rPr>
                <w:rFonts w:cs="Arial"/>
                <w:lang w:val="de-DE" w:eastAsia="ar-SA"/>
              </w:rPr>
            </w:pPr>
            <w:r>
              <w:rPr>
                <w:lang w:val="de-DE" w:eastAsia="ar-SA"/>
              </w:rPr>
              <w:t>X</w:t>
            </w:r>
          </w:p>
        </w:tc>
        <w:tc>
          <w:tcPr>
            <w:tcW w:w="777" w:type="dxa"/>
            <w:tcBorders>
              <w:top w:val="single" w:sz="4" w:space="0" w:color="auto"/>
              <w:left w:val="double" w:sz="4" w:space="0" w:color="auto"/>
              <w:bottom w:val="single" w:sz="4" w:space="0" w:color="auto"/>
              <w:right w:val="double" w:sz="4" w:space="0" w:color="auto"/>
            </w:tcBorders>
            <w:vAlign w:val="center"/>
          </w:tcPr>
          <w:p w:rsidR="00D10B75" w:rsidRDefault="00D10B75">
            <w:pPr>
              <w:spacing w:after="60"/>
              <w:jc w:val="center"/>
              <w:rPr>
                <w:rFonts w:cs="Arial"/>
                <w:sz w:val="16"/>
                <w:szCs w:val="16"/>
                <w:lang w:val="de-DE" w:eastAsia="ar-SA"/>
              </w:rPr>
            </w:pPr>
            <w:r>
              <w:rPr>
                <w:sz w:val="16"/>
                <w:szCs w:val="16"/>
                <w:lang w:val="de-DE" w:eastAsia="ar-SA"/>
              </w:rPr>
              <w:t>No Change</w:t>
            </w:r>
          </w:p>
        </w:tc>
        <w:tc>
          <w:tcPr>
            <w:tcW w:w="581" w:type="dxa"/>
            <w:tcBorders>
              <w:top w:val="single" w:sz="4" w:space="0" w:color="auto"/>
              <w:left w:val="double" w:sz="4" w:space="0" w:color="auto"/>
              <w:bottom w:val="single" w:sz="4" w:space="0" w:color="auto"/>
              <w:right w:val="double" w:sz="4" w:space="0" w:color="auto"/>
            </w:tcBorders>
            <w:vAlign w:val="center"/>
          </w:tcPr>
          <w:p w:rsidR="00D10B75" w:rsidRDefault="00D10B75">
            <w:pPr>
              <w:spacing w:after="60"/>
              <w:jc w:val="center"/>
              <w:rPr>
                <w:rFonts w:cs="Arial"/>
                <w:lang w:val="de-DE" w:eastAsia="ar-SA"/>
              </w:rPr>
            </w:pPr>
            <w:r>
              <w:rPr>
                <w:lang w:val="de-DE" w:eastAsia="ar-SA"/>
              </w:rPr>
              <w:t>No</w:t>
            </w:r>
          </w:p>
        </w:tc>
        <w:tc>
          <w:tcPr>
            <w:tcW w:w="777" w:type="dxa"/>
            <w:tcBorders>
              <w:top w:val="single" w:sz="4" w:space="0" w:color="auto"/>
              <w:left w:val="double" w:sz="4" w:space="0" w:color="auto"/>
              <w:bottom w:val="single" w:sz="4" w:space="0" w:color="auto"/>
              <w:right w:val="double" w:sz="4" w:space="0" w:color="auto"/>
            </w:tcBorders>
            <w:vAlign w:val="center"/>
          </w:tcPr>
          <w:p w:rsidR="00D10B75" w:rsidRDefault="00D10B75">
            <w:pPr>
              <w:spacing w:after="60"/>
              <w:jc w:val="center"/>
              <w:rPr>
                <w:rFonts w:cs="Arial"/>
                <w:sz w:val="16"/>
                <w:szCs w:val="16"/>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tcPr>
          <w:p w:rsidR="00D10B75" w:rsidRDefault="00D10B75">
            <w:pPr>
              <w:spacing w:after="60"/>
              <w:jc w:val="center"/>
              <w:rPr>
                <w:rFonts w:cs="Arial"/>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tcPr>
          <w:p w:rsidR="00D10B75" w:rsidRDefault="00D10B75">
            <w:pPr>
              <w:spacing w:after="60"/>
              <w:jc w:val="center"/>
              <w:rPr>
                <w:rFonts w:cs="Arial"/>
                <w:lang w:val="de-DE" w:eastAsia="ar-SA"/>
              </w:rPr>
            </w:pPr>
            <w:r>
              <w:rPr>
                <w:sz w:val="16"/>
                <w:szCs w:val="16"/>
                <w:lang w:val="de-DE" w:eastAsia="ar-SA"/>
              </w:rPr>
              <w:t>No Change</w:t>
            </w:r>
          </w:p>
        </w:tc>
        <w:tc>
          <w:tcPr>
            <w:tcW w:w="1953" w:type="dxa"/>
            <w:vMerge/>
            <w:tcBorders>
              <w:left w:val="double" w:sz="4" w:space="0" w:color="auto"/>
              <w:bottom w:val="single" w:sz="4" w:space="0" w:color="auto"/>
              <w:right w:val="single" w:sz="4" w:space="0" w:color="auto"/>
            </w:tcBorders>
            <w:vAlign w:val="center"/>
          </w:tcPr>
          <w:p w:rsidR="00D10B75" w:rsidRDefault="00D10B75">
            <w:pPr>
              <w:spacing w:after="60" w:line="276" w:lineRule="auto"/>
              <w:jc w:val="center"/>
              <w:rPr>
                <w:lang w:val="de-DE" w:eastAsia="ar-SA"/>
              </w:rPr>
            </w:pPr>
          </w:p>
        </w:tc>
      </w:tr>
      <w:tr w:rsidR="00D10B75" w:rsidTr="00D10B75">
        <w:trPr>
          <w:trHeight w:val="307"/>
          <w:jc w:val="center"/>
        </w:trPr>
        <w:tc>
          <w:tcPr>
            <w:tcW w:w="4561" w:type="dxa"/>
            <w:gridSpan w:val="5"/>
            <w:tcBorders>
              <w:top w:val="single" w:sz="4" w:space="0" w:color="auto"/>
              <w:left w:val="single" w:sz="4" w:space="0" w:color="auto"/>
              <w:bottom w:val="single" w:sz="4" w:space="0" w:color="auto"/>
              <w:right w:val="double" w:sz="4" w:space="0" w:color="auto"/>
            </w:tcBorders>
            <w:hideMark/>
          </w:tcPr>
          <w:p w:rsidR="00D10B75" w:rsidRDefault="00D10B75">
            <w:pPr>
              <w:spacing w:after="60" w:line="276" w:lineRule="auto"/>
              <w:jc w:val="center"/>
              <w:rPr>
                <w:rFonts w:cs="Arial"/>
                <w:lang w:val="de-DE" w:eastAsia="ar-SA"/>
              </w:rPr>
            </w:pPr>
            <w:r>
              <w:rPr>
                <w:lang w:val="de-DE" w:eastAsia="ar-SA"/>
              </w:rPr>
              <w:t>All other cases</w:t>
            </w:r>
          </w:p>
        </w:tc>
        <w:tc>
          <w:tcPr>
            <w:tcW w:w="3689" w:type="dxa"/>
            <w:gridSpan w:val="5"/>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line="276" w:lineRule="auto"/>
              <w:jc w:val="center"/>
              <w:rPr>
                <w:rFonts w:cs="Arial"/>
                <w:lang w:val="de-DE" w:eastAsia="ar-SA"/>
              </w:rPr>
            </w:pPr>
            <w:r>
              <w:rPr>
                <w:lang w:val="de-DE" w:eastAsia="ar-SA"/>
              </w:rPr>
              <w:t>None</w:t>
            </w:r>
          </w:p>
        </w:tc>
        <w:tc>
          <w:tcPr>
            <w:tcW w:w="1953"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Inactive</w:t>
            </w:r>
          </w:p>
        </w:tc>
      </w:tr>
    </w:tbl>
    <w:p w:rsidR="00D10B75" w:rsidRDefault="00D10B75" w:rsidP="00D10B75">
      <w:pPr>
        <w:jc w:val="center"/>
        <w:rPr>
          <w:sz w:val="16"/>
          <w:szCs w:val="16"/>
        </w:rPr>
      </w:pPr>
      <w:r>
        <w:rPr>
          <w:u w:val="single"/>
        </w:rPr>
        <w:t>A</w:t>
      </w:r>
      <w:r>
        <w:t xml:space="preserve">ctive </w:t>
      </w:r>
      <w:r>
        <w:rPr>
          <w:u w:val="single"/>
        </w:rPr>
        <w:t>P</w:t>
      </w:r>
      <w:r>
        <w:t xml:space="preserve">ark </w:t>
      </w:r>
      <w:r>
        <w:rPr>
          <w:u w:val="single"/>
        </w:rPr>
        <w:t>A</w:t>
      </w:r>
      <w:r>
        <w:t>ssist (APA) Internal Variable [</w:t>
      </w:r>
      <w:proofErr w:type="spellStart"/>
      <w:r>
        <w:t>APA_SMenu</w:t>
      </w:r>
      <w:proofErr w:type="spellEnd"/>
      <w:r>
        <w:t>]</w:t>
      </w:r>
    </w:p>
    <w:p w:rsidR="00D10B75" w:rsidRDefault="00D10B75" w:rsidP="00D10B75">
      <w:pPr>
        <w:jc w:val="center"/>
      </w:pPr>
      <w:r>
        <w:t>[</w:t>
      </w:r>
      <w:proofErr w:type="spellStart"/>
      <w:r>
        <w:t>APA_SMenu</w:t>
      </w:r>
      <w:proofErr w:type="spellEnd"/>
      <w:r>
        <w:t>] shall initialize to state ‘inactive’ at battery connect, transition to key RUN, and after 10 seconds of no signal change from the target ECU.</w:t>
      </w:r>
    </w:p>
    <w:p w:rsidR="00D10B75" w:rsidRDefault="00D10B75" w:rsidP="00D10B75">
      <w:pPr>
        <w:jc w:val="center"/>
      </w:pPr>
      <w:r>
        <w:t>PPA selection is “greyed out” if PPA signal indicates “Not Selectable.”</w:t>
      </w:r>
    </w:p>
    <w:p w:rsidR="00D10B75" w:rsidRDefault="00D10B75" w:rsidP="00D10B75"/>
    <w:p w:rsidR="00D10B75" w:rsidRPr="007B1D21" w:rsidRDefault="00D10B75" w:rsidP="00D10B75"/>
    <w:p w:rsidR="00D10B75" w:rsidRPr="00D10B75" w:rsidRDefault="00D10B75" w:rsidP="00D10B75">
      <w:pPr>
        <w:pStyle w:val="Heading5"/>
        <w:rPr>
          <w:b w:val="0"/>
          <w:u w:val="single"/>
        </w:rPr>
      </w:pPr>
      <w:r w:rsidRPr="00D10B75">
        <w:rPr>
          <w:b w:val="0"/>
          <w:u w:val="single"/>
        </w:rPr>
        <w:t xml:space="preserve">CAMERA-FUR-REQ-165451/C-Active Park Assist (APA) Soft Menu Interface General </w:t>
      </w:r>
      <w:proofErr w:type="spellStart"/>
      <w:r w:rsidRPr="00D10B75">
        <w:rPr>
          <w:b w:val="0"/>
          <w:u w:val="single"/>
        </w:rPr>
        <w:t>Requriements</w:t>
      </w:r>
      <w:proofErr w:type="spellEnd"/>
      <w:r w:rsidRPr="00D10B75">
        <w:rPr>
          <w:b w:val="0"/>
          <w:u w:val="single"/>
        </w:rPr>
        <w:t xml:space="preserve"> 2c</w:t>
      </w:r>
    </w:p>
    <w:p w:rsidR="00D10B75" w:rsidRDefault="00D10B75" w:rsidP="00D10B75"/>
    <w:tbl>
      <w:tblPr>
        <w:tblW w:w="10203" w:type="dxa"/>
        <w:jc w:val="center"/>
        <w:tblLook w:val="04A0" w:firstRow="1" w:lastRow="0" w:firstColumn="1" w:lastColumn="0" w:noHBand="0" w:noVBand="1"/>
      </w:tblPr>
      <w:tblGrid>
        <w:gridCol w:w="713"/>
        <w:gridCol w:w="2002"/>
        <w:gridCol w:w="575"/>
        <w:gridCol w:w="628"/>
        <w:gridCol w:w="575"/>
        <w:gridCol w:w="777"/>
        <w:gridCol w:w="777"/>
        <w:gridCol w:w="730"/>
        <w:gridCol w:w="777"/>
        <w:gridCol w:w="730"/>
        <w:gridCol w:w="1919"/>
      </w:tblGrid>
      <w:tr w:rsidR="00D10B75" w:rsidTr="00D10B75">
        <w:trPr>
          <w:cantSplit/>
          <w:trHeight w:val="2388"/>
          <w:jc w:val="center"/>
        </w:trPr>
        <w:tc>
          <w:tcPr>
            <w:tcW w:w="712"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ind w:left="113" w:right="113"/>
              <w:jc w:val="center"/>
              <w:rPr>
                <w:rFonts w:cs="Arial"/>
                <w:sz w:val="16"/>
                <w:szCs w:val="16"/>
                <w:lang w:val="de-DE" w:eastAsia="ja-JP"/>
              </w:rPr>
            </w:pPr>
            <w:r>
              <w:rPr>
                <w:sz w:val="16"/>
                <w:szCs w:val="16"/>
                <w:lang w:val="de-DE"/>
              </w:rPr>
              <w:t>Operational Mode</w:t>
            </w:r>
          </w:p>
        </w:tc>
        <w:tc>
          <w:tcPr>
            <w:tcW w:w="203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after="60" w:line="276" w:lineRule="auto"/>
              <w:jc w:val="center"/>
              <w:rPr>
                <w:rFonts w:cs="Arial"/>
                <w:b/>
                <w:lang w:val="de-DE" w:eastAsia="ar-SA"/>
              </w:rPr>
            </w:pPr>
            <w:r>
              <w:rPr>
                <w:b/>
                <w:bCs/>
                <w:kern w:val="32"/>
                <w:lang w:val="de-DE" w:eastAsia="ar-SA"/>
              </w:rPr>
              <w:t>[</w:t>
            </w:r>
            <w:r>
              <w:rPr>
                <w:b/>
                <w:lang w:val="de-DE"/>
              </w:rPr>
              <w:t>ApaMde_D_Stat</w:t>
            </w:r>
            <w:r>
              <w:rPr>
                <w:b/>
                <w:bCs/>
                <w:kern w:val="32"/>
                <w:lang w:val="de-DE" w:eastAsia="ar-SA"/>
              </w:rPr>
              <w:t>]</w:t>
            </w:r>
          </w:p>
        </w:tc>
        <w:tc>
          <w:tcPr>
            <w:tcW w:w="581"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[ApaSelSapp_D_Stat]</w:t>
            </w:r>
          </w:p>
        </w:tc>
        <w:tc>
          <w:tcPr>
            <w:tcW w:w="649"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[ApaSelPpa_D_Stat]</w:t>
            </w:r>
          </w:p>
        </w:tc>
        <w:tc>
          <w:tcPr>
            <w:tcW w:w="581" w:type="dxa"/>
            <w:tcBorders>
              <w:top w:val="single" w:sz="4" w:space="0" w:color="auto"/>
              <w:left w:val="sing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[ApaSelPoa_D_Stat]</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APA_SB1 (SAPP) selection allowed?</w:t>
            </w:r>
          </w:p>
        </w:tc>
        <w:tc>
          <w:tcPr>
            <w:tcW w:w="581"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APA_SB2 (PPA) selection allowed?</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APA_SB3 (POA) selection allowed?</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line="276" w:lineRule="auto"/>
              <w:ind w:left="113" w:right="113"/>
              <w:jc w:val="center"/>
              <w:rPr>
                <w:rFonts w:cs="Arial"/>
                <w:b/>
                <w:bCs/>
                <w:kern w:val="32"/>
                <w:lang w:val="de-DE" w:eastAsia="ar-SA"/>
              </w:rPr>
            </w:pPr>
            <w:r>
              <w:rPr>
                <w:b/>
                <w:bCs/>
                <w:kern w:val="32"/>
                <w:lang w:val="de-DE" w:eastAsia="ar-SA"/>
              </w:rPr>
              <w:t>APA_SB4 (OFF) selection allowed?</w:t>
            </w:r>
          </w:p>
        </w:tc>
        <w:tc>
          <w:tcPr>
            <w:tcW w:w="777" w:type="dxa"/>
            <w:tcBorders>
              <w:top w:val="single" w:sz="4" w:space="0" w:color="auto"/>
              <w:left w:val="double" w:sz="4" w:space="0" w:color="auto"/>
              <w:bottom w:val="double" w:sz="4" w:space="0" w:color="auto"/>
              <w:right w:val="double" w:sz="4" w:space="0" w:color="auto"/>
            </w:tcBorders>
            <w:shd w:val="clear" w:color="auto" w:fill="D9D9D9" w:themeFill="background1" w:themeFillShade="D9"/>
            <w:textDirection w:val="btLr"/>
            <w:vAlign w:val="center"/>
            <w:hideMark/>
          </w:tcPr>
          <w:p w:rsidR="00D10B75" w:rsidRDefault="00D10B75">
            <w:pPr>
              <w:spacing w:after="60" w:line="276" w:lineRule="auto"/>
              <w:jc w:val="center"/>
              <w:rPr>
                <w:rFonts w:cs="Arial"/>
                <w:b/>
                <w:bCs/>
                <w:kern w:val="32"/>
                <w:lang w:val="de-DE" w:eastAsia="ar-SA"/>
              </w:rPr>
            </w:pPr>
            <w:r>
              <w:rPr>
                <w:b/>
                <w:bCs/>
                <w:kern w:val="32"/>
                <w:lang w:val="de-DE" w:eastAsia="ar-SA"/>
              </w:rPr>
              <w:t>APA_SB5 (INFO) selection allowed?</w:t>
            </w:r>
          </w:p>
        </w:tc>
        <w:tc>
          <w:tcPr>
            <w:tcW w:w="1953" w:type="dxa"/>
            <w:tcBorders>
              <w:top w:val="single" w:sz="4" w:space="0" w:color="auto"/>
              <w:left w:val="doub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after="60" w:line="276" w:lineRule="auto"/>
              <w:jc w:val="center"/>
              <w:rPr>
                <w:rFonts w:cs="Arial"/>
                <w:b/>
                <w:lang w:val="de-DE" w:eastAsia="ar-SA"/>
              </w:rPr>
            </w:pPr>
            <w:r>
              <w:rPr>
                <w:b/>
                <w:bCs/>
                <w:kern w:val="32"/>
                <w:lang w:val="de-DE" w:eastAsia="ar-SA"/>
              </w:rPr>
              <w:t>[</w:t>
            </w:r>
            <w:r>
              <w:rPr>
                <w:b/>
                <w:lang w:val="de-DE"/>
              </w:rPr>
              <w:t>APA_SMenu</w:t>
            </w:r>
            <w:r>
              <w:rPr>
                <w:b/>
                <w:bCs/>
                <w:kern w:val="32"/>
                <w:lang w:val="de-DE" w:eastAsia="ar-SA"/>
              </w:rPr>
              <w:t>]</w:t>
            </w:r>
          </w:p>
        </w:tc>
      </w:tr>
      <w:tr w:rsidR="00D10B75" w:rsidTr="00D10B75">
        <w:trPr>
          <w:trHeight w:val="1725"/>
          <w:jc w:val="center"/>
        </w:trPr>
        <w:tc>
          <w:tcPr>
            <w:tcW w:w="71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spacing w:line="276" w:lineRule="auto"/>
              <w:ind w:left="113" w:right="113"/>
              <w:jc w:val="center"/>
              <w:rPr>
                <w:rFonts w:cs="Arial"/>
                <w:lang w:val="de-DE" w:eastAsia="ja-JP"/>
              </w:rPr>
            </w:pPr>
            <w:r>
              <w:rPr>
                <w:lang w:val="de-DE"/>
              </w:rPr>
              <w:t>Run</w:t>
            </w:r>
          </w:p>
          <w:p w:rsidR="00D10B75" w:rsidRDefault="00D10B75">
            <w:pPr>
              <w:spacing w:line="276" w:lineRule="auto"/>
              <w:ind w:left="113" w:right="113"/>
              <w:jc w:val="center"/>
              <w:rPr>
                <w:rFonts w:cs="Arial"/>
                <w:lang w:val="de-DE" w:eastAsia="ja-JP"/>
              </w:rPr>
            </w:pPr>
            <w:r>
              <w:rPr>
                <w:sz w:val="16"/>
                <w:szCs w:val="16"/>
                <w:lang w:val="de-DE"/>
              </w:rPr>
              <w:t>(as per Operational Modes and Voltage Range Definition)</w:t>
            </w:r>
          </w:p>
        </w:tc>
        <w:tc>
          <w:tcPr>
            <w:tcW w:w="2038"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lang w:val="de-DE" w:eastAsia="ar-SA"/>
              </w:rPr>
            </w:pPr>
            <w:r>
              <w:rPr>
                <w:lang w:val="de-DE" w:eastAsia="ar-SA"/>
              </w:rPr>
              <w:t>0x2-SAPP</w:t>
            </w:r>
          </w:p>
          <w:p w:rsidR="00D10B75" w:rsidRDefault="00D10B75">
            <w:pPr>
              <w:spacing w:line="276" w:lineRule="auto"/>
              <w:jc w:val="center"/>
              <w:rPr>
                <w:lang w:val="de-DE" w:eastAsia="ar-SA"/>
              </w:rPr>
            </w:pPr>
            <w:r>
              <w:rPr>
                <w:lang w:val="de-DE" w:eastAsia="ar-SA"/>
              </w:rPr>
              <w:t>0x3 PPA</w:t>
            </w:r>
          </w:p>
          <w:p w:rsidR="00D10B75" w:rsidRDefault="00D10B75">
            <w:pPr>
              <w:spacing w:after="60" w:line="276" w:lineRule="auto"/>
              <w:jc w:val="center"/>
              <w:rPr>
                <w:rFonts w:cs="Arial"/>
                <w:lang w:val="de-DE" w:eastAsia="ar-SA"/>
              </w:rPr>
            </w:pPr>
            <w:r>
              <w:rPr>
                <w:lang w:val="de-DE" w:eastAsia="ar-SA"/>
              </w:rPr>
              <w:t>0x4 POA</w:t>
            </w:r>
          </w:p>
        </w:tc>
        <w:tc>
          <w:tcPr>
            <w:tcW w:w="5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6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581"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sidRPr="00314F7A">
              <w:rPr>
                <w:lang w:val="de-DE" w:eastAsia="ar-SA"/>
              </w:rPr>
              <w:t>0x1</w:t>
            </w:r>
          </w:p>
        </w:tc>
        <w:tc>
          <w:tcPr>
            <w:tcW w:w="777"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sz w:val="16"/>
                <w:szCs w:val="16"/>
                <w:lang w:val="de-DE" w:eastAsia="ar-SA"/>
              </w:rPr>
              <w:t>No Change</w:t>
            </w:r>
          </w:p>
        </w:tc>
        <w:tc>
          <w:tcPr>
            <w:tcW w:w="581"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sz w:val="16"/>
                <w:szCs w:val="16"/>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sz w:val="16"/>
                <w:szCs w:val="16"/>
                <w:lang w:val="de-DE" w:eastAsia="ar-SA"/>
              </w:rPr>
            </w:pPr>
            <w:r>
              <w:rPr>
                <w:lang w:val="de-DE" w:eastAsia="ar-SA"/>
              </w:rPr>
              <w:t>Yes</w:t>
            </w:r>
          </w:p>
        </w:tc>
        <w:tc>
          <w:tcPr>
            <w:tcW w:w="777"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Yes</w:t>
            </w:r>
          </w:p>
        </w:tc>
        <w:tc>
          <w:tcPr>
            <w:tcW w:w="1953" w:type="dxa"/>
            <w:vMerge w:val="restart"/>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Set equal to [ApaMde_D_Stat]</w:t>
            </w:r>
          </w:p>
        </w:tc>
      </w:tr>
      <w:tr w:rsidR="00D10B75" w:rsidTr="00D10B75">
        <w:trPr>
          <w:trHeight w:val="17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58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6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581"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0x2</w:t>
            </w:r>
          </w:p>
        </w:tc>
        <w:tc>
          <w:tcPr>
            <w:tcW w:w="777"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sz w:val="16"/>
                <w:szCs w:val="16"/>
                <w:lang w:val="de-DE" w:eastAsia="ar-SA"/>
              </w:rPr>
            </w:pPr>
            <w:r>
              <w:rPr>
                <w:sz w:val="16"/>
                <w:szCs w:val="16"/>
                <w:lang w:val="de-DE" w:eastAsia="ar-SA"/>
              </w:rPr>
              <w:t>No Change</w:t>
            </w:r>
          </w:p>
        </w:tc>
        <w:tc>
          <w:tcPr>
            <w:tcW w:w="581"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sz w:val="16"/>
                <w:szCs w:val="16"/>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No</w:t>
            </w:r>
          </w:p>
        </w:tc>
        <w:tc>
          <w:tcPr>
            <w:tcW w:w="777"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sz w:val="16"/>
                <w:szCs w:val="16"/>
                <w:lang w:val="de-DE" w:eastAsia="ar-SA"/>
              </w:rPr>
              <w:t>No Change</w:t>
            </w:r>
          </w:p>
        </w:tc>
        <w:tc>
          <w:tcPr>
            <w:tcW w:w="777" w:type="dxa"/>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No</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D10B75" w:rsidRDefault="00D10B75">
            <w:pPr>
              <w:rPr>
                <w:rFonts w:cs="Arial"/>
                <w:lang w:val="de-DE" w:eastAsia="ar-SA"/>
              </w:rPr>
            </w:pPr>
          </w:p>
        </w:tc>
      </w:tr>
      <w:tr w:rsidR="00D10B75" w:rsidTr="00D10B75">
        <w:trPr>
          <w:trHeight w:val="307"/>
          <w:jc w:val="center"/>
        </w:trPr>
        <w:tc>
          <w:tcPr>
            <w:tcW w:w="4561" w:type="dxa"/>
            <w:gridSpan w:val="5"/>
            <w:tcBorders>
              <w:top w:val="single" w:sz="4" w:space="0" w:color="auto"/>
              <w:left w:val="single" w:sz="4" w:space="0" w:color="auto"/>
              <w:bottom w:val="single" w:sz="4" w:space="0" w:color="auto"/>
              <w:right w:val="double" w:sz="4" w:space="0" w:color="auto"/>
            </w:tcBorders>
            <w:hideMark/>
          </w:tcPr>
          <w:p w:rsidR="00D10B75" w:rsidRDefault="00D10B75">
            <w:pPr>
              <w:spacing w:after="60" w:line="276" w:lineRule="auto"/>
              <w:jc w:val="center"/>
              <w:rPr>
                <w:rFonts w:cs="Arial"/>
                <w:lang w:val="de-DE" w:eastAsia="ar-SA"/>
              </w:rPr>
            </w:pPr>
            <w:r>
              <w:rPr>
                <w:lang w:val="de-DE" w:eastAsia="ar-SA"/>
              </w:rPr>
              <w:t>All other cases</w:t>
            </w:r>
          </w:p>
        </w:tc>
        <w:tc>
          <w:tcPr>
            <w:tcW w:w="3689" w:type="dxa"/>
            <w:gridSpan w:val="5"/>
            <w:tcBorders>
              <w:top w:val="single" w:sz="4" w:space="0" w:color="auto"/>
              <w:left w:val="double" w:sz="4" w:space="0" w:color="auto"/>
              <w:bottom w:val="single" w:sz="4" w:space="0" w:color="auto"/>
              <w:right w:val="double" w:sz="4" w:space="0" w:color="auto"/>
            </w:tcBorders>
            <w:vAlign w:val="center"/>
            <w:hideMark/>
          </w:tcPr>
          <w:p w:rsidR="00D10B75" w:rsidRDefault="00D10B75">
            <w:pPr>
              <w:spacing w:after="60" w:line="276" w:lineRule="auto"/>
              <w:jc w:val="center"/>
              <w:rPr>
                <w:rFonts w:cs="Arial"/>
                <w:lang w:val="de-DE" w:eastAsia="ar-SA"/>
              </w:rPr>
            </w:pPr>
            <w:r>
              <w:rPr>
                <w:lang w:val="de-DE" w:eastAsia="ar-SA"/>
              </w:rPr>
              <w:t>None</w:t>
            </w:r>
          </w:p>
        </w:tc>
        <w:tc>
          <w:tcPr>
            <w:tcW w:w="1953"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line="276" w:lineRule="auto"/>
              <w:jc w:val="center"/>
              <w:rPr>
                <w:rFonts w:cs="Arial"/>
                <w:lang w:val="de-DE" w:eastAsia="ar-SA"/>
              </w:rPr>
            </w:pPr>
            <w:r>
              <w:rPr>
                <w:lang w:val="de-DE" w:eastAsia="ar-SA"/>
              </w:rPr>
              <w:t>Inactive</w:t>
            </w:r>
          </w:p>
        </w:tc>
      </w:tr>
    </w:tbl>
    <w:p w:rsidR="00D10B75" w:rsidRDefault="00D10B75" w:rsidP="00D10B75">
      <w:pPr>
        <w:jc w:val="center"/>
        <w:rPr>
          <w:sz w:val="16"/>
          <w:szCs w:val="16"/>
        </w:rPr>
      </w:pPr>
      <w:r>
        <w:rPr>
          <w:u w:val="single"/>
        </w:rPr>
        <w:t>A</w:t>
      </w:r>
      <w:r>
        <w:t xml:space="preserve">ctive </w:t>
      </w:r>
      <w:r>
        <w:rPr>
          <w:u w:val="single"/>
        </w:rPr>
        <w:t>P</w:t>
      </w:r>
      <w:r>
        <w:t xml:space="preserve">ark </w:t>
      </w:r>
      <w:r>
        <w:rPr>
          <w:u w:val="single"/>
        </w:rPr>
        <w:t>A</w:t>
      </w:r>
      <w:r>
        <w:t>ssist (APA) Internal Variable [</w:t>
      </w:r>
      <w:proofErr w:type="spellStart"/>
      <w:r>
        <w:t>APA_SMenu</w:t>
      </w:r>
      <w:proofErr w:type="spellEnd"/>
      <w:r>
        <w:t>]</w:t>
      </w:r>
    </w:p>
    <w:p w:rsidR="00D10B75" w:rsidRDefault="00D10B75" w:rsidP="00D10B75">
      <w:pPr>
        <w:jc w:val="center"/>
      </w:pPr>
      <w:r>
        <w:t>[</w:t>
      </w:r>
      <w:proofErr w:type="spellStart"/>
      <w:r>
        <w:t>APA_SMenu</w:t>
      </w:r>
      <w:proofErr w:type="spellEnd"/>
      <w:r>
        <w:t>] shall initialize to state ‘inactive’ at battery connect, transition to key RUN, and after 5 seconds of no signal change from the target ECU.</w:t>
      </w:r>
    </w:p>
    <w:p w:rsidR="00D10B75" w:rsidRDefault="00D10B75" w:rsidP="00D10B75">
      <w:pPr>
        <w:jc w:val="center"/>
      </w:pPr>
      <w:r>
        <w:t>POA and INFO selections are “greyed out” if POA signal indicates “Not Selectable.”</w:t>
      </w:r>
    </w:p>
    <w:p w:rsidR="00D10B75" w:rsidRDefault="00D10B75" w:rsidP="00D10B75"/>
    <w:p w:rsidR="00D10B75" w:rsidRDefault="00D10B75" w:rsidP="00D10B75"/>
    <w:p w:rsidR="00D10B75" w:rsidRDefault="00D10B75" w:rsidP="00D10B75">
      <w:pPr>
        <w:pStyle w:val="Heading4"/>
      </w:pPr>
      <w:r>
        <w:lastRenderedPageBreak/>
        <w:t>Active Park Assist (APA) Soft Menu Interface General Requirements 3</w:t>
      </w:r>
    </w:p>
    <w:p w:rsidR="00D10B75" w:rsidRPr="00D10B75" w:rsidRDefault="00D10B75" w:rsidP="00D10B75">
      <w:pPr>
        <w:pStyle w:val="Heading5"/>
        <w:rPr>
          <w:b w:val="0"/>
          <w:u w:val="single"/>
        </w:rPr>
      </w:pPr>
      <w:r w:rsidRPr="00D10B75">
        <w:rPr>
          <w:b w:val="0"/>
          <w:u w:val="single"/>
        </w:rPr>
        <w:t>CAMERA-FUR-REQ-166831/A-Active Park Assist (APA) Soft Menu Interface General Requirements 3</w:t>
      </w:r>
    </w:p>
    <w:p w:rsidR="00D10B75" w:rsidRDefault="00D10B75" w:rsidP="00D10B75">
      <w:r>
        <w:t>[</w:t>
      </w:r>
      <w:proofErr w:type="spellStart"/>
      <w:r>
        <w:t>APA_SBtn</w:t>
      </w:r>
      <w:proofErr w:type="spellEnd"/>
      <w:r>
        <w:t>] is an internal HMI parameter that tracks button press status. Debounce and arbitration of this variable (e.g. how to handle multiple presses, simultaneous presses and other error cases) shall be defined and contained within the HMI ECU and shall follow all applicable Ford design standards.</w:t>
      </w:r>
    </w:p>
    <w:p w:rsidR="00D10B75" w:rsidRDefault="00D10B75" w:rsidP="00D10B75"/>
    <w:p w:rsidR="00D10B75" w:rsidRDefault="00D10B75" w:rsidP="00D10B75">
      <w:r>
        <w:t>[</w:t>
      </w:r>
      <w:proofErr w:type="spellStart"/>
      <w:r>
        <w:t>APA_SBtn</w:t>
      </w:r>
      <w:proofErr w:type="spellEnd"/>
      <w:r>
        <w:t>] may only have one active state at any given time no matter how many buttons the vehicle user is simultaneously pressing.</w:t>
      </w:r>
    </w:p>
    <w:p w:rsidR="00D10B75" w:rsidRPr="00D53190" w:rsidRDefault="00D10B75" w:rsidP="00D10B75"/>
    <w:p w:rsidR="00D10B75" w:rsidRPr="00D10B75" w:rsidRDefault="00D10B75" w:rsidP="00D10B75">
      <w:pPr>
        <w:pStyle w:val="Heading5"/>
        <w:rPr>
          <w:b w:val="0"/>
          <w:u w:val="single"/>
        </w:rPr>
      </w:pPr>
      <w:r w:rsidRPr="00D10B75">
        <w:rPr>
          <w:b w:val="0"/>
          <w:u w:val="single"/>
        </w:rPr>
        <w:t>FUR-REQ-161351/A-Active Park Assist (APA) Soft Menu Interface General Requirements 3a</w:t>
      </w:r>
    </w:p>
    <w:p w:rsidR="00D10B75" w:rsidRPr="00AE06BC" w:rsidRDefault="00D10B75" w:rsidP="00D10B75"/>
    <w:tbl>
      <w:tblPr>
        <w:tblStyle w:val="TableGrid"/>
        <w:tblW w:w="5038" w:type="dxa"/>
        <w:jc w:val="center"/>
        <w:tblLook w:val="04A0" w:firstRow="1" w:lastRow="0" w:firstColumn="1" w:lastColumn="0" w:noHBand="0" w:noVBand="1"/>
      </w:tblPr>
      <w:tblGrid>
        <w:gridCol w:w="3499"/>
        <w:gridCol w:w="1539"/>
      </w:tblGrid>
      <w:tr w:rsidR="00D10B75" w:rsidTr="00D10B75">
        <w:trPr>
          <w:trHeight w:val="404"/>
          <w:jc w:val="center"/>
        </w:trPr>
        <w:tc>
          <w:tcPr>
            <w:tcW w:w="3499"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after="60"/>
              <w:jc w:val="center"/>
              <w:rPr>
                <w:rFonts w:cs="Arial"/>
                <w:b/>
                <w:lang w:val="de-DE" w:eastAsia="ar-SA"/>
              </w:rPr>
            </w:pPr>
            <w:r>
              <w:rPr>
                <w:b/>
                <w:bCs/>
                <w:kern w:val="32"/>
                <w:lang w:val="de-DE" w:eastAsia="ar-SA"/>
              </w:rPr>
              <w:t>HMI debounced button press status</w:t>
            </w:r>
          </w:p>
        </w:tc>
        <w:tc>
          <w:tcPr>
            <w:tcW w:w="1539" w:type="dxa"/>
            <w:tcBorders>
              <w:top w:val="single" w:sz="4" w:space="0" w:color="auto"/>
              <w:left w:val="doub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after="60"/>
              <w:jc w:val="center"/>
              <w:rPr>
                <w:rFonts w:cs="Arial"/>
                <w:b/>
                <w:lang w:val="de-DE" w:eastAsia="ar-SA"/>
              </w:rPr>
            </w:pPr>
            <w:r>
              <w:rPr>
                <w:b/>
                <w:bCs/>
                <w:kern w:val="32"/>
                <w:lang w:val="de-DE" w:eastAsia="ar-SA"/>
              </w:rPr>
              <w:t>[APA_SBtn] State</w:t>
            </w:r>
          </w:p>
        </w:tc>
      </w:tr>
      <w:tr w:rsidR="00D10B75" w:rsidTr="00D10B75">
        <w:trPr>
          <w:trHeight w:val="307"/>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No soft button is pressed</w:t>
            </w:r>
          </w:p>
        </w:tc>
        <w:tc>
          <w:tcPr>
            <w:tcW w:w="153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APA_SB0</w:t>
            </w:r>
          </w:p>
        </w:tc>
      </w:tr>
      <w:tr w:rsidR="00D10B75" w:rsidTr="00D10B75">
        <w:trPr>
          <w:trHeight w:val="307"/>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Soft button 1 (SAPP) is pressed</w:t>
            </w:r>
          </w:p>
        </w:tc>
        <w:tc>
          <w:tcPr>
            <w:tcW w:w="153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APA_SB1</w:t>
            </w:r>
          </w:p>
        </w:tc>
      </w:tr>
      <w:tr w:rsidR="00D10B75" w:rsidTr="00D10B75">
        <w:trPr>
          <w:trHeight w:val="307"/>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Soft button 2 (PPA) is pressed</w:t>
            </w:r>
          </w:p>
        </w:tc>
        <w:tc>
          <w:tcPr>
            <w:tcW w:w="153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APA_SB2</w:t>
            </w:r>
          </w:p>
        </w:tc>
      </w:tr>
      <w:tr w:rsidR="00D10B75" w:rsidTr="00D10B75">
        <w:trPr>
          <w:trHeight w:val="307"/>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Soft button 3 (POA) is pressed</w:t>
            </w:r>
          </w:p>
        </w:tc>
        <w:tc>
          <w:tcPr>
            <w:tcW w:w="153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APA_SB3</w:t>
            </w:r>
          </w:p>
        </w:tc>
      </w:tr>
      <w:tr w:rsidR="00D10B75" w:rsidTr="00D10B75">
        <w:trPr>
          <w:trHeight w:val="307"/>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Soft button 4 (OFF) is pressed</w:t>
            </w:r>
          </w:p>
        </w:tc>
        <w:tc>
          <w:tcPr>
            <w:tcW w:w="153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APA_SB4</w:t>
            </w:r>
          </w:p>
        </w:tc>
      </w:tr>
      <w:tr w:rsidR="00D10B75" w:rsidTr="00D10B75">
        <w:trPr>
          <w:trHeight w:val="307"/>
          <w:jc w:val="center"/>
        </w:trPr>
        <w:tc>
          <w:tcPr>
            <w:tcW w:w="349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Soft button 5 (INFO) is pressed</w:t>
            </w:r>
          </w:p>
        </w:tc>
        <w:tc>
          <w:tcPr>
            <w:tcW w:w="1539"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APA_SB5</w:t>
            </w:r>
          </w:p>
        </w:tc>
      </w:tr>
    </w:tbl>
    <w:p w:rsidR="00D10B75" w:rsidRDefault="00D10B75" w:rsidP="00D10B75">
      <w:pPr>
        <w:pStyle w:val="Caption"/>
        <w:jc w:val="center"/>
        <w:rPr>
          <w:sz w:val="16"/>
          <w:szCs w:val="16"/>
        </w:rPr>
      </w:pPr>
      <w:r>
        <w:rPr>
          <w:u w:val="single"/>
        </w:rPr>
        <w:t>A</w:t>
      </w:r>
      <w:r>
        <w:t xml:space="preserve">ctive </w:t>
      </w:r>
      <w:r>
        <w:rPr>
          <w:u w:val="single"/>
        </w:rPr>
        <w:t>P</w:t>
      </w:r>
      <w:r>
        <w:t xml:space="preserve">ark </w:t>
      </w:r>
      <w:r>
        <w:rPr>
          <w:u w:val="single"/>
        </w:rPr>
        <w:t>A</w:t>
      </w:r>
      <w:r>
        <w:t>ssist (APA) Internal Variable [</w:t>
      </w:r>
      <w:proofErr w:type="spellStart"/>
      <w:r>
        <w:t>APA_SBtn</w:t>
      </w:r>
      <w:proofErr w:type="spellEnd"/>
      <w:r>
        <w:t>]</w:t>
      </w:r>
    </w:p>
    <w:p w:rsidR="00D10B75" w:rsidRPr="003C1C6A" w:rsidRDefault="00D10B75" w:rsidP="00D10B75"/>
    <w:p w:rsidR="00D10B75" w:rsidRDefault="00D10B75" w:rsidP="00D10B75">
      <w:pPr>
        <w:pStyle w:val="Heading4"/>
      </w:pPr>
      <w:r>
        <w:t>Active Park Assist (APA) Soft Menu Interface General Requirements 4</w:t>
      </w:r>
    </w:p>
    <w:p w:rsidR="00D10B75" w:rsidRPr="00D10B75" w:rsidRDefault="00D10B75" w:rsidP="00D10B75">
      <w:pPr>
        <w:pStyle w:val="Heading5"/>
        <w:rPr>
          <w:b w:val="0"/>
          <w:u w:val="single"/>
        </w:rPr>
      </w:pPr>
      <w:r w:rsidRPr="00D10B75">
        <w:rPr>
          <w:b w:val="0"/>
          <w:u w:val="single"/>
        </w:rPr>
        <w:t>CAMERA-FUR-REQ-166832/A-Active Park Assist (APA) Soft Menu Interface General Requirements 4</w:t>
      </w:r>
    </w:p>
    <w:p w:rsidR="00D10B75" w:rsidRDefault="00D10B75" w:rsidP="00D10B75">
      <w:r>
        <w:t>The infotainment display system shall set the APA command request based on the current status of the internal variable [</w:t>
      </w:r>
      <w:proofErr w:type="spellStart"/>
      <w:r>
        <w:t>APA_SMenu</w:t>
      </w:r>
      <w:proofErr w:type="spellEnd"/>
      <w:r>
        <w:t>] and [</w:t>
      </w:r>
      <w:proofErr w:type="spellStart"/>
      <w:r>
        <w:t>APA_SBtn</w:t>
      </w:r>
      <w:proofErr w:type="spellEnd"/>
      <w:r>
        <w:t>].</w:t>
      </w:r>
    </w:p>
    <w:p w:rsidR="00D10B75" w:rsidRPr="00DC3683" w:rsidRDefault="00D10B75" w:rsidP="00D10B75"/>
    <w:p w:rsidR="00D10B75" w:rsidRPr="00D10B75" w:rsidRDefault="00D10B75" w:rsidP="00D10B75">
      <w:pPr>
        <w:pStyle w:val="Heading5"/>
        <w:rPr>
          <w:b w:val="0"/>
          <w:u w:val="single"/>
        </w:rPr>
      </w:pPr>
      <w:r w:rsidRPr="00D10B75">
        <w:rPr>
          <w:b w:val="0"/>
          <w:u w:val="single"/>
        </w:rPr>
        <w:t>FUR-REQ-161352/A-Active Park Assist (APA) Soft Menu Interface General Requirements 4a</w:t>
      </w:r>
    </w:p>
    <w:p w:rsidR="00D10B75" w:rsidRPr="00AE06BC" w:rsidRDefault="00D10B75" w:rsidP="00D10B75"/>
    <w:tbl>
      <w:tblPr>
        <w:tblStyle w:val="TableGrid"/>
        <w:tblW w:w="6871" w:type="dxa"/>
        <w:jc w:val="center"/>
        <w:tblLook w:val="04A0" w:firstRow="1" w:lastRow="0" w:firstColumn="1" w:lastColumn="0" w:noHBand="0" w:noVBand="1"/>
      </w:tblPr>
      <w:tblGrid>
        <w:gridCol w:w="3049"/>
        <w:gridCol w:w="1350"/>
        <w:gridCol w:w="2472"/>
      </w:tblGrid>
      <w:tr w:rsidR="00D10B75" w:rsidTr="00D10B75">
        <w:trPr>
          <w:trHeight w:val="404"/>
          <w:jc w:val="center"/>
        </w:trPr>
        <w:tc>
          <w:tcPr>
            <w:tcW w:w="3049"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after="60"/>
              <w:jc w:val="center"/>
              <w:rPr>
                <w:rFonts w:cs="Arial"/>
                <w:b/>
                <w:lang w:val="de-DE" w:eastAsia="ar-SA"/>
              </w:rPr>
            </w:pPr>
            <w:r>
              <w:rPr>
                <w:b/>
                <w:bCs/>
                <w:kern w:val="32"/>
                <w:lang w:val="de-DE" w:eastAsia="ar-SA"/>
              </w:rPr>
              <w:t>[</w:t>
            </w:r>
            <w:r>
              <w:rPr>
                <w:b/>
                <w:lang w:val="de-DE"/>
              </w:rPr>
              <w:t>APA_SMenu</w:t>
            </w:r>
            <w:r>
              <w:rPr>
                <w:b/>
                <w:bCs/>
                <w:kern w:val="32"/>
                <w:lang w:val="de-DE" w:eastAsia="ar-SA"/>
              </w:rPr>
              <w:t>]</w:t>
            </w:r>
          </w:p>
        </w:tc>
        <w:tc>
          <w:tcPr>
            <w:tcW w:w="1350" w:type="dxa"/>
            <w:tcBorders>
              <w:top w:val="single" w:sz="4" w:space="0" w:color="auto"/>
              <w:left w:val="single" w:sz="4" w:space="0" w:color="auto"/>
              <w:bottom w:val="double" w:sz="4" w:space="0" w:color="auto"/>
              <w:right w:val="double" w:sz="4" w:space="0" w:color="auto"/>
            </w:tcBorders>
            <w:shd w:val="clear" w:color="auto" w:fill="D9D9D9" w:themeFill="background1" w:themeFillShade="D9"/>
            <w:vAlign w:val="center"/>
            <w:hideMark/>
          </w:tcPr>
          <w:p w:rsidR="00D10B75" w:rsidRDefault="00D10B75">
            <w:pPr>
              <w:spacing w:after="60"/>
              <w:jc w:val="center"/>
              <w:rPr>
                <w:rFonts w:cs="Arial"/>
                <w:b/>
                <w:bCs/>
                <w:kern w:val="32"/>
                <w:lang w:val="de-DE" w:eastAsia="ar-SA"/>
              </w:rPr>
            </w:pPr>
            <w:r>
              <w:rPr>
                <w:b/>
                <w:bCs/>
                <w:kern w:val="32"/>
                <w:lang w:val="de-DE" w:eastAsia="ar-SA"/>
              </w:rPr>
              <w:t>[APA_SBtn]</w:t>
            </w:r>
          </w:p>
        </w:tc>
        <w:tc>
          <w:tcPr>
            <w:tcW w:w="2472" w:type="dxa"/>
            <w:tcBorders>
              <w:top w:val="single" w:sz="4" w:space="0" w:color="auto"/>
              <w:left w:val="doub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spacing w:after="60"/>
              <w:jc w:val="center"/>
              <w:rPr>
                <w:rFonts w:cs="Arial"/>
                <w:b/>
                <w:lang w:val="de-DE" w:eastAsia="ar-SA"/>
              </w:rPr>
            </w:pPr>
            <w:r>
              <w:rPr>
                <w:b/>
                <w:bCs/>
                <w:kern w:val="32"/>
                <w:lang w:val="de-DE" w:eastAsia="ar-SA"/>
              </w:rPr>
              <w:t>[</w:t>
            </w:r>
            <w:r>
              <w:rPr>
                <w:b/>
                <w:lang w:val="de-DE" w:eastAsia="ar-SA"/>
              </w:rPr>
              <w:t>ApaMdeStat_D_RqDrv]</w:t>
            </w:r>
          </w:p>
        </w:tc>
      </w:tr>
      <w:tr w:rsidR="00D10B75" w:rsidTr="00D10B75">
        <w:trPr>
          <w:trHeight w:val="307"/>
          <w:jc w:val="center"/>
        </w:trPr>
        <w:tc>
          <w:tcPr>
            <w:tcW w:w="304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F80951">
            <w:pPr>
              <w:numPr>
                <w:ilvl w:val="0"/>
                <w:numId w:val="11"/>
              </w:numPr>
              <w:jc w:val="center"/>
              <w:rPr>
                <w:sz w:val="16"/>
                <w:szCs w:val="16"/>
                <w:lang w:val="de-DE" w:eastAsia="ar-SA"/>
              </w:rPr>
            </w:pPr>
            <w:r>
              <w:rPr>
                <w:sz w:val="16"/>
                <w:szCs w:val="16"/>
                <w:lang w:val="de-DE" w:eastAsia="ar-SA"/>
              </w:rPr>
              <w:t>Transition into Inactive (OFF)</w:t>
            </w: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0x0-Inactive*</w:t>
            </w:r>
          </w:p>
        </w:tc>
      </w:tr>
      <w:tr w:rsidR="00D10B75" w:rsidTr="00D10B75">
        <w:trPr>
          <w:trHeight w:val="307"/>
          <w:jc w:val="center"/>
        </w:trPr>
        <w:tc>
          <w:tcPr>
            <w:tcW w:w="3049"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Inactive</w:t>
            </w: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APA_SB0</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0x0-Inactive</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APA_SB1</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0x1-SAPP</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APA_SB2</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0x2-PPA</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APA_SB3</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0x3-POA</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APA_SB4</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0x0-Inactive</w:t>
            </w:r>
          </w:p>
        </w:tc>
      </w:tr>
      <w:tr w:rsidR="00D10B75" w:rsidTr="00D10B75">
        <w:trPr>
          <w:trHeight w:val="307"/>
          <w:jc w:val="center"/>
        </w:trPr>
        <w:tc>
          <w:tcPr>
            <w:tcW w:w="304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F80951">
            <w:pPr>
              <w:numPr>
                <w:ilvl w:val="0"/>
                <w:numId w:val="11"/>
              </w:numPr>
              <w:jc w:val="center"/>
              <w:rPr>
                <w:sz w:val="16"/>
                <w:szCs w:val="16"/>
                <w:lang w:val="de-DE" w:eastAsia="ar-SA"/>
              </w:rPr>
            </w:pPr>
            <w:r>
              <w:rPr>
                <w:sz w:val="16"/>
                <w:szCs w:val="16"/>
                <w:lang w:val="de-DE" w:eastAsia="ar-SA"/>
              </w:rPr>
              <w:t>Transition into SAPP</w:t>
            </w: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0x0-Inactive*</w:t>
            </w:r>
          </w:p>
        </w:tc>
      </w:tr>
      <w:tr w:rsidR="00D10B75" w:rsidTr="00D10B75">
        <w:trPr>
          <w:trHeight w:val="307"/>
          <w:jc w:val="center"/>
        </w:trPr>
        <w:tc>
          <w:tcPr>
            <w:tcW w:w="3049"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SAPP</w:t>
            </w: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APA_SB0</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No State Change*</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APA_SB1</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0x0-Inactive</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APA_SB2</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0x2-PPA</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APA_SB3</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0x3-POA</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APA_SB4</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0x6-Off</w:t>
            </w:r>
          </w:p>
        </w:tc>
      </w:tr>
      <w:tr w:rsidR="00D10B75" w:rsidTr="00D10B75">
        <w:trPr>
          <w:trHeight w:val="307"/>
          <w:jc w:val="center"/>
        </w:trPr>
        <w:tc>
          <w:tcPr>
            <w:tcW w:w="304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F80951">
            <w:pPr>
              <w:numPr>
                <w:ilvl w:val="0"/>
                <w:numId w:val="11"/>
              </w:numPr>
              <w:jc w:val="center"/>
              <w:rPr>
                <w:sz w:val="16"/>
                <w:szCs w:val="16"/>
                <w:lang w:val="de-DE" w:eastAsia="ar-SA"/>
              </w:rPr>
            </w:pPr>
            <w:r>
              <w:rPr>
                <w:sz w:val="16"/>
                <w:szCs w:val="16"/>
                <w:lang w:val="de-DE" w:eastAsia="ar-SA"/>
              </w:rPr>
              <w:t>Transition into PPA</w:t>
            </w: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0x0-Inactive*</w:t>
            </w:r>
          </w:p>
        </w:tc>
      </w:tr>
      <w:tr w:rsidR="00D10B75" w:rsidTr="00D10B75">
        <w:trPr>
          <w:trHeight w:val="307"/>
          <w:jc w:val="center"/>
        </w:trPr>
        <w:tc>
          <w:tcPr>
            <w:tcW w:w="3049"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PPA</w:t>
            </w: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APA_SB0</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No State Change*</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APA_SB1</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0x1-SAPP</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APA_SB2</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0x0-Inactive</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APA_SB3</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0x3-POA</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APA_SB4</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0x6-Off</w:t>
            </w:r>
          </w:p>
        </w:tc>
      </w:tr>
      <w:tr w:rsidR="00D10B75" w:rsidTr="00D10B75">
        <w:trPr>
          <w:trHeight w:val="307"/>
          <w:jc w:val="center"/>
        </w:trPr>
        <w:tc>
          <w:tcPr>
            <w:tcW w:w="304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F80951">
            <w:pPr>
              <w:numPr>
                <w:ilvl w:val="0"/>
                <w:numId w:val="11"/>
              </w:numPr>
              <w:jc w:val="center"/>
              <w:rPr>
                <w:sz w:val="16"/>
                <w:szCs w:val="16"/>
                <w:lang w:val="de-DE" w:eastAsia="ar-SA"/>
              </w:rPr>
            </w:pPr>
            <w:r>
              <w:rPr>
                <w:sz w:val="16"/>
                <w:szCs w:val="16"/>
                <w:lang w:val="de-DE" w:eastAsia="ar-SA"/>
              </w:rPr>
              <w:t>Transition into POA</w:t>
            </w: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0x0-Inactive*</w:t>
            </w:r>
          </w:p>
        </w:tc>
      </w:tr>
      <w:tr w:rsidR="00D10B75" w:rsidTr="00D10B75">
        <w:trPr>
          <w:trHeight w:val="307"/>
          <w:jc w:val="center"/>
        </w:trPr>
        <w:tc>
          <w:tcPr>
            <w:tcW w:w="3049"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POA</w:t>
            </w: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APA_SB0</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No State Change*</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APA_SB1</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0x1-SAPP</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APA_SB2</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0x2-PPA</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APA_SB3</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0x0-Inactive</w:t>
            </w:r>
          </w:p>
        </w:tc>
      </w:tr>
      <w:tr w:rsidR="00D10B75" w:rsidTr="00D10B75">
        <w:trPr>
          <w:trHeight w:val="3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ar-SA"/>
              </w:rPr>
            </w:pP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APA_SB4</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0x6-Off</w:t>
            </w:r>
          </w:p>
        </w:tc>
      </w:tr>
      <w:tr w:rsidR="00D10B75" w:rsidTr="00D10B75">
        <w:trPr>
          <w:trHeight w:val="307"/>
          <w:jc w:val="center"/>
        </w:trPr>
        <w:tc>
          <w:tcPr>
            <w:tcW w:w="304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X</w:t>
            </w:r>
          </w:p>
        </w:tc>
        <w:tc>
          <w:tcPr>
            <w:tcW w:w="1350" w:type="dxa"/>
            <w:tcBorders>
              <w:top w:val="single" w:sz="4" w:space="0" w:color="auto"/>
              <w:left w:val="single" w:sz="4" w:space="0" w:color="auto"/>
              <w:bottom w:val="single" w:sz="4" w:space="0" w:color="auto"/>
              <w:right w:val="double" w:sz="4" w:space="0" w:color="auto"/>
            </w:tcBorders>
            <w:vAlign w:val="center"/>
            <w:hideMark/>
          </w:tcPr>
          <w:p w:rsidR="00D10B75" w:rsidRDefault="00D10B75">
            <w:pPr>
              <w:spacing w:after="60"/>
              <w:jc w:val="center"/>
              <w:rPr>
                <w:rFonts w:cs="Arial"/>
                <w:lang w:val="de-DE" w:eastAsia="ar-SA"/>
              </w:rPr>
            </w:pPr>
            <w:r>
              <w:rPr>
                <w:lang w:val="de-DE" w:eastAsia="ar-SA"/>
              </w:rPr>
              <w:t>APA_SB5</w:t>
            </w:r>
          </w:p>
        </w:tc>
        <w:tc>
          <w:tcPr>
            <w:tcW w:w="2472" w:type="dxa"/>
            <w:tcBorders>
              <w:top w:val="single" w:sz="4" w:space="0" w:color="auto"/>
              <w:left w:val="double" w:sz="4" w:space="0" w:color="auto"/>
              <w:bottom w:val="single" w:sz="4" w:space="0" w:color="auto"/>
              <w:right w:val="single" w:sz="4" w:space="0" w:color="auto"/>
            </w:tcBorders>
            <w:vAlign w:val="center"/>
            <w:hideMark/>
          </w:tcPr>
          <w:p w:rsidR="00D10B75" w:rsidRDefault="00D10B75">
            <w:pPr>
              <w:spacing w:after="60"/>
              <w:jc w:val="center"/>
              <w:rPr>
                <w:rFonts w:cs="Arial"/>
                <w:lang w:val="de-DE" w:eastAsia="ar-SA"/>
              </w:rPr>
            </w:pPr>
            <w:r>
              <w:rPr>
                <w:lang w:val="de-DE" w:eastAsia="ar-SA"/>
              </w:rPr>
              <w:t>No State Change*</w:t>
            </w:r>
          </w:p>
        </w:tc>
      </w:tr>
    </w:tbl>
    <w:p w:rsidR="00D10B75" w:rsidRDefault="00D10B75" w:rsidP="00D10B75">
      <w:pPr>
        <w:pStyle w:val="Caption"/>
        <w:jc w:val="center"/>
        <w:rPr>
          <w:sz w:val="16"/>
          <w:szCs w:val="16"/>
        </w:rPr>
      </w:pPr>
      <w:r>
        <w:rPr>
          <w:u w:val="single"/>
        </w:rPr>
        <w:t>A</w:t>
      </w:r>
      <w:r>
        <w:t xml:space="preserve">ctive </w:t>
      </w:r>
      <w:r>
        <w:rPr>
          <w:u w:val="single"/>
        </w:rPr>
        <w:t>P</w:t>
      </w:r>
      <w:r>
        <w:t xml:space="preserve">ark </w:t>
      </w:r>
      <w:r>
        <w:rPr>
          <w:u w:val="single"/>
        </w:rPr>
        <w:t>A</w:t>
      </w:r>
      <w:r>
        <w:t>ssist (APA) CAN Command [</w:t>
      </w:r>
      <w:proofErr w:type="spellStart"/>
      <w:r>
        <w:t>ApaMdeStat_D_RqDrv</w:t>
      </w:r>
      <w:proofErr w:type="spellEnd"/>
      <w:r>
        <w:t>]</w:t>
      </w:r>
    </w:p>
    <w:p w:rsidR="00D10B75" w:rsidRDefault="00D10B75" w:rsidP="00D10B75">
      <w:pPr>
        <w:spacing w:before="40" w:after="40"/>
        <w:rPr>
          <w:b/>
          <w:color w:val="FF0000"/>
        </w:rPr>
      </w:pPr>
    </w:p>
    <w:p w:rsidR="00D10B75" w:rsidRDefault="00D10B75" w:rsidP="00D10B75">
      <w:pPr>
        <w:spacing w:before="40" w:after="40"/>
      </w:pPr>
      <w:r>
        <w:t>*[</w:t>
      </w:r>
      <w:proofErr w:type="spellStart"/>
      <w:r>
        <w:t>ApaMdeStat_D_RqDrv</w:t>
      </w:r>
      <w:proofErr w:type="spellEnd"/>
      <w:r>
        <w:t>] latches until either [</w:t>
      </w:r>
      <w:proofErr w:type="spellStart"/>
      <w:r>
        <w:t>APA_SMenu</w:t>
      </w:r>
      <w:proofErr w:type="spellEnd"/>
      <w:r>
        <w:t>] changes to the desired state (a successful user selection) or the user presses a different button. If the button is pressed and the request goes out on the bus as [</w:t>
      </w:r>
      <w:proofErr w:type="spellStart"/>
      <w:r>
        <w:t>ApaMdeStat_D_RqDrv</w:t>
      </w:r>
      <w:proofErr w:type="spellEnd"/>
      <w:r>
        <w:t>], the intention is to leave the request out there and published until PAM reacts to it. At that point it changes back to 0x0-Inactive.</w:t>
      </w:r>
    </w:p>
    <w:p w:rsidR="00D10B75" w:rsidRDefault="00D10B75" w:rsidP="00D10B75">
      <w:pPr>
        <w:spacing w:before="40" w:after="40"/>
      </w:pPr>
      <w:r>
        <w:rPr>
          <w:b/>
        </w:rPr>
        <w:t>Note:</w:t>
      </w:r>
      <w:r>
        <w:t xml:space="preserve"> The information button (info screen to be displayed) is handled within the HMI ECU and is transparent to operation of the system; </w:t>
      </w:r>
      <w:proofErr w:type="gramStart"/>
      <w:r>
        <w:t>this is why</w:t>
      </w:r>
      <w:proofErr w:type="gramEnd"/>
      <w:r>
        <w:t xml:space="preserve"> it has no impact on [</w:t>
      </w:r>
      <w:proofErr w:type="spellStart"/>
      <w:r>
        <w:t>ApaMdeStat_D_RqDrv</w:t>
      </w:r>
      <w:proofErr w:type="spellEnd"/>
      <w:r>
        <w:t>].</w:t>
      </w:r>
    </w:p>
    <w:p w:rsidR="00D10B75" w:rsidRPr="002A6C1C" w:rsidRDefault="00D10B75" w:rsidP="00D10B75"/>
    <w:p w:rsidR="00D10B75" w:rsidRPr="00D10B75" w:rsidRDefault="00D10B75" w:rsidP="00D10B75">
      <w:pPr>
        <w:pStyle w:val="Heading4"/>
        <w:rPr>
          <w:b w:val="0"/>
          <w:u w:val="single"/>
        </w:rPr>
      </w:pPr>
      <w:r w:rsidRPr="00D10B75">
        <w:rPr>
          <w:b w:val="0"/>
          <w:u w:val="single"/>
        </w:rPr>
        <w:t>CAMERA-FUR-REQ-131103/C-Active Park Assist (APA) Soft Menu Interface - Soft Button Interface Logic</w:t>
      </w:r>
    </w:p>
    <w:p w:rsidR="00D10B75" w:rsidRDefault="00D10B75" w:rsidP="00D10B75">
      <w:pPr>
        <w:jc w:val="center"/>
      </w:pPr>
      <w:r>
        <w:rPr>
          <w:noProof/>
        </w:rPr>
        <w:drawing>
          <wp:inline distT="0" distB="0" distL="0" distR="0">
            <wp:extent cx="3676650" cy="4010025"/>
            <wp:effectExtent l="0" t="0" r="0" b="9525"/>
            <wp:docPr id="1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676650" cy="4010025"/>
                    </a:xfrm>
                    <a:prstGeom prst="rect">
                      <a:avLst/>
                    </a:prstGeom>
                    <a:noFill/>
                    <a:ln>
                      <a:noFill/>
                    </a:ln>
                  </pic:spPr>
                </pic:pic>
              </a:graphicData>
            </a:graphic>
          </wp:inline>
        </w:drawing>
      </w:r>
    </w:p>
    <w:p w:rsidR="00D10B75" w:rsidRPr="00D06167" w:rsidRDefault="00D10B75" w:rsidP="00D10B75">
      <w:pPr>
        <w:jc w:val="center"/>
      </w:pPr>
      <w:r w:rsidRPr="00D06167">
        <w:t>Active Park Assist (APA) Soft Button Interface Logic</w:t>
      </w:r>
    </w:p>
    <w:p w:rsidR="00D10B75" w:rsidRDefault="00D10B75" w:rsidP="00D10B75">
      <w:pPr>
        <w:pStyle w:val="Heading2"/>
      </w:pPr>
      <w:bookmarkStart w:id="67" w:name="_Toc22284814"/>
      <w:r>
        <w:lastRenderedPageBreak/>
        <w:t>Reverse Video Camera (RVC) with Active Park Assist (APA) and Park Distance Control (PDC) Signal Interface</w:t>
      </w:r>
      <w:bookmarkEnd w:id="67"/>
    </w:p>
    <w:p w:rsidR="00D10B75" w:rsidRDefault="00D10B75" w:rsidP="00D10B75">
      <w:pPr>
        <w:rPr>
          <w:lang w:eastAsia="ar-SA"/>
        </w:rPr>
      </w:pPr>
      <w:r>
        <w:rPr>
          <w:lang w:eastAsia="ar-SA"/>
        </w:rPr>
        <w:t xml:space="preserve">When the camera channel is open to RVC with a PDC/APA overlay that is generated by the HMI ECU, the screen shall be generated as depicted in this section. This defines the cases where </w:t>
      </w:r>
      <w:proofErr w:type="spellStart"/>
      <w:r>
        <w:rPr>
          <w:lang w:eastAsia="ar-SA"/>
        </w:rPr>
        <w:t>RVCDisp</w:t>
      </w:r>
      <w:proofErr w:type="spellEnd"/>
      <w:r>
        <w:rPr>
          <w:lang w:eastAsia="ar-SA"/>
        </w:rPr>
        <w:t>=TRUE with [</w:t>
      </w:r>
      <w:proofErr w:type="spellStart"/>
      <w:r>
        <w:rPr>
          <w:lang w:eastAsia="ar-SA"/>
        </w:rPr>
        <w:t>APADisp</w:t>
      </w:r>
      <w:proofErr w:type="spellEnd"/>
      <w:r>
        <w:rPr>
          <w:lang w:eastAsia="ar-SA"/>
        </w:rPr>
        <w:t xml:space="preserve">=TRUE | </w:t>
      </w:r>
      <w:proofErr w:type="spellStart"/>
      <w:r>
        <w:rPr>
          <w:lang w:eastAsia="ar-SA"/>
        </w:rPr>
        <w:t>PDCDisp</w:t>
      </w:r>
      <w:proofErr w:type="spellEnd"/>
      <w:r>
        <w:rPr>
          <w:lang w:eastAsia="ar-SA"/>
        </w:rPr>
        <w:t>=TRUE].</w:t>
      </w:r>
    </w:p>
    <w:p w:rsidR="00D10B75" w:rsidRDefault="00D10B75" w:rsidP="00D10B75"/>
    <w:p w:rsidR="00D10B75" w:rsidRDefault="00D10B75" w:rsidP="00D10B75">
      <w:pPr>
        <w:pStyle w:val="Heading3"/>
      </w:pPr>
      <w:bookmarkStart w:id="68" w:name="_Toc22284815"/>
      <w:r>
        <w:t>Reverse Video Camera (RVC) with Active Park Assist (APA) and Park Distance Control (PDC) Signal List - Received by HMI from PAM</w:t>
      </w:r>
      <w:bookmarkEnd w:id="68"/>
    </w:p>
    <w:p w:rsidR="00D10B75" w:rsidRPr="00D10B75" w:rsidRDefault="00D10B75" w:rsidP="00D10B75">
      <w:pPr>
        <w:pStyle w:val="Heading4"/>
        <w:rPr>
          <w:b w:val="0"/>
          <w:u w:val="single"/>
        </w:rPr>
      </w:pPr>
      <w:r w:rsidRPr="00D10B75">
        <w:rPr>
          <w:b w:val="0"/>
          <w:u w:val="single"/>
        </w:rPr>
        <w:t>CAMERA-FUR-REQ-161353/B-Reverse Video Camera (RVC) with Active Park Assist (APA) and Park Distance Control (PDC) Signal List</w:t>
      </w:r>
    </w:p>
    <w:p w:rsidR="00D10B75" w:rsidRPr="00AE06BC" w:rsidRDefault="00D10B75" w:rsidP="00D10B75"/>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5"/>
        <w:gridCol w:w="2435"/>
        <w:gridCol w:w="2435"/>
      </w:tblGrid>
      <w:tr w:rsidR="00D10B75" w:rsidTr="00D10B75">
        <w:trPr>
          <w:cantSplit/>
          <w:trHeight w:val="703"/>
          <w:tblHeader/>
          <w:jc w:val="center"/>
        </w:trPr>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Signal Parameters</w:t>
            </w:r>
          </w:p>
        </w:tc>
        <w:tc>
          <w:tcPr>
            <w:tcW w:w="243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D10B75" w:rsidRDefault="00D10B75">
            <w:pPr>
              <w:keepNext/>
              <w:keepLines/>
              <w:spacing w:before="40" w:after="40" w:line="276" w:lineRule="auto"/>
              <w:jc w:val="center"/>
              <w:rPr>
                <w:rFonts w:cs="Arial"/>
                <w:b/>
                <w:color w:val="000000"/>
                <w:lang w:val="de-DE" w:eastAsia="ja-JP"/>
              </w:rPr>
            </w:pPr>
            <w:r>
              <w:rPr>
                <w:b/>
                <w:color w:val="000000"/>
                <w:lang w:val="de-DE"/>
              </w:rPr>
              <w:t>Affected Display Position</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40" w:after="40" w:line="276" w:lineRule="auto"/>
              <w:jc w:val="center"/>
              <w:rPr>
                <w:rFonts w:cs="Arial"/>
                <w:i/>
                <w:lang w:val="de-DE" w:eastAsia="ja-JP"/>
              </w:rPr>
            </w:pPr>
            <w:r>
              <w:rPr>
                <w:lang w:val="de-DE"/>
              </w:rPr>
              <w:t>[Parking Assistance_Cfg]</w:t>
            </w:r>
          </w:p>
        </w:tc>
        <w:tc>
          <w:tcPr>
            <w:tcW w:w="2435" w:type="dxa"/>
            <w:vMerge w:val="restart"/>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 xml:space="preserve">As per </w:t>
            </w:r>
            <w:r>
              <w:rPr>
                <w:u w:val="single"/>
                <w:lang w:val="de-DE"/>
              </w:rPr>
              <w:t>A</w:t>
            </w:r>
            <w:r>
              <w:rPr>
                <w:lang w:val="de-DE"/>
              </w:rPr>
              <w:t xml:space="preserve">ctive </w:t>
            </w:r>
            <w:r>
              <w:rPr>
                <w:u w:val="single"/>
                <w:lang w:val="de-DE"/>
              </w:rPr>
              <w:t>P</w:t>
            </w:r>
            <w:r>
              <w:rPr>
                <w:lang w:val="de-DE"/>
              </w:rPr>
              <w:t xml:space="preserve">ark </w:t>
            </w:r>
            <w:r>
              <w:rPr>
                <w:u w:val="single"/>
                <w:lang w:val="de-DE"/>
              </w:rPr>
              <w:t>A</w:t>
            </w:r>
            <w:r>
              <w:rPr>
                <w:lang w:val="de-DE"/>
              </w:rPr>
              <w:t>ssist (APA) Signal Interface</w:t>
            </w:r>
          </w:p>
        </w:tc>
        <w:tc>
          <w:tcPr>
            <w:tcW w:w="2435" w:type="dxa"/>
            <w:tcBorders>
              <w:top w:val="single" w:sz="4" w:space="0" w:color="auto"/>
              <w:left w:val="single" w:sz="4" w:space="0" w:color="auto"/>
              <w:bottom w:val="single" w:sz="4" w:space="0" w:color="auto"/>
              <w:right w:val="single" w:sz="4" w:space="0" w:color="auto"/>
            </w:tcBorders>
            <w:vAlign w:val="center"/>
          </w:tcPr>
          <w:p w:rsidR="00D10B75" w:rsidRDefault="00D10B75">
            <w:pPr>
              <w:spacing w:before="40" w:after="40" w:line="276" w:lineRule="auto"/>
              <w:jc w:val="center"/>
              <w:rPr>
                <w:rFonts w:cs="Arial"/>
                <w:lang w:val="de-DE" w:eastAsia="ja-JP"/>
              </w:rPr>
            </w:pPr>
            <w:r>
              <w:rPr>
                <w:rFonts w:cs="Arial"/>
                <w:lang w:val="de-DE" w:eastAsia="ja-JP"/>
              </w:rPr>
              <w:t>All 8“</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40" w:after="40" w:line="276" w:lineRule="auto"/>
              <w:jc w:val="center"/>
              <w:rPr>
                <w:rFonts w:cs="Arial"/>
                <w:i/>
                <w:lang w:val="de-DE" w:eastAsia="ja-JP"/>
              </w:rPr>
            </w:pPr>
            <w:r>
              <w:rPr>
                <w:lang w:val="de-DE"/>
              </w:rPr>
              <w:t>[ApaSys_D_Stat]</w:t>
            </w:r>
          </w:p>
        </w:tc>
        <w:tc>
          <w:tcPr>
            <w:tcW w:w="2435" w:type="dxa"/>
            <w:vMerge/>
            <w:tcBorders>
              <w:top w:val="single" w:sz="4" w:space="0" w:color="auto"/>
              <w:left w:val="single" w:sz="4" w:space="0" w:color="auto"/>
              <w:bottom w:val="single" w:sz="4" w:space="0" w:color="auto"/>
              <w:right w:val="single" w:sz="4" w:space="0" w:color="auto"/>
            </w:tcBorders>
            <w:vAlign w:val="center"/>
          </w:tcPr>
          <w:p w:rsidR="00D10B75" w:rsidRDefault="00D10B75">
            <w:pPr>
              <w:spacing w:before="40" w:after="40" w:line="276" w:lineRule="auto"/>
              <w:jc w:val="center"/>
              <w:rPr>
                <w:lang w:val="de-DE"/>
              </w:rPr>
            </w:pPr>
          </w:p>
        </w:tc>
        <w:tc>
          <w:tcPr>
            <w:tcW w:w="243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40" w:after="40" w:line="276" w:lineRule="auto"/>
              <w:jc w:val="center"/>
              <w:rPr>
                <w:rFonts w:cs="Arial"/>
                <w:lang w:val="de-DE" w:eastAsia="ja-JP"/>
              </w:rPr>
            </w:pPr>
            <w:r>
              <w:rPr>
                <w:lang w:val="de-DE"/>
              </w:rPr>
              <w:t>Symbol3, Symbol4, Text3, Text4, Text5</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[ApaSteScanMde_D_Stat]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line="276" w:lineRule="auto"/>
              <w:jc w:val="center"/>
              <w:rPr>
                <w:lang w:val="de-DE"/>
              </w:rPr>
            </w:pPr>
            <w:r>
              <w:rPr>
                <w:lang w:val="de-DE"/>
              </w:rPr>
              <w:t>Symbol3, Symbol4, Text3, Text4, Text5</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[ApaActvSide2_D_Stat]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Not used</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[ApaMde_D_Stat]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Symbol3, Text3, Text4</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[ApaSelSapp_D_Stat]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Not used</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[ApaSelPpa_D_Stat]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Not used</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[ApaSelPoa_D_Stat]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Not used</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[ApaScan_D_Stat]</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spacing w:before="40" w:after="40" w:line="276" w:lineRule="auto"/>
              <w:jc w:val="center"/>
              <w:rPr>
                <w:rFonts w:cs="Arial"/>
                <w:lang w:val="de-DE" w:eastAsia="ja-JP"/>
              </w:rPr>
            </w:pPr>
            <w:r>
              <w:rPr>
                <w:lang w:val="de-DE"/>
              </w:rPr>
              <w:t>Symbol4, Text4</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[ApaLongCtl_D_RqDrv]</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Symbol3, Text3, Text4</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[ApaGearShif_D_RqDrv]</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Symbol3, Text3, Text4, Text5</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[ApaSteWhl_D_RqDrv]</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Symbol3, Text3, Text4</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[ApaAcsy_D_RqDrv]</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Symbol3, Text3, Text4</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tcPr>
          <w:p w:rsidR="00D10B75" w:rsidRDefault="00D10B75">
            <w:pPr>
              <w:spacing w:before="40" w:after="40" w:line="276" w:lineRule="auto"/>
              <w:jc w:val="center"/>
              <w:rPr>
                <w:lang w:val="de-DE"/>
              </w:rPr>
            </w:pPr>
            <w:r w:rsidRPr="007314A6">
              <w:rPr>
                <w:lang w:val="de-DE"/>
              </w:rPr>
              <w:t>[ApaTrgtDist_D_Stat]</w:t>
            </w:r>
          </w:p>
        </w:tc>
        <w:tc>
          <w:tcPr>
            <w:tcW w:w="2435"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spacing w:before="40" w:after="40" w:line="276" w:lineRule="auto"/>
              <w:jc w:val="center"/>
              <w:rPr>
                <w:lang w:val="de-DE"/>
              </w:rPr>
            </w:pPr>
            <w:r>
              <w:rPr>
                <w:lang w:val="de-DE"/>
              </w:rPr>
              <w:t>Symbol 3</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tcPr>
          <w:p w:rsidR="00D10B75" w:rsidRDefault="00D10B75">
            <w:pPr>
              <w:spacing w:before="40" w:after="40" w:line="276" w:lineRule="auto"/>
              <w:jc w:val="center"/>
              <w:rPr>
                <w:lang w:val="de-DE"/>
              </w:rPr>
            </w:pPr>
            <w:r w:rsidRPr="007314A6">
              <w:rPr>
                <w:lang w:val="de-DE"/>
              </w:rPr>
              <w:t>[ApaMsgTxt_D_Rq]</w:t>
            </w:r>
          </w:p>
        </w:tc>
        <w:tc>
          <w:tcPr>
            <w:tcW w:w="2435"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tcPr>
          <w:p w:rsidR="00D10B75" w:rsidRDefault="00D10B75">
            <w:pPr>
              <w:spacing w:before="40" w:after="40" w:line="276" w:lineRule="auto"/>
              <w:jc w:val="center"/>
              <w:rPr>
                <w:lang w:val="de-DE"/>
              </w:rPr>
            </w:pPr>
            <w:r>
              <w:rPr>
                <w:lang w:val="de-DE"/>
              </w:rPr>
              <w:t>Symbol 3, Text3, Text4</w:t>
            </w:r>
          </w:p>
        </w:tc>
      </w:tr>
      <w:tr w:rsidR="00D10B75" w:rsidTr="00D10B75">
        <w:trPr>
          <w:cantSplit/>
          <w:trHeight w:val="255"/>
          <w:jc w:val="center"/>
        </w:trPr>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[PrkAidMsgTxt_D_Rq]</w:t>
            </w:r>
          </w:p>
        </w:tc>
        <w:tc>
          <w:tcPr>
            <w:tcW w:w="2435"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243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before="40" w:after="40" w:line="276" w:lineRule="auto"/>
              <w:jc w:val="center"/>
              <w:rPr>
                <w:rFonts w:cs="Arial"/>
                <w:lang w:val="de-DE" w:eastAsia="ja-JP"/>
              </w:rPr>
            </w:pPr>
            <w:r>
              <w:rPr>
                <w:lang w:val="de-DE"/>
              </w:rPr>
              <w:t>Text3, Text4</w:t>
            </w:r>
          </w:p>
        </w:tc>
      </w:tr>
    </w:tbl>
    <w:p w:rsidR="00D10B75" w:rsidRPr="003A0B8F" w:rsidRDefault="00D10B75" w:rsidP="00D10B75"/>
    <w:p w:rsidR="00D10B75" w:rsidRDefault="00D10B75" w:rsidP="00D10B75">
      <w:pPr>
        <w:pStyle w:val="Heading3"/>
      </w:pPr>
      <w:bookmarkStart w:id="69" w:name="_Toc22284816"/>
      <w:r>
        <w:t>Reverse Video Camera (RVC) with Active Park Assist (APA) and Park Distance Control (PDC) Signal List - HMI configuration</w:t>
      </w:r>
      <w:bookmarkEnd w:id="69"/>
    </w:p>
    <w:p w:rsidR="00D10B75" w:rsidRPr="00D10B75" w:rsidRDefault="00D10B75" w:rsidP="00D10B75">
      <w:pPr>
        <w:pStyle w:val="Heading4"/>
        <w:rPr>
          <w:b w:val="0"/>
          <w:u w:val="single"/>
        </w:rPr>
      </w:pPr>
      <w:r w:rsidRPr="00D10B75">
        <w:rPr>
          <w:b w:val="0"/>
          <w:u w:val="single"/>
        </w:rPr>
        <w:t>CAMERA-FUR-REQ-247262/A-Reverse Video Camera (RVC) with Active Pak Assist (APA) and Park Distance Control (PDC) Method 2 Configuration</w:t>
      </w:r>
    </w:p>
    <w:p w:rsidR="00D10B75" w:rsidRDefault="00D10B75" w:rsidP="00D10B75">
      <w:r>
        <w:t xml:space="preserve">As per Active Park Assist (APA) Signal Interface </w:t>
      </w:r>
      <w:r w:rsidRPr="00451919">
        <w:t>– Internal HMI ECU Configuration Variables</w:t>
      </w:r>
    </w:p>
    <w:p w:rsidR="00D10B75" w:rsidRDefault="00D10B75" w:rsidP="00D10B75"/>
    <w:p w:rsidR="00D10B75" w:rsidRDefault="00D10B75" w:rsidP="00D10B75">
      <w:pPr>
        <w:pStyle w:val="Heading3"/>
      </w:pPr>
      <w:bookmarkStart w:id="70" w:name="_Toc22284817"/>
      <w:r>
        <w:lastRenderedPageBreak/>
        <w:t>Reverse Video Camera with Active Park Assist (APA) and Park Distance Control (PDC) Signal Processing</w:t>
      </w:r>
      <w:bookmarkEnd w:id="70"/>
    </w:p>
    <w:p w:rsidR="00D10B75" w:rsidRPr="00D10B75" w:rsidRDefault="00D10B75" w:rsidP="00D10B75">
      <w:pPr>
        <w:pStyle w:val="Heading4"/>
        <w:rPr>
          <w:b w:val="0"/>
          <w:u w:val="single"/>
        </w:rPr>
      </w:pPr>
      <w:r w:rsidRPr="00D10B75">
        <w:rPr>
          <w:b w:val="0"/>
          <w:u w:val="single"/>
        </w:rPr>
        <w:t xml:space="preserve">CAMERA-FUR-REQ-161354/A-Reverse Video Camera with Active Park Assist (APA) and Park Distance Control (PDC) - Positional </w:t>
      </w:r>
      <w:proofErr w:type="spellStart"/>
      <w:r w:rsidRPr="00D10B75">
        <w:rPr>
          <w:b w:val="0"/>
          <w:u w:val="single"/>
        </w:rPr>
        <w:t>ParkPilot</w:t>
      </w:r>
      <w:proofErr w:type="spellEnd"/>
    </w:p>
    <w:p w:rsidR="00D10B75" w:rsidRDefault="00D10B75" w:rsidP="00D10B75">
      <w:r>
        <w:t>As per Active Park Assist (APA) Signal Interface</w:t>
      </w:r>
    </w:p>
    <w:p w:rsidR="00D10B75" w:rsidRPr="00DF5D2B" w:rsidRDefault="00D10B75" w:rsidP="00D10B75"/>
    <w:p w:rsidR="00D10B75" w:rsidRPr="00D10B75" w:rsidRDefault="00D10B75" w:rsidP="00D10B75">
      <w:pPr>
        <w:pStyle w:val="Heading4"/>
        <w:rPr>
          <w:b w:val="0"/>
          <w:u w:val="single"/>
        </w:rPr>
      </w:pPr>
      <w:r w:rsidRPr="00D10B75">
        <w:rPr>
          <w:b w:val="0"/>
          <w:u w:val="single"/>
        </w:rPr>
        <w:t>CAMERA-FUR-REQ-161355/L-Reverse Video Camera with Active Park Assist (APA) and Park Distance Control (PDC) - Positional Symbol3</w:t>
      </w:r>
    </w:p>
    <w:p w:rsidR="00D10B75" w:rsidRDefault="00D10B75" w:rsidP="00D10B75">
      <w:pPr>
        <w:jc w:val="center"/>
        <w:rPr>
          <w:b/>
        </w:rPr>
      </w:pPr>
      <w:r>
        <w:rPr>
          <w:b/>
        </w:rPr>
        <w:t>8” (or equivalent) displays (</w:t>
      </w:r>
      <w:proofErr w:type="spellStart"/>
      <w:r>
        <w:rPr>
          <w:b/>
        </w:rPr>
        <w:t>CGEAx</w:t>
      </w:r>
      <w:proofErr w:type="spellEnd"/>
      <w:r>
        <w:rPr>
          <w:b/>
        </w:rPr>
        <w:t xml:space="preserve"> only)</w:t>
      </w:r>
    </w:p>
    <w:tbl>
      <w:tblPr>
        <w:tblStyle w:val="TableGrid"/>
        <w:tblW w:w="0" w:type="dxa"/>
        <w:jc w:val="center"/>
        <w:tblLayout w:type="fixed"/>
        <w:tblLook w:val="04A0" w:firstRow="1" w:lastRow="0" w:firstColumn="1" w:lastColumn="0" w:noHBand="0" w:noVBand="1"/>
      </w:tblPr>
      <w:tblGrid>
        <w:gridCol w:w="696"/>
        <w:gridCol w:w="474"/>
        <w:gridCol w:w="474"/>
        <w:gridCol w:w="474"/>
        <w:gridCol w:w="264"/>
        <w:gridCol w:w="540"/>
        <w:gridCol w:w="270"/>
        <w:gridCol w:w="270"/>
        <w:gridCol w:w="270"/>
        <w:gridCol w:w="270"/>
        <w:gridCol w:w="540"/>
        <w:gridCol w:w="540"/>
        <w:gridCol w:w="540"/>
        <w:gridCol w:w="540"/>
        <w:gridCol w:w="630"/>
        <w:gridCol w:w="630"/>
        <w:gridCol w:w="270"/>
        <w:gridCol w:w="2358"/>
      </w:tblGrid>
      <w:tr w:rsidR="00D10B75" w:rsidTr="00D10B75">
        <w:trPr>
          <w:cantSplit/>
          <w:trHeight w:val="1988"/>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[ApaSteScanMde_D_Stat]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[ApaAcsy_D_RqDrv]</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[ApaTrgtDist_D_Stat]</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[ApaMsgTxt_D_Rq]</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[PrkAidMsgTxt_D_Rq]</w:t>
            </w:r>
          </w:p>
        </w:tc>
        <w:tc>
          <w:tcPr>
            <w:tcW w:w="23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3A06AB" w:rsidRDefault="00D10B75">
            <w:pPr>
              <w:jc w:val="center"/>
              <w:rPr>
                <w:rFonts w:cs="Arial"/>
                <w:lang w:eastAsia="ja-JP"/>
              </w:rPr>
            </w:pPr>
            <w:r w:rsidRPr="003A06AB">
              <w:t>Run</w:t>
            </w:r>
          </w:p>
          <w:p w:rsidR="00D10B75" w:rsidRPr="003A06AB" w:rsidRDefault="00D10B75">
            <w:pPr>
              <w:jc w:val="center"/>
              <w:rPr>
                <w:rFonts w:cs="Arial"/>
                <w:lang w:eastAsia="ja-JP"/>
              </w:rPr>
            </w:pPr>
            <w:r w:rsidRPr="003A06AB">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7020" cy="297815"/>
                  <wp:effectExtent l="0" t="0" r="0" b="6985"/>
                  <wp:docPr id="2030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20" cy="297815"/>
                          </a:xfrm>
                          <a:prstGeom prst="rect">
                            <a:avLst/>
                          </a:prstGeom>
                          <a:noFill/>
                          <a:ln>
                            <a:noFill/>
                          </a:ln>
                        </pic:spPr>
                      </pic:pic>
                    </a:graphicData>
                  </a:graphic>
                </wp:inline>
              </w:drawing>
            </w:r>
            <w:r>
              <w:rPr>
                <w:rFonts w:cs="Arial"/>
                <w:sz w:val="16"/>
                <w:szCs w:val="16"/>
                <w:vertAlign w:val="subscript"/>
                <w:lang w:val="de-DE" w:eastAsia="ja-JP"/>
              </w:rPr>
              <w:t>/105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7020" cy="297815"/>
                  <wp:effectExtent l="0" t="0" r="0" b="6985"/>
                  <wp:docPr id="20301"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20" cy="297815"/>
                          </a:xfrm>
                          <a:prstGeom prst="rect">
                            <a:avLst/>
                          </a:prstGeom>
                          <a:noFill/>
                          <a:ln>
                            <a:noFill/>
                          </a:ln>
                        </pic:spPr>
                      </pic:pic>
                    </a:graphicData>
                  </a:graphic>
                </wp:inline>
              </w:drawing>
            </w:r>
            <w:r>
              <w:rPr>
                <w:rFonts w:cs="Arial"/>
                <w:sz w:val="16"/>
                <w:szCs w:val="16"/>
                <w:vertAlign w:val="subscript"/>
                <w:lang w:val="de-DE" w:eastAsia="ja-JP"/>
              </w:rPr>
              <w:t>/106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7020" cy="297815"/>
                  <wp:effectExtent l="0" t="0" r="0" b="6985"/>
                  <wp:docPr id="20302"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20" cy="297815"/>
                          </a:xfrm>
                          <a:prstGeom prst="rect">
                            <a:avLst/>
                          </a:prstGeom>
                          <a:noFill/>
                          <a:ln>
                            <a:noFill/>
                          </a:ln>
                        </pic:spPr>
                      </pic:pic>
                    </a:graphicData>
                  </a:graphic>
                </wp:inline>
              </w:drawing>
            </w:r>
            <w:r>
              <w:rPr>
                <w:rFonts w:cs="Arial"/>
                <w:sz w:val="16"/>
                <w:szCs w:val="16"/>
                <w:vertAlign w:val="subscript"/>
                <w:lang w:val="de-DE" w:eastAsia="ja-JP"/>
              </w:rPr>
              <w:t>/107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87020" cy="297815"/>
                  <wp:effectExtent l="0" t="0" r="0" b="6985"/>
                  <wp:docPr id="20303"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20" cy="297815"/>
                          </a:xfrm>
                          <a:prstGeom prst="rect">
                            <a:avLst/>
                          </a:prstGeom>
                          <a:noFill/>
                          <a:ln>
                            <a:noFill/>
                          </a:ln>
                        </pic:spPr>
                      </pic:pic>
                    </a:graphicData>
                  </a:graphic>
                </wp:inline>
              </w:drawing>
            </w:r>
            <w:r>
              <w:rPr>
                <w:rFonts w:cs="Arial"/>
                <w:sz w:val="16"/>
                <w:szCs w:val="16"/>
                <w:vertAlign w:val="subscript"/>
                <w:lang w:val="de-DE" w:eastAsia="ja-JP"/>
              </w:rPr>
              <w:t>/494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23520" cy="255270"/>
                  <wp:effectExtent l="0" t="0" r="5080" b="0"/>
                  <wp:docPr id="20304"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520" cy="255270"/>
                          </a:xfrm>
                          <a:prstGeom prst="rect">
                            <a:avLst/>
                          </a:prstGeom>
                          <a:noFill/>
                          <a:ln>
                            <a:noFill/>
                          </a:ln>
                        </pic:spPr>
                      </pic:pic>
                    </a:graphicData>
                  </a:graphic>
                </wp:inline>
              </w:drawing>
            </w:r>
            <w:r>
              <w:rPr>
                <w:rFonts w:cs="Arial"/>
                <w:sz w:val="16"/>
                <w:szCs w:val="16"/>
                <w:vertAlign w:val="subscript"/>
                <w:lang w:val="de-DE" w:eastAsia="ja-JP"/>
              </w:rPr>
              <w:t>/109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p w:rsidR="00D10B75" w:rsidRDefault="00D10B75">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EastAsia" w:cs="Arial"/>
                <w:noProof/>
                <w:sz w:val="24"/>
              </w:rPr>
            </w:pPr>
            <w:r>
              <w:rPr>
                <w:noProof/>
                <w:sz w:val="24"/>
              </w:rPr>
              <w:t>With fill %*</w:t>
            </w:r>
            <w:r>
              <w:rPr>
                <w:rFonts w:cs="Arial"/>
                <w:sz w:val="16"/>
                <w:szCs w:val="16"/>
                <w:vertAlign w:val="subscript"/>
                <w:lang w:val="de-DE" w:eastAsia="ja-JP"/>
              </w:rPr>
              <w:t>/109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12725" cy="233680"/>
                  <wp:effectExtent l="38100" t="38100" r="34925" b="52070"/>
                  <wp:docPr id="20305"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a:scene3d>
                            <a:camera prst="orthographicFront">
                              <a:rot lat="0" lon="0" rev="10800000"/>
                            </a:camera>
                            <a:lightRig rig="threePt" dir="t"/>
                          </a:scene3d>
                        </pic:spPr>
                      </pic:pic>
                    </a:graphicData>
                  </a:graphic>
                </wp:inline>
              </w:drawing>
            </w:r>
            <w:r>
              <w:rPr>
                <w:rFonts w:cs="Arial"/>
                <w:sz w:val="16"/>
                <w:szCs w:val="16"/>
                <w:vertAlign w:val="subscript"/>
                <w:lang w:val="de-DE" w:eastAsia="ja-JP"/>
              </w:rPr>
              <w:t>/109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0x9</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329565" cy="318770"/>
                  <wp:effectExtent l="0" t="0" r="0" b="5080"/>
                  <wp:docPr id="20306"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565" cy="318770"/>
                          </a:xfrm>
                          <a:prstGeom prst="rect">
                            <a:avLst/>
                          </a:prstGeom>
                          <a:noFill/>
                          <a:ln>
                            <a:noFill/>
                          </a:ln>
                        </pic:spPr>
                      </pic:pic>
                    </a:graphicData>
                  </a:graphic>
                </wp:inline>
              </w:drawing>
            </w:r>
            <w:r>
              <w:rPr>
                <w:rFonts w:cs="Arial"/>
                <w:sz w:val="16"/>
                <w:szCs w:val="16"/>
                <w:vertAlign w:val="subscript"/>
                <w:lang w:val="de-DE" w:eastAsia="ja-JP"/>
              </w:rPr>
              <w:t>/445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0x9</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563245" cy="318770"/>
                  <wp:effectExtent l="0" t="0" r="8255" b="5080"/>
                  <wp:docPr id="20307"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245" cy="318770"/>
                          </a:xfrm>
                          <a:prstGeom prst="rect">
                            <a:avLst/>
                          </a:prstGeom>
                          <a:noFill/>
                          <a:ln>
                            <a:noFill/>
                          </a:ln>
                        </pic:spPr>
                      </pic:pic>
                    </a:graphicData>
                  </a:graphic>
                </wp:inline>
              </w:drawing>
            </w:r>
            <w:r>
              <w:rPr>
                <w:rFonts w:cs="Arial"/>
                <w:sz w:val="16"/>
                <w:szCs w:val="16"/>
                <w:vertAlign w:val="subscript"/>
                <w:lang w:val="de-DE" w:eastAsia="ja-JP"/>
              </w:rPr>
              <w:t>/446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0x9</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14655" cy="414655"/>
                  <wp:effectExtent l="0" t="0" r="4445" b="4445"/>
                  <wp:docPr id="2030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a:ln>
                            <a:noFill/>
                          </a:ln>
                        </pic:spPr>
                      </pic:pic>
                    </a:graphicData>
                  </a:graphic>
                </wp:inline>
              </w:drawing>
            </w:r>
            <w:r>
              <w:rPr>
                <w:rFonts w:cs="Arial"/>
                <w:sz w:val="16"/>
                <w:szCs w:val="16"/>
                <w:vertAlign w:val="subscript"/>
                <w:lang w:val="de-DE" w:eastAsia="ja-JP"/>
              </w:rPr>
              <w:t>/447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33680" cy="255270"/>
                  <wp:effectExtent l="0" t="0" r="0" b="0"/>
                  <wp:docPr id="20309"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rPr>
                <w:rFonts w:cs="Arial"/>
                <w:sz w:val="16"/>
                <w:szCs w:val="16"/>
                <w:vertAlign w:val="subscript"/>
                <w:lang w:val="de-DE" w:eastAsia="ja-JP"/>
              </w:rPr>
              <w:t>/110</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7020" cy="297815"/>
                  <wp:effectExtent l="0" t="0" r="0" b="6985"/>
                  <wp:docPr id="20310"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20" cy="297815"/>
                          </a:xfrm>
                          <a:prstGeom prst="rect">
                            <a:avLst/>
                          </a:prstGeom>
                          <a:noFill/>
                          <a:ln>
                            <a:noFill/>
                          </a:ln>
                        </pic:spPr>
                      </pic:pic>
                    </a:graphicData>
                  </a:graphic>
                </wp:inline>
              </w:drawing>
            </w:r>
            <w:r>
              <w:rPr>
                <w:rFonts w:cs="Arial"/>
                <w:sz w:val="16"/>
                <w:szCs w:val="16"/>
                <w:vertAlign w:val="subscript"/>
                <w:lang w:val="de-DE" w:eastAsia="ja-JP"/>
              </w:rPr>
              <w:t>/111</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0x0</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233680" cy="266065"/>
                  <wp:effectExtent l="0" t="0" r="0" b="635"/>
                  <wp:docPr id="20311"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3680" cy="266065"/>
                          </a:xfrm>
                          <a:prstGeom prst="rect">
                            <a:avLst/>
                          </a:prstGeom>
                          <a:noFill/>
                          <a:ln>
                            <a:noFill/>
                          </a:ln>
                        </pic:spPr>
                      </pic:pic>
                    </a:graphicData>
                  </a:graphic>
                </wp:inline>
              </w:drawing>
            </w:r>
            <w:r>
              <w:rPr>
                <w:rFonts w:cs="Arial"/>
                <w:sz w:val="16"/>
                <w:szCs w:val="16"/>
                <w:vertAlign w:val="subscript"/>
                <w:lang w:val="de-DE" w:eastAsia="ja-JP"/>
              </w:rPr>
              <w:t>/112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p w:rsidR="00D10B75" w:rsidRDefault="00D10B75">
            <w:pPr>
              <w:jc w:val="center"/>
              <w:rPr>
                <w:sz w:val="16"/>
                <w:szCs w:val="16"/>
                <w:lang w:val="de-DE"/>
              </w:rPr>
            </w:pPr>
            <w:r>
              <w:rPr>
                <w:sz w:val="16"/>
                <w:szCs w:val="16"/>
                <w:lang w:val="de-DE"/>
              </w:rPr>
              <w:t>0xE</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noProof/>
                <w:sz w:val="24"/>
              </w:rPr>
            </w:pPr>
            <w:r>
              <w:rPr>
                <w:noProof/>
                <w:sz w:val="24"/>
              </w:rPr>
              <w:t>With fill %*</w:t>
            </w:r>
            <w:r>
              <w:rPr>
                <w:rFonts w:cs="Arial"/>
                <w:sz w:val="16"/>
                <w:szCs w:val="16"/>
                <w:vertAlign w:val="subscript"/>
                <w:lang w:val="de-DE" w:eastAsia="ja-JP"/>
              </w:rPr>
              <w:t>/112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0xF</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rPr>
              <w:drawing>
                <wp:inline distT="0" distB="0" distL="0" distR="0">
                  <wp:extent cx="180975" cy="212725"/>
                  <wp:effectExtent l="0" t="0" r="9525" b="0"/>
                  <wp:docPr id="20312"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212725"/>
                          </a:xfrm>
                          <a:prstGeom prst="rect">
                            <a:avLst/>
                          </a:prstGeom>
                          <a:noFill/>
                          <a:ln>
                            <a:noFill/>
                          </a:ln>
                        </pic:spPr>
                      </pic:pic>
                    </a:graphicData>
                  </a:graphic>
                </wp:inline>
              </w:drawing>
            </w:r>
            <w:r>
              <w:rPr>
                <w:rFonts w:cs="Arial"/>
                <w:sz w:val="16"/>
                <w:szCs w:val="16"/>
                <w:vertAlign w:val="subscript"/>
                <w:lang w:val="de-DE" w:eastAsia="ja-JP"/>
              </w:rPr>
              <w:t>/112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extent cx="266065" cy="266065"/>
                  <wp:effectExtent l="0" t="0" r="635" b="635"/>
                  <wp:docPr id="20313" name="Picture 232"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f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rPr>
                <w:rFonts w:cs="Arial"/>
                <w:sz w:val="16"/>
                <w:szCs w:val="16"/>
                <w:vertAlign w:val="subscript"/>
                <w:lang w:val="de-DE" w:eastAsia="ja-JP"/>
              </w:rPr>
              <w:t>/256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33680" cy="255270"/>
                  <wp:effectExtent l="0" t="0" r="0" b="0"/>
                  <wp:docPr id="20314"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rPr>
                <w:rFonts w:cs="Arial"/>
                <w:sz w:val="16"/>
                <w:szCs w:val="16"/>
                <w:vertAlign w:val="subscript"/>
                <w:lang w:val="de-DE" w:eastAsia="ja-JP"/>
              </w:rPr>
              <w:t>/115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76225" cy="233680"/>
                  <wp:effectExtent l="0" t="0" r="9525" b="0"/>
                  <wp:docPr id="20315"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225" cy="233680"/>
                          </a:xfrm>
                          <a:prstGeom prst="rect">
                            <a:avLst/>
                          </a:prstGeom>
                          <a:noFill/>
                          <a:ln>
                            <a:noFill/>
                          </a:ln>
                        </pic:spPr>
                      </pic:pic>
                    </a:graphicData>
                  </a:graphic>
                </wp:inline>
              </w:drawing>
            </w:r>
            <w:r>
              <w:rPr>
                <w:rFonts w:cs="Arial"/>
                <w:sz w:val="16"/>
                <w:szCs w:val="16"/>
                <w:vertAlign w:val="subscript"/>
                <w:lang w:val="de-DE" w:eastAsia="ja-JP"/>
              </w:rPr>
              <w:t>/116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574040" cy="201930"/>
                  <wp:effectExtent l="0" t="0" r="0" b="7620"/>
                  <wp:docPr id="2031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040" cy="201930"/>
                          </a:xfrm>
                          <a:prstGeom prst="rect">
                            <a:avLst/>
                          </a:prstGeom>
                          <a:noFill/>
                          <a:ln>
                            <a:noFill/>
                          </a:ln>
                        </pic:spPr>
                      </pic:pic>
                    </a:graphicData>
                  </a:graphic>
                </wp:inline>
              </w:drawing>
            </w:r>
            <w:r>
              <w:rPr>
                <w:noProof/>
                <w:sz w:val="24"/>
              </w:rPr>
              <w:drawing>
                <wp:inline distT="0" distB="0" distL="0" distR="0">
                  <wp:extent cx="180975" cy="201930"/>
                  <wp:effectExtent l="0" t="0" r="9525" b="7620"/>
                  <wp:docPr id="2031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975" cy="201930"/>
                          </a:xfrm>
                          <a:prstGeom prst="rect">
                            <a:avLst/>
                          </a:prstGeom>
                          <a:noFill/>
                          <a:ln>
                            <a:noFill/>
                          </a:ln>
                        </pic:spPr>
                      </pic:pic>
                    </a:graphicData>
                  </a:graphic>
                </wp:inline>
              </w:drawing>
            </w:r>
            <w:r>
              <w:rPr>
                <w:noProof/>
                <w:sz w:val="24"/>
              </w:rPr>
              <w:t>(Manual)</w:t>
            </w:r>
          </w:p>
          <w:p w:rsidR="00D10B75" w:rsidRDefault="00D10B75" w:rsidP="00D10B75">
            <w:pPr>
              <w:jc w:val="center"/>
              <w:rPr>
                <w:rFonts w:cs="Arial"/>
                <w:sz w:val="24"/>
                <w:lang w:val="de-DE" w:eastAsia="ja-JP"/>
              </w:rPr>
            </w:pPr>
            <w:r>
              <w:rPr>
                <w:noProof/>
                <w:sz w:val="24"/>
              </w:rPr>
              <w:t xml:space="preserve">or </w:t>
            </w:r>
            <w:r>
              <w:rPr>
                <w:noProof/>
                <w:sz w:val="24"/>
              </w:rPr>
              <w:drawing>
                <wp:inline distT="0" distB="0" distL="0" distR="0">
                  <wp:extent cx="233680" cy="244475"/>
                  <wp:effectExtent l="0" t="0" r="0" b="3175"/>
                  <wp:docPr id="20318"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680" cy="244475"/>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/117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extent cx="266065" cy="266065"/>
                  <wp:effectExtent l="0" t="0" r="635" b="635"/>
                  <wp:docPr id="20319" name="Picture 224"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nf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rPr>
                <w:rFonts w:cs="Arial"/>
                <w:sz w:val="16"/>
                <w:szCs w:val="16"/>
                <w:vertAlign w:val="subscript"/>
                <w:lang w:val="de-DE" w:eastAsia="ja-JP"/>
              </w:rPr>
              <w:t>/267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noProof/>
                <w:sz w:val="24"/>
              </w:rPr>
            </w:pPr>
            <w:r>
              <w:rPr>
                <w:rFonts w:cs="Arial"/>
                <w:noProof/>
                <w:sz w:val="24"/>
              </w:rPr>
              <w:drawing>
                <wp:inline distT="0" distB="0" distL="0" distR="0">
                  <wp:extent cx="266065" cy="266065"/>
                  <wp:effectExtent l="0" t="0" r="635" b="635"/>
                  <wp:docPr id="20320" name="Picture 27"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f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rPr>
                <w:rFonts w:cs="Arial"/>
                <w:sz w:val="16"/>
                <w:szCs w:val="16"/>
                <w:vertAlign w:val="subscript"/>
                <w:lang w:val="de-DE" w:eastAsia="ja-JP"/>
              </w:rPr>
              <w:t>/448</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815" cy="308610"/>
                  <wp:effectExtent l="0" t="0" r="6985" b="0"/>
                  <wp:docPr id="203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815" cy="308610"/>
                          </a:xfrm>
                          <a:prstGeom prst="rect">
                            <a:avLst/>
                          </a:prstGeom>
                          <a:noFill/>
                          <a:ln>
                            <a:noFill/>
                          </a:ln>
                        </pic:spPr>
                      </pic:pic>
                    </a:graphicData>
                  </a:graphic>
                </wp:inline>
              </w:drawing>
            </w:r>
            <w:r>
              <w:rPr>
                <w:rFonts w:cs="Arial"/>
                <w:sz w:val="16"/>
                <w:szCs w:val="16"/>
                <w:vertAlign w:val="subscript"/>
                <w:lang w:val="de-DE" w:eastAsia="ja-JP"/>
              </w:rPr>
              <w:t>/118</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815" cy="308610"/>
                  <wp:effectExtent l="0" t="0" r="6985" b="0"/>
                  <wp:docPr id="203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815" cy="308610"/>
                          </a:xfrm>
                          <a:prstGeom prst="rect">
                            <a:avLst/>
                          </a:prstGeom>
                          <a:noFill/>
                          <a:ln>
                            <a:noFill/>
                          </a:ln>
                        </pic:spPr>
                      </pic:pic>
                    </a:graphicData>
                  </a:graphic>
                </wp:inline>
              </w:drawing>
            </w:r>
            <w:r>
              <w:rPr>
                <w:rFonts w:cs="Arial"/>
                <w:sz w:val="16"/>
                <w:szCs w:val="16"/>
                <w:vertAlign w:val="subscript"/>
                <w:lang w:val="de-DE" w:eastAsia="ja-JP"/>
              </w:rPr>
              <w:t>/449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815" cy="308610"/>
                  <wp:effectExtent l="0" t="0" r="6985" b="0"/>
                  <wp:docPr id="203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815" cy="308610"/>
                          </a:xfrm>
                          <a:prstGeom prst="rect">
                            <a:avLst/>
                          </a:prstGeom>
                          <a:noFill/>
                          <a:ln>
                            <a:noFill/>
                          </a:ln>
                        </pic:spPr>
                      </pic:pic>
                    </a:graphicData>
                  </a:graphic>
                </wp:inline>
              </w:drawing>
            </w:r>
            <w:r>
              <w:rPr>
                <w:rFonts w:cs="Arial"/>
                <w:sz w:val="16"/>
                <w:szCs w:val="16"/>
                <w:vertAlign w:val="subscript"/>
                <w:lang w:val="de-DE" w:eastAsia="ja-JP"/>
              </w:rPr>
              <w:t>/450</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563245" cy="318770"/>
                  <wp:effectExtent l="0" t="0" r="8255" b="5080"/>
                  <wp:docPr id="20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245" cy="318770"/>
                          </a:xfrm>
                          <a:prstGeom prst="rect">
                            <a:avLst/>
                          </a:prstGeom>
                          <a:noFill/>
                          <a:ln>
                            <a:noFill/>
                          </a:ln>
                        </pic:spPr>
                      </pic:pic>
                    </a:graphicData>
                  </a:graphic>
                </wp:inline>
              </w:drawing>
            </w:r>
            <w:r>
              <w:rPr>
                <w:rFonts w:cs="Arial"/>
                <w:sz w:val="16"/>
                <w:szCs w:val="16"/>
                <w:vertAlign w:val="subscript"/>
                <w:lang w:val="de-DE" w:eastAsia="ja-JP"/>
              </w:rPr>
              <w:t>/452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372110" cy="351155"/>
                  <wp:effectExtent l="0" t="0" r="8890" b="0"/>
                  <wp:docPr id="20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110" cy="351155"/>
                          </a:xfrm>
                          <a:prstGeom prst="rect">
                            <a:avLst/>
                          </a:prstGeom>
                          <a:noFill/>
                          <a:ln>
                            <a:noFill/>
                          </a:ln>
                        </pic:spPr>
                      </pic:pic>
                    </a:graphicData>
                  </a:graphic>
                </wp:inline>
              </w:drawing>
            </w:r>
            <w:r>
              <w:rPr>
                <w:rFonts w:cs="Arial"/>
                <w:sz w:val="16"/>
                <w:szCs w:val="16"/>
                <w:vertAlign w:val="subscript"/>
                <w:lang w:val="de-DE" w:eastAsia="ja-JP"/>
              </w:rPr>
              <w:t>/453</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14655" cy="414655"/>
                  <wp:effectExtent l="0" t="0" r="4445" b="4445"/>
                  <wp:docPr id="20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a:ln>
                            <a:noFill/>
                          </a:ln>
                        </pic:spPr>
                      </pic:pic>
                    </a:graphicData>
                  </a:graphic>
                </wp:inline>
              </w:drawing>
            </w:r>
            <w:r>
              <w:rPr>
                <w:rFonts w:cs="Arial"/>
                <w:sz w:val="16"/>
                <w:szCs w:val="16"/>
                <w:vertAlign w:val="subscript"/>
                <w:lang w:val="de-DE" w:eastAsia="ja-JP"/>
              </w:rPr>
              <w:t>/454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563245" cy="318770"/>
                  <wp:effectExtent l="0" t="0" r="8255" b="5080"/>
                  <wp:docPr id="20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245" cy="318770"/>
                          </a:xfrm>
                          <a:prstGeom prst="rect">
                            <a:avLst/>
                          </a:prstGeom>
                          <a:noFill/>
                          <a:ln>
                            <a:noFill/>
                          </a:ln>
                        </pic:spPr>
                      </pic:pic>
                    </a:graphicData>
                  </a:graphic>
                </wp:inline>
              </w:drawing>
            </w:r>
            <w:r>
              <w:rPr>
                <w:rFonts w:cs="Arial"/>
                <w:sz w:val="16"/>
                <w:szCs w:val="16"/>
                <w:vertAlign w:val="subscript"/>
                <w:lang w:val="de-DE" w:eastAsia="ja-JP"/>
              </w:rPr>
              <w:t>/514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6996"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All Other Cases</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Pr="003A06AB" w:rsidRDefault="00D10B75">
            <w:pPr>
              <w:jc w:val="center"/>
              <w:rPr>
                <w:rFonts w:cs="Arial"/>
                <w:sz w:val="24"/>
                <w:lang w:eastAsia="ja-JP"/>
              </w:rPr>
            </w:pPr>
            <w:r w:rsidRPr="003A06AB">
              <w:rPr>
                <w:sz w:val="24"/>
              </w:rPr>
              <w:t>Blank (Do not show Symbol3)</w:t>
            </w:r>
          </w:p>
        </w:tc>
      </w:tr>
    </w:tbl>
    <w:p w:rsidR="00D10B75" w:rsidRDefault="00D10B75" w:rsidP="00D10B75">
      <w:pPr>
        <w:jc w:val="center"/>
        <w:rPr>
          <w:sz w:val="16"/>
          <w:szCs w:val="16"/>
        </w:rPr>
      </w:pPr>
      <w:r>
        <w:rPr>
          <w:sz w:val="16"/>
          <w:szCs w:val="16"/>
          <w:u w:val="single"/>
        </w:rPr>
        <w:t>R</w:t>
      </w:r>
      <w:r>
        <w:rPr>
          <w:sz w:val="16"/>
          <w:szCs w:val="16"/>
        </w:rPr>
        <w:t xml:space="preserve">everse </w:t>
      </w:r>
      <w:r>
        <w:rPr>
          <w:sz w:val="16"/>
          <w:szCs w:val="16"/>
          <w:u w:val="single"/>
        </w:rPr>
        <w:t>V</w:t>
      </w:r>
      <w:r>
        <w:rPr>
          <w:sz w:val="16"/>
          <w:szCs w:val="16"/>
        </w:rPr>
        <w:t xml:space="preserve">ideo </w:t>
      </w:r>
      <w:r>
        <w:rPr>
          <w:sz w:val="16"/>
          <w:szCs w:val="16"/>
          <w:u w:val="single"/>
        </w:rPr>
        <w:t>C</w:t>
      </w:r>
      <w:r>
        <w:rPr>
          <w:sz w:val="16"/>
          <w:szCs w:val="16"/>
        </w:rPr>
        <w:t xml:space="preserve">amera with </w:t>
      </w:r>
      <w:r>
        <w:rPr>
          <w:sz w:val="16"/>
          <w:szCs w:val="16"/>
          <w:u w:val="single"/>
        </w:rPr>
        <w:t>A</w:t>
      </w:r>
      <w:r>
        <w:rPr>
          <w:sz w:val="16"/>
          <w:szCs w:val="16"/>
        </w:rPr>
        <w:t xml:space="preserve">ctive </w:t>
      </w:r>
      <w:r>
        <w:rPr>
          <w:sz w:val="16"/>
          <w:szCs w:val="16"/>
          <w:u w:val="single"/>
        </w:rPr>
        <w:t>P</w:t>
      </w:r>
      <w:r>
        <w:rPr>
          <w:sz w:val="16"/>
          <w:szCs w:val="16"/>
        </w:rPr>
        <w:t xml:space="preserve">ark </w:t>
      </w:r>
      <w:r>
        <w:rPr>
          <w:sz w:val="16"/>
          <w:szCs w:val="16"/>
          <w:u w:val="single"/>
        </w:rPr>
        <w:t>A</w:t>
      </w:r>
      <w:r>
        <w:rPr>
          <w:sz w:val="16"/>
          <w:szCs w:val="16"/>
        </w:rPr>
        <w:t xml:space="preserve">ssist (APA) and </w:t>
      </w:r>
      <w:r>
        <w:rPr>
          <w:sz w:val="16"/>
          <w:szCs w:val="16"/>
          <w:u w:val="single"/>
        </w:rPr>
        <w:t>P</w:t>
      </w:r>
      <w:r>
        <w:rPr>
          <w:sz w:val="16"/>
          <w:szCs w:val="16"/>
        </w:rPr>
        <w:t xml:space="preserve">ark </w:t>
      </w:r>
      <w:r>
        <w:rPr>
          <w:sz w:val="16"/>
          <w:szCs w:val="16"/>
          <w:u w:val="single"/>
        </w:rPr>
        <w:t>D</w:t>
      </w:r>
      <w:r>
        <w:rPr>
          <w:sz w:val="16"/>
          <w:szCs w:val="16"/>
        </w:rPr>
        <w:t xml:space="preserve">istance </w:t>
      </w:r>
      <w:r>
        <w:rPr>
          <w:sz w:val="16"/>
          <w:szCs w:val="16"/>
          <w:u w:val="single"/>
        </w:rPr>
        <w:t>C</w:t>
      </w:r>
      <w:r>
        <w:rPr>
          <w:sz w:val="16"/>
          <w:szCs w:val="16"/>
        </w:rPr>
        <w:t>ontrol (PDC) Positional Symbol3</w:t>
      </w:r>
    </w:p>
    <w:p w:rsidR="00D10B75" w:rsidRDefault="00D10B75" w:rsidP="00D10B75">
      <w:pPr>
        <w:jc w:val="center"/>
        <w:rPr>
          <w:sz w:val="16"/>
          <w:szCs w:val="16"/>
        </w:rPr>
      </w:pPr>
      <w:r>
        <w:rPr>
          <w:sz w:val="16"/>
          <w:szCs w:val="16"/>
        </w:rPr>
        <w:t xml:space="preserve">*Fill % represents arrow with empty/full ratio of </w:t>
      </w:r>
      <w:proofErr w:type="spellStart"/>
      <w:r>
        <w:rPr>
          <w:sz w:val="16"/>
          <w:szCs w:val="16"/>
        </w:rPr>
        <w:t>ApaTrgtDist_D_Stat</w:t>
      </w:r>
      <w:proofErr w:type="spellEnd"/>
      <w:r>
        <w:rPr>
          <w:sz w:val="16"/>
          <w:szCs w:val="16"/>
        </w:rPr>
        <w:t xml:space="preserve">/15. Arrow will start to reveal the background starting at the tail and </w:t>
      </w:r>
      <w:proofErr w:type="spellStart"/>
      <w:r>
        <w:rPr>
          <w:sz w:val="16"/>
          <w:szCs w:val="16"/>
        </w:rPr>
        <w:t>unfilling</w:t>
      </w:r>
      <w:proofErr w:type="spellEnd"/>
      <w:r>
        <w:rPr>
          <w:sz w:val="16"/>
          <w:szCs w:val="16"/>
        </w:rPr>
        <w:t xml:space="preserve"> toward the direction of arrow as the values increase toward 0xF.</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Pr>
        <w:jc w:val="center"/>
        <w:rPr>
          <w:b/>
        </w:rPr>
      </w:pPr>
    </w:p>
    <w:p w:rsidR="00D10B75" w:rsidRDefault="00D10B75" w:rsidP="00D10B75">
      <w:pPr>
        <w:jc w:val="center"/>
        <w:rPr>
          <w:b/>
        </w:rPr>
      </w:pPr>
    </w:p>
    <w:p w:rsidR="00D10B75" w:rsidRDefault="00D10B75" w:rsidP="00D10B75">
      <w:pPr>
        <w:jc w:val="center"/>
        <w:rPr>
          <w:b/>
        </w:rPr>
      </w:pPr>
      <w:r>
        <w:rPr>
          <w:b/>
        </w:rPr>
        <w:t>8” (or equivalent) displays (</w:t>
      </w:r>
      <w:proofErr w:type="spellStart"/>
      <w:r>
        <w:rPr>
          <w:b/>
        </w:rPr>
        <w:t>FNVx</w:t>
      </w:r>
      <w:proofErr w:type="spellEnd"/>
      <w:r>
        <w:rPr>
          <w:b/>
        </w:rPr>
        <w:t xml:space="preserve"> only)</w:t>
      </w:r>
    </w:p>
    <w:tbl>
      <w:tblPr>
        <w:tblStyle w:val="TableGrid"/>
        <w:tblW w:w="10050" w:type="dxa"/>
        <w:jc w:val="center"/>
        <w:tblLayout w:type="fixed"/>
        <w:tblLook w:val="04A0" w:firstRow="1" w:lastRow="0" w:firstColumn="1" w:lastColumn="0" w:noHBand="0" w:noVBand="1"/>
      </w:tblPr>
      <w:tblGrid>
        <w:gridCol w:w="696"/>
        <w:gridCol w:w="474"/>
        <w:gridCol w:w="474"/>
        <w:gridCol w:w="474"/>
        <w:gridCol w:w="560"/>
        <w:gridCol w:w="578"/>
        <w:gridCol w:w="283"/>
        <w:gridCol w:w="284"/>
        <w:gridCol w:w="283"/>
        <w:gridCol w:w="567"/>
        <w:gridCol w:w="567"/>
        <w:gridCol w:w="567"/>
        <w:gridCol w:w="567"/>
        <w:gridCol w:w="567"/>
        <w:gridCol w:w="567"/>
        <w:gridCol w:w="567"/>
        <w:gridCol w:w="425"/>
        <w:gridCol w:w="1550"/>
      </w:tblGrid>
      <w:tr w:rsidR="00D10B75" w:rsidTr="00D10B75">
        <w:trPr>
          <w:cantSplit/>
          <w:trHeight w:val="1988"/>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[ApaSteScanMde_D_Stat]</w:t>
            </w:r>
          </w:p>
        </w:tc>
        <w:tc>
          <w:tcPr>
            <w:tcW w:w="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[ApaActvSide2_D_Stat]</w:t>
            </w:r>
          </w:p>
        </w:tc>
        <w:tc>
          <w:tcPr>
            <w:tcW w:w="5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[ApaMde_D_Stat]</w:t>
            </w:r>
          </w:p>
        </w:tc>
        <w:tc>
          <w:tcPr>
            <w:tcW w:w="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[ApaSelSapp_D_Stat]</w:t>
            </w:r>
          </w:p>
        </w:tc>
        <w:tc>
          <w:tcPr>
            <w:tcW w:w="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[ApaSelPpa_D_Stat]</w:t>
            </w:r>
          </w:p>
        </w:tc>
        <w:tc>
          <w:tcPr>
            <w:tcW w:w="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[ApaSelPoa_D_Stat]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[ApaScan_D_Stat]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[ApaLongCtl_D_RqDrv]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[ApaGearShif_D_RqDrv]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[ApaSteWhl_D_RqDrv]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[ApaAcsy_D_RqDrv]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[ApaTrgtDist_D_Stat]</w:t>
            </w:r>
            <w:r>
              <w:rPr>
                <w:rFonts w:cs="Arial"/>
                <w:vertAlign w:val="superscript"/>
                <w:lang w:val="de-DE"/>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[ApaMsgTxt_D_Rq]</w:t>
            </w:r>
            <w:r>
              <w:rPr>
                <w:rFonts w:cs="Arial"/>
                <w:vertAlign w:val="superscript"/>
                <w:lang w:val="de-DE"/>
              </w:rPr>
              <w:t xml:space="preserve"> ‡</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[PrkAidMsgTxt_D_Rq]</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2D0AA5" w:rsidRDefault="00D10B75">
            <w:pPr>
              <w:jc w:val="center"/>
              <w:rPr>
                <w:rFonts w:cs="Arial"/>
                <w:lang w:eastAsia="ja-JP"/>
              </w:rPr>
            </w:pPr>
            <w:r w:rsidRPr="002D0AA5">
              <w:t>Run</w:t>
            </w:r>
          </w:p>
          <w:p w:rsidR="00D10B75" w:rsidRPr="002D0AA5" w:rsidRDefault="00D10B75">
            <w:pPr>
              <w:jc w:val="center"/>
              <w:rPr>
                <w:rFonts w:cs="Arial"/>
                <w:lang w:eastAsia="ja-JP"/>
              </w:rPr>
            </w:pPr>
            <w:r w:rsidRPr="002D0AA5">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2032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vertAlign w:val="subscript"/>
                <w:lang w:val="de-DE" w:eastAsia="ja-JP"/>
              </w:rPr>
              <w:t>/105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2032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vertAlign w:val="subscript"/>
                <w:lang w:val="de-DE" w:eastAsia="ja-JP"/>
              </w:rPr>
              <w:t>/106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203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vertAlign w:val="subscript"/>
                <w:lang w:val="de-DE" w:eastAsia="ja-JP"/>
              </w:rPr>
              <w:t>/107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86385" cy="297180"/>
                  <wp:effectExtent l="0" t="0" r="0" b="7620"/>
                  <wp:docPr id="203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vertAlign w:val="subscript"/>
                <w:lang w:val="de-DE" w:eastAsia="ja-JP"/>
              </w:rPr>
              <w:t>/494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0x0</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19075" cy="257810"/>
                  <wp:effectExtent l="0" t="0" r="9525" b="8890"/>
                  <wp:docPr id="203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075" cy="257810"/>
                          </a:xfrm>
                          <a:prstGeom prst="rect">
                            <a:avLst/>
                          </a:prstGeom>
                          <a:noFill/>
                          <a:ln>
                            <a:noFill/>
                          </a:ln>
                        </pic:spPr>
                      </pic:pic>
                    </a:graphicData>
                  </a:graphic>
                </wp:inline>
              </w:drawing>
            </w:r>
            <w:r>
              <w:rPr>
                <w:rFonts w:cs="Arial"/>
                <w:sz w:val="16"/>
                <w:szCs w:val="16"/>
                <w:vertAlign w:val="subscript"/>
                <w:lang w:val="de-DE" w:eastAsia="ja-JP"/>
              </w:rPr>
              <w:t>/109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p w:rsidR="00D10B75" w:rsidRDefault="00D10B75">
            <w:pPr>
              <w:jc w:val="center"/>
              <w:rPr>
                <w:sz w:val="16"/>
                <w:szCs w:val="16"/>
                <w:lang w:val="de-DE"/>
              </w:rPr>
            </w:pPr>
            <w:r>
              <w:rPr>
                <w:sz w:val="16"/>
                <w:szCs w:val="16"/>
                <w:lang w:val="de-DE"/>
              </w:rPr>
              <w:t>0xE</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eastAsiaTheme="minorEastAsia" w:cs="Arial"/>
                <w:noProof/>
                <w:sz w:val="24"/>
              </w:rPr>
            </w:pPr>
            <w:r>
              <w:rPr>
                <w:noProof/>
                <w:sz w:val="24"/>
              </w:rPr>
              <w:t>With fill %*</w:t>
            </w:r>
            <w:r>
              <w:rPr>
                <w:rFonts w:cs="Arial"/>
                <w:sz w:val="16"/>
                <w:szCs w:val="16"/>
                <w:vertAlign w:val="subscript"/>
                <w:lang w:val="de-DE" w:eastAsia="ja-JP"/>
              </w:rPr>
              <w:t>/109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0xF</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07645" cy="235585"/>
                  <wp:effectExtent l="38100" t="38100" r="40005" b="50165"/>
                  <wp:docPr id="20333" name="Picture 2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 name="Picture 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a:scene3d>
                            <a:camera prst="orthographicFront">
                              <a:rot lat="0" lon="0" rev="10800000"/>
                            </a:camera>
                            <a:lightRig rig="threePt" dir="t"/>
                          </a:scene3d>
                        </pic:spPr>
                      </pic:pic>
                    </a:graphicData>
                  </a:graphic>
                </wp:inline>
              </w:drawing>
            </w:r>
            <w:r>
              <w:rPr>
                <w:rFonts w:cs="Arial"/>
                <w:sz w:val="16"/>
                <w:szCs w:val="16"/>
                <w:vertAlign w:val="subscript"/>
                <w:lang w:val="de-DE" w:eastAsia="ja-JP"/>
              </w:rPr>
              <w:t>/109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0x9</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330835" cy="314325"/>
                  <wp:effectExtent l="0" t="0" r="0" b="9525"/>
                  <wp:docPr id="203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0835" cy="314325"/>
                          </a:xfrm>
                          <a:prstGeom prst="rect">
                            <a:avLst/>
                          </a:prstGeom>
                          <a:noFill/>
                          <a:ln>
                            <a:noFill/>
                          </a:ln>
                        </pic:spPr>
                      </pic:pic>
                    </a:graphicData>
                  </a:graphic>
                </wp:inline>
              </w:drawing>
            </w:r>
            <w:r>
              <w:rPr>
                <w:rFonts w:cs="Arial"/>
                <w:sz w:val="16"/>
                <w:szCs w:val="16"/>
                <w:vertAlign w:val="subscript"/>
                <w:lang w:val="de-DE" w:eastAsia="ja-JP"/>
              </w:rPr>
              <w:t>/445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0x9</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560705" cy="325120"/>
                  <wp:effectExtent l="0" t="0" r="0" b="0"/>
                  <wp:docPr id="203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705" cy="325120"/>
                          </a:xfrm>
                          <a:prstGeom prst="rect">
                            <a:avLst/>
                          </a:prstGeom>
                          <a:noFill/>
                          <a:ln>
                            <a:noFill/>
                          </a:ln>
                        </pic:spPr>
                      </pic:pic>
                    </a:graphicData>
                  </a:graphic>
                </wp:inline>
              </w:drawing>
            </w:r>
            <w:r>
              <w:rPr>
                <w:rFonts w:cs="Arial"/>
                <w:sz w:val="16"/>
                <w:szCs w:val="16"/>
                <w:vertAlign w:val="subscript"/>
                <w:lang w:val="de-DE" w:eastAsia="ja-JP"/>
              </w:rPr>
              <w:t>/446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0x9</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21005" cy="421005"/>
                  <wp:effectExtent l="0" t="0" r="0" b="0"/>
                  <wp:docPr id="203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inline>
              </w:drawing>
            </w:r>
            <w:r>
              <w:rPr>
                <w:rFonts w:cs="Arial"/>
                <w:sz w:val="16"/>
                <w:szCs w:val="16"/>
                <w:vertAlign w:val="subscript"/>
                <w:lang w:val="de-DE" w:eastAsia="ja-JP"/>
              </w:rPr>
              <w:t>/447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29870" cy="257810"/>
                  <wp:effectExtent l="0" t="0" r="0" b="8890"/>
                  <wp:docPr id="203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870" cy="257810"/>
                          </a:xfrm>
                          <a:prstGeom prst="rect">
                            <a:avLst/>
                          </a:prstGeom>
                          <a:noFill/>
                          <a:ln>
                            <a:noFill/>
                          </a:ln>
                        </pic:spPr>
                      </pic:pic>
                    </a:graphicData>
                  </a:graphic>
                </wp:inline>
              </w:drawing>
            </w:r>
            <w:r>
              <w:rPr>
                <w:rFonts w:cs="Arial"/>
                <w:sz w:val="16"/>
                <w:szCs w:val="16"/>
                <w:vertAlign w:val="subscript"/>
                <w:lang w:val="de-DE" w:eastAsia="ja-JP"/>
              </w:rPr>
              <w:t>/110</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203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vertAlign w:val="subscript"/>
                <w:lang w:val="de-DE" w:eastAsia="ja-JP"/>
              </w:rPr>
              <w:t>/111</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0x0</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229870" cy="269240"/>
                  <wp:effectExtent l="0" t="0" r="0" b="0"/>
                  <wp:docPr id="203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870" cy="269240"/>
                          </a:xfrm>
                          <a:prstGeom prst="rect">
                            <a:avLst/>
                          </a:prstGeom>
                          <a:noFill/>
                          <a:ln>
                            <a:noFill/>
                          </a:ln>
                        </pic:spPr>
                      </pic:pic>
                    </a:graphicData>
                  </a:graphic>
                </wp:inline>
              </w:drawing>
            </w:r>
            <w:r>
              <w:rPr>
                <w:rFonts w:cs="Arial"/>
                <w:sz w:val="16"/>
                <w:szCs w:val="16"/>
                <w:vertAlign w:val="subscript"/>
                <w:lang w:val="de-DE" w:eastAsia="ja-JP"/>
              </w:rPr>
              <w:t>/112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p w:rsidR="00D10B75" w:rsidRDefault="00D10B75">
            <w:pPr>
              <w:jc w:val="center"/>
              <w:rPr>
                <w:sz w:val="16"/>
                <w:szCs w:val="16"/>
                <w:lang w:val="de-DE"/>
              </w:rPr>
            </w:pPr>
            <w:r>
              <w:rPr>
                <w:sz w:val="16"/>
                <w:szCs w:val="16"/>
                <w:lang w:val="de-DE"/>
              </w:rPr>
              <w:t>0xE</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noProof/>
                <w:sz w:val="24"/>
              </w:rPr>
            </w:pPr>
            <w:r>
              <w:rPr>
                <w:noProof/>
                <w:sz w:val="24"/>
              </w:rPr>
              <w:t>With fill %*</w:t>
            </w:r>
            <w:r>
              <w:rPr>
                <w:rFonts w:cs="Arial"/>
                <w:sz w:val="16"/>
                <w:szCs w:val="16"/>
                <w:vertAlign w:val="subscript"/>
                <w:lang w:val="de-DE" w:eastAsia="ja-JP"/>
              </w:rPr>
              <w:t>/112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0xF</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rPr>
              <w:drawing>
                <wp:inline distT="0" distB="0" distL="0" distR="0">
                  <wp:extent cx="179705" cy="207645"/>
                  <wp:effectExtent l="0" t="0" r="0" b="1905"/>
                  <wp:docPr id="203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92a2800004a49000039e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9705" cy="207645"/>
                          </a:xfrm>
                          <a:prstGeom prst="rect">
                            <a:avLst/>
                          </a:prstGeom>
                          <a:noFill/>
                          <a:ln>
                            <a:noFill/>
                          </a:ln>
                        </pic:spPr>
                      </pic:pic>
                    </a:graphicData>
                  </a:graphic>
                </wp:inline>
              </w:drawing>
            </w:r>
            <w:r>
              <w:rPr>
                <w:rFonts w:cs="Arial"/>
                <w:sz w:val="16"/>
                <w:szCs w:val="16"/>
                <w:vertAlign w:val="subscript"/>
                <w:lang w:val="de-DE" w:eastAsia="ja-JP"/>
              </w:rPr>
              <w:t>/112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extent cx="269240" cy="269240"/>
                  <wp:effectExtent l="0" t="0" r="0" b="0"/>
                  <wp:docPr id="20341" name="Picture 29"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f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9240" cy="269240"/>
                          </a:xfrm>
                          <a:prstGeom prst="rect">
                            <a:avLst/>
                          </a:prstGeom>
                          <a:noFill/>
                          <a:ln>
                            <a:noFill/>
                          </a:ln>
                        </pic:spPr>
                      </pic:pic>
                    </a:graphicData>
                  </a:graphic>
                </wp:inline>
              </w:drawing>
            </w:r>
            <w:r>
              <w:rPr>
                <w:rFonts w:cs="Arial"/>
                <w:sz w:val="16"/>
                <w:szCs w:val="16"/>
                <w:vertAlign w:val="subscript"/>
                <w:lang w:val="de-DE" w:eastAsia="ja-JP"/>
              </w:rPr>
              <w:t>/256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29870" cy="257810"/>
                  <wp:effectExtent l="0" t="0" r="0" b="8890"/>
                  <wp:docPr id="203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870" cy="257810"/>
                          </a:xfrm>
                          <a:prstGeom prst="rect">
                            <a:avLst/>
                          </a:prstGeom>
                          <a:noFill/>
                          <a:ln>
                            <a:noFill/>
                          </a:ln>
                        </pic:spPr>
                      </pic:pic>
                    </a:graphicData>
                  </a:graphic>
                </wp:inline>
              </w:drawing>
            </w:r>
            <w:r>
              <w:rPr>
                <w:rFonts w:cs="Arial"/>
                <w:sz w:val="16"/>
                <w:szCs w:val="16"/>
                <w:vertAlign w:val="subscript"/>
                <w:lang w:val="de-DE" w:eastAsia="ja-JP"/>
              </w:rPr>
              <w:t>/115</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74955" cy="235585"/>
                  <wp:effectExtent l="0" t="0" r="0" b="0"/>
                  <wp:docPr id="203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955" cy="235585"/>
                          </a:xfrm>
                          <a:prstGeom prst="rect">
                            <a:avLst/>
                          </a:prstGeom>
                          <a:noFill/>
                          <a:ln>
                            <a:noFill/>
                          </a:ln>
                        </pic:spPr>
                      </pic:pic>
                    </a:graphicData>
                  </a:graphic>
                </wp:inline>
              </w:drawing>
            </w:r>
            <w:r>
              <w:rPr>
                <w:rFonts w:cs="Arial"/>
                <w:sz w:val="16"/>
                <w:szCs w:val="16"/>
                <w:vertAlign w:val="subscript"/>
                <w:lang w:val="de-DE" w:eastAsia="ja-JP"/>
              </w:rPr>
              <w:t>/116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572135" cy="201930"/>
                  <wp:effectExtent l="0" t="0" r="0" b="7620"/>
                  <wp:docPr id="203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135" cy="201930"/>
                          </a:xfrm>
                          <a:prstGeom prst="rect">
                            <a:avLst/>
                          </a:prstGeom>
                          <a:noFill/>
                          <a:ln>
                            <a:noFill/>
                          </a:ln>
                        </pic:spPr>
                      </pic:pic>
                    </a:graphicData>
                  </a:graphic>
                </wp:inline>
              </w:drawing>
            </w:r>
            <w:r>
              <w:rPr>
                <w:noProof/>
                <w:sz w:val="24"/>
              </w:rPr>
              <w:drawing>
                <wp:inline distT="0" distB="0" distL="0" distR="0">
                  <wp:extent cx="179705" cy="201930"/>
                  <wp:effectExtent l="0" t="0" r="0" b="7620"/>
                  <wp:docPr id="203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705" cy="201930"/>
                          </a:xfrm>
                          <a:prstGeom prst="rect">
                            <a:avLst/>
                          </a:prstGeom>
                          <a:noFill/>
                          <a:ln>
                            <a:noFill/>
                          </a:ln>
                        </pic:spPr>
                      </pic:pic>
                    </a:graphicData>
                  </a:graphic>
                </wp:inline>
              </w:drawing>
            </w:r>
            <w:r>
              <w:rPr>
                <w:noProof/>
                <w:sz w:val="24"/>
              </w:rPr>
              <w:t>(Manual)</w:t>
            </w:r>
          </w:p>
          <w:p w:rsidR="00D10B75" w:rsidRDefault="00D10B75" w:rsidP="00D10B75">
            <w:pPr>
              <w:jc w:val="center"/>
              <w:rPr>
                <w:rFonts w:cs="Arial"/>
                <w:sz w:val="24"/>
                <w:lang w:val="de-DE" w:eastAsia="ja-JP"/>
              </w:rPr>
            </w:pPr>
            <w:r>
              <w:rPr>
                <w:noProof/>
                <w:sz w:val="24"/>
              </w:rPr>
              <w:t xml:space="preserve">or </w:t>
            </w:r>
            <w:r>
              <w:rPr>
                <w:noProof/>
                <w:sz w:val="24"/>
              </w:rPr>
              <w:drawing>
                <wp:inline distT="0" distB="0" distL="0" distR="0">
                  <wp:extent cx="235585" cy="247015"/>
                  <wp:effectExtent l="0" t="0" r="0" b="635"/>
                  <wp:docPr id="20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585" cy="247015"/>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/117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extent cx="269240" cy="269240"/>
                  <wp:effectExtent l="0" t="0" r="0" b="0"/>
                  <wp:docPr id="20347" name="Picture 22"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nf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9240" cy="269240"/>
                          </a:xfrm>
                          <a:prstGeom prst="rect">
                            <a:avLst/>
                          </a:prstGeom>
                          <a:noFill/>
                          <a:ln>
                            <a:noFill/>
                          </a:ln>
                        </pic:spPr>
                      </pic:pic>
                    </a:graphicData>
                  </a:graphic>
                </wp:inline>
              </w:drawing>
            </w:r>
            <w:r>
              <w:rPr>
                <w:rFonts w:cs="Arial"/>
                <w:sz w:val="16"/>
                <w:szCs w:val="16"/>
                <w:vertAlign w:val="subscript"/>
                <w:lang w:val="de-DE" w:eastAsia="ja-JP"/>
              </w:rPr>
              <w:t>/267</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noProof/>
                <w:sz w:val="24"/>
              </w:rPr>
            </w:pPr>
            <w:r>
              <w:rPr>
                <w:rFonts w:cs="Arial"/>
                <w:noProof/>
                <w:sz w:val="24"/>
              </w:rPr>
              <w:drawing>
                <wp:inline distT="0" distB="0" distL="0" distR="0">
                  <wp:extent cx="269240" cy="269240"/>
                  <wp:effectExtent l="0" t="0" r="0" b="0"/>
                  <wp:docPr id="20348" name="Picture 21"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f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9240" cy="269240"/>
                          </a:xfrm>
                          <a:prstGeom prst="rect">
                            <a:avLst/>
                          </a:prstGeom>
                          <a:noFill/>
                          <a:ln>
                            <a:noFill/>
                          </a:ln>
                        </pic:spPr>
                      </pic:pic>
                    </a:graphicData>
                  </a:graphic>
                </wp:inline>
              </w:drawing>
            </w:r>
            <w:r>
              <w:rPr>
                <w:rFonts w:cs="Arial"/>
                <w:sz w:val="16"/>
                <w:szCs w:val="16"/>
                <w:vertAlign w:val="subscript"/>
                <w:lang w:val="de-DE" w:eastAsia="ja-JP"/>
              </w:rPr>
              <w:t>/448</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180" cy="302895"/>
                  <wp:effectExtent l="0" t="0" r="7620" b="1905"/>
                  <wp:docPr id="203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 cy="302895"/>
                          </a:xfrm>
                          <a:prstGeom prst="rect">
                            <a:avLst/>
                          </a:prstGeom>
                          <a:noFill/>
                          <a:ln>
                            <a:noFill/>
                          </a:ln>
                        </pic:spPr>
                      </pic:pic>
                    </a:graphicData>
                  </a:graphic>
                </wp:inline>
              </w:drawing>
            </w:r>
            <w:r>
              <w:rPr>
                <w:rFonts w:cs="Arial"/>
                <w:sz w:val="16"/>
                <w:szCs w:val="16"/>
                <w:vertAlign w:val="subscript"/>
                <w:lang w:val="de-DE" w:eastAsia="ja-JP"/>
              </w:rPr>
              <w:t>/118</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180" cy="302895"/>
                  <wp:effectExtent l="0" t="0" r="7620" b="1905"/>
                  <wp:docPr id="203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 cy="302895"/>
                          </a:xfrm>
                          <a:prstGeom prst="rect">
                            <a:avLst/>
                          </a:prstGeom>
                          <a:noFill/>
                          <a:ln>
                            <a:noFill/>
                          </a:ln>
                        </pic:spPr>
                      </pic:pic>
                    </a:graphicData>
                  </a:graphic>
                </wp:inline>
              </w:drawing>
            </w:r>
            <w:r>
              <w:rPr>
                <w:rFonts w:cs="Arial"/>
                <w:sz w:val="16"/>
                <w:szCs w:val="16"/>
                <w:vertAlign w:val="subscript"/>
                <w:lang w:val="de-DE" w:eastAsia="ja-JP"/>
              </w:rPr>
              <w:t>/449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180" cy="302895"/>
                  <wp:effectExtent l="0" t="0" r="7620" b="1905"/>
                  <wp:docPr id="203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 cy="302895"/>
                          </a:xfrm>
                          <a:prstGeom prst="rect">
                            <a:avLst/>
                          </a:prstGeom>
                          <a:noFill/>
                          <a:ln>
                            <a:noFill/>
                          </a:ln>
                        </pic:spPr>
                      </pic:pic>
                    </a:graphicData>
                  </a:graphic>
                </wp:inline>
              </w:drawing>
            </w:r>
            <w:r>
              <w:rPr>
                <w:rFonts w:cs="Arial"/>
                <w:sz w:val="16"/>
                <w:szCs w:val="16"/>
                <w:vertAlign w:val="subscript"/>
                <w:lang w:val="de-DE" w:eastAsia="ja-JP"/>
              </w:rPr>
              <w:t>/450</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560705" cy="325120"/>
                  <wp:effectExtent l="0" t="0" r="0" b="0"/>
                  <wp:docPr id="203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705" cy="325120"/>
                          </a:xfrm>
                          <a:prstGeom prst="rect">
                            <a:avLst/>
                          </a:prstGeom>
                          <a:noFill/>
                          <a:ln>
                            <a:noFill/>
                          </a:ln>
                        </pic:spPr>
                      </pic:pic>
                    </a:graphicData>
                  </a:graphic>
                </wp:inline>
              </w:drawing>
            </w:r>
            <w:r>
              <w:rPr>
                <w:rFonts w:cs="Arial"/>
                <w:sz w:val="16"/>
                <w:szCs w:val="16"/>
                <w:vertAlign w:val="subscript"/>
                <w:lang w:val="de-DE" w:eastAsia="ja-JP"/>
              </w:rPr>
              <w:t>/452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370205" cy="353695"/>
                  <wp:effectExtent l="0" t="0" r="0" b="8255"/>
                  <wp:docPr id="203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0205" cy="353695"/>
                          </a:xfrm>
                          <a:prstGeom prst="rect">
                            <a:avLst/>
                          </a:prstGeom>
                          <a:noFill/>
                          <a:ln>
                            <a:noFill/>
                          </a:ln>
                        </pic:spPr>
                      </pic:pic>
                    </a:graphicData>
                  </a:graphic>
                </wp:inline>
              </w:drawing>
            </w:r>
            <w:r>
              <w:rPr>
                <w:rFonts w:cs="Arial"/>
                <w:sz w:val="16"/>
                <w:szCs w:val="16"/>
                <w:vertAlign w:val="subscript"/>
                <w:lang w:val="de-DE" w:eastAsia="ja-JP"/>
              </w:rPr>
              <w:t>/453</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21005" cy="421005"/>
                  <wp:effectExtent l="0" t="0" r="0" b="0"/>
                  <wp:docPr id="203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inline>
              </w:drawing>
            </w:r>
            <w:r>
              <w:rPr>
                <w:rFonts w:cs="Arial"/>
                <w:sz w:val="16"/>
                <w:szCs w:val="16"/>
                <w:vertAlign w:val="subscript"/>
                <w:lang w:val="de-DE" w:eastAsia="ja-JP"/>
              </w:rPr>
              <w:t>/454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560705" cy="325120"/>
                  <wp:effectExtent l="0" t="0" r="0" b="0"/>
                  <wp:docPr id="203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705" cy="325120"/>
                          </a:xfrm>
                          <a:prstGeom prst="rect">
                            <a:avLst/>
                          </a:prstGeom>
                          <a:noFill/>
                          <a:ln>
                            <a:noFill/>
                          </a:ln>
                        </pic:spPr>
                      </pic:pic>
                    </a:graphicData>
                  </a:graphic>
                </wp:inline>
              </w:drawing>
            </w:r>
            <w:r>
              <w:rPr>
                <w:rFonts w:cs="Arial"/>
                <w:sz w:val="16"/>
                <w:szCs w:val="16"/>
                <w:vertAlign w:val="subscript"/>
                <w:lang w:val="de-DE" w:eastAsia="ja-JP"/>
              </w:rPr>
              <w:t>/514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0xA</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269240" cy="269240"/>
                  <wp:effectExtent l="0" t="0" r="0" b="0"/>
                  <wp:docPr id="20356" name="Picture 13"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f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9240" cy="269240"/>
                          </a:xfrm>
                          <a:prstGeom prst="rect">
                            <a:avLst/>
                          </a:prstGeom>
                          <a:noFill/>
                          <a:ln>
                            <a:noFill/>
                          </a:ln>
                        </pic:spPr>
                      </pic:pic>
                    </a:graphicData>
                  </a:graphic>
                </wp:inline>
              </w:drawing>
            </w:r>
            <w:r>
              <w:rPr>
                <w:rFonts w:cs="Arial"/>
                <w:sz w:val="16"/>
                <w:szCs w:val="16"/>
                <w:vertAlign w:val="subscript"/>
                <w:lang w:val="de-DE" w:eastAsia="ja-JP"/>
              </w:rPr>
              <w:t>/582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rFonts w:cs="Arial"/>
                <w:noProof/>
                <w:sz w:val="24"/>
              </w:rPr>
            </w:pPr>
            <w:r>
              <w:rPr>
                <w:noProof/>
                <w:sz w:val="24"/>
              </w:rPr>
              <w:drawing>
                <wp:inline distT="0" distB="0" distL="0" distR="0" wp14:anchorId="54EE537A" wp14:editId="560546E9">
                  <wp:extent cx="560705" cy="325120"/>
                  <wp:effectExtent l="0" t="0" r="0" b="0"/>
                  <wp:docPr id="2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705" cy="325120"/>
                          </a:xfrm>
                          <a:prstGeom prst="rect">
                            <a:avLst/>
                          </a:prstGeom>
                          <a:noFill/>
                          <a:ln>
                            <a:noFill/>
                          </a:ln>
                        </pic:spPr>
                      </pic:pic>
                    </a:graphicData>
                  </a:graphic>
                </wp:inline>
              </w:drawing>
            </w:r>
            <w:r w:rsidRPr="00191F64">
              <w:rPr>
                <w:rFonts w:cs="Arial"/>
                <w:sz w:val="16"/>
                <w:szCs w:val="16"/>
                <w:vertAlign w:val="subscript"/>
                <w:lang w:val="de-DE" w:eastAsia="ja-JP"/>
              </w:rPr>
              <w:t>/596</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0x3</w:t>
            </w:r>
          </w:p>
        </w:tc>
        <w:tc>
          <w:tcPr>
            <w:tcW w:w="5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rFonts w:cs="Arial"/>
                <w:noProof/>
                <w:sz w:val="24"/>
              </w:rPr>
            </w:pPr>
            <w:r>
              <w:rPr>
                <w:noProof/>
              </w:rPr>
              <w:drawing>
                <wp:inline distT="0" distB="0" distL="0" distR="0" wp14:anchorId="23B91302" wp14:editId="39698476">
                  <wp:extent cx="437515" cy="437515"/>
                  <wp:effectExtent l="0" t="0" r="635" b="635"/>
                  <wp:docPr id="20358" name="Picture 230" descr="apa_arrow_left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pa_arrow_left_side"/>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/601</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0x3</w:t>
            </w:r>
          </w:p>
        </w:tc>
        <w:tc>
          <w:tcPr>
            <w:tcW w:w="5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0x5</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rFonts w:cs="Arial"/>
                <w:noProof/>
                <w:sz w:val="24"/>
              </w:rPr>
            </w:pPr>
            <w:r>
              <w:rPr>
                <w:noProof/>
              </w:rPr>
              <w:drawing>
                <wp:inline distT="0" distB="0" distL="0" distR="0" wp14:anchorId="0046BFFB" wp14:editId="353FB097">
                  <wp:extent cx="437515" cy="437515"/>
                  <wp:effectExtent l="0" t="0" r="635" b="635"/>
                  <wp:docPr id="20359" name="Picture 3" descr="apa_arrow_left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pa_arrow_left_side"/>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/602</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0x6</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rFonts w:cs="Arial"/>
                <w:noProof/>
                <w:sz w:val="24"/>
              </w:rPr>
            </w:pPr>
            <w:r>
              <w:rPr>
                <w:noProof/>
              </w:rPr>
              <w:drawing>
                <wp:inline distT="0" distB="0" distL="0" distR="0" wp14:anchorId="23AE9EDB" wp14:editId="7D10EAA8">
                  <wp:extent cx="437515" cy="437515"/>
                  <wp:effectExtent l="0" t="0" r="0" b="0"/>
                  <wp:docPr id="20360"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/603</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0x3</w:t>
            </w:r>
          </w:p>
        </w:tc>
        <w:tc>
          <w:tcPr>
            <w:tcW w:w="57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rFonts w:cs="Arial"/>
                <w:noProof/>
                <w:sz w:val="24"/>
              </w:rPr>
            </w:pPr>
            <w:r>
              <w:rPr>
                <w:noProof/>
              </w:rPr>
              <w:drawing>
                <wp:inline distT="0" distB="0" distL="0" distR="0" wp14:anchorId="31200A25" wp14:editId="3531F97F">
                  <wp:extent cx="437515" cy="437515"/>
                  <wp:effectExtent l="0" t="0" r="0" b="0"/>
                  <wp:docPr id="203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/604</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0xB</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rFonts w:cs="Arial"/>
                <w:noProof/>
                <w:sz w:val="24"/>
              </w:rPr>
            </w:pPr>
            <w:r>
              <w:rPr>
                <w:rFonts w:cs="Arial"/>
                <w:noProof/>
                <w:sz w:val="24"/>
              </w:rPr>
              <w:drawing>
                <wp:inline distT="0" distB="0" distL="0" distR="0" wp14:anchorId="49532EAE" wp14:editId="1732962A">
                  <wp:extent cx="269240" cy="269240"/>
                  <wp:effectExtent l="0" t="0" r="0" b="0"/>
                  <wp:docPr id="20362" name="Picture 8"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f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9240" cy="269240"/>
                          </a:xfrm>
                          <a:prstGeom prst="rect">
                            <a:avLst/>
                          </a:prstGeom>
                          <a:noFill/>
                          <a:ln>
                            <a:noFill/>
                          </a:ln>
                        </pic:spPr>
                      </pic:pic>
                    </a:graphicData>
                  </a:graphic>
                </wp:inline>
              </w:drawing>
            </w:r>
            <w:r>
              <w:rPr>
                <w:rFonts w:cs="Arial"/>
                <w:sz w:val="16"/>
                <w:szCs w:val="16"/>
                <w:vertAlign w:val="subscript"/>
                <w:lang w:val="de-DE" w:eastAsia="ja-JP"/>
              </w:rPr>
              <w:t>/619</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6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78"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155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rFonts w:cs="Arial"/>
                <w:noProof/>
                <w:sz w:val="24"/>
              </w:rPr>
            </w:pPr>
            <w:r>
              <w:rPr>
                <w:noProof/>
                <w:sz w:val="24"/>
              </w:rPr>
              <w:drawing>
                <wp:inline distT="0" distB="0" distL="0" distR="0" wp14:anchorId="19538732" wp14:editId="34765A16">
                  <wp:extent cx="560705" cy="325120"/>
                  <wp:effectExtent l="0" t="0" r="0" b="0"/>
                  <wp:docPr id="20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705" cy="325120"/>
                          </a:xfrm>
                          <a:prstGeom prst="rect">
                            <a:avLst/>
                          </a:prstGeom>
                          <a:noFill/>
                          <a:ln>
                            <a:noFill/>
                          </a:ln>
                        </pic:spPr>
                      </pic:pic>
                    </a:graphicData>
                  </a:graphic>
                </wp:inline>
              </w:drawing>
            </w:r>
            <w:r>
              <w:rPr>
                <w:rFonts w:cs="Arial"/>
                <w:sz w:val="16"/>
                <w:szCs w:val="16"/>
                <w:vertAlign w:val="subscript"/>
                <w:lang w:val="de-DE" w:eastAsia="ja-JP"/>
              </w:rPr>
              <w:t>/621</w:t>
            </w:r>
          </w:p>
        </w:tc>
      </w:tr>
      <w:tr w:rsidR="00D10B75" w:rsidTr="00D10B75">
        <w:trPr>
          <w:cantSplit/>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lang w:val="de-DE" w:eastAsia="ja-JP"/>
              </w:rPr>
            </w:pPr>
          </w:p>
        </w:tc>
        <w:tc>
          <w:tcPr>
            <w:tcW w:w="7804"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lang w:val="de-DE" w:eastAsia="ja-JP"/>
              </w:rPr>
            </w:pPr>
            <w:r>
              <w:rPr>
                <w:lang w:val="de-DE"/>
              </w:rPr>
              <w:t>All Other Cases</w:t>
            </w:r>
          </w:p>
        </w:tc>
        <w:tc>
          <w:tcPr>
            <w:tcW w:w="1550" w:type="dxa"/>
            <w:tcBorders>
              <w:top w:val="single" w:sz="4" w:space="0" w:color="auto"/>
              <w:left w:val="single" w:sz="4" w:space="0" w:color="auto"/>
              <w:bottom w:val="single" w:sz="4" w:space="0" w:color="auto"/>
              <w:right w:val="single" w:sz="4" w:space="0" w:color="auto"/>
            </w:tcBorders>
            <w:vAlign w:val="center"/>
            <w:hideMark/>
          </w:tcPr>
          <w:p w:rsidR="00D10B75" w:rsidRPr="002D0AA5" w:rsidRDefault="00D10B75" w:rsidP="00D10B75">
            <w:pPr>
              <w:jc w:val="center"/>
              <w:rPr>
                <w:rFonts w:cs="Arial"/>
                <w:sz w:val="24"/>
                <w:lang w:eastAsia="ja-JP"/>
              </w:rPr>
            </w:pPr>
            <w:r w:rsidRPr="002D0AA5">
              <w:rPr>
                <w:sz w:val="24"/>
              </w:rPr>
              <w:t>Blank (Do not show Symbol3)</w:t>
            </w:r>
          </w:p>
        </w:tc>
      </w:tr>
    </w:tbl>
    <w:p w:rsidR="00D10B75" w:rsidRDefault="00D10B75" w:rsidP="00D10B75">
      <w:pPr>
        <w:jc w:val="center"/>
        <w:rPr>
          <w:sz w:val="16"/>
          <w:szCs w:val="16"/>
        </w:rPr>
      </w:pPr>
      <w:r>
        <w:rPr>
          <w:sz w:val="16"/>
          <w:szCs w:val="16"/>
          <w:u w:val="single"/>
        </w:rPr>
        <w:t>R</w:t>
      </w:r>
      <w:r>
        <w:rPr>
          <w:sz w:val="16"/>
          <w:szCs w:val="16"/>
        </w:rPr>
        <w:t xml:space="preserve">everse </w:t>
      </w:r>
      <w:r>
        <w:rPr>
          <w:sz w:val="16"/>
          <w:szCs w:val="16"/>
          <w:u w:val="single"/>
        </w:rPr>
        <w:t>V</w:t>
      </w:r>
      <w:r>
        <w:rPr>
          <w:sz w:val="16"/>
          <w:szCs w:val="16"/>
        </w:rPr>
        <w:t xml:space="preserve">ideo </w:t>
      </w:r>
      <w:r>
        <w:rPr>
          <w:sz w:val="16"/>
          <w:szCs w:val="16"/>
          <w:u w:val="single"/>
        </w:rPr>
        <w:t>C</w:t>
      </w:r>
      <w:r>
        <w:rPr>
          <w:sz w:val="16"/>
          <w:szCs w:val="16"/>
        </w:rPr>
        <w:t xml:space="preserve">amera with </w:t>
      </w:r>
      <w:r>
        <w:rPr>
          <w:sz w:val="16"/>
          <w:szCs w:val="16"/>
          <w:u w:val="single"/>
        </w:rPr>
        <w:t>A</w:t>
      </w:r>
      <w:r>
        <w:rPr>
          <w:sz w:val="16"/>
          <w:szCs w:val="16"/>
        </w:rPr>
        <w:t xml:space="preserve">ctive </w:t>
      </w:r>
      <w:r>
        <w:rPr>
          <w:sz w:val="16"/>
          <w:szCs w:val="16"/>
          <w:u w:val="single"/>
        </w:rPr>
        <w:t>P</w:t>
      </w:r>
      <w:r>
        <w:rPr>
          <w:sz w:val="16"/>
          <w:szCs w:val="16"/>
        </w:rPr>
        <w:t xml:space="preserve">ark </w:t>
      </w:r>
      <w:r>
        <w:rPr>
          <w:sz w:val="16"/>
          <w:szCs w:val="16"/>
          <w:u w:val="single"/>
        </w:rPr>
        <w:t>A</w:t>
      </w:r>
      <w:r>
        <w:rPr>
          <w:sz w:val="16"/>
          <w:szCs w:val="16"/>
        </w:rPr>
        <w:t xml:space="preserve">ssist (APA) and </w:t>
      </w:r>
      <w:r>
        <w:rPr>
          <w:sz w:val="16"/>
          <w:szCs w:val="16"/>
          <w:u w:val="single"/>
        </w:rPr>
        <w:t>P</w:t>
      </w:r>
      <w:r>
        <w:rPr>
          <w:sz w:val="16"/>
          <w:szCs w:val="16"/>
        </w:rPr>
        <w:t xml:space="preserve">ark </w:t>
      </w:r>
      <w:r>
        <w:rPr>
          <w:sz w:val="16"/>
          <w:szCs w:val="16"/>
          <w:u w:val="single"/>
        </w:rPr>
        <w:t>D</w:t>
      </w:r>
      <w:r>
        <w:rPr>
          <w:sz w:val="16"/>
          <w:szCs w:val="16"/>
        </w:rPr>
        <w:t xml:space="preserve">istance </w:t>
      </w:r>
      <w:r>
        <w:rPr>
          <w:sz w:val="16"/>
          <w:szCs w:val="16"/>
          <w:u w:val="single"/>
        </w:rPr>
        <w:t>C</w:t>
      </w:r>
      <w:r>
        <w:rPr>
          <w:sz w:val="16"/>
          <w:szCs w:val="16"/>
        </w:rPr>
        <w:t>ontrol (PDC) Positional Symbol3</w:t>
      </w:r>
    </w:p>
    <w:p w:rsidR="00D10B75" w:rsidRDefault="00D10B75" w:rsidP="00D10B75">
      <w:pPr>
        <w:jc w:val="center"/>
        <w:rPr>
          <w:sz w:val="16"/>
          <w:szCs w:val="16"/>
        </w:rPr>
      </w:pPr>
      <w:r>
        <w:rPr>
          <w:sz w:val="16"/>
          <w:szCs w:val="16"/>
        </w:rPr>
        <w:t xml:space="preserve">*Fill % represents arrow with empty/full ratio of </w:t>
      </w:r>
      <w:proofErr w:type="spellStart"/>
      <w:r>
        <w:rPr>
          <w:sz w:val="16"/>
          <w:szCs w:val="16"/>
        </w:rPr>
        <w:t>ApaTrgtDist_D_Stat</w:t>
      </w:r>
      <w:proofErr w:type="spellEnd"/>
      <w:r>
        <w:rPr>
          <w:sz w:val="16"/>
          <w:szCs w:val="16"/>
        </w:rPr>
        <w:t xml:space="preserve">/15. </w:t>
      </w:r>
      <w:r w:rsidRPr="00FE1ACF">
        <w:rPr>
          <w:sz w:val="16"/>
          <w:szCs w:val="16"/>
        </w:rPr>
        <w:t xml:space="preserve">Arrow will start to reveal the background starting at the tail and </w:t>
      </w:r>
      <w:proofErr w:type="spellStart"/>
      <w:r w:rsidRPr="00FE1ACF">
        <w:rPr>
          <w:sz w:val="16"/>
          <w:szCs w:val="16"/>
        </w:rPr>
        <w:t>unfilling</w:t>
      </w:r>
      <w:proofErr w:type="spellEnd"/>
      <w:r w:rsidRPr="00FE1ACF">
        <w:rPr>
          <w:sz w:val="16"/>
          <w:szCs w:val="16"/>
        </w:rPr>
        <w:t xml:space="preserve"> toward the direction of arrow as the values increase toward 0xF.</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0" w:type="auto"/>
        <w:jc w:val="center"/>
        <w:tblLook w:val="04A0" w:firstRow="1" w:lastRow="0" w:firstColumn="1" w:lastColumn="0" w:noHBand="0" w:noVBand="1"/>
      </w:tblPr>
      <w:tblGrid>
        <w:gridCol w:w="648"/>
        <w:gridCol w:w="474"/>
        <w:gridCol w:w="474"/>
        <w:gridCol w:w="411"/>
        <w:gridCol w:w="474"/>
        <w:gridCol w:w="411"/>
        <w:gridCol w:w="411"/>
        <w:gridCol w:w="411"/>
        <w:gridCol w:w="411"/>
        <w:gridCol w:w="474"/>
        <w:gridCol w:w="474"/>
        <w:gridCol w:w="474"/>
        <w:gridCol w:w="474"/>
        <w:gridCol w:w="411"/>
        <w:gridCol w:w="3378"/>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lastRenderedPageBreak/>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2D0AA5" w:rsidRDefault="00D10B75">
            <w:pPr>
              <w:ind w:left="113" w:right="113"/>
              <w:jc w:val="center"/>
              <w:rPr>
                <w:rFonts w:cs="Arial"/>
                <w:lang w:eastAsia="ja-JP"/>
              </w:rPr>
            </w:pPr>
            <w:r w:rsidRPr="002D0AA5">
              <w:t>Run</w:t>
            </w:r>
          </w:p>
          <w:p w:rsidR="00D10B75" w:rsidRPr="002D0AA5" w:rsidRDefault="00D10B75">
            <w:pPr>
              <w:ind w:left="113" w:right="113"/>
              <w:jc w:val="center"/>
              <w:rPr>
                <w:rFonts w:cs="Arial"/>
                <w:lang w:eastAsia="ja-JP"/>
              </w:rPr>
            </w:pPr>
            <w:r w:rsidRPr="002D0AA5">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noProof/>
                <w:sz w:val="24"/>
              </w:rPr>
              <w:drawing>
                <wp:inline distT="0" distB="0" distL="0" distR="0">
                  <wp:extent cx="286385" cy="297180"/>
                  <wp:effectExtent l="0" t="0" r="0" b="7620"/>
                  <wp:docPr id="2036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/105</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2036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/106</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2036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/107</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86385" cy="297180"/>
                  <wp:effectExtent l="0" t="0" r="0" b="7620"/>
                  <wp:docPr id="2036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/494</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179705" cy="219075"/>
                  <wp:effectExtent l="0" t="0" r="0" b="9525"/>
                  <wp:docPr id="2036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705" cy="219075"/>
                          </a:xfrm>
                          <a:prstGeom prst="rect">
                            <a:avLst/>
                          </a:prstGeom>
                          <a:noFill/>
                          <a:ln>
                            <a:noFill/>
                          </a:ln>
                        </pic:spPr>
                      </pic:pic>
                    </a:graphicData>
                  </a:graphic>
                </wp:inline>
              </w:drawing>
            </w:r>
            <w:r>
              <w:rPr>
                <w:rFonts w:cs="Arial"/>
                <w:sz w:val="16"/>
                <w:szCs w:val="16"/>
                <w:lang w:val="de-DE" w:eastAsia="ja-JP"/>
              </w:rPr>
              <w:t>/109</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29870" cy="257810"/>
                  <wp:effectExtent l="0" t="0" r="0" b="8890"/>
                  <wp:docPr id="2036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870" cy="257810"/>
                          </a:xfrm>
                          <a:prstGeom prst="rect">
                            <a:avLst/>
                          </a:prstGeom>
                          <a:noFill/>
                          <a:ln>
                            <a:noFill/>
                          </a:ln>
                        </pic:spPr>
                      </pic:pic>
                    </a:graphicData>
                  </a:graphic>
                </wp:inline>
              </w:drawing>
            </w:r>
            <w:r>
              <w:rPr>
                <w:rFonts w:cs="Arial"/>
                <w:sz w:val="16"/>
                <w:szCs w:val="16"/>
                <w:lang w:val="de-DE" w:eastAsia="ja-JP"/>
              </w:rPr>
              <w:t>/110</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86385" cy="297180"/>
                  <wp:effectExtent l="0" t="0" r="0" b="7620"/>
                  <wp:docPr id="2037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97180"/>
                          </a:xfrm>
                          <a:prstGeom prst="rect">
                            <a:avLst/>
                          </a:prstGeom>
                          <a:noFill/>
                          <a:ln>
                            <a:noFill/>
                          </a:ln>
                        </pic:spPr>
                      </pic:pic>
                    </a:graphicData>
                  </a:graphic>
                </wp:inline>
              </w:drawing>
            </w:r>
            <w:r>
              <w:rPr>
                <w:rFonts w:cs="Arial"/>
                <w:sz w:val="16"/>
                <w:szCs w:val="16"/>
                <w:lang w:val="de-DE" w:eastAsia="ja-JP"/>
              </w:rPr>
              <w:t>/111</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179705" cy="207645"/>
                  <wp:effectExtent l="0" t="0" r="0" b="1905"/>
                  <wp:docPr id="2037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9705" cy="207645"/>
                          </a:xfrm>
                          <a:prstGeom prst="rect">
                            <a:avLst/>
                          </a:prstGeom>
                          <a:noFill/>
                          <a:ln>
                            <a:noFill/>
                          </a:ln>
                        </pic:spPr>
                      </pic:pic>
                    </a:graphicData>
                  </a:graphic>
                </wp:inline>
              </w:drawing>
            </w:r>
            <w:r>
              <w:rPr>
                <w:rFonts w:cs="Arial"/>
                <w:sz w:val="16"/>
                <w:szCs w:val="16"/>
                <w:lang w:val="de-DE" w:eastAsia="ja-JP"/>
              </w:rPr>
              <w:t>/112</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extent cx="269240" cy="269240"/>
                  <wp:effectExtent l="0" t="0" r="0" b="0"/>
                  <wp:docPr id="20372" name="Picture 80"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9240" cy="269240"/>
                          </a:xfrm>
                          <a:prstGeom prst="rect">
                            <a:avLst/>
                          </a:prstGeom>
                          <a:noFill/>
                          <a:ln>
                            <a:noFill/>
                          </a:ln>
                        </pic:spPr>
                      </pic:pic>
                    </a:graphicData>
                  </a:graphic>
                </wp:inline>
              </w:drawing>
            </w:r>
            <w:r>
              <w:rPr>
                <w:rFonts w:cs="Arial"/>
                <w:sz w:val="16"/>
                <w:szCs w:val="16"/>
                <w:lang w:val="de-DE" w:eastAsia="ja-JP"/>
              </w:rPr>
              <w:t>/256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29870" cy="257810"/>
                  <wp:effectExtent l="0" t="0" r="0" b="8890"/>
                  <wp:docPr id="2037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870" cy="257810"/>
                          </a:xfrm>
                          <a:prstGeom prst="rect">
                            <a:avLst/>
                          </a:prstGeom>
                          <a:noFill/>
                          <a:ln>
                            <a:noFill/>
                          </a:ln>
                        </pic:spPr>
                      </pic:pic>
                    </a:graphicData>
                  </a:graphic>
                </wp:inline>
              </w:drawing>
            </w:r>
            <w:r>
              <w:rPr>
                <w:rFonts w:cs="Arial"/>
                <w:sz w:val="16"/>
                <w:szCs w:val="16"/>
                <w:lang w:val="de-DE" w:eastAsia="ja-JP"/>
              </w:rPr>
              <w:t>/115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0x7</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274955" cy="235585"/>
                  <wp:effectExtent l="0" t="0" r="0" b="0"/>
                  <wp:docPr id="2037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955" cy="235585"/>
                          </a:xfrm>
                          <a:prstGeom prst="rect">
                            <a:avLst/>
                          </a:prstGeom>
                          <a:noFill/>
                          <a:ln>
                            <a:noFill/>
                          </a:ln>
                        </pic:spPr>
                      </pic:pic>
                    </a:graphicData>
                  </a:graphic>
                </wp:inline>
              </w:drawing>
            </w:r>
            <w:r>
              <w:rPr>
                <w:rFonts w:cs="Arial"/>
                <w:sz w:val="16"/>
                <w:szCs w:val="16"/>
                <w:lang w:val="de-DE" w:eastAsia="ja-JP"/>
              </w:rPr>
              <w:t>/116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572135" cy="201930"/>
                  <wp:effectExtent l="0" t="0" r="0" b="7620"/>
                  <wp:docPr id="203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135" cy="201930"/>
                          </a:xfrm>
                          <a:prstGeom prst="rect">
                            <a:avLst/>
                          </a:prstGeom>
                          <a:noFill/>
                          <a:ln>
                            <a:noFill/>
                          </a:ln>
                        </pic:spPr>
                      </pic:pic>
                    </a:graphicData>
                  </a:graphic>
                </wp:inline>
              </w:drawing>
            </w:r>
            <w:r>
              <w:rPr>
                <w:noProof/>
                <w:sz w:val="24"/>
              </w:rPr>
              <w:drawing>
                <wp:inline distT="0" distB="0" distL="0" distR="0">
                  <wp:extent cx="179705" cy="201930"/>
                  <wp:effectExtent l="0" t="0" r="0" b="7620"/>
                  <wp:docPr id="203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705" cy="201930"/>
                          </a:xfrm>
                          <a:prstGeom prst="rect">
                            <a:avLst/>
                          </a:prstGeom>
                          <a:noFill/>
                          <a:ln>
                            <a:noFill/>
                          </a:ln>
                        </pic:spPr>
                      </pic:pic>
                    </a:graphicData>
                  </a:graphic>
                </wp:inline>
              </w:drawing>
            </w:r>
            <w:r>
              <w:rPr>
                <w:noProof/>
                <w:sz w:val="24"/>
              </w:rPr>
              <w:t>(Manual)</w:t>
            </w:r>
          </w:p>
          <w:p w:rsidR="00D10B75" w:rsidRDefault="00D10B75" w:rsidP="00D10B75">
            <w:pPr>
              <w:jc w:val="center"/>
              <w:rPr>
                <w:rFonts w:cs="Arial"/>
                <w:sz w:val="24"/>
                <w:lang w:val="de-DE" w:eastAsia="ja-JP"/>
              </w:rPr>
            </w:pPr>
            <w:r>
              <w:rPr>
                <w:noProof/>
                <w:sz w:val="24"/>
              </w:rPr>
              <w:t xml:space="preserve">or </w:t>
            </w:r>
            <w:r>
              <w:rPr>
                <w:noProof/>
                <w:sz w:val="24"/>
              </w:rPr>
              <w:drawing>
                <wp:inline distT="0" distB="0" distL="0" distR="0">
                  <wp:extent cx="235585" cy="247015"/>
                  <wp:effectExtent l="0" t="0" r="0" b="635"/>
                  <wp:docPr id="2037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585" cy="247015"/>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w:t>
            </w:r>
            <w:r>
              <w:rPr>
                <w:rFonts w:cs="Arial"/>
                <w:sz w:val="16"/>
                <w:szCs w:val="16"/>
                <w:lang w:val="de-DE" w:eastAsia="ja-JP"/>
              </w:rPr>
              <w:t>/117</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rFonts w:cs="Arial"/>
                <w:noProof/>
                <w:sz w:val="24"/>
              </w:rPr>
              <w:drawing>
                <wp:inline distT="0" distB="0" distL="0" distR="0">
                  <wp:extent cx="286385" cy="286385"/>
                  <wp:effectExtent l="0" t="0" r="0" b="0"/>
                  <wp:docPr id="20378" name="Picture 74"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rPr>
                <w:rFonts w:cs="Arial"/>
                <w:sz w:val="16"/>
                <w:szCs w:val="16"/>
                <w:lang w:val="de-DE" w:eastAsia="ja-JP"/>
              </w:rPr>
              <w:t>/267</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180" cy="302895"/>
                  <wp:effectExtent l="0" t="0" r="7620" b="1905"/>
                  <wp:docPr id="2037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 cy="302895"/>
                          </a:xfrm>
                          <a:prstGeom prst="rect">
                            <a:avLst/>
                          </a:prstGeom>
                          <a:noFill/>
                          <a:ln>
                            <a:noFill/>
                          </a:ln>
                        </pic:spPr>
                      </pic:pic>
                    </a:graphicData>
                  </a:graphic>
                </wp:inline>
              </w:drawing>
            </w:r>
            <w:r>
              <w:rPr>
                <w:rFonts w:cs="Arial"/>
                <w:sz w:val="16"/>
                <w:szCs w:val="16"/>
                <w:lang w:val="de-DE" w:eastAsia="ja-JP"/>
              </w:rPr>
              <w:t>/118</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97180" cy="302895"/>
                  <wp:effectExtent l="0" t="0" r="7620" b="1905"/>
                  <wp:docPr id="2038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 cy="302895"/>
                          </a:xfrm>
                          <a:prstGeom prst="rect">
                            <a:avLst/>
                          </a:prstGeom>
                          <a:noFill/>
                          <a:ln>
                            <a:noFill/>
                          </a:ln>
                        </pic:spPr>
                      </pic:pic>
                    </a:graphicData>
                  </a:graphic>
                </wp:inline>
              </w:drawing>
            </w:r>
            <w:r>
              <w:rPr>
                <w:rFonts w:cs="Arial"/>
                <w:sz w:val="16"/>
                <w:szCs w:val="16"/>
                <w:lang w:val="de-DE" w:eastAsia="ja-JP"/>
              </w:rPr>
              <w:t>/449</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549910" cy="314325"/>
                  <wp:effectExtent l="0" t="0" r="2540" b="9525"/>
                  <wp:docPr id="2038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92a2800004a49000020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910" cy="314325"/>
                          </a:xfrm>
                          <a:prstGeom prst="rect">
                            <a:avLst/>
                          </a:prstGeom>
                          <a:noFill/>
                          <a:ln>
                            <a:noFill/>
                          </a:ln>
                        </pic:spPr>
                      </pic:pic>
                    </a:graphicData>
                  </a:graphic>
                </wp:inline>
              </w:drawing>
            </w:r>
            <w:r>
              <w:rPr>
                <w:rFonts w:cs="Arial"/>
                <w:sz w:val="16"/>
                <w:szCs w:val="16"/>
                <w:lang w:val="de-DE" w:eastAsia="ja-JP"/>
              </w:rPr>
              <w:t>/317</w:t>
            </w:r>
          </w:p>
        </w:tc>
      </w:tr>
      <w:tr w:rsidR="00D10B75" w:rsidTr="00D10B7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2D0AA5" w:rsidRDefault="00D10B75">
            <w:pPr>
              <w:jc w:val="center"/>
              <w:rPr>
                <w:rFonts w:cs="Arial"/>
                <w:sz w:val="24"/>
                <w:lang w:eastAsia="ja-JP"/>
              </w:rPr>
            </w:pPr>
            <w:r w:rsidRPr="002D0AA5">
              <w:rPr>
                <w:sz w:val="24"/>
              </w:rPr>
              <w:t>Blank (Do not show Symbol3)</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3A371B" w:rsidRDefault="00D10B75" w:rsidP="00D10B75"/>
    <w:p w:rsidR="00D10B75" w:rsidRPr="00D10B75" w:rsidRDefault="00D10B75" w:rsidP="00D10B75">
      <w:pPr>
        <w:pStyle w:val="Heading4"/>
        <w:rPr>
          <w:b w:val="0"/>
          <w:u w:val="single"/>
        </w:rPr>
      </w:pPr>
      <w:r w:rsidRPr="00D10B75">
        <w:rPr>
          <w:b w:val="0"/>
          <w:u w:val="single"/>
        </w:rPr>
        <w:t>CAMERA-FUR-REQ-161356/K-Reverse Video Camera with Active Park Assist (APA) and Park Distance Control (PDC) - Positional Symbol4</w:t>
      </w:r>
    </w:p>
    <w:p w:rsidR="00D10B75" w:rsidRDefault="00D10B75" w:rsidP="00D10B75">
      <w:pPr>
        <w:jc w:val="center"/>
        <w:rPr>
          <w:b/>
        </w:rPr>
      </w:pPr>
      <w:r>
        <w:rPr>
          <w:b/>
        </w:rPr>
        <w:t>8” (or equivalent) displays (</w:t>
      </w:r>
      <w:proofErr w:type="spellStart"/>
      <w:r>
        <w:rPr>
          <w:b/>
        </w:rPr>
        <w:t>CGEAx</w:t>
      </w:r>
      <w:proofErr w:type="spellEnd"/>
      <w:r>
        <w:rPr>
          <w:b/>
        </w:rPr>
        <w:t xml:space="preserve"> only)</w:t>
      </w:r>
    </w:p>
    <w:tbl>
      <w:tblPr>
        <w:tblStyle w:val="TableGrid"/>
        <w:tblW w:w="0" w:type="auto"/>
        <w:jc w:val="center"/>
        <w:tblLayout w:type="fixed"/>
        <w:tblLook w:val="04A0" w:firstRow="1" w:lastRow="0" w:firstColumn="1" w:lastColumn="0" w:noHBand="0" w:noVBand="1"/>
      </w:tblPr>
      <w:tblGrid>
        <w:gridCol w:w="696"/>
        <w:gridCol w:w="474"/>
        <w:gridCol w:w="474"/>
        <w:gridCol w:w="474"/>
        <w:gridCol w:w="264"/>
        <w:gridCol w:w="270"/>
        <w:gridCol w:w="270"/>
        <w:gridCol w:w="270"/>
        <w:gridCol w:w="270"/>
        <w:gridCol w:w="540"/>
        <w:gridCol w:w="540"/>
        <w:gridCol w:w="540"/>
        <w:gridCol w:w="540"/>
        <w:gridCol w:w="540"/>
        <w:gridCol w:w="270"/>
        <w:gridCol w:w="270"/>
        <w:gridCol w:w="412"/>
        <w:gridCol w:w="2358"/>
      </w:tblGrid>
      <w:tr w:rsidR="00D10B75" w:rsidTr="00D10B75">
        <w:trPr>
          <w:cantSplit/>
          <w:trHeight w:val="1988"/>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[ApaSteScanMde_D_Stat]</w:t>
            </w:r>
          </w:p>
        </w:tc>
        <w:tc>
          <w:tcPr>
            <w:tcW w:w="2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[ApaSelPoa_D_Stat]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[ApaMsgTxt_D_Rq]</w:t>
            </w:r>
            <w:r>
              <w:rPr>
                <w:rFonts w:cs="Arial"/>
                <w:vertAlign w:val="superscript"/>
                <w:lang w:val="de-DE"/>
              </w:rPr>
              <w:t xml:space="preserve"> ‡</w:t>
            </w:r>
          </w:p>
        </w:tc>
        <w:tc>
          <w:tcPr>
            <w:tcW w:w="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[PrkAidMsgTxt_D_Rq]</w:t>
            </w:r>
          </w:p>
        </w:tc>
        <w:tc>
          <w:tcPr>
            <w:tcW w:w="23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tblHeader/>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F64014" w:rsidRDefault="00D10B75">
            <w:pPr>
              <w:jc w:val="center"/>
              <w:rPr>
                <w:rFonts w:cs="Arial"/>
                <w:lang w:eastAsia="ja-JP"/>
              </w:rPr>
            </w:pPr>
            <w:r w:rsidRPr="00F64014">
              <w:t>Run</w:t>
            </w:r>
          </w:p>
          <w:p w:rsidR="00D10B75" w:rsidRPr="00F64014" w:rsidRDefault="00D10B75">
            <w:pPr>
              <w:jc w:val="center"/>
              <w:rPr>
                <w:rFonts w:cs="Arial"/>
                <w:lang w:eastAsia="ja-JP"/>
              </w:rPr>
            </w:pPr>
            <w:r w:rsidRPr="00F64014">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1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extent cx="563245" cy="318770"/>
                  <wp:effectExtent l="0" t="0" r="8255" b="5080"/>
                  <wp:docPr id="204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245" cy="318770"/>
                          </a:xfrm>
                          <a:prstGeom prst="rect">
                            <a:avLst/>
                          </a:prstGeom>
                          <a:noFill/>
                          <a:ln>
                            <a:noFill/>
                          </a:ln>
                        </pic:spPr>
                      </pic:pic>
                    </a:graphicData>
                  </a:graphic>
                </wp:inline>
              </w:drawing>
            </w:r>
            <w:r>
              <w:rPr>
                <w:rFonts w:cs="Arial"/>
                <w:sz w:val="16"/>
                <w:szCs w:val="16"/>
                <w:vertAlign w:val="subscript"/>
                <w:lang w:val="de-DE" w:eastAsia="ja-JP"/>
              </w:rPr>
              <w:t>//392</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1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574040" cy="201930"/>
                  <wp:effectExtent l="0" t="0" r="0" b="7620"/>
                  <wp:docPr id="204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040" cy="201930"/>
                          </a:xfrm>
                          <a:prstGeom prst="rect">
                            <a:avLst/>
                          </a:prstGeom>
                          <a:noFill/>
                          <a:ln>
                            <a:noFill/>
                          </a:ln>
                        </pic:spPr>
                      </pic:pic>
                    </a:graphicData>
                  </a:graphic>
                </wp:inline>
              </w:drawing>
            </w:r>
            <w:r>
              <w:rPr>
                <w:rFonts w:cs="Arial"/>
                <w:noProof/>
                <w:sz w:val="24"/>
              </w:rPr>
              <w:drawing>
                <wp:inline distT="0" distB="0" distL="0" distR="0">
                  <wp:extent cx="244475" cy="244475"/>
                  <wp:effectExtent l="0" t="0" r="3175" b="3175"/>
                  <wp:docPr id="204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Pr>
                <w:noProof/>
                <w:sz w:val="24"/>
              </w:rPr>
              <w:t>(Manual)</w:t>
            </w:r>
          </w:p>
          <w:p w:rsidR="00D10B75" w:rsidRDefault="00D10B75" w:rsidP="00D10B75">
            <w:pPr>
              <w:jc w:val="center"/>
              <w:rPr>
                <w:noProof/>
                <w:sz w:val="24"/>
              </w:rPr>
            </w:pPr>
            <w:r>
              <w:rPr>
                <w:noProof/>
                <w:sz w:val="24"/>
              </w:rPr>
              <w:t xml:space="preserve">or </w:t>
            </w:r>
            <w:r>
              <w:rPr>
                <w:rFonts w:cs="Arial"/>
                <w:noProof/>
                <w:sz w:val="24"/>
              </w:rPr>
              <w:drawing>
                <wp:inline distT="0" distB="0" distL="0" distR="0">
                  <wp:extent cx="318770" cy="318770"/>
                  <wp:effectExtent l="0" t="0" r="5080" b="5080"/>
                  <wp:docPr id="204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rPr>
                <w:noProof/>
                <w:sz w:val="24"/>
              </w:rPr>
              <w:t xml:space="preserve"> (Auto)</w:t>
            </w:r>
            <w:r>
              <w:rPr>
                <w:rFonts w:cs="Arial"/>
                <w:sz w:val="16"/>
                <w:szCs w:val="16"/>
                <w:vertAlign w:val="subscript"/>
                <w:lang w:val="de-DE" w:eastAsia="ja-JP"/>
              </w:rPr>
              <w:t xml:space="preserve"> /393</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1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574040" cy="201930"/>
                  <wp:effectExtent l="0" t="0" r="0" b="7620"/>
                  <wp:docPr id="204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040" cy="201930"/>
                          </a:xfrm>
                          <a:prstGeom prst="rect">
                            <a:avLst/>
                          </a:prstGeom>
                          <a:noFill/>
                          <a:ln>
                            <a:noFill/>
                          </a:ln>
                        </pic:spPr>
                      </pic:pic>
                    </a:graphicData>
                  </a:graphic>
                </wp:inline>
              </w:drawing>
            </w:r>
            <w:r>
              <w:rPr>
                <w:noProof/>
                <w:sz w:val="24"/>
              </w:rPr>
              <w:drawing>
                <wp:inline distT="0" distB="0" distL="0" distR="0">
                  <wp:extent cx="180975" cy="201930"/>
                  <wp:effectExtent l="0" t="0" r="9525" b="7620"/>
                  <wp:docPr id="204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975" cy="201930"/>
                          </a:xfrm>
                          <a:prstGeom prst="rect">
                            <a:avLst/>
                          </a:prstGeom>
                          <a:noFill/>
                          <a:ln>
                            <a:noFill/>
                          </a:ln>
                        </pic:spPr>
                      </pic:pic>
                    </a:graphicData>
                  </a:graphic>
                </wp:inline>
              </w:drawing>
            </w:r>
            <w:r>
              <w:rPr>
                <w:noProof/>
                <w:sz w:val="24"/>
              </w:rPr>
              <w:t>(Manual)</w:t>
            </w:r>
          </w:p>
          <w:p w:rsidR="00D10B75" w:rsidRDefault="00D10B75" w:rsidP="00D10B75">
            <w:pPr>
              <w:jc w:val="center"/>
              <w:rPr>
                <w:noProof/>
                <w:sz w:val="24"/>
              </w:rPr>
            </w:pPr>
            <w:r>
              <w:rPr>
                <w:noProof/>
                <w:sz w:val="24"/>
              </w:rPr>
              <w:t xml:space="preserve">or </w:t>
            </w:r>
            <w:r>
              <w:rPr>
                <w:noProof/>
                <w:sz w:val="24"/>
              </w:rPr>
              <w:drawing>
                <wp:inline distT="0" distB="0" distL="0" distR="0">
                  <wp:extent cx="233680" cy="244475"/>
                  <wp:effectExtent l="0" t="0" r="0" b="3175"/>
                  <wp:docPr id="204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680" cy="244475"/>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/394</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1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noProof/>
                <w:sz w:val="24"/>
              </w:rPr>
            </w:pPr>
            <w:r>
              <w:rPr>
                <w:noProof/>
                <w:sz w:val="24"/>
              </w:rPr>
              <w:drawing>
                <wp:inline distT="0" distB="0" distL="0" distR="0">
                  <wp:extent cx="563245" cy="318770"/>
                  <wp:effectExtent l="0" t="0" r="8255" b="5080"/>
                  <wp:docPr id="204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245" cy="318770"/>
                          </a:xfrm>
                          <a:prstGeom prst="rect">
                            <a:avLst/>
                          </a:prstGeom>
                          <a:noFill/>
                          <a:ln>
                            <a:noFill/>
                          </a:ln>
                        </pic:spPr>
                      </pic:pic>
                    </a:graphicData>
                  </a:graphic>
                </wp:inline>
              </w:drawing>
            </w:r>
            <w:r>
              <w:rPr>
                <w:rFonts w:cs="Arial"/>
                <w:sz w:val="16"/>
                <w:szCs w:val="16"/>
                <w:vertAlign w:val="subscript"/>
                <w:lang w:val="de-DE" w:eastAsia="ja-JP"/>
              </w:rPr>
              <w:t>/495</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1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318770" cy="318770"/>
                  <wp:effectExtent l="0" t="0" r="5080" b="5080"/>
                  <wp:docPr id="20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rPr>
                <w:rFonts w:cs="Arial"/>
                <w:sz w:val="16"/>
                <w:szCs w:val="16"/>
                <w:vertAlign w:val="subscript"/>
                <w:lang w:val="de-DE" w:eastAsia="ja-JP"/>
              </w:rPr>
              <w:t>/108</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26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12"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233680" cy="233680"/>
                  <wp:effectExtent l="0" t="0" r="0" b="0"/>
                  <wp:docPr id="2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r>
              <w:rPr>
                <w:rFonts w:cs="Arial"/>
                <w:sz w:val="16"/>
                <w:szCs w:val="16"/>
                <w:vertAlign w:val="subscript"/>
                <w:lang w:val="de-DE" w:eastAsia="ja-JP"/>
              </w:rPr>
              <w:t>/455</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6418"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lang w:val="de-DE" w:eastAsia="ja-JP"/>
              </w:rPr>
            </w:pPr>
            <w:r>
              <w:rPr>
                <w:lang w:val="de-DE"/>
              </w:rPr>
              <w:t>All Other Cases</w:t>
            </w:r>
          </w:p>
        </w:tc>
        <w:tc>
          <w:tcPr>
            <w:tcW w:w="2358" w:type="dxa"/>
            <w:tcBorders>
              <w:top w:val="single" w:sz="4" w:space="0" w:color="auto"/>
              <w:left w:val="single" w:sz="4" w:space="0" w:color="auto"/>
              <w:bottom w:val="single" w:sz="4" w:space="0" w:color="auto"/>
              <w:right w:val="single" w:sz="4" w:space="0" w:color="auto"/>
            </w:tcBorders>
            <w:vAlign w:val="center"/>
            <w:hideMark/>
          </w:tcPr>
          <w:p w:rsidR="00D10B75" w:rsidRPr="00F64014" w:rsidRDefault="00D10B75">
            <w:pPr>
              <w:jc w:val="center"/>
              <w:rPr>
                <w:rFonts w:cs="Arial"/>
                <w:sz w:val="24"/>
                <w:lang w:eastAsia="ja-JP"/>
              </w:rPr>
            </w:pPr>
            <w:r w:rsidRPr="00F64014">
              <w:rPr>
                <w:sz w:val="24"/>
              </w:rPr>
              <w:t>Blank (Do not show Symbol4)</w:t>
            </w:r>
          </w:p>
        </w:tc>
      </w:tr>
    </w:tbl>
    <w:p w:rsidR="00D10B75" w:rsidRDefault="00D10B75" w:rsidP="00D10B75">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Symbol4</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Pr>
        <w:jc w:val="center"/>
        <w:rPr>
          <w:b/>
        </w:rPr>
      </w:pPr>
    </w:p>
    <w:p w:rsidR="00D10B75" w:rsidRDefault="00D10B75" w:rsidP="00D10B75">
      <w:pPr>
        <w:jc w:val="center"/>
        <w:rPr>
          <w:b/>
        </w:rPr>
      </w:pPr>
    </w:p>
    <w:p w:rsidR="00D10B75" w:rsidRPr="00FE154D" w:rsidRDefault="00D10B75" w:rsidP="00D10B75">
      <w:pPr>
        <w:jc w:val="center"/>
        <w:rPr>
          <w:b/>
        </w:rPr>
      </w:pPr>
      <w:r>
        <w:rPr>
          <w:b/>
        </w:rPr>
        <w:t>8” (or equivalent) displays (</w:t>
      </w:r>
      <w:proofErr w:type="spellStart"/>
      <w:r>
        <w:rPr>
          <w:b/>
        </w:rPr>
        <w:t>FNVx</w:t>
      </w:r>
      <w:proofErr w:type="spellEnd"/>
      <w:r>
        <w:rPr>
          <w:b/>
        </w:rPr>
        <w:t xml:space="preserve"> only)</w:t>
      </w:r>
    </w:p>
    <w:tbl>
      <w:tblPr>
        <w:tblStyle w:val="TableGrid"/>
        <w:tblW w:w="9472" w:type="dxa"/>
        <w:jc w:val="center"/>
        <w:tblLayout w:type="fixed"/>
        <w:tblCellMar>
          <w:left w:w="28" w:type="dxa"/>
          <w:right w:w="28" w:type="dxa"/>
        </w:tblCellMar>
        <w:tblLook w:val="04A0" w:firstRow="1" w:lastRow="0" w:firstColumn="1" w:lastColumn="0" w:noHBand="0" w:noVBand="1"/>
      </w:tblPr>
      <w:tblGrid>
        <w:gridCol w:w="696"/>
        <w:gridCol w:w="474"/>
        <w:gridCol w:w="474"/>
        <w:gridCol w:w="478"/>
        <w:gridCol w:w="567"/>
        <w:gridCol w:w="567"/>
        <w:gridCol w:w="425"/>
        <w:gridCol w:w="425"/>
        <w:gridCol w:w="425"/>
        <w:gridCol w:w="426"/>
        <w:gridCol w:w="425"/>
        <w:gridCol w:w="425"/>
        <w:gridCol w:w="425"/>
        <w:gridCol w:w="426"/>
        <w:gridCol w:w="425"/>
        <w:gridCol w:w="425"/>
        <w:gridCol w:w="425"/>
        <w:gridCol w:w="1539"/>
      </w:tblGrid>
      <w:tr w:rsidR="00D10B75" w:rsidTr="00D10B75">
        <w:trPr>
          <w:cantSplit/>
          <w:trHeight w:val="1988"/>
          <w:tblHeader/>
          <w:jc w:val="center"/>
        </w:trPr>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lang w:val="de-DE" w:eastAsia="ja-JP"/>
              </w:rPr>
            </w:pPr>
            <w:r>
              <w:rPr>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[ApaSys_D_Stat]</w:t>
            </w:r>
          </w:p>
        </w:tc>
        <w:tc>
          <w:tcPr>
            <w:tcW w:w="4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[ApaSteScanMde_D_Stat]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[ApaActvSide2_D_Stat]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[ApaMde_D_Stat]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[ApaSelSapp_D_Stat]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[ApaSelPpa_D_Stat]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[ApaSelPoa_D_Stat]</w:t>
            </w:r>
          </w:p>
        </w:tc>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[ApaScan_D_Stat]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[ApaLongCtl_D_RqDrv]</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[ApaGearShif_D_RqDrv]</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[ApaSteWhl_D_RqDrv]</w:t>
            </w:r>
          </w:p>
        </w:tc>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[ApaAcsy_D_RqDrv]</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[ApaTrgtDist_D_Stat]</w:t>
            </w:r>
            <w:r>
              <w:rPr>
                <w:rFonts w:cs="Arial"/>
                <w:vertAlign w:val="superscript"/>
                <w:lang w:val="de-DE"/>
              </w:rPr>
              <w:t xml:space="preserve"> †</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[ApaMsgTxt_D_Rq]</w:t>
            </w:r>
            <w:r>
              <w:rPr>
                <w:rFonts w:cs="Arial"/>
                <w:vertAlign w:val="superscript"/>
                <w:lang w:val="de-DE"/>
              </w:rPr>
              <w:t xml:space="preserve"> ‡</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[PrkAidMsgTxt_D_Rq]</w:t>
            </w:r>
          </w:p>
        </w:tc>
        <w:tc>
          <w:tcPr>
            <w:tcW w:w="1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r>
              <w:rPr>
                <w:sz w:val="16"/>
                <w:szCs w:val="16"/>
                <w:vertAlign w:val="subscript"/>
                <w:lang w:val="de-DE"/>
              </w:rPr>
              <w:t>/REF#</w:t>
            </w:r>
          </w:p>
        </w:tc>
      </w:tr>
      <w:tr w:rsidR="00D10B75" w:rsidTr="00D10B75">
        <w:trPr>
          <w:cantSplit/>
          <w:tblHeader/>
          <w:jc w:val="center"/>
        </w:trPr>
        <w:tc>
          <w:tcPr>
            <w:tcW w:w="6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4B3FC7" w:rsidRDefault="00D10B75">
            <w:pPr>
              <w:jc w:val="center"/>
              <w:rPr>
                <w:rFonts w:cs="Arial"/>
                <w:lang w:eastAsia="ja-JP"/>
              </w:rPr>
            </w:pPr>
            <w:r w:rsidRPr="004B3FC7">
              <w:t>Run</w:t>
            </w:r>
          </w:p>
          <w:p w:rsidR="00D10B75" w:rsidRPr="004B3FC7" w:rsidRDefault="00D10B75">
            <w:pPr>
              <w:jc w:val="center"/>
              <w:rPr>
                <w:rFonts w:cs="Arial"/>
                <w:lang w:eastAsia="ja-JP"/>
              </w:rPr>
            </w:pPr>
            <w:r w:rsidRPr="004B3FC7">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24"/>
                <w:lang w:val="de-DE" w:eastAsia="ja-JP"/>
              </w:rPr>
            </w:pPr>
            <w:r>
              <w:rPr>
                <w:noProof/>
                <w:sz w:val="24"/>
              </w:rPr>
              <w:drawing>
                <wp:inline distT="0" distB="0" distL="0" distR="0" wp14:anchorId="71690F8E" wp14:editId="6686B684">
                  <wp:extent cx="561975" cy="323850"/>
                  <wp:effectExtent l="0" t="0" r="9525" b="0"/>
                  <wp:docPr id="204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 cy="323850"/>
                          </a:xfrm>
                          <a:prstGeom prst="rect">
                            <a:avLst/>
                          </a:prstGeom>
                          <a:noFill/>
                          <a:ln>
                            <a:noFill/>
                          </a:ln>
                        </pic:spPr>
                      </pic:pic>
                    </a:graphicData>
                  </a:graphic>
                </wp:inline>
              </w:drawing>
            </w:r>
            <w:r>
              <w:rPr>
                <w:rFonts w:cs="Arial"/>
                <w:sz w:val="16"/>
                <w:szCs w:val="16"/>
                <w:vertAlign w:val="subscript"/>
                <w:lang w:val="de-DE" w:eastAsia="ja-JP"/>
              </w:rPr>
              <w:t>/392</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14:anchorId="59CA5458" wp14:editId="42129D2B">
                  <wp:extent cx="314325" cy="314325"/>
                  <wp:effectExtent l="0" t="0" r="9525" b="9525"/>
                  <wp:docPr id="204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rFonts w:cs="Arial"/>
                <w:sz w:val="16"/>
                <w:szCs w:val="16"/>
                <w:vertAlign w:val="subscript"/>
                <w:lang w:val="de-DE" w:eastAsia="ja-JP"/>
              </w:rPr>
              <w:t xml:space="preserve"> /393</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D10B75" w:rsidRPr="007B1AE5" w:rsidRDefault="00D10B75" w:rsidP="00D10B75">
            <w:pPr>
              <w:jc w:val="center"/>
              <w:rPr>
                <w:noProof/>
              </w:rPr>
            </w:pPr>
            <w:r w:rsidRPr="007B1AE5">
              <w:rPr>
                <w:noProof/>
              </w:rPr>
              <w:drawing>
                <wp:inline distT="0" distB="0" distL="0" distR="0" wp14:anchorId="4AD18D1A" wp14:editId="641F0699">
                  <wp:extent cx="230400" cy="254653"/>
                  <wp:effectExtent l="0" t="0" r="0" b="0"/>
                  <wp:docPr id="204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724" cy="257222"/>
                          </a:xfrm>
                          <a:prstGeom prst="rect">
                            <a:avLst/>
                          </a:prstGeom>
                          <a:noFill/>
                          <a:ln>
                            <a:noFill/>
                          </a:ln>
                        </pic:spPr>
                      </pic:pic>
                    </a:graphicData>
                  </a:graphic>
                </wp:inline>
              </w:drawing>
            </w:r>
            <w:r w:rsidRPr="007B1AE5">
              <w:rPr>
                <w:noProof/>
              </w:rPr>
              <w:t>(Manual)</w:t>
            </w:r>
          </w:p>
          <w:p w:rsidR="00D10B75" w:rsidRDefault="00D10B75" w:rsidP="00D10B75">
            <w:pPr>
              <w:jc w:val="center"/>
              <w:rPr>
                <w:noProof/>
                <w:sz w:val="24"/>
              </w:rPr>
            </w:pPr>
            <w:r w:rsidRPr="007B1AE5">
              <w:rPr>
                <w:noProof/>
              </w:rPr>
              <w:drawing>
                <wp:inline distT="0" distB="0" distL="0" distR="0" wp14:anchorId="154CF87F" wp14:editId="44E5DC9B">
                  <wp:extent cx="238125" cy="247650"/>
                  <wp:effectExtent l="0" t="0" r="9525" b="0"/>
                  <wp:docPr id="204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r w:rsidRPr="007B1AE5">
              <w:rPr>
                <w:noProof/>
              </w:rPr>
              <w:t>(Auto)</w:t>
            </w:r>
            <w:r w:rsidRPr="007B1AE5">
              <w:rPr>
                <w:rFonts w:cs="Arial"/>
                <w:sz w:val="12"/>
                <w:szCs w:val="16"/>
                <w:vertAlign w:val="subscript"/>
                <w:lang w:val="de-DE" w:eastAsia="ja-JP"/>
              </w:rPr>
              <w:t xml:space="preserve"> </w:t>
            </w:r>
            <w:r>
              <w:rPr>
                <w:rFonts w:cs="Arial"/>
                <w:sz w:val="16"/>
                <w:szCs w:val="16"/>
                <w:vertAlign w:val="subscript"/>
                <w:lang w:val="de-DE" w:eastAsia="ja-JP"/>
              </w:rPr>
              <w:t>/394</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noProof/>
                <w:sz w:val="24"/>
              </w:rPr>
            </w:pPr>
            <w:r>
              <w:rPr>
                <w:noProof/>
                <w:sz w:val="24"/>
              </w:rPr>
              <w:drawing>
                <wp:inline distT="0" distB="0" distL="0" distR="0" wp14:anchorId="294629A0" wp14:editId="03B7A02B">
                  <wp:extent cx="561975" cy="323850"/>
                  <wp:effectExtent l="0" t="0" r="9525" b="0"/>
                  <wp:docPr id="204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 cy="323850"/>
                          </a:xfrm>
                          <a:prstGeom prst="rect">
                            <a:avLst/>
                          </a:prstGeom>
                          <a:noFill/>
                          <a:ln>
                            <a:noFill/>
                          </a:ln>
                        </pic:spPr>
                      </pic:pic>
                    </a:graphicData>
                  </a:graphic>
                </wp:inline>
              </w:drawing>
            </w:r>
            <w:r>
              <w:rPr>
                <w:rFonts w:cs="Arial"/>
                <w:sz w:val="16"/>
                <w:szCs w:val="16"/>
                <w:vertAlign w:val="subscript"/>
                <w:lang w:val="de-DE" w:eastAsia="ja-JP"/>
              </w:rPr>
              <w:t>/495</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14:anchorId="36883836" wp14:editId="22E13800">
                  <wp:extent cx="314325" cy="314325"/>
                  <wp:effectExtent l="0" t="0" r="9525" b="9525"/>
                  <wp:docPr id="20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rFonts w:cs="Arial"/>
                <w:sz w:val="16"/>
                <w:szCs w:val="16"/>
                <w:vertAlign w:val="subscript"/>
                <w:lang w:val="de-DE" w:eastAsia="ja-JP"/>
              </w:rPr>
              <w:t>/108</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14:anchorId="352E1D4F" wp14:editId="45273A36">
                  <wp:extent cx="228600" cy="238125"/>
                  <wp:effectExtent l="0" t="0" r="0" b="9525"/>
                  <wp:docPr id="204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cs="Arial"/>
                <w:sz w:val="16"/>
                <w:szCs w:val="16"/>
                <w:vertAlign w:val="subscript"/>
                <w:lang w:val="de-DE" w:eastAsia="ja-JP"/>
              </w:rPr>
              <w:t>/455</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tcPr>
          <w:p w:rsidR="00D10B75" w:rsidRPr="007B1AE5" w:rsidRDefault="00D10B75" w:rsidP="00D10B75">
            <w:pPr>
              <w:jc w:val="center"/>
              <w:rPr>
                <w:noProof/>
              </w:rPr>
            </w:pPr>
            <w:r w:rsidRPr="007B1AE5">
              <w:rPr>
                <w:noProof/>
              </w:rPr>
              <w:drawing>
                <wp:inline distT="0" distB="0" distL="0" distR="0" wp14:anchorId="0675AA20" wp14:editId="6B0C400D">
                  <wp:extent cx="230400" cy="254653"/>
                  <wp:effectExtent l="0" t="0" r="0" b="0"/>
                  <wp:docPr id="204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724" cy="257222"/>
                          </a:xfrm>
                          <a:prstGeom prst="rect">
                            <a:avLst/>
                          </a:prstGeom>
                          <a:noFill/>
                          <a:ln>
                            <a:noFill/>
                          </a:ln>
                        </pic:spPr>
                      </pic:pic>
                    </a:graphicData>
                  </a:graphic>
                </wp:inline>
              </w:drawing>
            </w:r>
            <w:r w:rsidRPr="007B1AE5">
              <w:rPr>
                <w:noProof/>
              </w:rPr>
              <w:t>(Manual)</w:t>
            </w:r>
          </w:p>
          <w:p w:rsidR="00D10B75" w:rsidRDefault="00D10B75" w:rsidP="00D10B75">
            <w:pPr>
              <w:jc w:val="center"/>
              <w:rPr>
                <w:noProof/>
                <w:sz w:val="24"/>
              </w:rPr>
            </w:pPr>
            <w:r w:rsidRPr="007B1AE5">
              <w:rPr>
                <w:noProof/>
              </w:rPr>
              <w:drawing>
                <wp:inline distT="0" distB="0" distL="0" distR="0" wp14:anchorId="500215ED" wp14:editId="7B1011D1">
                  <wp:extent cx="238125" cy="247650"/>
                  <wp:effectExtent l="0" t="0" r="9525" b="0"/>
                  <wp:docPr id="204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r w:rsidRPr="007B1AE5">
              <w:rPr>
                <w:noProof/>
              </w:rPr>
              <w:t>(Auto)</w:t>
            </w:r>
            <w:r w:rsidRPr="007B1AE5">
              <w:rPr>
                <w:rFonts w:cs="Arial"/>
                <w:sz w:val="12"/>
                <w:szCs w:val="16"/>
                <w:vertAlign w:val="subscript"/>
                <w:lang w:val="de-DE" w:eastAsia="ja-JP"/>
              </w:rPr>
              <w:t xml:space="preserve"> </w:t>
            </w:r>
            <w:r>
              <w:rPr>
                <w:rFonts w:cs="Arial"/>
                <w:sz w:val="16"/>
                <w:szCs w:val="16"/>
                <w:vertAlign w:val="subscript"/>
                <w:lang w:val="de-DE" w:eastAsia="ja-JP"/>
              </w:rPr>
              <w:t>/597</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noProof/>
                <w:sz w:val="24"/>
              </w:rPr>
            </w:pPr>
            <w:r>
              <w:rPr>
                <w:noProof/>
              </w:rPr>
              <w:drawing>
                <wp:inline distT="0" distB="0" distL="0" distR="0" wp14:anchorId="40D6D567" wp14:editId="17E4C359">
                  <wp:extent cx="437515" cy="437515"/>
                  <wp:effectExtent l="0" t="0" r="635" b="635"/>
                  <wp:docPr id="204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/605</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0x6</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noProof/>
                <w:sz w:val="24"/>
              </w:rPr>
            </w:pPr>
            <w:r>
              <w:rPr>
                <w:noProof/>
              </w:rPr>
              <w:drawing>
                <wp:inline distT="0" distB="0" distL="0" distR="0" wp14:anchorId="3F18F183" wp14:editId="3AF6146B">
                  <wp:extent cx="437515" cy="437515"/>
                  <wp:effectExtent l="0" t="0" r="635" b="635"/>
                  <wp:docPr id="204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/606</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0x5</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noProof/>
                <w:sz w:val="24"/>
              </w:rPr>
            </w:pPr>
            <w:r>
              <w:rPr>
                <w:noProof/>
              </w:rPr>
              <w:drawing>
                <wp:inline distT="0" distB="0" distL="0" distR="0" wp14:anchorId="79DC0D8A" wp14:editId="0A005BE0">
                  <wp:extent cx="437515" cy="437515"/>
                  <wp:effectExtent l="0" t="0" r="0" b="0"/>
                  <wp:docPr id="204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/607</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tcPr>
          <w:p w:rsidR="00D10B75" w:rsidRDefault="00D10B75">
            <w:pPr>
              <w:rPr>
                <w:rFonts w:cs="Arial"/>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478"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X</w:t>
            </w:r>
          </w:p>
        </w:tc>
        <w:tc>
          <w:tcPr>
            <w:tcW w:w="1539"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noProof/>
                <w:sz w:val="24"/>
              </w:rPr>
            </w:pPr>
            <w:r>
              <w:rPr>
                <w:noProof/>
              </w:rPr>
              <w:drawing>
                <wp:inline distT="0" distB="0" distL="0" distR="0" wp14:anchorId="2A742EDC" wp14:editId="463679AD">
                  <wp:extent cx="437515" cy="437515"/>
                  <wp:effectExtent l="0" t="0" r="0" b="0"/>
                  <wp:docPr id="204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515" cy="437515"/>
                          </a:xfrm>
                          <a:prstGeom prst="rect">
                            <a:avLst/>
                          </a:prstGeom>
                          <a:noFill/>
                          <a:ln>
                            <a:noFill/>
                          </a:ln>
                        </pic:spPr>
                      </pic:pic>
                    </a:graphicData>
                  </a:graphic>
                </wp:inline>
              </w:drawing>
            </w:r>
            <w:r>
              <w:rPr>
                <w:rFonts w:cs="Arial"/>
                <w:sz w:val="16"/>
                <w:szCs w:val="16"/>
                <w:vertAlign w:val="subscript"/>
                <w:lang w:val="de-DE" w:eastAsia="ja-JP"/>
              </w:rPr>
              <w:t>/608</w:t>
            </w:r>
          </w:p>
        </w:tc>
      </w:tr>
      <w:tr w:rsidR="00D10B75" w:rsidTr="00D10B75">
        <w:trPr>
          <w:cantSplit/>
          <w:tblHeader/>
          <w:jc w:val="center"/>
        </w:trPr>
        <w:tc>
          <w:tcPr>
            <w:tcW w:w="69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7237" w:type="dxa"/>
            <w:gridSpan w:val="16"/>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cs="Arial"/>
                <w:lang w:val="de-DE" w:eastAsia="ja-JP"/>
              </w:rPr>
            </w:pPr>
            <w:r>
              <w:rPr>
                <w:lang w:val="de-DE"/>
              </w:rPr>
              <w:t>All Other Cases</w:t>
            </w:r>
          </w:p>
        </w:tc>
        <w:tc>
          <w:tcPr>
            <w:tcW w:w="1539" w:type="dxa"/>
            <w:tcBorders>
              <w:top w:val="single" w:sz="4" w:space="0" w:color="auto"/>
              <w:left w:val="single" w:sz="4" w:space="0" w:color="auto"/>
              <w:bottom w:val="single" w:sz="4" w:space="0" w:color="auto"/>
              <w:right w:val="single" w:sz="4" w:space="0" w:color="auto"/>
            </w:tcBorders>
            <w:vAlign w:val="center"/>
            <w:hideMark/>
          </w:tcPr>
          <w:p w:rsidR="00D10B75" w:rsidRPr="004B3FC7" w:rsidRDefault="00D10B75">
            <w:pPr>
              <w:jc w:val="center"/>
              <w:rPr>
                <w:rFonts w:cs="Arial"/>
                <w:sz w:val="24"/>
                <w:lang w:eastAsia="ja-JP"/>
              </w:rPr>
            </w:pPr>
            <w:r w:rsidRPr="004B3FC7">
              <w:rPr>
                <w:sz w:val="24"/>
              </w:rPr>
              <w:t>Blank (Do not show Symbol4)</w:t>
            </w:r>
          </w:p>
        </w:tc>
      </w:tr>
    </w:tbl>
    <w:p w:rsidR="00D10B75" w:rsidRDefault="00D10B75" w:rsidP="00D10B75">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Symbol4</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0" w:type="auto"/>
        <w:jc w:val="center"/>
        <w:tblLook w:val="04A0" w:firstRow="1" w:lastRow="0" w:firstColumn="1" w:lastColumn="0" w:noHBand="0" w:noVBand="1"/>
      </w:tblPr>
      <w:tblGrid>
        <w:gridCol w:w="648"/>
        <w:gridCol w:w="474"/>
        <w:gridCol w:w="474"/>
        <w:gridCol w:w="411"/>
        <w:gridCol w:w="411"/>
        <w:gridCol w:w="411"/>
        <w:gridCol w:w="411"/>
        <w:gridCol w:w="411"/>
        <w:gridCol w:w="411"/>
        <w:gridCol w:w="474"/>
        <w:gridCol w:w="474"/>
        <w:gridCol w:w="474"/>
        <w:gridCol w:w="474"/>
        <w:gridCol w:w="411"/>
        <w:gridCol w:w="3378"/>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lastRenderedPageBreak/>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trHeight w:val="1198"/>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4B3FC7" w:rsidRDefault="00D10B75">
            <w:pPr>
              <w:ind w:left="113" w:right="113"/>
              <w:jc w:val="center"/>
              <w:rPr>
                <w:rFonts w:cs="Arial"/>
                <w:lang w:eastAsia="ja-JP"/>
              </w:rPr>
            </w:pPr>
            <w:r w:rsidRPr="004B3FC7">
              <w:t>Run</w:t>
            </w:r>
          </w:p>
          <w:p w:rsidR="00D10B75" w:rsidRPr="004B3FC7" w:rsidRDefault="00D10B75">
            <w:pPr>
              <w:ind w:left="113" w:right="113"/>
              <w:jc w:val="center"/>
              <w:rPr>
                <w:rFonts w:cs="Arial"/>
                <w:lang w:eastAsia="ja-JP"/>
              </w:rPr>
            </w:pPr>
            <w:r w:rsidRPr="004B3FC7">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76885" cy="274955"/>
                  <wp:effectExtent l="0" t="0" r="0" b="0"/>
                  <wp:docPr id="20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85" cy="274955"/>
                          </a:xfrm>
                          <a:prstGeom prst="rect">
                            <a:avLst/>
                          </a:prstGeom>
                          <a:noFill/>
                          <a:ln>
                            <a:noFill/>
                          </a:ln>
                        </pic:spPr>
                      </pic:pic>
                    </a:graphicData>
                  </a:graphic>
                </wp:inline>
              </w:drawing>
            </w:r>
            <w:r>
              <w:rPr>
                <w:rFonts w:cs="Arial"/>
                <w:sz w:val="16"/>
                <w:szCs w:val="16"/>
                <w:lang w:val="de-DE" w:eastAsia="ja-JP"/>
              </w:rPr>
              <w:t>/319</w:t>
            </w:r>
          </w:p>
        </w:tc>
      </w:tr>
      <w:tr w:rsidR="00D10B75" w:rsidTr="00D10B75">
        <w:trPr>
          <w:cantSplit/>
          <w:trHeight w:val="119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572135" cy="201930"/>
                  <wp:effectExtent l="0" t="0" r="0" b="7620"/>
                  <wp:docPr id="20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92a2900004a49000027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135" cy="201930"/>
                          </a:xfrm>
                          <a:prstGeom prst="rect">
                            <a:avLst/>
                          </a:prstGeom>
                          <a:noFill/>
                          <a:ln>
                            <a:noFill/>
                          </a:ln>
                        </pic:spPr>
                      </pic:pic>
                    </a:graphicData>
                  </a:graphic>
                </wp:inline>
              </w:drawing>
            </w:r>
            <w:r>
              <w:rPr>
                <w:rFonts w:cs="Arial"/>
                <w:noProof/>
                <w:sz w:val="24"/>
              </w:rPr>
              <w:drawing>
                <wp:inline distT="0" distB="0" distL="0" distR="0">
                  <wp:extent cx="247015" cy="247015"/>
                  <wp:effectExtent l="0" t="0" r="635" b="635"/>
                  <wp:docPr id="204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92a2900004a490000272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015" cy="247015"/>
                          </a:xfrm>
                          <a:prstGeom prst="rect">
                            <a:avLst/>
                          </a:prstGeom>
                          <a:noFill/>
                          <a:ln>
                            <a:noFill/>
                          </a:ln>
                        </pic:spPr>
                      </pic:pic>
                    </a:graphicData>
                  </a:graphic>
                </wp:inline>
              </w:drawing>
            </w:r>
            <w:r>
              <w:rPr>
                <w:noProof/>
                <w:sz w:val="24"/>
              </w:rPr>
              <w:t>(Manual)</w:t>
            </w:r>
          </w:p>
          <w:p w:rsidR="00D10B75" w:rsidRDefault="00D10B75" w:rsidP="00D10B75">
            <w:pPr>
              <w:jc w:val="center"/>
              <w:rPr>
                <w:noProof/>
                <w:sz w:val="24"/>
              </w:rPr>
            </w:pPr>
            <w:r>
              <w:rPr>
                <w:noProof/>
                <w:sz w:val="24"/>
              </w:rPr>
              <w:t xml:space="preserve">or </w:t>
            </w:r>
            <w:r>
              <w:rPr>
                <w:rFonts w:cs="Arial"/>
                <w:noProof/>
                <w:sz w:val="24"/>
              </w:rPr>
              <w:drawing>
                <wp:inline distT="0" distB="0" distL="0" distR="0">
                  <wp:extent cx="314325" cy="314325"/>
                  <wp:effectExtent l="0" t="0" r="9525" b="9525"/>
                  <wp:docPr id="20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92a2900004a49000033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noProof/>
                <w:sz w:val="24"/>
              </w:rPr>
              <w:t xml:space="preserve"> (Auto)</w:t>
            </w:r>
            <w:r>
              <w:rPr>
                <w:rFonts w:cs="Arial"/>
                <w:sz w:val="16"/>
                <w:szCs w:val="16"/>
                <w:vertAlign w:val="subscript"/>
                <w:lang w:val="de-DE" w:eastAsia="ja-JP"/>
              </w:rPr>
              <w:t xml:space="preserve"> /393</w:t>
            </w:r>
          </w:p>
        </w:tc>
      </w:tr>
      <w:tr w:rsidR="00D10B75" w:rsidTr="00D10B75">
        <w:trPr>
          <w:cantSplit/>
          <w:trHeight w:val="119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rFonts w:cs="Arial"/>
                <w:noProof/>
                <w:sz w:val="24"/>
              </w:rPr>
              <w:drawing>
                <wp:inline distT="0" distB="0" distL="0" distR="0">
                  <wp:extent cx="572135" cy="201930"/>
                  <wp:effectExtent l="0" t="0" r="0" b="7620"/>
                  <wp:docPr id="20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92a2900004a49000028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135" cy="201930"/>
                          </a:xfrm>
                          <a:prstGeom prst="rect">
                            <a:avLst/>
                          </a:prstGeom>
                          <a:noFill/>
                          <a:ln>
                            <a:noFill/>
                          </a:ln>
                        </pic:spPr>
                      </pic:pic>
                    </a:graphicData>
                  </a:graphic>
                </wp:inline>
              </w:drawing>
            </w:r>
            <w:r>
              <w:rPr>
                <w:noProof/>
                <w:sz w:val="24"/>
              </w:rPr>
              <w:drawing>
                <wp:inline distT="0" distB="0" distL="0" distR="0">
                  <wp:extent cx="190500" cy="201930"/>
                  <wp:effectExtent l="0" t="0" r="0" b="7620"/>
                  <wp:docPr id="20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92a2900004a49000011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201930"/>
                          </a:xfrm>
                          <a:prstGeom prst="rect">
                            <a:avLst/>
                          </a:prstGeom>
                          <a:noFill/>
                          <a:ln>
                            <a:noFill/>
                          </a:ln>
                        </pic:spPr>
                      </pic:pic>
                    </a:graphicData>
                  </a:graphic>
                </wp:inline>
              </w:drawing>
            </w:r>
            <w:r>
              <w:rPr>
                <w:noProof/>
                <w:sz w:val="24"/>
              </w:rPr>
              <w:t>(Manual)</w:t>
            </w:r>
          </w:p>
          <w:p w:rsidR="00D10B75" w:rsidRDefault="00D10B75" w:rsidP="00D10B75">
            <w:pPr>
              <w:jc w:val="center"/>
              <w:rPr>
                <w:noProof/>
                <w:sz w:val="24"/>
              </w:rPr>
            </w:pPr>
            <w:r>
              <w:rPr>
                <w:noProof/>
                <w:sz w:val="24"/>
              </w:rPr>
              <w:t xml:space="preserve">or </w:t>
            </w:r>
            <w:r>
              <w:rPr>
                <w:noProof/>
                <w:sz w:val="24"/>
              </w:rPr>
              <w:drawing>
                <wp:inline distT="0" distB="0" distL="0" distR="0">
                  <wp:extent cx="235585" cy="247015"/>
                  <wp:effectExtent l="0" t="0" r="0" b="635"/>
                  <wp:docPr id="20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192a2900004a49000053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585" cy="247015"/>
                          </a:xfrm>
                          <a:prstGeom prst="rect">
                            <a:avLst/>
                          </a:prstGeom>
                          <a:noFill/>
                          <a:ln>
                            <a:noFill/>
                          </a:ln>
                        </pic:spPr>
                      </pic:pic>
                    </a:graphicData>
                  </a:graphic>
                </wp:inline>
              </w:drawing>
            </w:r>
            <w:r>
              <w:rPr>
                <w:noProof/>
                <w:sz w:val="24"/>
              </w:rPr>
              <w:t>(Auto)</w:t>
            </w:r>
            <w:r>
              <w:rPr>
                <w:rFonts w:cs="Arial"/>
                <w:sz w:val="16"/>
                <w:szCs w:val="16"/>
                <w:vertAlign w:val="subscript"/>
                <w:lang w:val="de-DE" w:eastAsia="ja-JP"/>
              </w:rPr>
              <w:t xml:space="preserve"> /394</w:t>
            </w:r>
          </w:p>
        </w:tc>
      </w:tr>
      <w:tr w:rsidR="00D10B75" w:rsidTr="00D10B75">
        <w:trPr>
          <w:cantSplit/>
          <w:trHeight w:val="119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noProof/>
                <w:sz w:val="24"/>
              </w:rPr>
            </w:pPr>
            <w:r>
              <w:rPr>
                <w:noProof/>
                <w:sz w:val="24"/>
              </w:rPr>
              <w:drawing>
                <wp:inline distT="0" distB="0" distL="0" distR="0">
                  <wp:extent cx="560705" cy="325120"/>
                  <wp:effectExtent l="0" t="0" r="0" b="0"/>
                  <wp:docPr id="20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705" cy="325120"/>
                          </a:xfrm>
                          <a:prstGeom prst="rect">
                            <a:avLst/>
                          </a:prstGeom>
                          <a:noFill/>
                          <a:ln>
                            <a:noFill/>
                          </a:ln>
                        </pic:spPr>
                      </pic:pic>
                    </a:graphicData>
                  </a:graphic>
                </wp:inline>
              </w:drawing>
            </w:r>
            <w:r>
              <w:rPr>
                <w:rFonts w:cs="Arial"/>
                <w:sz w:val="16"/>
                <w:szCs w:val="16"/>
                <w:lang w:val="de-DE" w:eastAsia="ja-JP"/>
              </w:rPr>
              <w:t>/495</w:t>
            </w:r>
          </w:p>
        </w:tc>
      </w:tr>
      <w:tr w:rsidR="00D10B75" w:rsidTr="00D10B75">
        <w:trPr>
          <w:cantSplit/>
          <w:trHeight w:val="125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noProof/>
                <w:sz w:val="24"/>
              </w:rPr>
            </w:pPr>
            <w:r>
              <w:rPr>
                <w:noProof/>
                <w:sz w:val="24"/>
              </w:rPr>
              <w:drawing>
                <wp:inline distT="0" distB="0" distL="0" distR="0">
                  <wp:extent cx="421005" cy="421005"/>
                  <wp:effectExtent l="0" t="0" r="0" b="0"/>
                  <wp:docPr id="20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inline>
              </w:drawing>
            </w:r>
            <w:r>
              <w:rPr>
                <w:rFonts w:cs="Arial"/>
                <w:sz w:val="16"/>
                <w:szCs w:val="16"/>
                <w:lang w:val="de-DE" w:eastAsia="ja-JP"/>
              </w:rPr>
              <w:t>/108</w:t>
            </w:r>
          </w:p>
        </w:tc>
      </w:tr>
      <w:tr w:rsidR="00D10B75" w:rsidTr="00D10B75">
        <w:trPr>
          <w:cantSplit/>
          <w:trHeight w:val="9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4B3FC7" w:rsidRDefault="00D10B75">
            <w:pPr>
              <w:jc w:val="center"/>
              <w:rPr>
                <w:rFonts w:cs="Arial"/>
                <w:sz w:val="24"/>
                <w:lang w:eastAsia="ja-JP"/>
              </w:rPr>
            </w:pPr>
            <w:r w:rsidRPr="004B3FC7">
              <w:rPr>
                <w:sz w:val="24"/>
              </w:rPr>
              <w:t>Blank (Do not show Symbol4)</w:t>
            </w:r>
          </w:p>
        </w:tc>
      </w:tr>
    </w:tbl>
    <w:p w:rsidR="00D10B75" w:rsidRPr="00B0135D" w:rsidRDefault="00D10B75" w:rsidP="00D10B75">
      <w:r w:rsidRPr="00D63A6E">
        <w:t xml:space="preserve">4” supports semi-assisted park (SAP) only, configuration </w:t>
      </w:r>
      <w:r>
        <w:t xml:space="preserve">Parking </w:t>
      </w:r>
      <w:proofErr w:type="spellStart"/>
      <w:r>
        <w:t>Assistance</w:t>
      </w:r>
      <w:r w:rsidRPr="00D63A6E">
        <w:t>_Cfg</w:t>
      </w:r>
      <w:proofErr w:type="spellEnd"/>
      <w:r w:rsidRPr="00D63A6E">
        <w:t xml:space="preserve"> is not required.</w:t>
      </w:r>
    </w:p>
    <w:p w:rsidR="00D10B75" w:rsidRPr="00D10B75" w:rsidRDefault="00D10B75" w:rsidP="00D10B75">
      <w:pPr>
        <w:pStyle w:val="Heading4"/>
        <w:rPr>
          <w:b w:val="0"/>
          <w:u w:val="single"/>
        </w:rPr>
      </w:pPr>
      <w:r w:rsidRPr="00D10B75">
        <w:rPr>
          <w:b w:val="0"/>
          <w:u w:val="single"/>
        </w:rPr>
        <w:t>CAMERA-FUR-REQ-161357/K-Reverse Video Camera with Active Park Assist (APA) and Park Distance Control (PDC) - Positional Text3</w:t>
      </w:r>
    </w:p>
    <w:p w:rsidR="00D10B75" w:rsidRDefault="00D10B75" w:rsidP="00D10B75">
      <w:pPr>
        <w:jc w:val="center"/>
        <w:rPr>
          <w:b/>
        </w:rPr>
      </w:pPr>
      <w:r>
        <w:rPr>
          <w:b/>
        </w:rPr>
        <w:t>8” (or equivalent) displays (</w:t>
      </w:r>
      <w:proofErr w:type="spellStart"/>
      <w:r>
        <w:rPr>
          <w:b/>
        </w:rPr>
        <w:t>CGEAx</w:t>
      </w:r>
      <w:proofErr w:type="spellEnd"/>
      <w:r>
        <w:rPr>
          <w:b/>
        </w:rPr>
        <w:t xml:space="preserve"> only)</w:t>
      </w:r>
    </w:p>
    <w:tbl>
      <w:tblPr>
        <w:tblStyle w:val="TableGrid"/>
        <w:tblW w:w="0" w:type="dxa"/>
        <w:jc w:val="center"/>
        <w:tblLayout w:type="fixed"/>
        <w:tblLook w:val="04A0" w:firstRow="1" w:lastRow="0" w:firstColumn="1" w:lastColumn="0" w:noHBand="0" w:noVBand="1"/>
      </w:tblPr>
      <w:tblGrid>
        <w:gridCol w:w="600"/>
        <w:gridCol w:w="474"/>
        <w:gridCol w:w="474"/>
        <w:gridCol w:w="474"/>
        <w:gridCol w:w="270"/>
        <w:gridCol w:w="540"/>
        <w:gridCol w:w="270"/>
        <w:gridCol w:w="270"/>
        <w:gridCol w:w="270"/>
        <w:gridCol w:w="270"/>
        <w:gridCol w:w="540"/>
        <w:gridCol w:w="540"/>
        <w:gridCol w:w="540"/>
        <w:gridCol w:w="540"/>
        <w:gridCol w:w="270"/>
        <w:gridCol w:w="630"/>
        <w:gridCol w:w="630"/>
        <w:gridCol w:w="2448"/>
      </w:tblGrid>
      <w:tr w:rsidR="00D10B75" w:rsidTr="00D10B75">
        <w:trPr>
          <w:cantSplit/>
          <w:trHeight w:val="2156"/>
          <w:tblHeader/>
          <w:jc w:val="center"/>
        </w:trPr>
        <w:tc>
          <w:tcPr>
            <w:tcW w:w="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[ApaScan_D_Stat]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[ApaLongCtl_D_RqDrv]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[ApaGearShif_D_RqDrv]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[ApaSteWhl_D_RqDrv]</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[ApaTrgtDist_D_Stat]</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[ApaMsgTxt_D_Rq]</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[PrkAidMsgTxt_D_Rq]</w:t>
            </w:r>
          </w:p>
        </w:tc>
        <w:tc>
          <w:tcPr>
            <w:tcW w:w="244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D10B75" w:rsidTr="00D10B75">
        <w:trPr>
          <w:cantSplit/>
          <w:trHeight w:val="70"/>
          <w:tblHeader/>
          <w:jc w:val="center"/>
        </w:trPr>
        <w:tc>
          <w:tcPr>
            <w:tcW w:w="600"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D505A4" w:rsidRDefault="00D10B75">
            <w:pPr>
              <w:jc w:val="center"/>
              <w:rPr>
                <w:rFonts w:cs="Arial"/>
                <w:sz w:val="16"/>
                <w:szCs w:val="16"/>
                <w:lang w:eastAsia="ja-JP"/>
              </w:rPr>
            </w:pPr>
            <w:r w:rsidRPr="00D505A4">
              <w:rPr>
                <w:sz w:val="16"/>
                <w:szCs w:val="16"/>
              </w:rPr>
              <w:t>\Run</w:t>
            </w:r>
          </w:p>
          <w:p w:rsidR="00D10B75" w:rsidRPr="00D505A4" w:rsidRDefault="00D10B75">
            <w:pPr>
              <w:jc w:val="center"/>
              <w:rPr>
                <w:rFonts w:cs="Arial"/>
                <w:sz w:val="16"/>
                <w:szCs w:val="16"/>
                <w:lang w:eastAsia="ja-JP"/>
              </w:rPr>
            </w:pPr>
            <w:r w:rsidRPr="00D505A4">
              <w:rPr>
                <w:sz w:val="16"/>
                <w:szCs w:val="16"/>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Stop</w:t>
            </w:r>
            <w:r>
              <w:rPr>
                <w:rFonts w:cs="Arial"/>
                <w:sz w:val="16"/>
                <w:szCs w:val="16"/>
                <w:vertAlign w:val="subscript"/>
                <w:lang w:val="de-DE" w:eastAsia="ja-JP"/>
              </w:rPr>
              <w:t>/124</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Finished</w:t>
            </w:r>
            <w:r>
              <w:rPr>
                <w:rFonts w:cs="Arial"/>
                <w:sz w:val="16"/>
                <w:szCs w:val="16"/>
                <w:vertAlign w:val="subscript"/>
                <w:lang w:val="de-DE" w:eastAsia="ja-JP"/>
              </w:rPr>
              <w:t>/123</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Stop</w:t>
            </w:r>
            <w:r>
              <w:rPr>
                <w:rFonts w:cs="Arial"/>
                <w:sz w:val="16"/>
                <w:szCs w:val="16"/>
                <w:vertAlign w:val="subscript"/>
                <w:lang w:val="de-DE" w:eastAsia="ja-JP"/>
              </w:rPr>
              <w:t>/969</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Drive Forward Slowly</w:t>
            </w:r>
            <w:r>
              <w:rPr>
                <w:rFonts w:cs="Arial"/>
                <w:sz w:val="16"/>
                <w:szCs w:val="16"/>
                <w:vertAlign w:val="subscript"/>
                <w:lang w:val="de-DE" w:eastAsia="ja-JP"/>
              </w:rPr>
              <w:t>/125</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Drive Backward Slowly</w:t>
            </w:r>
            <w:r>
              <w:rPr>
                <w:rFonts w:cs="Arial"/>
                <w:sz w:val="16"/>
                <w:szCs w:val="16"/>
                <w:vertAlign w:val="subscript"/>
                <w:lang w:val="de-DE" w:eastAsia="ja-JP"/>
              </w:rPr>
              <w:t>/126</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Cancelled by Wheel slip</w:t>
            </w:r>
            <w:r>
              <w:rPr>
                <w:rFonts w:cs="Arial"/>
                <w:sz w:val="16"/>
                <w:szCs w:val="16"/>
                <w:vertAlign w:val="subscript"/>
                <w:lang w:val="de-DE" w:eastAsia="ja-JP"/>
              </w:rPr>
              <w:t>/127</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 by Traction Control</w:t>
            </w:r>
            <w:r>
              <w:rPr>
                <w:rFonts w:cs="Arial"/>
                <w:sz w:val="16"/>
                <w:szCs w:val="16"/>
                <w:vertAlign w:val="subscript"/>
                <w:lang w:val="de-DE" w:eastAsia="ja-JP"/>
              </w:rPr>
              <w:t>/517</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rFonts w:cs="Arial"/>
                <w:sz w:val="16"/>
                <w:szCs w:val="16"/>
                <w:lang w:val="de-DE"/>
              </w:rPr>
            </w:pPr>
            <w:r>
              <w:rPr>
                <w:rFonts w:cs="Arial"/>
                <w:sz w:val="16"/>
                <w:szCs w:val="16"/>
                <w:lang w:val="de-DE"/>
              </w:rPr>
              <w:t>≠</w:t>
            </w:r>
            <w:r>
              <w:rPr>
                <w:sz w:val="16"/>
                <w:szCs w:val="16"/>
                <w:lang w:val="de-DE"/>
              </w:rPr>
              <w:t>0x8|</w:t>
            </w:r>
          </w:p>
          <w:p w:rsidR="00D10B75" w:rsidRDefault="00D10B75">
            <w:pPr>
              <w:spacing w:line="276" w:lineRule="auto"/>
              <w:jc w:val="center"/>
              <w:rPr>
                <w:sz w:val="16"/>
                <w:szCs w:val="16"/>
                <w:lang w:val="de-DE"/>
              </w:rPr>
            </w:pPr>
          </w:p>
          <w:p w:rsidR="00D10B75" w:rsidRDefault="00D10B75">
            <w:pPr>
              <w:spacing w:line="276" w:lineRule="auto"/>
              <w:jc w:val="center"/>
              <w:rPr>
                <w:sz w:val="16"/>
                <w:szCs w:val="16"/>
                <w:lang w:val="de-DE"/>
              </w:rPr>
            </w:pPr>
            <w:r>
              <w:rPr>
                <w:sz w:val="16"/>
                <w:szCs w:val="16"/>
                <w:lang w:val="de-DE"/>
              </w:rPr>
              <w:t>0xC|</w:t>
            </w:r>
          </w:p>
          <w:p w:rsidR="00D10B75" w:rsidRDefault="00D10B75">
            <w:pPr>
              <w:spacing w:line="276" w:lineRule="auto"/>
              <w:jc w:val="center"/>
              <w:rPr>
                <w:sz w:val="16"/>
                <w:szCs w:val="16"/>
                <w:lang w:val="de-DE"/>
              </w:rPr>
            </w:pPr>
            <w:r>
              <w:rPr>
                <w:sz w:val="16"/>
                <w:szCs w:val="16"/>
                <w:lang w:val="de-DE"/>
              </w:rPr>
              <w:t>0xD|</w:t>
            </w:r>
          </w:p>
          <w:p w:rsidR="00D10B75" w:rsidRDefault="00D10B75">
            <w:pPr>
              <w:spacing w:line="276" w:lineRule="auto"/>
              <w:jc w:val="center"/>
              <w:rPr>
                <w:sz w:val="16"/>
                <w:szCs w:val="16"/>
                <w:lang w:val="de-DE"/>
              </w:rPr>
            </w:pPr>
            <w:r>
              <w:rPr>
                <w:sz w:val="16"/>
                <w:szCs w:val="16"/>
                <w:lang w:val="de-DE"/>
              </w:rPr>
              <w:t>0xE|</w:t>
            </w:r>
          </w:p>
          <w:p w:rsidR="00D10B75" w:rsidRDefault="00D10B75">
            <w:pPr>
              <w:spacing w:line="276" w:lineRule="auto"/>
              <w:jc w:val="center"/>
              <w:rPr>
                <w:sz w:val="16"/>
                <w:szCs w:val="16"/>
                <w:lang w:val="de-DE"/>
              </w:rPr>
            </w:pPr>
            <w:r>
              <w:rPr>
                <w:sz w:val="16"/>
                <w:szCs w:val="16"/>
                <w:lang w:val="de-DE"/>
              </w:rPr>
              <w:t>0xF</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w:t>
            </w:r>
            <w:r>
              <w:rPr>
                <w:rFonts w:cs="Arial"/>
                <w:sz w:val="16"/>
                <w:szCs w:val="16"/>
                <w:vertAlign w:val="subscript"/>
                <w:lang w:val="de-DE" w:eastAsia="ja-JP"/>
              </w:rPr>
              <w:t>/461</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0x8</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 by Wrong Direction</w:t>
            </w:r>
            <w:r>
              <w:rPr>
                <w:rFonts w:cs="Arial"/>
                <w:sz w:val="16"/>
                <w:szCs w:val="16"/>
                <w:vertAlign w:val="subscript"/>
                <w:lang w:val="de-DE" w:eastAsia="ja-JP"/>
              </w:rPr>
              <w:t>/518</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 by High Speed</w:t>
            </w:r>
            <w:r>
              <w:rPr>
                <w:rFonts w:cs="Arial"/>
                <w:sz w:val="16"/>
                <w:szCs w:val="16"/>
                <w:vertAlign w:val="subscript"/>
                <w:lang w:val="de-DE" w:eastAsia="ja-JP"/>
              </w:rPr>
              <w:t>/519</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 by Steering Intervention</w:t>
            </w:r>
            <w:r>
              <w:rPr>
                <w:rFonts w:cs="Arial"/>
                <w:sz w:val="16"/>
                <w:szCs w:val="16"/>
                <w:vertAlign w:val="subscript"/>
                <w:lang w:val="de-DE" w:eastAsia="ja-JP"/>
              </w:rPr>
              <w:t>/462</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 by Door Open</w:t>
            </w:r>
            <w:r>
              <w:rPr>
                <w:rFonts w:cs="Arial"/>
                <w:sz w:val="16"/>
                <w:szCs w:val="16"/>
                <w:vertAlign w:val="subscript"/>
                <w:lang w:val="de-DE" w:eastAsia="ja-JP"/>
              </w:rPr>
              <w:t>/463</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 by High Inclination</w:t>
            </w:r>
            <w:r>
              <w:rPr>
                <w:rFonts w:cs="Arial"/>
                <w:sz w:val="16"/>
                <w:szCs w:val="16"/>
                <w:vertAlign w:val="subscript"/>
                <w:lang w:val="de-DE" w:eastAsia="ja-JP"/>
              </w:rPr>
              <w:t>/464</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Pr="00D505A4" w:rsidRDefault="00D10B75">
            <w:pPr>
              <w:jc w:val="center"/>
              <w:rPr>
                <w:sz w:val="16"/>
                <w:szCs w:val="16"/>
              </w:rPr>
            </w:pPr>
            <w:r w:rsidRPr="00D505A4">
              <w:rPr>
                <w:sz w:val="16"/>
                <w:szCs w:val="16"/>
              </w:rPr>
              <w:t>Cancelled by Obstacle in Path</w:t>
            </w:r>
            <w:r w:rsidRPr="00D505A4">
              <w:rPr>
                <w:rFonts w:cs="Arial"/>
                <w:sz w:val="16"/>
                <w:szCs w:val="16"/>
                <w:vertAlign w:val="subscript"/>
                <w:lang w:eastAsia="ja-JP"/>
              </w:rPr>
              <w:t>/465</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Pr="00D505A4" w:rsidRDefault="00D10B75">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0x8</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0xD</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0xE</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0xF</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0xC</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 by Attached Trailer</w:t>
            </w:r>
            <w:r>
              <w:rPr>
                <w:rFonts w:cs="Arial"/>
                <w:sz w:val="16"/>
                <w:szCs w:val="16"/>
                <w:vertAlign w:val="subscript"/>
                <w:lang w:val="de-DE" w:eastAsia="ja-JP"/>
              </w:rPr>
              <w:t>/521</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0x6</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Cancelled by Autobrake</w:t>
            </w:r>
            <w:r>
              <w:rPr>
                <w:rFonts w:cs="Arial"/>
                <w:sz w:val="16"/>
                <w:szCs w:val="16"/>
                <w:vertAlign w:val="subscript"/>
                <w:lang w:val="de-DE" w:eastAsia="ja-JP"/>
              </w:rPr>
              <w:t>/388</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Release Steering Wheel</w:t>
            </w:r>
            <w:r>
              <w:rPr>
                <w:rFonts w:cs="Arial"/>
                <w:sz w:val="16"/>
                <w:szCs w:val="16"/>
                <w:vertAlign w:val="subscript"/>
                <w:lang w:val="de-DE" w:eastAsia="ja-JP"/>
              </w:rPr>
              <w:t>/122</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Pr="00D505A4" w:rsidRDefault="00D10B75">
            <w:pPr>
              <w:jc w:val="center"/>
              <w:rPr>
                <w:rFonts w:cs="Arial"/>
                <w:sz w:val="16"/>
                <w:szCs w:val="16"/>
                <w:lang w:eastAsia="ja-JP"/>
              </w:rPr>
            </w:pPr>
            <w:r w:rsidRPr="00D505A4">
              <w:rPr>
                <w:sz w:val="16"/>
                <w:szCs w:val="16"/>
              </w:rPr>
              <w:t>Active Park Assist - System Fault</w:t>
            </w:r>
            <w:r w:rsidRPr="00D505A4">
              <w:rPr>
                <w:rFonts w:cs="Arial"/>
                <w:sz w:val="16"/>
                <w:szCs w:val="16"/>
                <w:vertAlign w:val="subscript"/>
                <w:lang w:eastAsia="ja-JP"/>
              </w:rPr>
              <w:t>/128</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Pr="00D505A4" w:rsidRDefault="00D10B75">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Finished</w:t>
            </w:r>
            <w:r>
              <w:rPr>
                <w:rFonts w:cs="Arial"/>
                <w:sz w:val="16"/>
                <w:szCs w:val="16"/>
                <w:vertAlign w:val="subscript"/>
                <w:lang w:val="de-DE" w:eastAsia="ja-JP"/>
              </w:rPr>
              <w:t>/129</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Pr="00D505A4" w:rsidRDefault="00D10B75">
            <w:pPr>
              <w:jc w:val="center"/>
              <w:rPr>
                <w:sz w:val="16"/>
                <w:szCs w:val="16"/>
              </w:rPr>
            </w:pPr>
            <w:r w:rsidRPr="00D505A4">
              <w:rPr>
                <w:sz w:val="16"/>
                <w:szCs w:val="16"/>
              </w:rPr>
              <w:t>Shift to 1 (Manual)</w:t>
            </w:r>
          </w:p>
          <w:p w:rsidR="00D10B75" w:rsidRPr="00D505A4" w:rsidRDefault="00D10B75">
            <w:pPr>
              <w:jc w:val="center"/>
              <w:rPr>
                <w:sz w:val="16"/>
                <w:szCs w:val="16"/>
              </w:rPr>
            </w:pPr>
            <w:r w:rsidRPr="00D505A4">
              <w:rPr>
                <w:sz w:val="16"/>
                <w:szCs w:val="16"/>
              </w:rPr>
              <w:t>Shift to D (Auto)</w:t>
            </w:r>
            <w:r w:rsidRPr="00D505A4">
              <w:rPr>
                <w:rFonts w:cs="Arial"/>
                <w:sz w:val="16"/>
                <w:szCs w:val="16"/>
                <w:vertAlign w:val="subscript"/>
                <w:lang w:eastAsia="ja-JP"/>
              </w:rPr>
              <w:t xml:space="preserve"> /130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Pr="00D505A4" w:rsidRDefault="00D10B75">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Active Park Not Available</w:t>
            </w:r>
            <w:r>
              <w:rPr>
                <w:rFonts w:cs="Arial"/>
                <w:sz w:val="16"/>
                <w:szCs w:val="16"/>
                <w:vertAlign w:val="subscript"/>
                <w:lang w:val="de-DE" w:eastAsia="ja-JP"/>
              </w:rPr>
              <w:t>/222</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Slow Down</w:t>
            </w:r>
            <w:r>
              <w:rPr>
                <w:rFonts w:cs="Arial"/>
                <w:sz w:val="16"/>
                <w:szCs w:val="16"/>
                <w:vertAlign w:val="subscript"/>
                <w:lang w:val="de-DE" w:eastAsia="ja-JP"/>
              </w:rPr>
              <w:t>/131</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Attention</w:t>
            </w:r>
            <w:r>
              <w:rPr>
                <w:rFonts w:cs="Arial"/>
                <w:sz w:val="16"/>
                <w:szCs w:val="16"/>
                <w:vertAlign w:val="subscript"/>
                <w:lang w:val="de-DE" w:eastAsia="ja-JP"/>
              </w:rPr>
              <w:t>/467</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Attention</w:t>
            </w:r>
            <w:r>
              <w:rPr>
                <w:rFonts w:cs="Arial"/>
                <w:sz w:val="16"/>
                <w:szCs w:val="16"/>
                <w:vertAlign w:val="subscript"/>
                <w:lang w:val="de-DE" w:eastAsia="ja-JP"/>
              </w:rPr>
              <w:t>/550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Paused</w:t>
            </w:r>
            <w:r>
              <w:rPr>
                <w:rFonts w:cs="Arial"/>
                <w:sz w:val="16"/>
                <w:szCs w:val="16"/>
                <w:vertAlign w:val="subscript"/>
                <w:lang w:val="de-DE" w:eastAsia="ja-JP"/>
              </w:rPr>
              <w:t>/468</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0x7</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Paused</w:t>
            </w:r>
            <w:r>
              <w:rPr>
                <w:rFonts w:cs="Arial"/>
                <w:sz w:val="16"/>
                <w:szCs w:val="16"/>
                <w:vertAlign w:val="subscript"/>
                <w:lang w:val="de-DE" w:eastAsia="ja-JP"/>
              </w:rPr>
              <w:t>/469</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Paused</w:t>
            </w:r>
            <w:r>
              <w:rPr>
                <w:rFonts w:cs="Arial"/>
                <w:sz w:val="16"/>
                <w:szCs w:val="16"/>
                <w:vertAlign w:val="subscript"/>
                <w:lang w:val="de-DE" w:eastAsia="ja-JP"/>
              </w:rPr>
              <w:t>/470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Obstacle in path</w:t>
            </w:r>
            <w:r>
              <w:rPr>
                <w:rFonts w:cs="Arial"/>
                <w:sz w:val="16"/>
                <w:szCs w:val="16"/>
                <w:vertAlign w:val="subscript"/>
                <w:lang w:val="de-DE" w:eastAsia="ja-JP"/>
              </w:rPr>
              <w:t>/471</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0x9</w:t>
            </w:r>
            <w:r>
              <w:rPr>
                <w:rFonts w:cs="Arial"/>
                <w:vertAlign w:val="superscript"/>
                <w:lang w:val="de-DE"/>
              </w:rPr>
              <w:t>‡</w:t>
            </w:r>
          </w:p>
        </w:tc>
        <w:tc>
          <w:tcPr>
            <w:tcW w:w="63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Accel pedal inactive</w:t>
            </w:r>
            <w:r>
              <w:rPr>
                <w:rFonts w:cs="Arial"/>
                <w:sz w:val="16"/>
                <w:szCs w:val="16"/>
                <w:vertAlign w:val="subscript"/>
                <w:lang w:val="de-DE" w:eastAsia="ja-JP"/>
              </w:rPr>
              <w:t>/472</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7002"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2448" w:type="dxa"/>
            <w:tcBorders>
              <w:top w:val="single" w:sz="4" w:space="0" w:color="auto"/>
              <w:left w:val="single" w:sz="4" w:space="0" w:color="auto"/>
              <w:bottom w:val="single" w:sz="4" w:space="0" w:color="auto"/>
              <w:right w:val="single" w:sz="4" w:space="0" w:color="auto"/>
            </w:tcBorders>
            <w:vAlign w:val="center"/>
            <w:hideMark/>
          </w:tcPr>
          <w:p w:rsidR="00D10B75" w:rsidRPr="00D505A4" w:rsidRDefault="00D10B75">
            <w:pPr>
              <w:jc w:val="center"/>
              <w:rPr>
                <w:rFonts w:cs="Arial"/>
                <w:sz w:val="16"/>
                <w:szCs w:val="16"/>
                <w:lang w:eastAsia="ja-JP"/>
              </w:rPr>
            </w:pPr>
            <w:r w:rsidRPr="00D505A4">
              <w:rPr>
                <w:sz w:val="16"/>
                <w:szCs w:val="16"/>
              </w:rPr>
              <w:t>Blank (Do not show Text3)</w:t>
            </w:r>
          </w:p>
        </w:tc>
      </w:tr>
    </w:tbl>
    <w:p w:rsidR="00D10B75" w:rsidRDefault="00D10B75" w:rsidP="00D10B75">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Text3</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Pr>
        <w:jc w:val="center"/>
        <w:rPr>
          <w:b/>
        </w:rPr>
      </w:pPr>
    </w:p>
    <w:p w:rsidR="00D10B75" w:rsidRDefault="00D10B75" w:rsidP="00D10B75">
      <w:pPr>
        <w:jc w:val="center"/>
        <w:rPr>
          <w:b/>
        </w:rPr>
      </w:pPr>
    </w:p>
    <w:p w:rsidR="00D10B75" w:rsidRPr="00627E8D" w:rsidRDefault="00D10B75" w:rsidP="00D10B75">
      <w:pPr>
        <w:jc w:val="center"/>
        <w:rPr>
          <w:b/>
        </w:rPr>
      </w:pPr>
      <w:r>
        <w:rPr>
          <w:b/>
        </w:rPr>
        <w:t>8” (or equivalent) displays (</w:t>
      </w:r>
      <w:proofErr w:type="spellStart"/>
      <w:r>
        <w:rPr>
          <w:b/>
        </w:rPr>
        <w:t>FNVx</w:t>
      </w:r>
      <w:proofErr w:type="spellEnd"/>
      <w:r>
        <w:rPr>
          <w:b/>
        </w:rPr>
        <w:t xml:space="preserve"> only)</w:t>
      </w:r>
    </w:p>
    <w:tbl>
      <w:tblPr>
        <w:tblStyle w:val="TableGrid"/>
        <w:tblW w:w="10050" w:type="dxa"/>
        <w:jc w:val="center"/>
        <w:tblLayout w:type="fixed"/>
        <w:tblCellMar>
          <w:left w:w="28" w:type="dxa"/>
          <w:right w:w="28" w:type="dxa"/>
        </w:tblCellMar>
        <w:tblLook w:val="04A0" w:firstRow="1" w:lastRow="0" w:firstColumn="1" w:lastColumn="0" w:noHBand="0" w:noVBand="1"/>
      </w:tblPr>
      <w:tblGrid>
        <w:gridCol w:w="600"/>
        <w:gridCol w:w="474"/>
        <w:gridCol w:w="474"/>
        <w:gridCol w:w="474"/>
        <w:gridCol w:w="525"/>
        <w:gridCol w:w="567"/>
        <w:gridCol w:w="425"/>
        <w:gridCol w:w="425"/>
        <w:gridCol w:w="426"/>
        <w:gridCol w:w="425"/>
        <w:gridCol w:w="425"/>
        <w:gridCol w:w="425"/>
        <w:gridCol w:w="426"/>
        <w:gridCol w:w="425"/>
        <w:gridCol w:w="283"/>
        <w:gridCol w:w="567"/>
        <w:gridCol w:w="567"/>
        <w:gridCol w:w="2117"/>
      </w:tblGrid>
      <w:tr w:rsidR="00D10B75" w:rsidTr="00D10B75">
        <w:trPr>
          <w:cantSplit/>
          <w:trHeight w:val="2156"/>
          <w:tblHeader/>
          <w:jc w:val="center"/>
        </w:trPr>
        <w:tc>
          <w:tcPr>
            <w:tcW w:w="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lastRenderedPageBreak/>
              <w:t>Operational Mode</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sz w:val="16"/>
                <w:szCs w:val="16"/>
                <w:lang w:val="de-DE"/>
              </w:rPr>
            </w:pPr>
            <w:r>
              <w:rPr>
                <w:sz w:val="16"/>
                <w:szCs w:val="16"/>
                <w:lang w:val="de-DE"/>
              </w:rPr>
              <w:t>Parking Assistance (Cfg)</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[ApaSys_D_Stat]</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[ApaSteScanMde_D_Stat]</w:t>
            </w:r>
          </w:p>
        </w:tc>
        <w:tc>
          <w:tcPr>
            <w:tcW w:w="5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[ApaActvSide2_D_Stat]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[ApaMde_D_Stat]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[ApaSelSapp_D_Stat]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[ApaSelPpa_D_Stat]</w:t>
            </w:r>
          </w:p>
        </w:tc>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[ApaSelPoa_D_Stat]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[ApaScan_D_Stat]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[ApaLongCtl_D_RqDrv]</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[ApaGearShif_D_RqDrv]</w:t>
            </w:r>
          </w:p>
        </w:tc>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[ApaSteWhl_D_RqDrv]</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[ApaAcsy_D_RqDrv]</w:t>
            </w:r>
          </w:p>
        </w:tc>
        <w:tc>
          <w:tcPr>
            <w:tcW w:w="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sz w:val="16"/>
                <w:szCs w:val="16"/>
                <w:lang w:val="de-DE"/>
              </w:rPr>
            </w:pPr>
            <w:r>
              <w:rPr>
                <w:sz w:val="16"/>
                <w:szCs w:val="16"/>
                <w:lang w:val="de-DE"/>
              </w:rPr>
              <w:t>[ApaTrgtDist_D_Stat]</w:t>
            </w:r>
            <w:r>
              <w:rPr>
                <w:rFonts w:cs="Arial"/>
                <w:vertAlign w:val="superscript"/>
                <w:lang w:val="de-DE"/>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sz w:val="16"/>
                <w:szCs w:val="16"/>
                <w:lang w:val="de-DE"/>
              </w:rPr>
            </w:pPr>
            <w:r>
              <w:rPr>
                <w:sz w:val="16"/>
                <w:szCs w:val="16"/>
                <w:lang w:val="de-DE"/>
              </w:rPr>
              <w:t>[ApaMsgTxt_D_Rq]</w:t>
            </w:r>
            <w:r>
              <w:rPr>
                <w:rFonts w:cs="Arial"/>
                <w:vertAlign w:val="superscript"/>
                <w:lang w:val="de-DE"/>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rsidP="00D10B75">
            <w:pPr>
              <w:jc w:val="center"/>
              <w:rPr>
                <w:rFonts w:cs="Arial"/>
                <w:sz w:val="16"/>
                <w:szCs w:val="16"/>
                <w:lang w:val="de-DE" w:eastAsia="ja-JP"/>
              </w:rPr>
            </w:pPr>
            <w:r>
              <w:rPr>
                <w:sz w:val="16"/>
                <w:szCs w:val="16"/>
                <w:lang w:val="de-DE"/>
              </w:rPr>
              <w:t>[PrkAidMsgTxt_D_Rq]</w:t>
            </w:r>
          </w:p>
        </w:tc>
        <w:tc>
          <w:tcPr>
            <w:tcW w:w="21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rsidP="00D10B75">
            <w:pPr>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D10B75" w:rsidTr="00D10B75">
        <w:trPr>
          <w:cantSplit/>
          <w:trHeight w:val="70"/>
          <w:tblHeader/>
          <w:jc w:val="center"/>
        </w:trPr>
        <w:tc>
          <w:tcPr>
            <w:tcW w:w="600"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32058D" w:rsidRDefault="00D10B75" w:rsidP="00D10B75">
            <w:pPr>
              <w:jc w:val="center"/>
              <w:rPr>
                <w:rFonts w:cs="Arial"/>
                <w:sz w:val="16"/>
                <w:szCs w:val="16"/>
                <w:lang w:eastAsia="ja-JP"/>
              </w:rPr>
            </w:pPr>
            <w:r w:rsidRPr="0032058D">
              <w:rPr>
                <w:sz w:val="16"/>
                <w:szCs w:val="16"/>
              </w:rPr>
              <w:t>\Run</w:t>
            </w:r>
          </w:p>
          <w:p w:rsidR="00D10B75" w:rsidRPr="0032058D" w:rsidRDefault="00D10B75" w:rsidP="00D10B75">
            <w:pPr>
              <w:jc w:val="center"/>
              <w:rPr>
                <w:rFonts w:cs="Arial"/>
                <w:sz w:val="16"/>
                <w:szCs w:val="16"/>
                <w:lang w:eastAsia="ja-JP"/>
              </w:rPr>
            </w:pPr>
            <w:r w:rsidRPr="0032058D">
              <w:rPr>
                <w:sz w:val="16"/>
                <w:szCs w:val="16"/>
              </w:rPr>
              <w:t>(as per Operational Modes and Voltage Range Definition)</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0x2</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Stop</w:t>
            </w:r>
            <w:r>
              <w:rPr>
                <w:rFonts w:cs="Arial"/>
                <w:sz w:val="16"/>
                <w:szCs w:val="16"/>
                <w:vertAlign w:val="subscript"/>
                <w:lang w:val="de-DE" w:eastAsia="ja-JP"/>
              </w:rPr>
              <w:t>/124</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Finished</w:t>
            </w:r>
            <w:r>
              <w:rPr>
                <w:rFonts w:cs="Arial"/>
                <w:sz w:val="16"/>
                <w:szCs w:val="16"/>
                <w:vertAlign w:val="subscript"/>
                <w:lang w:val="de-DE" w:eastAsia="ja-JP"/>
              </w:rPr>
              <w:t>/123</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Stop</w:t>
            </w:r>
            <w:r>
              <w:rPr>
                <w:rFonts w:cs="Arial"/>
                <w:sz w:val="16"/>
                <w:szCs w:val="16"/>
                <w:vertAlign w:val="subscript"/>
                <w:lang w:val="de-DE" w:eastAsia="ja-JP"/>
              </w:rPr>
              <w:t>/969</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Drive Forward Slowly</w:t>
            </w:r>
            <w:r>
              <w:rPr>
                <w:rFonts w:cs="Arial"/>
                <w:sz w:val="16"/>
                <w:szCs w:val="16"/>
                <w:vertAlign w:val="subscript"/>
                <w:lang w:val="de-DE" w:eastAsia="ja-JP"/>
              </w:rPr>
              <w:t>/125</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Drive Backward Slowly</w:t>
            </w:r>
            <w:r>
              <w:rPr>
                <w:rFonts w:cs="Arial"/>
                <w:sz w:val="16"/>
                <w:szCs w:val="16"/>
                <w:vertAlign w:val="subscript"/>
                <w:lang w:val="de-DE" w:eastAsia="ja-JP"/>
              </w:rPr>
              <w:t>/126</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0x2</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Cancelled by Wheel slip</w:t>
            </w:r>
            <w:r>
              <w:rPr>
                <w:rFonts w:cs="Arial"/>
                <w:sz w:val="16"/>
                <w:szCs w:val="16"/>
                <w:vertAlign w:val="subscript"/>
                <w:lang w:val="de-DE" w:eastAsia="ja-JP"/>
              </w:rPr>
              <w:t>/127</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 by Traction Control</w:t>
            </w:r>
            <w:r>
              <w:rPr>
                <w:rFonts w:cs="Arial"/>
                <w:sz w:val="16"/>
                <w:szCs w:val="16"/>
                <w:vertAlign w:val="subscript"/>
                <w:lang w:val="de-DE" w:eastAsia="ja-JP"/>
              </w:rPr>
              <w:t>/517</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Pr="00E36ADA" w:rsidRDefault="00D10B75" w:rsidP="00D10B75">
            <w:pPr>
              <w:spacing w:line="276" w:lineRule="auto"/>
              <w:jc w:val="center"/>
              <w:rPr>
                <w:rFonts w:cs="Arial"/>
                <w:sz w:val="16"/>
                <w:szCs w:val="16"/>
                <w:lang w:val="de-DE"/>
              </w:rPr>
            </w:pPr>
            <w:r>
              <w:rPr>
                <w:rFonts w:cs="Arial"/>
                <w:sz w:val="16"/>
                <w:szCs w:val="16"/>
                <w:lang w:val="de-DE"/>
              </w:rPr>
              <w:t>≠</w:t>
            </w:r>
            <w:r>
              <w:rPr>
                <w:sz w:val="16"/>
                <w:szCs w:val="16"/>
                <w:lang w:val="de-DE"/>
              </w:rPr>
              <w:t>0x8|</w:t>
            </w:r>
          </w:p>
          <w:p w:rsidR="00D10B75" w:rsidRDefault="00D10B75" w:rsidP="00D10B75">
            <w:pPr>
              <w:spacing w:line="276" w:lineRule="auto"/>
              <w:jc w:val="center"/>
              <w:rPr>
                <w:sz w:val="16"/>
                <w:szCs w:val="16"/>
                <w:lang w:val="de-DE"/>
              </w:rPr>
            </w:pPr>
            <w:r>
              <w:rPr>
                <w:sz w:val="16"/>
                <w:szCs w:val="16"/>
                <w:lang w:val="de-DE"/>
              </w:rPr>
              <w:t>0xC|</w:t>
            </w:r>
          </w:p>
          <w:p w:rsidR="00D10B75" w:rsidRDefault="00D10B75" w:rsidP="00D10B75">
            <w:pPr>
              <w:spacing w:line="276" w:lineRule="auto"/>
              <w:jc w:val="center"/>
              <w:rPr>
                <w:sz w:val="16"/>
                <w:szCs w:val="16"/>
                <w:lang w:val="de-DE"/>
              </w:rPr>
            </w:pPr>
            <w:r>
              <w:rPr>
                <w:sz w:val="16"/>
                <w:szCs w:val="16"/>
                <w:lang w:val="de-DE"/>
              </w:rPr>
              <w:t>0xD|</w:t>
            </w:r>
          </w:p>
          <w:p w:rsidR="00D10B75" w:rsidRDefault="00D10B75" w:rsidP="00D10B75">
            <w:pPr>
              <w:spacing w:line="276" w:lineRule="auto"/>
              <w:jc w:val="center"/>
              <w:rPr>
                <w:sz w:val="16"/>
                <w:szCs w:val="16"/>
                <w:lang w:val="de-DE"/>
              </w:rPr>
            </w:pPr>
            <w:r>
              <w:rPr>
                <w:sz w:val="16"/>
                <w:szCs w:val="16"/>
                <w:lang w:val="de-DE"/>
              </w:rPr>
              <w:t>0xE|</w:t>
            </w:r>
          </w:p>
          <w:p w:rsidR="00D10B75" w:rsidRDefault="00D10B75" w:rsidP="00D10B75">
            <w:pPr>
              <w:spacing w:line="276" w:lineRule="auto"/>
              <w:jc w:val="center"/>
              <w:rPr>
                <w:sz w:val="16"/>
                <w:szCs w:val="16"/>
                <w:lang w:val="de-DE"/>
              </w:rPr>
            </w:pPr>
            <w:r>
              <w:rPr>
                <w:sz w:val="16"/>
                <w:szCs w:val="16"/>
                <w:lang w:val="de-DE"/>
              </w:rPr>
              <w:t>0xF</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w:t>
            </w:r>
            <w:r>
              <w:rPr>
                <w:rFonts w:cs="Arial"/>
                <w:sz w:val="16"/>
                <w:szCs w:val="16"/>
                <w:vertAlign w:val="subscript"/>
                <w:lang w:val="de-DE" w:eastAsia="ja-JP"/>
              </w:rPr>
              <w:t>/461</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0x8</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 by Wrong Direction</w:t>
            </w:r>
            <w:r>
              <w:rPr>
                <w:rFonts w:cs="Arial"/>
                <w:sz w:val="16"/>
                <w:szCs w:val="16"/>
                <w:vertAlign w:val="subscript"/>
                <w:lang w:val="de-DE" w:eastAsia="ja-JP"/>
              </w:rPr>
              <w:t>/518</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 by High Speed</w:t>
            </w:r>
            <w:r>
              <w:rPr>
                <w:rFonts w:cs="Arial"/>
                <w:sz w:val="16"/>
                <w:szCs w:val="16"/>
                <w:vertAlign w:val="subscript"/>
                <w:lang w:val="de-DE" w:eastAsia="ja-JP"/>
              </w:rPr>
              <w:t>/519</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0x7</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 by Steering Intervention</w:t>
            </w:r>
            <w:r>
              <w:rPr>
                <w:rFonts w:cs="Arial"/>
                <w:sz w:val="16"/>
                <w:szCs w:val="16"/>
                <w:vertAlign w:val="subscript"/>
                <w:lang w:val="de-DE" w:eastAsia="ja-JP"/>
              </w:rPr>
              <w:t>/462</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0x7</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 by Door Open</w:t>
            </w:r>
            <w:r>
              <w:rPr>
                <w:rFonts w:cs="Arial"/>
                <w:sz w:val="16"/>
                <w:szCs w:val="16"/>
                <w:vertAlign w:val="subscript"/>
                <w:lang w:val="de-DE" w:eastAsia="ja-JP"/>
              </w:rPr>
              <w:t>/463</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0x5</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 by High Inclination</w:t>
            </w:r>
            <w:r>
              <w:rPr>
                <w:rFonts w:cs="Arial"/>
                <w:sz w:val="16"/>
                <w:szCs w:val="16"/>
                <w:vertAlign w:val="subscript"/>
                <w:lang w:val="de-DE" w:eastAsia="ja-JP"/>
              </w:rPr>
              <w:t>/464</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rsidP="00D10B75">
            <w:pPr>
              <w:jc w:val="center"/>
              <w:rPr>
                <w:sz w:val="16"/>
                <w:szCs w:val="16"/>
              </w:rPr>
            </w:pPr>
            <w:r w:rsidRPr="0032058D">
              <w:rPr>
                <w:sz w:val="16"/>
                <w:szCs w:val="16"/>
              </w:rPr>
              <w:t>Cancelled by Obstacle in Path</w:t>
            </w:r>
            <w:r w:rsidRPr="0032058D">
              <w:rPr>
                <w:rFonts w:cs="Arial"/>
                <w:sz w:val="16"/>
                <w:szCs w:val="16"/>
                <w:vertAlign w:val="subscript"/>
                <w:lang w:eastAsia="ja-JP"/>
              </w:rPr>
              <w:t>/465</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rsidP="00D10B75">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0x8</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0xD</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0xE</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0xF</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 by Blocked Sensors</w:t>
            </w:r>
            <w:r>
              <w:rPr>
                <w:rFonts w:cs="Arial"/>
                <w:sz w:val="16"/>
                <w:szCs w:val="16"/>
                <w:vertAlign w:val="subscript"/>
                <w:lang w:val="de-DE" w:eastAsia="ja-JP"/>
              </w:rPr>
              <w:t>/520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0xC</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 by Attached Trailer</w:t>
            </w:r>
            <w:r>
              <w:rPr>
                <w:rFonts w:cs="Arial"/>
                <w:sz w:val="16"/>
                <w:szCs w:val="16"/>
                <w:vertAlign w:val="subscript"/>
                <w:lang w:val="de-DE" w:eastAsia="ja-JP"/>
              </w:rPr>
              <w:t>/521</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0x6</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Cancelled by Autobrake</w:t>
            </w:r>
            <w:r>
              <w:rPr>
                <w:rFonts w:cs="Arial"/>
                <w:sz w:val="16"/>
                <w:szCs w:val="16"/>
                <w:vertAlign w:val="subscript"/>
                <w:lang w:val="de-DE" w:eastAsia="ja-JP"/>
              </w:rPr>
              <w:t>/388</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0x3</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Release Steering Wheel</w:t>
            </w:r>
            <w:r>
              <w:rPr>
                <w:rFonts w:cs="Arial"/>
                <w:sz w:val="16"/>
                <w:szCs w:val="16"/>
                <w:vertAlign w:val="subscript"/>
                <w:lang w:val="de-DE" w:eastAsia="ja-JP"/>
              </w:rPr>
              <w:t>/122</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0x7</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rsidP="00D10B75">
            <w:pPr>
              <w:jc w:val="center"/>
              <w:rPr>
                <w:rFonts w:cs="Arial"/>
                <w:sz w:val="16"/>
                <w:szCs w:val="16"/>
                <w:lang w:eastAsia="ja-JP"/>
              </w:rPr>
            </w:pPr>
            <w:r w:rsidRPr="0032058D">
              <w:rPr>
                <w:sz w:val="16"/>
                <w:szCs w:val="16"/>
              </w:rPr>
              <w:t>Active Park Assist - System Fault</w:t>
            </w:r>
            <w:r w:rsidRPr="0032058D">
              <w:rPr>
                <w:rFonts w:cs="Arial"/>
                <w:sz w:val="16"/>
                <w:szCs w:val="16"/>
                <w:vertAlign w:val="subscript"/>
                <w:lang w:eastAsia="ja-JP"/>
              </w:rPr>
              <w:t>/128</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rsidP="00D10B75">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0x6</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Finished</w:t>
            </w:r>
            <w:r>
              <w:rPr>
                <w:rFonts w:cs="Arial"/>
                <w:sz w:val="16"/>
                <w:szCs w:val="16"/>
                <w:vertAlign w:val="subscript"/>
                <w:lang w:val="de-DE" w:eastAsia="ja-JP"/>
              </w:rPr>
              <w:t>/129</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rsidP="00D10B75">
            <w:pPr>
              <w:jc w:val="center"/>
              <w:rPr>
                <w:sz w:val="16"/>
                <w:szCs w:val="16"/>
              </w:rPr>
            </w:pPr>
            <w:r w:rsidRPr="0032058D">
              <w:rPr>
                <w:sz w:val="16"/>
                <w:szCs w:val="16"/>
              </w:rPr>
              <w:t>Shift to 1 (Manual)</w:t>
            </w:r>
          </w:p>
          <w:p w:rsidR="00D10B75" w:rsidRPr="0032058D" w:rsidRDefault="00D10B75" w:rsidP="00D10B75">
            <w:pPr>
              <w:jc w:val="center"/>
              <w:rPr>
                <w:sz w:val="16"/>
                <w:szCs w:val="16"/>
              </w:rPr>
            </w:pPr>
            <w:r w:rsidRPr="0032058D">
              <w:rPr>
                <w:sz w:val="16"/>
                <w:szCs w:val="16"/>
              </w:rPr>
              <w:t>Shift to D (Auto)</w:t>
            </w:r>
            <w:r w:rsidRPr="0032058D">
              <w:rPr>
                <w:rFonts w:cs="Arial"/>
                <w:sz w:val="16"/>
                <w:szCs w:val="16"/>
                <w:vertAlign w:val="subscript"/>
                <w:lang w:eastAsia="ja-JP"/>
              </w:rPr>
              <w:t xml:space="preserve"> /130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rsidP="00D10B75">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0x5</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Active Park Not Available</w:t>
            </w:r>
            <w:r>
              <w:rPr>
                <w:rFonts w:cs="Arial"/>
                <w:sz w:val="16"/>
                <w:szCs w:val="16"/>
                <w:vertAlign w:val="subscript"/>
                <w:lang w:val="de-DE" w:eastAsia="ja-JP"/>
              </w:rPr>
              <w:t>/222</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Slow Down</w:t>
            </w:r>
            <w:r>
              <w:rPr>
                <w:rFonts w:cs="Arial"/>
                <w:sz w:val="16"/>
                <w:szCs w:val="16"/>
                <w:vertAlign w:val="subscript"/>
                <w:lang w:val="de-DE" w:eastAsia="ja-JP"/>
              </w:rPr>
              <w:t>/131</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Attention</w:t>
            </w:r>
            <w:r>
              <w:rPr>
                <w:rFonts w:cs="Arial"/>
                <w:sz w:val="16"/>
                <w:szCs w:val="16"/>
                <w:vertAlign w:val="subscript"/>
                <w:lang w:val="de-DE" w:eastAsia="ja-JP"/>
              </w:rPr>
              <w:t>/467</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Attention</w:t>
            </w:r>
            <w:r>
              <w:rPr>
                <w:rFonts w:cs="Arial"/>
                <w:sz w:val="16"/>
                <w:szCs w:val="16"/>
                <w:vertAlign w:val="subscript"/>
                <w:lang w:val="de-DE" w:eastAsia="ja-JP"/>
              </w:rPr>
              <w:t>/550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0x7</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Paused</w:t>
            </w:r>
            <w:r>
              <w:rPr>
                <w:rFonts w:cs="Arial"/>
                <w:sz w:val="16"/>
                <w:szCs w:val="16"/>
                <w:vertAlign w:val="subscript"/>
                <w:lang w:val="de-DE" w:eastAsia="ja-JP"/>
              </w:rPr>
              <w:t>/468</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0x7</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Paused</w:t>
            </w:r>
            <w:r>
              <w:rPr>
                <w:rFonts w:cs="Arial"/>
                <w:sz w:val="16"/>
                <w:szCs w:val="16"/>
                <w:vertAlign w:val="subscript"/>
                <w:lang w:val="de-DE" w:eastAsia="ja-JP"/>
              </w:rPr>
              <w:t>/469</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0x3</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Paused</w:t>
            </w:r>
            <w:r>
              <w:rPr>
                <w:rFonts w:cs="Arial"/>
                <w:sz w:val="16"/>
                <w:szCs w:val="16"/>
                <w:vertAlign w:val="subscript"/>
                <w:lang w:val="de-DE" w:eastAsia="ja-JP"/>
              </w:rPr>
              <w:t>/470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0xA</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D10B75" w:rsidRPr="0032058D" w:rsidRDefault="00D10B75" w:rsidP="00D10B75">
            <w:pPr>
              <w:jc w:val="center"/>
              <w:rPr>
                <w:sz w:val="16"/>
                <w:szCs w:val="16"/>
              </w:rPr>
            </w:pPr>
            <w:r w:rsidRPr="0032058D">
              <w:rPr>
                <w:sz w:val="16"/>
                <w:szCs w:val="16"/>
              </w:rPr>
              <w:t>Trailer Feature Not Available During Parking</w:t>
            </w:r>
            <w:r w:rsidRPr="0032058D">
              <w:rPr>
                <w:rFonts w:cs="Arial"/>
                <w:sz w:val="16"/>
                <w:szCs w:val="16"/>
                <w:vertAlign w:val="subscript"/>
                <w:lang w:eastAsia="ja-JP"/>
              </w:rPr>
              <w:t>/583</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rsidP="00D10B75">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0x4</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Obstacle in path</w:t>
            </w:r>
            <w:r>
              <w:rPr>
                <w:rFonts w:cs="Arial"/>
                <w:sz w:val="16"/>
                <w:szCs w:val="16"/>
                <w:vertAlign w:val="subscript"/>
                <w:lang w:val="de-DE" w:eastAsia="ja-JP"/>
              </w:rPr>
              <w:t>/471</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83"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0x9</w:t>
            </w:r>
            <w:r>
              <w:rPr>
                <w:rFonts w:cs="Arial"/>
                <w:vertAlign w:val="superscript"/>
                <w:lang w:val="de-DE"/>
              </w:rPr>
              <w:t>‡</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sz w:val="16"/>
                <w:szCs w:val="16"/>
                <w:lang w:val="de-DE"/>
              </w:rPr>
            </w:pPr>
            <w:r>
              <w:rPr>
                <w:sz w:val="16"/>
                <w:szCs w:val="16"/>
                <w:lang w:val="de-DE"/>
              </w:rPr>
              <w:t>Accel pedal inactive</w:t>
            </w:r>
            <w:r>
              <w:rPr>
                <w:rFonts w:cs="Arial"/>
                <w:sz w:val="16"/>
                <w:szCs w:val="16"/>
                <w:vertAlign w:val="subscript"/>
                <w:lang w:val="de-DE" w:eastAsia="ja-JP"/>
              </w:rPr>
              <w:t>/472</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0xA</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0x3</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Release Steering Wheel</w:t>
            </w:r>
            <w:r>
              <w:rPr>
                <w:rFonts w:cs="Arial"/>
                <w:sz w:val="16"/>
                <w:szCs w:val="16"/>
                <w:vertAlign w:val="subscript"/>
                <w:lang w:val="de-DE" w:eastAsia="ja-JP"/>
              </w:rPr>
              <w:t>/598</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D10B75" w:rsidRPr="00E36ADA" w:rsidRDefault="00D10B75" w:rsidP="00D10B75">
            <w:pPr>
              <w:jc w:val="center"/>
              <w:rPr>
                <w:sz w:val="10"/>
                <w:szCs w:val="10"/>
              </w:rPr>
            </w:pPr>
            <w:r>
              <w:rPr>
                <w:sz w:val="16"/>
                <w:szCs w:val="16"/>
              </w:rPr>
              <w:t>Select Side-Use Turn Indicator</w:t>
            </w:r>
            <w:r>
              <w:rPr>
                <w:sz w:val="10"/>
                <w:szCs w:val="10"/>
              </w:rPr>
              <w:t>/609</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D10B75" w:rsidRPr="00E36ADA" w:rsidRDefault="00D10B75" w:rsidP="00D10B75">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0x5</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D10B75" w:rsidRPr="00E36ADA" w:rsidRDefault="00D10B75" w:rsidP="00D10B75">
            <w:pPr>
              <w:jc w:val="center"/>
              <w:rPr>
                <w:sz w:val="16"/>
                <w:szCs w:val="16"/>
              </w:rPr>
            </w:pPr>
            <w:r>
              <w:rPr>
                <w:sz w:val="16"/>
                <w:szCs w:val="16"/>
              </w:rPr>
              <w:t>Select Side-Use Turn Indicator</w:t>
            </w:r>
            <w:r>
              <w:rPr>
                <w:sz w:val="10"/>
                <w:szCs w:val="10"/>
              </w:rPr>
              <w:t>/610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D10B75" w:rsidRPr="00E36ADA" w:rsidRDefault="00D10B75" w:rsidP="00D10B75">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0x6</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D10B75" w:rsidRPr="00E36ADA" w:rsidRDefault="00D10B75" w:rsidP="00D10B75">
            <w:pPr>
              <w:jc w:val="center"/>
              <w:rPr>
                <w:sz w:val="16"/>
                <w:szCs w:val="16"/>
              </w:rPr>
            </w:pPr>
            <w:r>
              <w:rPr>
                <w:sz w:val="16"/>
                <w:szCs w:val="16"/>
              </w:rPr>
              <w:t>Select Side-Use Turn Indicator</w:t>
            </w:r>
            <w:r>
              <w:rPr>
                <w:sz w:val="10"/>
                <w:szCs w:val="10"/>
              </w:rPr>
              <w:t>/611</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D10B75" w:rsidRPr="00E36ADA" w:rsidRDefault="00D10B75" w:rsidP="00D10B75">
            <w:pPr>
              <w:rPr>
                <w:rFonts w:cs="Arial"/>
                <w:sz w:val="16"/>
                <w:szCs w:val="16"/>
                <w:lang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D10B75" w:rsidRPr="00E36ADA" w:rsidRDefault="00D10B75" w:rsidP="00D10B75">
            <w:pPr>
              <w:jc w:val="center"/>
              <w:rPr>
                <w:sz w:val="10"/>
                <w:szCs w:val="10"/>
              </w:rPr>
            </w:pPr>
            <w:r>
              <w:rPr>
                <w:sz w:val="16"/>
                <w:szCs w:val="16"/>
              </w:rPr>
              <w:t>Both Sides Blocked</w:t>
            </w:r>
            <w:r>
              <w:rPr>
                <w:sz w:val="10"/>
                <w:szCs w:val="10"/>
              </w:rPr>
              <w:t>/612</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D10B75" w:rsidRPr="00E36ADA" w:rsidRDefault="00D10B75" w:rsidP="00D10B75">
            <w:pPr>
              <w:jc w:val="center"/>
              <w:rPr>
                <w:sz w:val="10"/>
                <w:szCs w:val="10"/>
              </w:rPr>
            </w:pPr>
            <w:r>
              <w:rPr>
                <w:sz w:val="16"/>
                <w:szCs w:val="16"/>
              </w:rPr>
              <w:t>Right Side Selected</w:t>
            </w:r>
            <w:r>
              <w:rPr>
                <w:sz w:val="10"/>
                <w:szCs w:val="10"/>
              </w:rPr>
              <w:t>/616</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0xA |0xB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D10B75" w:rsidRPr="00E36ADA" w:rsidRDefault="00D10B75" w:rsidP="00D10B75">
            <w:pPr>
              <w:jc w:val="center"/>
              <w:rPr>
                <w:sz w:val="10"/>
                <w:szCs w:val="10"/>
              </w:rPr>
            </w:pPr>
            <w:r>
              <w:rPr>
                <w:sz w:val="16"/>
                <w:szCs w:val="16"/>
              </w:rPr>
              <w:t>Left Side Selected</w:t>
            </w:r>
            <w:r>
              <w:rPr>
                <w:sz w:val="10"/>
                <w:szCs w:val="10"/>
              </w:rPr>
              <w:t>/617</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0xB</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Release EPB</w:t>
            </w:r>
            <w:r>
              <w:rPr>
                <w:sz w:val="10"/>
                <w:szCs w:val="10"/>
              </w:rPr>
              <w:t>/618</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tcPr>
          <w:p w:rsidR="00D10B75" w:rsidRDefault="00D10B75" w:rsidP="00D10B75">
            <w:pPr>
              <w:rPr>
                <w:rFonts w:cs="Arial"/>
                <w:sz w:val="16"/>
                <w:szCs w:val="16"/>
                <w:lang w:val="de-DE" w:eastAsia="ja-JP"/>
              </w:rPr>
            </w:pP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2"/>
                <w:szCs w:val="16"/>
                <w:lang w:val="de-DE"/>
              </w:rPr>
            </w:pPr>
            <w:r>
              <w:rPr>
                <w:sz w:val="12"/>
                <w:szCs w:val="16"/>
                <w:lang w:val="de-DE"/>
              </w:rPr>
              <w:t>0xB</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5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0x3</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426"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0x2</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0x1</w:t>
            </w:r>
          </w:p>
        </w:tc>
        <w:tc>
          <w:tcPr>
            <w:tcW w:w="283"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X</w:t>
            </w:r>
          </w:p>
        </w:tc>
        <w:tc>
          <w:tcPr>
            <w:tcW w:w="2117"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jc w:val="center"/>
              <w:rPr>
                <w:sz w:val="16"/>
                <w:szCs w:val="16"/>
                <w:lang w:val="de-DE"/>
              </w:rPr>
            </w:pPr>
            <w:r>
              <w:rPr>
                <w:sz w:val="16"/>
                <w:szCs w:val="16"/>
                <w:lang w:val="de-DE"/>
              </w:rPr>
              <w:t>Release Steering Wheel</w:t>
            </w:r>
            <w:r>
              <w:rPr>
                <w:rFonts w:cs="Arial"/>
                <w:sz w:val="16"/>
                <w:szCs w:val="16"/>
                <w:vertAlign w:val="subscript"/>
                <w:lang w:val="de-DE" w:eastAsia="ja-JP"/>
              </w:rPr>
              <w:t>/620</w:t>
            </w:r>
          </w:p>
        </w:tc>
      </w:tr>
      <w:tr w:rsidR="00D10B75" w:rsidTr="00D10B75">
        <w:trPr>
          <w:cantSplit/>
          <w:trHeight w:val="70"/>
          <w:tblHeader/>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rPr>
                <w:rFonts w:cs="Arial"/>
                <w:sz w:val="16"/>
                <w:szCs w:val="16"/>
                <w:lang w:val="de-DE" w:eastAsia="ja-JP"/>
              </w:rPr>
            </w:pPr>
          </w:p>
        </w:tc>
        <w:tc>
          <w:tcPr>
            <w:tcW w:w="7333"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rsidP="00D10B75">
            <w:pPr>
              <w:jc w:val="center"/>
              <w:rPr>
                <w:rFonts w:cs="Arial"/>
                <w:sz w:val="16"/>
                <w:szCs w:val="16"/>
                <w:lang w:val="de-DE" w:eastAsia="ja-JP"/>
              </w:rPr>
            </w:pPr>
            <w:r>
              <w:rPr>
                <w:sz w:val="16"/>
                <w:szCs w:val="16"/>
                <w:lang w:val="de-DE"/>
              </w:rPr>
              <w:t>All Other Cases</w:t>
            </w:r>
          </w:p>
        </w:tc>
        <w:tc>
          <w:tcPr>
            <w:tcW w:w="2117" w:type="dxa"/>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rsidP="00D10B75">
            <w:pPr>
              <w:jc w:val="center"/>
              <w:rPr>
                <w:rFonts w:cs="Arial"/>
                <w:sz w:val="16"/>
                <w:szCs w:val="16"/>
                <w:lang w:eastAsia="ja-JP"/>
              </w:rPr>
            </w:pPr>
            <w:r w:rsidRPr="0032058D">
              <w:rPr>
                <w:sz w:val="16"/>
                <w:szCs w:val="16"/>
              </w:rPr>
              <w:t>Blank (Do not show Text3)</w:t>
            </w:r>
          </w:p>
        </w:tc>
      </w:tr>
    </w:tbl>
    <w:p w:rsidR="00D10B75" w:rsidRDefault="00D10B75" w:rsidP="00D10B75">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Text3</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D10B75" w:rsidRDefault="00D10B75" w:rsidP="00D10B75"/>
    <w:p w:rsidR="00D10B75" w:rsidRDefault="00D10B75" w:rsidP="00D10B75">
      <w:pPr>
        <w:jc w:val="center"/>
        <w:rPr>
          <w:b/>
        </w:rPr>
      </w:pPr>
      <w:r>
        <w:rPr>
          <w:b/>
        </w:rPr>
        <w:t>4” displays</w:t>
      </w:r>
    </w:p>
    <w:tbl>
      <w:tblPr>
        <w:tblStyle w:val="TableGrid"/>
        <w:tblW w:w="0" w:type="auto"/>
        <w:jc w:val="center"/>
        <w:tblLook w:val="04A0" w:firstRow="1" w:lastRow="0" w:firstColumn="1" w:lastColumn="0" w:noHBand="0" w:noVBand="1"/>
      </w:tblPr>
      <w:tblGrid>
        <w:gridCol w:w="648"/>
        <w:gridCol w:w="474"/>
        <w:gridCol w:w="474"/>
        <w:gridCol w:w="411"/>
        <w:gridCol w:w="474"/>
        <w:gridCol w:w="411"/>
        <w:gridCol w:w="411"/>
        <w:gridCol w:w="411"/>
        <w:gridCol w:w="411"/>
        <w:gridCol w:w="474"/>
        <w:gridCol w:w="474"/>
        <w:gridCol w:w="474"/>
        <w:gridCol w:w="474"/>
        <w:gridCol w:w="411"/>
        <w:gridCol w:w="3915"/>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32058D" w:rsidRDefault="00D10B75">
            <w:pPr>
              <w:ind w:left="113" w:right="113"/>
              <w:jc w:val="center"/>
              <w:rPr>
                <w:rFonts w:cs="Arial"/>
                <w:lang w:eastAsia="ja-JP"/>
              </w:rPr>
            </w:pPr>
            <w:r w:rsidRPr="0032058D">
              <w:t>\Run</w:t>
            </w:r>
          </w:p>
          <w:p w:rsidR="00D10B75" w:rsidRPr="0032058D" w:rsidRDefault="00D10B75">
            <w:pPr>
              <w:ind w:left="113" w:right="113"/>
              <w:jc w:val="center"/>
              <w:rPr>
                <w:rFonts w:cs="Arial"/>
                <w:lang w:eastAsia="ja-JP"/>
              </w:rPr>
            </w:pPr>
            <w:r w:rsidRPr="0032058D">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Stop</w:t>
            </w:r>
            <w:r>
              <w:rPr>
                <w:rFonts w:cs="Arial"/>
                <w:sz w:val="16"/>
                <w:szCs w:val="16"/>
                <w:lang w:val="de-DE" w:eastAsia="ja-JP"/>
              </w:rPr>
              <w:t>/124</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Finished</w:t>
            </w:r>
            <w:r>
              <w:rPr>
                <w:rFonts w:cs="Arial"/>
                <w:sz w:val="16"/>
                <w:szCs w:val="16"/>
                <w:lang w:val="de-DE" w:eastAsia="ja-JP"/>
              </w:rPr>
              <w:t>/123</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Stop</w:t>
            </w:r>
            <w:r>
              <w:rPr>
                <w:rFonts w:cs="Arial"/>
                <w:sz w:val="16"/>
                <w:szCs w:val="16"/>
                <w:lang w:val="de-DE" w:eastAsia="ja-JP"/>
              </w:rPr>
              <w:t>/969</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Drive Forward Slowly</w:t>
            </w:r>
            <w:r>
              <w:rPr>
                <w:rFonts w:cs="Arial"/>
                <w:sz w:val="16"/>
                <w:szCs w:val="16"/>
                <w:lang w:val="de-DE" w:eastAsia="ja-JP"/>
              </w:rPr>
              <w:t>/125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Drive Backward Slowly</w:t>
            </w:r>
            <w:r>
              <w:rPr>
                <w:rFonts w:cs="Arial"/>
                <w:sz w:val="16"/>
                <w:szCs w:val="16"/>
                <w:lang w:val="de-DE" w:eastAsia="ja-JP"/>
              </w:rPr>
              <w:t>/126</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Cancelled</w:t>
            </w:r>
            <w:r>
              <w:rPr>
                <w:rFonts w:cs="Arial"/>
                <w:sz w:val="16"/>
                <w:szCs w:val="16"/>
                <w:lang w:val="de-DE" w:eastAsia="ja-JP"/>
              </w:rPr>
              <w:t>/127</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pPr>
              <w:jc w:val="center"/>
              <w:rPr>
                <w:sz w:val="24"/>
              </w:rPr>
            </w:pPr>
            <w:r w:rsidRPr="0032058D">
              <w:rPr>
                <w:sz w:val="24"/>
              </w:rPr>
              <w:t>Cancelled by Obstacle in Path</w:t>
            </w:r>
            <w:r w:rsidRPr="0032058D">
              <w:rPr>
                <w:rFonts w:cs="Arial"/>
                <w:sz w:val="16"/>
                <w:szCs w:val="16"/>
                <w:lang w:eastAsia="ja-JP"/>
              </w:rPr>
              <w:t>/465</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Release Steering Wheel</w:t>
            </w:r>
            <w:r>
              <w:rPr>
                <w:rFonts w:cs="Arial"/>
                <w:sz w:val="16"/>
                <w:szCs w:val="16"/>
                <w:lang w:val="de-DE" w:eastAsia="ja-JP"/>
              </w:rPr>
              <w:t>/122</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0x7</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pPr>
              <w:jc w:val="center"/>
              <w:rPr>
                <w:rFonts w:cs="Arial"/>
                <w:sz w:val="24"/>
                <w:lang w:eastAsia="ja-JP"/>
              </w:rPr>
            </w:pPr>
            <w:r w:rsidRPr="0032058D">
              <w:rPr>
                <w:sz w:val="24"/>
              </w:rPr>
              <w:t>Active Park Assist System Fault</w:t>
            </w:r>
            <w:r w:rsidRPr="0032058D">
              <w:rPr>
                <w:rFonts w:cs="Arial"/>
                <w:sz w:val="16"/>
                <w:szCs w:val="16"/>
                <w:lang w:eastAsia="ja-JP"/>
              </w:rPr>
              <w:t>/128</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0x6</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Finished</w:t>
            </w:r>
            <w:r>
              <w:rPr>
                <w:rFonts w:cs="Arial"/>
                <w:sz w:val="16"/>
                <w:szCs w:val="16"/>
                <w:lang w:val="de-DE" w:eastAsia="ja-JP"/>
              </w:rPr>
              <w:t>/129</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pPr>
              <w:jc w:val="center"/>
              <w:rPr>
                <w:sz w:val="24"/>
              </w:rPr>
            </w:pPr>
            <w:r w:rsidRPr="0032058D">
              <w:rPr>
                <w:sz w:val="24"/>
              </w:rPr>
              <w:t>Shift to 1 (Manual)</w:t>
            </w:r>
          </w:p>
          <w:p w:rsidR="00D10B75" w:rsidRPr="0032058D" w:rsidRDefault="00D10B75">
            <w:pPr>
              <w:jc w:val="center"/>
              <w:rPr>
                <w:sz w:val="24"/>
              </w:rPr>
            </w:pPr>
            <w:r w:rsidRPr="0032058D">
              <w:rPr>
                <w:sz w:val="24"/>
              </w:rPr>
              <w:t>Shift to D (Auto)</w:t>
            </w:r>
            <w:r w:rsidRPr="0032058D">
              <w:rPr>
                <w:rFonts w:cs="Arial"/>
                <w:sz w:val="16"/>
                <w:szCs w:val="16"/>
                <w:lang w:eastAsia="ja-JP"/>
              </w:rPr>
              <w:t>/130</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0x5</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Active Park Not Available</w:t>
            </w:r>
            <w:r>
              <w:rPr>
                <w:rFonts w:cs="Arial"/>
                <w:sz w:val="16"/>
                <w:szCs w:val="16"/>
                <w:lang w:val="de-DE" w:eastAsia="ja-JP"/>
              </w:rPr>
              <w:t>/222</w:t>
            </w:r>
          </w:p>
        </w:tc>
      </w:tr>
      <w:tr w:rsidR="00D10B75" w:rsidTr="00D10B7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Slow Down</w:t>
            </w:r>
            <w:r>
              <w:rPr>
                <w:rFonts w:cs="Arial"/>
                <w:sz w:val="16"/>
                <w:szCs w:val="16"/>
                <w:lang w:val="de-DE" w:eastAsia="ja-JP"/>
              </w:rPr>
              <w:t>/131</w:t>
            </w:r>
          </w:p>
        </w:tc>
      </w:tr>
      <w:tr w:rsidR="00D10B75" w:rsidTr="00D10B7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32058D" w:rsidRDefault="00D10B75">
            <w:pPr>
              <w:jc w:val="center"/>
              <w:rPr>
                <w:rFonts w:cs="Arial"/>
                <w:sz w:val="24"/>
                <w:lang w:eastAsia="ja-JP"/>
              </w:rPr>
            </w:pPr>
            <w:r w:rsidRPr="0032058D">
              <w:rPr>
                <w:sz w:val="24"/>
              </w:rPr>
              <w:t>Blank (Do not show Text3)</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4E38D8" w:rsidRDefault="00D10B75" w:rsidP="00D10B75"/>
    <w:p w:rsidR="00D10B75" w:rsidRPr="00D10B75" w:rsidRDefault="00D10B75" w:rsidP="00D10B75">
      <w:pPr>
        <w:pStyle w:val="Heading4"/>
        <w:rPr>
          <w:b w:val="0"/>
          <w:u w:val="single"/>
        </w:rPr>
      </w:pPr>
      <w:r w:rsidRPr="00D10B75">
        <w:rPr>
          <w:b w:val="0"/>
          <w:u w:val="single"/>
        </w:rPr>
        <w:t>CAMERA-FUR-REQ-161358/M-Reverse Video Camera with Active Park Assist (APA) and Park Distance Control (PDC) - Positional Text4</w:t>
      </w:r>
    </w:p>
    <w:p w:rsidR="00D10B75" w:rsidRDefault="00D10B75" w:rsidP="00D10B75">
      <w:pPr>
        <w:jc w:val="center"/>
        <w:rPr>
          <w:b/>
        </w:rPr>
      </w:pPr>
      <w:r>
        <w:rPr>
          <w:b/>
        </w:rPr>
        <w:t>8” (or equivalent) displays (</w:t>
      </w:r>
      <w:proofErr w:type="spellStart"/>
      <w:r>
        <w:rPr>
          <w:b/>
        </w:rPr>
        <w:t>CGEAx</w:t>
      </w:r>
      <w:proofErr w:type="spellEnd"/>
      <w:r>
        <w:rPr>
          <w:b/>
        </w:rPr>
        <w:t xml:space="preserve"> only)</w:t>
      </w:r>
    </w:p>
    <w:tbl>
      <w:tblPr>
        <w:tblW w:w="0" w:type="dxa"/>
        <w:jc w:val="center"/>
        <w:tblLayout w:type="fixed"/>
        <w:tblLook w:val="04A0" w:firstRow="1" w:lastRow="0" w:firstColumn="1" w:lastColumn="0" w:noHBand="0" w:noVBand="1"/>
      </w:tblPr>
      <w:tblGrid>
        <w:gridCol w:w="648"/>
        <w:gridCol w:w="475"/>
        <w:gridCol w:w="475"/>
        <w:gridCol w:w="517"/>
        <w:gridCol w:w="270"/>
        <w:gridCol w:w="540"/>
        <w:gridCol w:w="270"/>
        <w:gridCol w:w="270"/>
        <w:gridCol w:w="270"/>
        <w:gridCol w:w="563"/>
        <w:gridCol w:w="563"/>
        <w:gridCol w:w="563"/>
        <w:gridCol w:w="474"/>
        <w:gridCol w:w="563"/>
        <w:gridCol w:w="411"/>
        <w:gridCol w:w="580"/>
        <w:gridCol w:w="519"/>
        <w:gridCol w:w="2814"/>
      </w:tblGrid>
      <w:tr w:rsidR="00D10B75" w:rsidTr="00D10B75">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lastRenderedPageBreak/>
              <w:t>Operational Mode</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Parking Assistance (Cfg)</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5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4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2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D10B75" w:rsidTr="00D10B75">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321838" w:rsidRDefault="00D10B75">
            <w:pPr>
              <w:spacing w:line="276" w:lineRule="auto"/>
              <w:jc w:val="center"/>
              <w:rPr>
                <w:rFonts w:cs="Arial"/>
                <w:sz w:val="16"/>
                <w:szCs w:val="16"/>
                <w:lang w:eastAsia="ja-JP"/>
              </w:rPr>
            </w:pPr>
            <w:r w:rsidRPr="00321838">
              <w:rPr>
                <w:sz w:val="16"/>
                <w:szCs w:val="16"/>
              </w:rPr>
              <w:t>Run</w:t>
            </w:r>
          </w:p>
          <w:p w:rsidR="00D10B75" w:rsidRPr="00321838" w:rsidRDefault="00D10B75">
            <w:pPr>
              <w:spacing w:line="276" w:lineRule="auto"/>
              <w:jc w:val="center"/>
              <w:rPr>
                <w:rFonts w:cs="Arial"/>
                <w:sz w:val="16"/>
                <w:szCs w:val="16"/>
                <w:lang w:eastAsia="ja-JP"/>
              </w:rPr>
            </w:pPr>
            <w:r w:rsidRPr="00321838">
              <w:rPr>
                <w:sz w:val="16"/>
                <w:szCs w:val="16"/>
              </w:rPr>
              <w:t>(as per Operational Modes and Voltage Range Definition)</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Release Steering</w:t>
            </w:r>
            <w:r>
              <w:rPr>
                <w:rFonts w:cs="Arial"/>
                <w:sz w:val="16"/>
                <w:szCs w:val="16"/>
                <w:vertAlign w:val="subscript"/>
                <w:lang w:val="de-DE" w:eastAsia="ja-JP"/>
              </w:rPr>
              <w:t>/133</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Take Control</w:t>
            </w:r>
            <w:r>
              <w:rPr>
                <w:rFonts w:cs="Arial"/>
                <w:sz w:val="16"/>
                <w:szCs w:val="16"/>
                <w:vertAlign w:val="subscript"/>
                <w:lang w:val="de-DE" w:eastAsia="ja-JP"/>
              </w:rPr>
              <w:t>/141</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Take Control</w:t>
            </w:r>
            <w:r>
              <w:rPr>
                <w:rFonts w:cs="Arial"/>
                <w:sz w:val="16"/>
                <w:szCs w:val="16"/>
                <w:vertAlign w:val="subscript"/>
                <w:lang w:val="de-DE" w:eastAsia="ja-JP"/>
              </w:rPr>
              <w:t>/522</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0x6</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Take Control</w:t>
            </w:r>
            <w:r>
              <w:rPr>
                <w:rFonts w:cs="Arial"/>
                <w:sz w:val="16"/>
                <w:szCs w:val="16"/>
                <w:vertAlign w:val="subscript"/>
                <w:lang w:val="de-DE" w:eastAsia="ja-JP"/>
              </w:rPr>
              <w:t>/473</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Pr="00321838" w:rsidRDefault="00D10B75">
            <w:pPr>
              <w:spacing w:line="276" w:lineRule="auto"/>
              <w:jc w:val="center"/>
              <w:rPr>
                <w:sz w:val="16"/>
                <w:szCs w:val="16"/>
              </w:rPr>
            </w:pPr>
            <w:r w:rsidRPr="00321838">
              <w:rPr>
                <w:sz w:val="16"/>
                <w:szCs w:val="16"/>
              </w:rPr>
              <w:t>Shift to 1 (Manual)</w:t>
            </w:r>
          </w:p>
          <w:p w:rsidR="00D10B75" w:rsidRPr="00321838" w:rsidRDefault="00D10B75">
            <w:pPr>
              <w:spacing w:line="276" w:lineRule="auto"/>
              <w:jc w:val="center"/>
              <w:rPr>
                <w:sz w:val="16"/>
                <w:szCs w:val="16"/>
              </w:rPr>
            </w:pPr>
            <w:r w:rsidRPr="00321838">
              <w:rPr>
                <w:sz w:val="16"/>
                <w:szCs w:val="16"/>
              </w:rPr>
              <w:t>Shift to D (Auto)</w:t>
            </w:r>
            <w:r w:rsidRPr="00321838">
              <w:rPr>
                <w:rFonts w:cs="Arial"/>
                <w:sz w:val="16"/>
                <w:szCs w:val="16"/>
                <w:vertAlign w:val="subscript"/>
                <w:lang w:eastAsia="ja-JP"/>
              </w:rPr>
              <w:t>/135</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Pr="00321838" w:rsidRDefault="00D10B75">
            <w:pPr>
              <w:spacing w:line="276" w:lineRule="auto"/>
              <w:rPr>
                <w:rFonts w:cs="Arial"/>
                <w:sz w:val="16"/>
                <w:szCs w:val="16"/>
                <w:lang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Shift to Reverse</w:t>
            </w:r>
            <w:r>
              <w:rPr>
                <w:rFonts w:cs="Arial"/>
                <w:sz w:val="16"/>
                <w:szCs w:val="16"/>
                <w:vertAlign w:val="subscript"/>
                <w:lang w:val="de-DE" w:eastAsia="ja-JP"/>
              </w:rPr>
              <w:t>/136</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Shift to Neutral</w:t>
            </w:r>
            <w:r>
              <w:rPr>
                <w:rFonts w:cs="Arial"/>
                <w:sz w:val="16"/>
                <w:szCs w:val="16"/>
                <w:vertAlign w:val="subscript"/>
                <w:lang w:val="de-DE" w:eastAsia="ja-JP"/>
              </w:rPr>
              <w:t>/474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Object in Path</w:t>
            </w:r>
            <w:r>
              <w:rPr>
                <w:rFonts w:cs="Arial"/>
                <w:sz w:val="16"/>
                <w:szCs w:val="16"/>
                <w:vertAlign w:val="subscript"/>
                <w:lang w:val="de-DE" w:eastAsia="ja-JP"/>
              </w:rPr>
              <w:t>/137</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Prepare to Stop</w:t>
            </w:r>
            <w:r>
              <w:rPr>
                <w:rFonts w:cs="Arial"/>
                <w:sz w:val="16"/>
                <w:szCs w:val="16"/>
                <w:vertAlign w:val="subscript"/>
                <w:lang w:val="de-DE" w:eastAsia="ja-JP"/>
              </w:rPr>
              <w:t>/138</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Prepare to Stop</w:t>
            </w:r>
            <w:r>
              <w:rPr>
                <w:rFonts w:cs="Arial"/>
                <w:sz w:val="16"/>
                <w:szCs w:val="16"/>
                <w:vertAlign w:val="subscript"/>
                <w:lang w:val="de-DE" w:eastAsia="ja-JP"/>
              </w:rPr>
              <w:t>/139</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Check Surroundings</w:t>
            </w:r>
            <w:r>
              <w:rPr>
                <w:rFonts w:cs="Arial"/>
                <w:sz w:val="16"/>
                <w:szCs w:val="16"/>
                <w:vertAlign w:val="subscript"/>
                <w:lang w:val="de-DE" w:eastAsia="ja-JP"/>
              </w:rPr>
              <w:t>/475</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Check Surroundings</w:t>
            </w:r>
            <w:r>
              <w:rPr>
                <w:rFonts w:cs="Arial"/>
                <w:sz w:val="16"/>
                <w:szCs w:val="16"/>
                <w:vertAlign w:val="subscript"/>
                <w:lang w:val="de-DE" w:eastAsia="ja-JP"/>
              </w:rPr>
              <w:t>/558</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Press Button To Resume</w:t>
            </w:r>
            <w:r>
              <w:rPr>
                <w:rFonts w:cs="Arial"/>
                <w:sz w:val="16"/>
                <w:szCs w:val="16"/>
                <w:vertAlign w:val="subscript"/>
                <w:lang w:val="de-DE" w:eastAsia="ja-JP"/>
              </w:rPr>
              <w:t>/134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Wait for Steering</w:t>
            </w:r>
            <w:r>
              <w:rPr>
                <w:rFonts w:cs="Arial"/>
                <w:sz w:val="16"/>
                <w:szCs w:val="16"/>
                <w:vertAlign w:val="subscript"/>
                <w:lang w:val="de-DE" w:eastAsia="ja-JP"/>
              </w:rPr>
              <w:t>/497</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Wheel Slip</w:t>
            </w:r>
            <w:r>
              <w:rPr>
                <w:rFonts w:cs="Arial"/>
                <w:sz w:val="16"/>
                <w:szCs w:val="16"/>
                <w:vertAlign w:val="subscript"/>
                <w:lang w:val="de-DE" w:eastAsia="ja-JP"/>
              </w:rPr>
              <w:t>/378</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T/C OFF</w:t>
            </w:r>
            <w:r>
              <w:rPr>
                <w:rFonts w:cs="Arial"/>
                <w:sz w:val="16"/>
                <w:szCs w:val="16"/>
                <w:vertAlign w:val="subscript"/>
                <w:lang w:val="de-DE" w:eastAsia="ja-JP"/>
              </w:rPr>
              <w:t>/367</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0x6</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Driver: Use Brakes!</w:t>
            </w:r>
            <w:r>
              <w:rPr>
                <w:rFonts w:cs="Arial"/>
                <w:sz w:val="16"/>
                <w:szCs w:val="16"/>
                <w:vertAlign w:val="subscript"/>
                <w:lang w:val="de-DE" w:eastAsia="ja-JP"/>
              </w:rPr>
              <w:t xml:space="preserve"> /369</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0x8</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/370</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0xC</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Trailer Attached</w:t>
            </w:r>
            <w:r>
              <w:rPr>
                <w:rFonts w:cs="Arial"/>
                <w:sz w:val="16"/>
                <w:szCs w:val="16"/>
                <w:vertAlign w:val="subscript"/>
                <w:lang w:val="de-DE" w:eastAsia="ja-JP"/>
              </w:rPr>
              <w:t>/371</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0xD</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/370</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0xE</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/370</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0xF</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/370</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0x7</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Remove Hands</w:t>
            </w:r>
            <w:r>
              <w:rPr>
                <w:rFonts w:cs="Arial"/>
                <w:sz w:val="16"/>
                <w:szCs w:val="16"/>
                <w:vertAlign w:val="subscript"/>
                <w:lang w:val="de-DE" w:eastAsia="ja-JP"/>
              </w:rPr>
              <w:t>/372</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0x6</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Autobrake Activated</w:t>
            </w:r>
            <w:r>
              <w:rPr>
                <w:rFonts w:cs="Arial"/>
                <w:sz w:val="16"/>
                <w:szCs w:val="16"/>
                <w:vertAlign w:val="subscript"/>
                <w:lang w:val="de-DE" w:eastAsia="ja-JP"/>
              </w:rPr>
              <w:t>/377</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0xC</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Trailer Attached</w:t>
            </w:r>
            <w:r>
              <w:rPr>
                <w:rFonts w:cs="Arial"/>
                <w:sz w:val="16"/>
                <w:szCs w:val="16"/>
                <w:vertAlign w:val="subscript"/>
                <w:lang w:val="de-DE" w:eastAsia="ja-JP"/>
              </w:rPr>
              <w:t>/374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T/C OFF</w:t>
            </w:r>
            <w:r>
              <w:rPr>
                <w:rFonts w:cs="Arial"/>
                <w:sz w:val="16"/>
                <w:szCs w:val="16"/>
                <w:vertAlign w:val="subscript"/>
                <w:lang w:val="de-DE" w:eastAsia="ja-JP"/>
              </w:rPr>
              <w:t>/375</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0x8</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0xD</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0xE</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0xF</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0x7</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Close door</w:t>
            </w:r>
            <w:r>
              <w:rPr>
                <w:rFonts w:cs="Arial"/>
                <w:sz w:val="16"/>
                <w:szCs w:val="16"/>
                <w:vertAlign w:val="subscript"/>
                <w:lang w:val="de-DE" w:eastAsia="ja-JP"/>
              </w:rPr>
              <w:t>/476</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0x7</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Release steering wheel</w:t>
            </w:r>
            <w:r>
              <w:rPr>
                <w:rFonts w:cs="Arial"/>
                <w:sz w:val="16"/>
                <w:szCs w:val="16"/>
                <w:vertAlign w:val="subscript"/>
                <w:lang w:val="de-DE" w:eastAsia="ja-JP"/>
              </w:rPr>
              <w:t>/477</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Hold button to resume</w:t>
            </w:r>
            <w:r>
              <w:rPr>
                <w:rFonts w:cs="Arial"/>
                <w:sz w:val="16"/>
                <w:szCs w:val="16"/>
                <w:vertAlign w:val="subscript"/>
                <w:lang w:val="de-DE" w:eastAsia="ja-JP"/>
              </w:rPr>
              <w:t>/478</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0x7</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Take control</w:t>
            </w:r>
            <w:r>
              <w:rPr>
                <w:rFonts w:cs="Arial"/>
                <w:sz w:val="16"/>
                <w:szCs w:val="16"/>
                <w:vertAlign w:val="subscript"/>
                <w:lang w:val="de-DE" w:eastAsia="ja-JP"/>
              </w:rPr>
              <w:t>/479</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1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8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r>
              <w:rPr>
                <w:rFonts w:cs="Arial"/>
                <w:vertAlign w:val="superscript"/>
                <w:lang w:val="de-DE"/>
              </w:rPr>
              <w:t>‡</w:t>
            </w:r>
          </w:p>
        </w:tc>
        <w:tc>
          <w:tcPr>
            <w:tcW w:w="51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High inclination</w:t>
            </w:r>
            <w:r>
              <w:rPr>
                <w:rFonts w:cs="Arial"/>
                <w:sz w:val="16"/>
                <w:szCs w:val="16"/>
                <w:vertAlign w:val="subscript"/>
                <w:lang w:val="de-DE" w:eastAsia="ja-JP"/>
              </w:rPr>
              <w:t>/480</w:t>
            </w:r>
          </w:p>
        </w:tc>
      </w:tr>
      <w:tr w:rsidR="00D10B75" w:rsidTr="00D10B75">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rPr>
                <w:rFonts w:cs="Arial"/>
                <w:sz w:val="16"/>
                <w:szCs w:val="16"/>
                <w:lang w:val="de-DE" w:eastAsia="ja-JP"/>
              </w:rPr>
            </w:pPr>
          </w:p>
        </w:tc>
        <w:tc>
          <w:tcPr>
            <w:tcW w:w="7323"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All Other Cases</w:t>
            </w:r>
          </w:p>
        </w:tc>
        <w:tc>
          <w:tcPr>
            <w:tcW w:w="2814" w:type="dxa"/>
            <w:tcBorders>
              <w:top w:val="single" w:sz="4" w:space="0" w:color="auto"/>
              <w:left w:val="single" w:sz="4" w:space="0" w:color="auto"/>
              <w:bottom w:val="single" w:sz="4" w:space="0" w:color="auto"/>
              <w:right w:val="single" w:sz="4" w:space="0" w:color="auto"/>
            </w:tcBorders>
            <w:vAlign w:val="center"/>
            <w:hideMark/>
          </w:tcPr>
          <w:p w:rsidR="00D10B75" w:rsidRPr="00321838" w:rsidRDefault="00D10B75">
            <w:pPr>
              <w:spacing w:line="276" w:lineRule="auto"/>
              <w:jc w:val="center"/>
              <w:rPr>
                <w:rFonts w:cs="Arial"/>
                <w:sz w:val="16"/>
                <w:szCs w:val="16"/>
                <w:lang w:eastAsia="ja-JP"/>
              </w:rPr>
            </w:pPr>
            <w:r w:rsidRPr="00321838">
              <w:rPr>
                <w:sz w:val="16"/>
                <w:szCs w:val="16"/>
              </w:rPr>
              <w:t>Blank (Do not show Text4)</w:t>
            </w:r>
          </w:p>
        </w:tc>
      </w:tr>
    </w:tbl>
    <w:p w:rsidR="00D10B75" w:rsidRDefault="00D10B75" w:rsidP="00D10B75">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Text4</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Pr>
        <w:jc w:val="center"/>
        <w:rPr>
          <w:b/>
        </w:rPr>
      </w:pPr>
    </w:p>
    <w:p w:rsidR="008F6034" w:rsidRDefault="008F6034" w:rsidP="00D10B75">
      <w:pPr>
        <w:jc w:val="center"/>
        <w:rPr>
          <w:b/>
        </w:rPr>
      </w:pPr>
    </w:p>
    <w:p w:rsidR="00D10B75" w:rsidRDefault="00D10B75" w:rsidP="00D10B75">
      <w:pPr>
        <w:jc w:val="center"/>
        <w:rPr>
          <w:b/>
        </w:rPr>
      </w:pPr>
    </w:p>
    <w:p w:rsidR="00D10B75" w:rsidRPr="00DD63DB" w:rsidRDefault="00D10B75" w:rsidP="00D10B75">
      <w:pPr>
        <w:jc w:val="center"/>
        <w:rPr>
          <w:b/>
        </w:rPr>
      </w:pPr>
      <w:r>
        <w:rPr>
          <w:b/>
        </w:rPr>
        <w:lastRenderedPageBreak/>
        <w:t>8” (or equivalent) displays (</w:t>
      </w:r>
      <w:proofErr w:type="spellStart"/>
      <w:r>
        <w:rPr>
          <w:b/>
        </w:rPr>
        <w:t>FNVx</w:t>
      </w:r>
      <w:proofErr w:type="spellEnd"/>
      <w:r>
        <w:rPr>
          <w:b/>
        </w:rPr>
        <w:t xml:space="preserve"> only)</w:t>
      </w:r>
    </w:p>
    <w:tbl>
      <w:tblPr>
        <w:tblW w:w="10785" w:type="dxa"/>
        <w:jc w:val="center"/>
        <w:tblLayout w:type="fixed"/>
        <w:tblCellMar>
          <w:left w:w="28" w:type="dxa"/>
          <w:right w:w="28" w:type="dxa"/>
        </w:tblCellMar>
        <w:tblLook w:val="04A0" w:firstRow="1" w:lastRow="0" w:firstColumn="1" w:lastColumn="0" w:noHBand="0" w:noVBand="1"/>
      </w:tblPr>
      <w:tblGrid>
        <w:gridCol w:w="648"/>
        <w:gridCol w:w="475"/>
        <w:gridCol w:w="475"/>
        <w:gridCol w:w="517"/>
        <w:gridCol w:w="574"/>
        <w:gridCol w:w="567"/>
        <w:gridCol w:w="425"/>
        <w:gridCol w:w="425"/>
        <w:gridCol w:w="425"/>
        <w:gridCol w:w="567"/>
        <w:gridCol w:w="567"/>
        <w:gridCol w:w="567"/>
        <w:gridCol w:w="567"/>
        <w:gridCol w:w="567"/>
        <w:gridCol w:w="284"/>
        <w:gridCol w:w="567"/>
        <w:gridCol w:w="425"/>
        <w:gridCol w:w="2143"/>
      </w:tblGrid>
      <w:tr w:rsidR="00D10B75" w:rsidTr="00D10B75">
        <w:trPr>
          <w:cantSplit/>
          <w:trHeight w:val="2156"/>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Operational Mode</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Parking Assistance (Cfg)</w:t>
            </w:r>
          </w:p>
        </w:tc>
        <w:tc>
          <w:tcPr>
            <w:tcW w:w="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[ApaSys_D_Stat]</w:t>
            </w:r>
          </w:p>
        </w:tc>
        <w:tc>
          <w:tcPr>
            <w:tcW w:w="5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[ApaSteScanMde_D_Stat]</w:t>
            </w:r>
          </w:p>
        </w:tc>
        <w:tc>
          <w:tcPr>
            <w:tcW w:w="5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[ApaActvSide2_D_Stat]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[ApaMde_D_Stat]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[ApaSelSapp_D_Stat]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[ApaSelPpa_D_Stat]</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[ApaSelPoa_D_Stat]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[ApaScan_D_Stat]</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[ApaLongCtl_D_RqDrv]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[ApaGearShif_D_RqDrv]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[ApaSteWhl_D_RqDrv]</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[ApaAcsy_D_RqDrv]</w:t>
            </w:r>
          </w:p>
        </w:tc>
        <w:tc>
          <w:tcPr>
            <w:tcW w:w="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[ApaTrgtDist_D_Stat]</w:t>
            </w:r>
            <w:r>
              <w:rPr>
                <w:rFonts w:cs="Arial"/>
                <w:vertAlign w:val="superscript"/>
                <w:lang w:val="de-DE"/>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sz w:val="16"/>
                <w:szCs w:val="16"/>
                <w:lang w:val="de-DE"/>
              </w:rPr>
            </w:pPr>
            <w:r>
              <w:rPr>
                <w:sz w:val="16"/>
                <w:szCs w:val="16"/>
                <w:lang w:val="de-DE"/>
              </w:rPr>
              <w:t>[ApaMsgTxt_D_Rq]</w:t>
            </w:r>
            <w:r>
              <w:rPr>
                <w:rFonts w:cs="Arial"/>
                <w:vertAlign w:val="superscript"/>
                <w:lang w:val="de-DE"/>
              </w:rPr>
              <w:t xml:space="preserve"> ‡</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spacing w:line="276" w:lineRule="auto"/>
              <w:jc w:val="center"/>
              <w:rPr>
                <w:rFonts w:cs="Arial"/>
                <w:sz w:val="16"/>
                <w:szCs w:val="16"/>
                <w:lang w:val="de-DE" w:eastAsia="ja-JP"/>
              </w:rPr>
            </w:pPr>
            <w:r>
              <w:rPr>
                <w:sz w:val="16"/>
                <w:szCs w:val="16"/>
                <w:lang w:val="de-DE"/>
              </w:rPr>
              <w:t>[PrkAidMsgTxt_D_Rq]</w:t>
            </w:r>
          </w:p>
        </w:tc>
        <w:tc>
          <w:tcPr>
            <w:tcW w:w="21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spacing w:line="276" w:lineRule="auto"/>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D10B75" w:rsidTr="00D10B75">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E82C4F" w:rsidRDefault="00D10B75">
            <w:pPr>
              <w:spacing w:line="276" w:lineRule="auto"/>
              <w:jc w:val="center"/>
              <w:rPr>
                <w:rFonts w:cs="Arial"/>
                <w:sz w:val="16"/>
                <w:szCs w:val="16"/>
                <w:lang w:eastAsia="ja-JP"/>
              </w:rPr>
            </w:pPr>
            <w:r w:rsidRPr="00E82C4F">
              <w:rPr>
                <w:sz w:val="16"/>
                <w:szCs w:val="16"/>
              </w:rPr>
              <w:t>Run</w:t>
            </w:r>
          </w:p>
          <w:p w:rsidR="00D10B75" w:rsidRPr="00E82C4F" w:rsidRDefault="00D10B75">
            <w:pPr>
              <w:spacing w:line="276" w:lineRule="auto"/>
              <w:jc w:val="center"/>
              <w:rPr>
                <w:rFonts w:cs="Arial"/>
                <w:sz w:val="16"/>
                <w:szCs w:val="16"/>
                <w:lang w:eastAsia="ja-JP"/>
              </w:rPr>
            </w:pPr>
            <w:r w:rsidRPr="00E82C4F">
              <w:rPr>
                <w:sz w:val="16"/>
                <w:szCs w:val="16"/>
              </w:rPr>
              <w:t>(as per Operational Modes and Voltage Range Definition)</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Release Steering</w:t>
            </w:r>
            <w:r>
              <w:rPr>
                <w:rFonts w:cs="Arial"/>
                <w:sz w:val="16"/>
                <w:szCs w:val="16"/>
                <w:vertAlign w:val="subscript"/>
                <w:lang w:val="de-DE" w:eastAsia="ja-JP"/>
              </w:rPr>
              <w:t>/133</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Take Control</w:t>
            </w:r>
            <w:r>
              <w:rPr>
                <w:rFonts w:cs="Arial"/>
                <w:sz w:val="16"/>
                <w:szCs w:val="16"/>
                <w:vertAlign w:val="subscript"/>
                <w:lang w:val="de-DE" w:eastAsia="ja-JP"/>
              </w:rPr>
              <w:t>/141</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Take Control</w:t>
            </w:r>
            <w:r>
              <w:rPr>
                <w:rFonts w:cs="Arial"/>
                <w:sz w:val="16"/>
                <w:szCs w:val="16"/>
                <w:vertAlign w:val="subscript"/>
                <w:lang w:val="de-DE" w:eastAsia="ja-JP"/>
              </w:rPr>
              <w:t>/522</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0x6</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Take Control</w:t>
            </w:r>
            <w:r>
              <w:rPr>
                <w:rFonts w:cs="Arial"/>
                <w:sz w:val="16"/>
                <w:szCs w:val="16"/>
                <w:vertAlign w:val="subscript"/>
                <w:lang w:val="de-DE" w:eastAsia="ja-JP"/>
              </w:rPr>
              <w:t>/473</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Pr="00E82C4F" w:rsidRDefault="00D10B75">
            <w:pPr>
              <w:spacing w:line="276" w:lineRule="auto"/>
              <w:jc w:val="center"/>
              <w:rPr>
                <w:sz w:val="16"/>
                <w:szCs w:val="16"/>
              </w:rPr>
            </w:pPr>
            <w:r w:rsidRPr="00E82C4F">
              <w:rPr>
                <w:sz w:val="16"/>
                <w:szCs w:val="16"/>
              </w:rPr>
              <w:t>Shift to 1 (Manual)</w:t>
            </w:r>
          </w:p>
          <w:p w:rsidR="00D10B75" w:rsidRPr="00E82C4F" w:rsidRDefault="00D10B75">
            <w:pPr>
              <w:spacing w:line="276" w:lineRule="auto"/>
              <w:jc w:val="center"/>
              <w:rPr>
                <w:sz w:val="16"/>
                <w:szCs w:val="16"/>
              </w:rPr>
            </w:pPr>
            <w:r w:rsidRPr="00E82C4F">
              <w:rPr>
                <w:sz w:val="16"/>
                <w:szCs w:val="16"/>
              </w:rPr>
              <w:t>Shift to D (Auto)</w:t>
            </w:r>
            <w:r w:rsidRPr="00E82C4F">
              <w:rPr>
                <w:rFonts w:cs="Arial"/>
                <w:sz w:val="16"/>
                <w:szCs w:val="16"/>
                <w:vertAlign w:val="subscript"/>
                <w:lang w:eastAsia="ja-JP"/>
              </w:rPr>
              <w:t>/135</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Pr="00E82C4F" w:rsidRDefault="00D10B75">
            <w:pPr>
              <w:spacing w:line="256" w:lineRule="auto"/>
              <w:rPr>
                <w:rFonts w:cs="Arial"/>
                <w:sz w:val="16"/>
                <w:szCs w:val="16"/>
                <w:lang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Shift to Reverse</w:t>
            </w:r>
            <w:r>
              <w:rPr>
                <w:rFonts w:cs="Arial"/>
                <w:sz w:val="16"/>
                <w:szCs w:val="16"/>
                <w:vertAlign w:val="subscript"/>
                <w:lang w:val="de-DE" w:eastAsia="ja-JP"/>
              </w:rPr>
              <w:t>/136</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Shift to Neutral</w:t>
            </w:r>
            <w:r>
              <w:rPr>
                <w:rFonts w:cs="Arial"/>
                <w:sz w:val="16"/>
                <w:szCs w:val="16"/>
                <w:vertAlign w:val="subscript"/>
                <w:lang w:val="de-DE" w:eastAsia="ja-JP"/>
              </w:rPr>
              <w:t>/474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Object in Path</w:t>
            </w:r>
            <w:r>
              <w:rPr>
                <w:rFonts w:cs="Arial"/>
                <w:sz w:val="16"/>
                <w:szCs w:val="16"/>
                <w:vertAlign w:val="subscript"/>
                <w:lang w:val="de-DE" w:eastAsia="ja-JP"/>
              </w:rPr>
              <w:t>/137</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Prepare to Stop</w:t>
            </w:r>
            <w:r>
              <w:rPr>
                <w:rFonts w:cs="Arial"/>
                <w:sz w:val="16"/>
                <w:szCs w:val="16"/>
                <w:vertAlign w:val="subscript"/>
                <w:lang w:val="de-DE" w:eastAsia="ja-JP"/>
              </w:rPr>
              <w:t>/138</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Prepare to Stop</w:t>
            </w:r>
            <w:r>
              <w:rPr>
                <w:rFonts w:cs="Arial"/>
                <w:sz w:val="16"/>
                <w:szCs w:val="16"/>
                <w:vertAlign w:val="subscript"/>
                <w:lang w:val="de-DE" w:eastAsia="ja-JP"/>
              </w:rPr>
              <w:t>/139</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Check Surroundings</w:t>
            </w:r>
            <w:r>
              <w:rPr>
                <w:rFonts w:cs="Arial"/>
                <w:sz w:val="16"/>
                <w:szCs w:val="16"/>
                <w:vertAlign w:val="subscript"/>
                <w:lang w:val="de-DE" w:eastAsia="ja-JP"/>
              </w:rPr>
              <w:t>/475</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Check Surroundings</w:t>
            </w:r>
            <w:r>
              <w:rPr>
                <w:rFonts w:cs="Arial"/>
                <w:sz w:val="16"/>
                <w:szCs w:val="16"/>
                <w:vertAlign w:val="subscript"/>
                <w:lang w:val="de-DE" w:eastAsia="ja-JP"/>
              </w:rPr>
              <w:t>/558</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0x3</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Press Button To Resume</w:t>
            </w:r>
            <w:r>
              <w:rPr>
                <w:rFonts w:cs="Arial"/>
                <w:sz w:val="16"/>
                <w:szCs w:val="16"/>
                <w:vertAlign w:val="subscript"/>
                <w:lang w:val="de-DE" w:eastAsia="ja-JP"/>
              </w:rPr>
              <w:t>/134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Wait for Steering</w:t>
            </w:r>
            <w:r>
              <w:rPr>
                <w:rFonts w:cs="Arial"/>
                <w:sz w:val="16"/>
                <w:szCs w:val="16"/>
                <w:vertAlign w:val="subscript"/>
                <w:lang w:val="de-DE" w:eastAsia="ja-JP"/>
              </w:rPr>
              <w:t>/497</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Wheel Slip</w:t>
            </w:r>
            <w:r>
              <w:rPr>
                <w:rFonts w:cs="Arial"/>
                <w:sz w:val="16"/>
                <w:szCs w:val="16"/>
                <w:vertAlign w:val="subscript"/>
                <w:lang w:val="de-DE" w:eastAsia="ja-JP"/>
              </w:rPr>
              <w:t>/378</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0x4</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0x6</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Driver: Use Brakes!</w:t>
            </w:r>
            <w:r>
              <w:rPr>
                <w:rFonts w:cs="Arial"/>
                <w:sz w:val="16"/>
                <w:szCs w:val="16"/>
                <w:vertAlign w:val="subscript"/>
                <w:lang w:val="de-DE" w:eastAsia="ja-JP"/>
              </w:rPr>
              <w:t xml:space="preserve"> /369</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0x6</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Autobrake Activated</w:t>
            </w:r>
            <w:r>
              <w:rPr>
                <w:rFonts w:cs="Arial"/>
                <w:sz w:val="16"/>
                <w:szCs w:val="16"/>
                <w:vertAlign w:val="subscript"/>
                <w:lang w:val="de-DE" w:eastAsia="ja-JP"/>
              </w:rPr>
              <w:t>/377</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0xC</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Trailer Attached</w:t>
            </w:r>
            <w:r>
              <w:rPr>
                <w:rFonts w:cs="Arial"/>
                <w:sz w:val="16"/>
                <w:szCs w:val="16"/>
                <w:vertAlign w:val="subscript"/>
                <w:lang w:val="de-DE" w:eastAsia="ja-JP"/>
              </w:rPr>
              <w:t>/374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T/C OFF</w:t>
            </w:r>
            <w:r>
              <w:rPr>
                <w:rFonts w:cs="Arial"/>
                <w:sz w:val="16"/>
                <w:szCs w:val="16"/>
                <w:vertAlign w:val="subscript"/>
                <w:lang w:val="de-DE" w:eastAsia="ja-JP"/>
              </w:rPr>
              <w:t>/375</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0x8</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0xD</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0xE</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0xF</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Sensors Blocked</w:t>
            </w:r>
            <w:r>
              <w:rPr>
                <w:rFonts w:cs="Arial"/>
                <w:sz w:val="16"/>
                <w:szCs w:val="16"/>
                <w:vertAlign w:val="subscript"/>
                <w:lang w:val="de-DE" w:eastAsia="ja-JP"/>
              </w:rPr>
              <w:t>/364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0x7</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Close door</w:t>
            </w:r>
            <w:r>
              <w:rPr>
                <w:rFonts w:cs="Arial"/>
                <w:sz w:val="16"/>
                <w:szCs w:val="16"/>
                <w:vertAlign w:val="subscript"/>
                <w:lang w:val="de-DE" w:eastAsia="ja-JP"/>
              </w:rPr>
              <w:t>/476</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0x7</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Release steering wheel</w:t>
            </w:r>
            <w:r>
              <w:rPr>
                <w:rFonts w:cs="Arial"/>
                <w:sz w:val="16"/>
                <w:szCs w:val="16"/>
                <w:vertAlign w:val="subscript"/>
                <w:lang w:val="de-DE" w:eastAsia="ja-JP"/>
              </w:rPr>
              <w:t>/477</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0x1</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Hold button to resume</w:t>
            </w:r>
            <w:r>
              <w:rPr>
                <w:rFonts w:cs="Arial"/>
                <w:sz w:val="16"/>
                <w:szCs w:val="16"/>
                <w:vertAlign w:val="subscript"/>
                <w:lang w:val="de-DE" w:eastAsia="ja-JP"/>
              </w:rPr>
              <w:t>/478</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0x7</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Take control</w:t>
            </w:r>
            <w:r>
              <w:rPr>
                <w:rFonts w:cs="Arial"/>
                <w:sz w:val="16"/>
                <w:szCs w:val="16"/>
                <w:vertAlign w:val="subscript"/>
                <w:lang w:val="de-DE" w:eastAsia="ja-JP"/>
              </w:rPr>
              <w:t>/479</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2"/>
                <w:szCs w:val="16"/>
                <w:lang w:val="de-DE"/>
              </w:rPr>
            </w:pPr>
            <w:r>
              <w:rPr>
                <w:sz w:val="12"/>
                <w:szCs w:val="16"/>
                <w:lang w:val="de-DE"/>
              </w:rPr>
              <w:t>0xB</w:t>
            </w:r>
          </w:p>
        </w:tc>
        <w:tc>
          <w:tcPr>
            <w:tcW w:w="47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p>
        </w:tc>
        <w:tc>
          <w:tcPr>
            <w:tcW w:w="51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7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8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0x5</w:t>
            </w:r>
            <w:r>
              <w:rPr>
                <w:rFonts w:cs="Arial"/>
                <w:vertAlign w:val="superscript"/>
                <w:lang w:val="de-DE"/>
              </w:rPr>
              <w:t>‡</w:t>
            </w:r>
          </w:p>
        </w:tc>
        <w:tc>
          <w:tcPr>
            <w:tcW w:w="42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sz w:val="16"/>
                <w:szCs w:val="16"/>
                <w:lang w:val="de-DE"/>
              </w:rPr>
            </w:pPr>
            <w:r>
              <w:rPr>
                <w:sz w:val="16"/>
                <w:szCs w:val="16"/>
                <w:lang w:val="de-DE"/>
              </w:rPr>
              <w:t>High inclination</w:t>
            </w:r>
            <w:r>
              <w:rPr>
                <w:rFonts w:cs="Arial"/>
                <w:sz w:val="16"/>
                <w:szCs w:val="16"/>
                <w:vertAlign w:val="subscript"/>
                <w:lang w:val="de-DE" w:eastAsia="ja-JP"/>
              </w:rPr>
              <w:t>/480</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w:t>
            </w:r>
          </w:p>
        </w:tc>
        <w:tc>
          <w:tcPr>
            <w:tcW w:w="47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5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0x1</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tcPr>
          <w:p w:rsidR="00D10B75" w:rsidRPr="00E82C4F" w:rsidRDefault="00D10B75" w:rsidP="00D10B75">
            <w:pPr>
              <w:spacing w:line="276" w:lineRule="auto"/>
              <w:jc w:val="center"/>
              <w:rPr>
                <w:sz w:val="16"/>
                <w:szCs w:val="16"/>
              </w:rPr>
            </w:pPr>
            <w:r w:rsidRPr="00E82C4F">
              <w:rPr>
                <w:sz w:val="16"/>
                <w:szCs w:val="16"/>
              </w:rPr>
              <w:t>Shift to 1 (Manual)</w:t>
            </w:r>
          </w:p>
          <w:p w:rsidR="00D10B75" w:rsidRPr="003B55E0" w:rsidRDefault="00D10B75" w:rsidP="00D10B75">
            <w:pPr>
              <w:spacing w:line="276" w:lineRule="auto"/>
              <w:jc w:val="center"/>
              <w:rPr>
                <w:sz w:val="16"/>
                <w:szCs w:val="16"/>
              </w:rPr>
            </w:pPr>
            <w:r w:rsidRPr="00E82C4F">
              <w:rPr>
                <w:sz w:val="16"/>
                <w:szCs w:val="16"/>
              </w:rPr>
              <w:t>Shift to D (Auto)</w:t>
            </w:r>
            <w:r>
              <w:rPr>
                <w:rFonts w:cs="Arial"/>
                <w:sz w:val="16"/>
                <w:szCs w:val="16"/>
                <w:vertAlign w:val="subscript"/>
                <w:lang w:eastAsia="ja-JP"/>
              </w:rPr>
              <w:t>/599</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tcPr>
          <w:p w:rsidR="00D10B75" w:rsidRPr="003B55E0" w:rsidRDefault="00D10B75">
            <w:pPr>
              <w:spacing w:line="256" w:lineRule="auto"/>
              <w:rPr>
                <w:rFonts w:cs="Arial"/>
                <w:sz w:val="16"/>
                <w:szCs w:val="16"/>
                <w:lang w:eastAsia="ja-JP"/>
              </w:rPr>
            </w:pPr>
          </w:p>
        </w:tc>
        <w:tc>
          <w:tcPr>
            <w:tcW w:w="47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5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Ensure Park Brake Released</w:t>
            </w:r>
            <w:r>
              <w:rPr>
                <w:sz w:val="16"/>
                <w:szCs w:val="16"/>
                <w:vertAlign w:val="subscript"/>
                <w:lang w:val="de-DE"/>
              </w:rPr>
              <w:t>/613</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5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0x3</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0x5</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Ensure Park Brake Released</w:t>
            </w:r>
            <w:r>
              <w:rPr>
                <w:sz w:val="16"/>
                <w:szCs w:val="16"/>
                <w:vertAlign w:val="subscript"/>
                <w:lang w:val="de-DE"/>
              </w:rPr>
              <w:t>/614</w:t>
            </w:r>
          </w:p>
        </w:tc>
      </w:tr>
      <w:tr w:rsidR="00D10B75" w:rsidTr="00D10B75">
        <w:trPr>
          <w:cantSplit/>
          <w:trHeight w:val="85"/>
          <w:jc w:val="center"/>
        </w:trPr>
        <w:tc>
          <w:tcPr>
            <w:tcW w:w="648" w:type="dxa"/>
            <w:vMerge/>
            <w:tcBorders>
              <w:top w:val="single" w:sz="4" w:space="0" w:color="auto"/>
              <w:left w:val="single" w:sz="4" w:space="0" w:color="auto"/>
              <w:bottom w:val="single" w:sz="4" w:space="0" w:color="auto"/>
              <w:right w:val="single" w:sz="4" w:space="0" w:color="auto"/>
            </w:tcBorders>
            <w:vAlign w:val="center"/>
          </w:tcPr>
          <w:p w:rsidR="00D10B75" w:rsidRDefault="00D10B75">
            <w:pPr>
              <w:spacing w:line="256" w:lineRule="auto"/>
              <w:rPr>
                <w:rFonts w:cs="Arial"/>
                <w:sz w:val="16"/>
                <w:szCs w:val="16"/>
                <w:lang w:val="de-DE" w:eastAsia="ja-JP"/>
              </w:rPr>
            </w:pPr>
          </w:p>
        </w:tc>
        <w:tc>
          <w:tcPr>
            <w:tcW w:w="47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2"/>
                <w:szCs w:val="16"/>
                <w:lang w:val="de-DE"/>
              </w:rPr>
            </w:pPr>
            <w:r>
              <w:rPr>
                <w:sz w:val="12"/>
                <w:szCs w:val="16"/>
                <w:lang w:val="de-DE"/>
              </w:rPr>
              <w:t>0xA |0xB</w:t>
            </w:r>
          </w:p>
        </w:tc>
        <w:tc>
          <w:tcPr>
            <w:tcW w:w="47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51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0x2</w:t>
            </w:r>
          </w:p>
        </w:tc>
        <w:tc>
          <w:tcPr>
            <w:tcW w:w="57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0x4</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0x1</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0x6</w:t>
            </w:r>
          </w:p>
        </w:tc>
        <w:tc>
          <w:tcPr>
            <w:tcW w:w="284"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567"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425"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X</w:t>
            </w:r>
          </w:p>
        </w:tc>
        <w:tc>
          <w:tcPr>
            <w:tcW w:w="2143" w:type="dxa"/>
            <w:tcBorders>
              <w:top w:val="single" w:sz="4" w:space="0" w:color="auto"/>
              <w:left w:val="single" w:sz="4" w:space="0" w:color="auto"/>
              <w:bottom w:val="single" w:sz="4" w:space="0" w:color="auto"/>
              <w:right w:val="single" w:sz="4" w:space="0" w:color="auto"/>
            </w:tcBorders>
            <w:vAlign w:val="center"/>
          </w:tcPr>
          <w:p w:rsidR="00D10B75" w:rsidRDefault="00D10B75">
            <w:pPr>
              <w:spacing w:line="276" w:lineRule="auto"/>
              <w:jc w:val="center"/>
              <w:rPr>
                <w:sz w:val="16"/>
                <w:szCs w:val="16"/>
                <w:lang w:val="de-DE"/>
              </w:rPr>
            </w:pPr>
            <w:r>
              <w:rPr>
                <w:sz w:val="16"/>
                <w:szCs w:val="16"/>
                <w:lang w:val="de-DE"/>
              </w:rPr>
              <w:t>Ensure Park Brake Released</w:t>
            </w:r>
            <w:r>
              <w:rPr>
                <w:sz w:val="16"/>
                <w:szCs w:val="16"/>
                <w:vertAlign w:val="subscript"/>
                <w:lang w:val="de-DE"/>
              </w:rPr>
              <w:t>/615</w:t>
            </w:r>
          </w:p>
        </w:tc>
      </w:tr>
      <w:tr w:rsidR="00D10B75" w:rsidTr="00D10B75">
        <w:trPr>
          <w:cantSplit/>
          <w:trHeight w:val="194"/>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56" w:lineRule="auto"/>
              <w:rPr>
                <w:rFonts w:cs="Arial"/>
                <w:sz w:val="16"/>
                <w:szCs w:val="16"/>
                <w:lang w:val="de-DE" w:eastAsia="ja-JP"/>
              </w:rPr>
            </w:pPr>
          </w:p>
        </w:tc>
        <w:tc>
          <w:tcPr>
            <w:tcW w:w="7994" w:type="dxa"/>
            <w:gridSpan w:val="16"/>
            <w:tcBorders>
              <w:top w:val="single" w:sz="4" w:space="0" w:color="auto"/>
              <w:left w:val="single" w:sz="4" w:space="0" w:color="auto"/>
              <w:bottom w:val="single" w:sz="4" w:space="0" w:color="auto"/>
              <w:right w:val="single" w:sz="4" w:space="0" w:color="auto"/>
            </w:tcBorders>
            <w:vAlign w:val="center"/>
            <w:hideMark/>
          </w:tcPr>
          <w:p w:rsidR="00D10B75" w:rsidRDefault="00D10B75">
            <w:pPr>
              <w:spacing w:line="276" w:lineRule="auto"/>
              <w:jc w:val="center"/>
              <w:rPr>
                <w:rFonts w:cs="Arial"/>
                <w:sz w:val="16"/>
                <w:szCs w:val="16"/>
                <w:lang w:val="de-DE" w:eastAsia="ja-JP"/>
              </w:rPr>
            </w:pPr>
            <w:r>
              <w:rPr>
                <w:sz w:val="16"/>
                <w:szCs w:val="16"/>
                <w:lang w:val="de-DE"/>
              </w:rPr>
              <w:t>All Other Cases</w:t>
            </w:r>
          </w:p>
        </w:tc>
        <w:tc>
          <w:tcPr>
            <w:tcW w:w="2143" w:type="dxa"/>
            <w:tcBorders>
              <w:top w:val="single" w:sz="4" w:space="0" w:color="auto"/>
              <w:left w:val="single" w:sz="4" w:space="0" w:color="auto"/>
              <w:bottom w:val="single" w:sz="4" w:space="0" w:color="auto"/>
              <w:right w:val="single" w:sz="4" w:space="0" w:color="auto"/>
            </w:tcBorders>
            <w:vAlign w:val="center"/>
            <w:hideMark/>
          </w:tcPr>
          <w:p w:rsidR="00D10B75" w:rsidRPr="00E82C4F" w:rsidRDefault="00D10B75">
            <w:pPr>
              <w:spacing w:line="276" w:lineRule="auto"/>
              <w:jc w:val="center"/>
              <w:rPr>
                <w:rFonts w:cs="Arial"/>
                <w:sz w:val="16"/>
                <w:szCs w:val="16"/>
                <w:lang w:eastAsia="ja-JP"/>
              </w:rPr>
            </w:pPr>
            <w:r w:rsidRPr="00E82C4F">
              <w:rPr>
                <w:sz w:val="16"/>
                <w:szCs w:val="16"/>
              </w:rPr>
              <w:t>Blank (Do not show Text4)</w:t>
            </w:r>
          </w:p>
        </w:tc>
      </w:tr>
    </w:tbl>
    <w:p w:rsidR="00D10B75" w:rsidRDefault="00D10B75" w:rsidP="00D10B75">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Text4</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 w:rsidR="008F6034" w:rsidRDefault="008F6034" w:rsidP="00D10B75"/>
    <w:p w:rsidR="008F6034" w:rsidRDefault="008F6034" w:rsidP="00D10B75"/>
    <w:p w:rsidR="00D10B75" w:rsidRDefault="00D10B75" w:rsidP="00D10B75"/>
    <w:p w:rsidR="00D10B75" w:rsidRDefault="00D10B75" w:rsidP="00D10B75">
      <w:pPr>
        <w:jc w:val="center"/>
        <w:rPr>
          <w:b/>
        </w:rPr>
      </w:pPr>
      <w:r>
        <w:rPr>
          <w:b/>
        </w:rPr>
        <w:lastRenderedPageBreak/>
        <w:t>4” displays</w:t>
      </w:r>
    </w:p>
    <w:tbl>
      <w:tblPr>
        <w:tblStyle w:val="TableGrid"/>
        <w:tblW w:w="0" w:type="auto"/>
        <w:jc w:val="center"/>
        <w:tblLook w:val="04A0" w:firstRow="1" w:lastRow="0" w:firstColumn="1" w:lastColumn="0" w:noHBand="0" w:noVBand="1"/>
      </w:tblPr>
      <w:tblGrid>
        <w:gridCol w:w="648"/>
        <w:gridCol w:w="474"/>
        <w:gridCol w:w="474"/>
        <w:gridCol w:w="411"/>
        <w:gridCol w:w="474"/>
        <w:gridCol w:w="411"/>
        <w:gridCol w:w="411"/>
        <w:gridCol w:w="411"/>
        <w:gridCol w:w="411"/>
        <w:gridCol w:w="474"/>
        <w:gridCol w:w="474"/>
        <w:gridCol w:w="474"/>
        <w:gridCol w:w="474"/>
        <w:gridCol w:w="411"/>
        <w:gridCol w:w="3209"/>
      </w:tblGrid>
      <w:tr w:rsidR="00D10B75" w:rsidTr="00D10B75">
        <w:trPr>
          <w:cantSplit/>
          <w:trHeight w:val="2156"/>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Operational Mode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[ApaSys_D_Stat]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[ApaSteScanMde_D_Stat]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[ApaActvSide2_D_Stat]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[ApaMde_D_Stat]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[ApaSelSapp_D_Stat]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[ApaSelPpa_D_Stat]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[ApaSelPoa_D_Stat]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[ApaScan_D_Stat]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[ApaLongCtl_D_RqDrv]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[ApaGearShif_D_RqDrv]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[ApaSteWhl_D_RqDrv]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[ApaAcsy_D_RqDrv]</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ind w:left="113" w:right="113"/>
              <w:jc w:val="center"/>
              <w:rPr>
                <w:rFonts w:cs="Arial"/>
                <w:sz w:val="16"/>
                <w:szCs w:val="16"/>
                <w:lang w:val="de-DE" w:eastAsia="ja-JP"/>
              </w:rPr>
            </w:pPr>
            <w:r>
              <w:rPr>
                <w:sz w:val="16"/>
                <w:szCs w:val="16"/>
                <w:lang w:val="de-DE"/>
              </w:rPr>
              <w:t>[PrkAidMsgTxt_D_Rq]</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24"/>
                <w:lang w:val="de-DE" w:eastAsia="ja-JP"/>
              </w:rPr>
            </w:pPr>
            <w:r>
              <w:rPr>
                <w:sz w:val="24"/>
                <w:lang w:val="de-DE"/>
              </w:rPr>
              <w:t>Display HMI</w:t>
            </w:r>
          </w:p>
        </w:tc>
      </w:tr>
      <w:tr w:rsidR="00D10B75" w:rsidTr="00D10B75">
        <w:trPr>
          <w:cantSplit/>
          <w:jc w:val="center"/>
        </w:trPr>
        <w:tc>
          <w:tcPr>
            <w:tcW w:w="0" w:type="auto"/>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Pr="00E82C4F" w:rsidRDefault="00D10B75">
            <w:pPr>
              <w:ind w:left="113" w:right="113"/>
              <w:jc w:val="center"/>
              <w:rPr>
                <w:rFonts w:cs="Arial"/>
                <w:lang w:eastAsia="ja-JP"/>
              </w:rPr>
            </w:pPr>
            <w:r w:rsidRPr="00E82C4F">
              <w:t>Run</w:t>
            </w:r>
          </w:p>
          <w:p w:rsidR="00D10B75" w:rsidRPr="00E82C4F" w:rsidRDefault="00D10B75">
            <w:pPr>
              <w:ind w:left="113" w:right="113"/>
              <w:jc w:val="center"/>
              <w:rPr>
                <w:rFonts w:cs="Arial"/>
                <w:lang w:eastAsia="ja-JP"/>
              </w:rPr>
            </w:pPr>
            <w:r w:rsidRPr="00E82C4F">
              <w:rPr>
                <w:sz w:val="16"/>
                <w:szCs w:val="16"/>
              </w:rPr>
              <w:t>(as per Operational Modes and Voltage Range Definition)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Release Steering</w:t>
            </w:r>
            <w:r>
              <w:rPr>
                <w:rFonts w:cs="Arial"/>
                <w:sz w:val="16"/>
                <w:szCs w:val="16"/>
                <w:lang w:val="de-DE" w:eastAsia="ja-JP"/>
              </w:rPr>
              <w:t>/133</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Take Control</w:t>
            </w:r>
            <w:r>
              <w:rPr>
                <w:rFonts w:cs="Arial"/>
                <w:sz w:val="16"/>
                <w:szCs w:val="16"/>
                <w:lang w:val="de-DE" w:eastAsia="ja-JP"/>
              </w:rPr>
              <w:t>/141</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E82C4F" w:rsidRDefault="00D10B75">
            <w:pPr>
              <w:jc w:val="center"/>
              <w:rPr>
                <w:sz w:val="24"/>
              </w:rPr>
            </w:pPr>
            <w:r w:rsidRPr="00E82C4F">
              <w:rPr>
                <w:sz w:val="24"/>
              </w:rPr>
              <w:t>Shift to 1 (Manual)</w:t>
            </w:r>
          </w:p>
          <w:p w:rsidR="00D10B75" w:rsidRPr="00E82C4F" w:rsidRDefault="00D10B75">
            <w:pPr>
              <w:jc w:val="center"/>
              <w:rPr>
                <w:rFonts w:cs="Arial"/>
                <w:sz w:val="24"/>
                <w:lang w:eastAsia="ja-JP"/>
              </w:rPr>
            </w:pPr>
            <w:r w:rsidRPr="00E82C4F">
              <w:rPr>
                <w:sz w:val="24"/>
              </w:rPr>
              <w:t>Shift to D (Auto)</w:t>
            </w:r>
            <w:r w:rsidRPr="00E82C4F">
              <w:rPr>
                <w:rFonts w:cs="Arial"/>
                <w:sz w:val="16"/>
                <w:szCs w:val="16"/>
                <w:lang w:eastAsia="ja-JP"/>
              </w:rPr>
              <w:t>/135</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Pr="00E82C4F" w:rsidRDefault="00D10B75">
            <w:pPr>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Shift to Reverse</w:t>
            </w:r>
            <w:r>
              <w:rPr>
                <w:rFonts w:cs="Arial"/>
                <w:sz w:val="16"/>
                <w:szCs w:val="16"/>
                <w:lang w:val="de-DE" w:eastAsia="ja-JP"/>
              </w:rPr>
              <w:t>/136</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Object in Path</w:t>
            </w:r>
            <w:r>
              <w:rPr>
                <w:rFonts w:cs="Arial"/>
                <w:sz w:val="16"/>
                <w:szCs w:val="16"/>
                <w:lang w:val="de-DE" w:eastAsia="ja-JP"/>
              </w:rPr>
              <w:t>/137</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Prepare to Stop</w:t>
            </w:r>
            <w:r>
              <w:rPr>
                <w:rFonts w:cs="Arial"/>
                <w:sz w:val="16"/>
                <w:szCs w:val="16"/>
                <w:lang w:val="de-DE" w:eastAsia="ja-JP"/>
              </w:rPr>
              <w:t>/138</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Prepare to Stop</w:t>
            </w:r>
            <w:r>
              <w:rPr>
                <w:rFonts w:cs="Arial"/>
                <w:sz w:val="16"/>
                <w:szCs w:val="16"/>
                <w:lang w:val="de-DE" w:eastAsia="ja-JP"/>
              </w:rPr>
              <w:t>/139</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0x4</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24"/>
                <w:lang w:val="de-DE" w:eastAsia="ja-JP"/>
              </w:rPr>
            </w:pPr>
            <w:r>
              <w:rPr>
                <w:sz w:val="24"/>
                <w:lang w:val="de-DE"/>
              </w:rPr>
              <w:t>Press Button To Resume</w:t>
            </w:r>
            <w:r>
              <w:rPr>
                <w:rFonts w:cs="Arial"/>
                <w:sz w:val="16"/>
                <w:szCs w:val="16"/>
                <w:lang w:val="de-DE" w:eastAsia="ja-JP"/>
              </w:rPr>
              <w:t>/134</w:t>
            </w:r>
          </w:p>
        </w:tc>
      </w:tr>
      <w:tr w:rsidR="00D10B75" w:rsidTr="00D10B75">
        <w:trPr>
          <w:cantSplit/>
          <w:trHeight w:val="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0x3</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0x1</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0x2</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24"/>
                <w:lang w:val="de-DE"/>
              </w:rPr>
            </w:pPr>
            <w:r>
              <w:rPr>
                <w:sz w:val="24"/>
                <w:lang w:val="de-DE"/>
              </w:rPr>
              <w:t>Wait for Steering</w:t>
            </w:r>
            <w:r>
              <w:rPr>
                <w:rFonts w:cs="Arial"/>
                <w:sz w:val="16"/>
                <w:szCs w:val="16"/>
                <w:lang w:val="de-DE" w:eastAsia="ja-JP"/>
              </w:rPr>
              <w:t>/497</w:t>
            </w:r>
          </w:p>
        </w:tc>
      </w:tr>
      <w:tr w:rsidR="00D10B75" w:rsidTr="00D10B75">
        <w:trPr>
          <w:cantSplit/>
          <w:trHeight w:val="1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lang w:val="de-DE" w:eastAsia="ja-JP"/>
              </w:rPr>
            </w:pPr>
          </w:p>
        </w:tc>
        <w:tc>
          <w:tcPr>
            <w:tcW w:w="0" w:type="auto"/>
            <w:gridSpan w:val="13"/>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All Other Cases</w:t>
            </w:r>
          </w:p>
        </w:tc>
        <w:tc>
          <w:tcPr>
            <w:tcW w:w="0" w:type="auto"/>
            <w:tcBorders>
              <w:top w:val="single" w:sz="4" w:space="0" w:color="auto"/>
              <w:left w:val="single" w:sz="4" w:space="0" w:color="auto"/>
              <w:bottom w:val="single" w:sz="4" w:space="0" w:color="auto"/>
              <w:right w:val="single" w:sz="4" w:space="0" w:color="auto"/>
            </w:tcBorders>
            <w:vAlign w:val="center"/>
            <w:hideMark/>
          </w:tcPr>
          <w:p w:rsidR="00D10B75" w:rsidRPr="00E82C4F" w:rsidRDefault="00D10B75">
            <w:pPr>
              <w:jc w:val="center"/>
              <w:rPr>
                <w:rFonts w:cs="Arial"/>
                <w:sz w:val="24"/>
                <w:lang w:eastAsia="ja-JP"/>
              </w:rPr>
            </w:pPr>
            <w:r w:rsidRPr="00E82C4F">
              <w:rPr>
                <w:sz w:val="24"/>
              </w:rPr>
              <w:t>Blank (Do not show Text4)</w:t>
            </w:r>
          </w:p>
        </w:tc>
      </w:tr>
    </w:tbl>
    <w:p w:rsidR="00D10B75" w:rsidRDefault="00D10B75" w:rsidP="00D10B75">
      <w:r>
        <w:t xml:space="preserve">4” supports semi-assisted park (SAP) only, configuration Parking </w:t>
      </w:r>
      <w:proofErr w:type="spellStart"/>
      <w:r>
        <w:t>Assistance_Cfg</w:t>
      </w:r>
      <w:proofErr w:type="spellEnd"/>
      <w:r>
        <w:t xml:space="preserve"> is not required.</w:t>
      </w:r>
    </w:p>
    <w:p w:rsidR="00D10B75" w:rsidRPr="009A0019" w:rsidRDefault="00D10B75" w:rsidP="00D10B75"/>
    <w:p w:rsidR="00D10B75" w:rsidRPr="00D10B75" w:rsidRDefault="00D10B75" w:rsidP="00D10B75">
      <w:pPr>
        <w:pStyle w:val="Heading4"/>
        <w:rPr>
          <w:b w:val="0"/>
          <w:u w:val="single"/>
        </w:rPr>
      </w:pPr>
      <w:r w:rsidRPr="00D10B75">
        <w:rPr>
          <w:b w:val="0"/>
          <w:u w:val="single"/>
        </w:rPr>
        <w:t>CAMERA-FUR-REQ-204405/E-Reverse Video Camera with Active Park Assist (APA) and Park Distance Control (PDC) - Positional Text5</w:t>
      </w:r>
    </w:p>
    <w:p w:rsidR="00D10B75" w:rsidRPr="00DD63DB" w:rsidRDefault="00D10B75" w:rsidP="00D10B75">
      <w:pPr>
        <w:tabs>
          <w:tab w:val="left" w:pos="4080"/>
          <w:tab w:val="center" w:pos="5558"/>
        </w:tabs>
        <w:jc w:val="center"/>
        <w:rPr>
          <w:b/>
        </w:rPr>
      </w:pPr>
      <w:r>
        <w:rPr>
          <w:b/>
        </w:rPr>
        <w:t>8” (or equivalent) displays</w:t>
      </w:r>
    </w:p>
    <w:tbl>
      <w:tblPr>
        <w:tblStyle w:val="TableGrid"/>
        <w:tblW w:w="10064" w:type="dxa"/>
        <w:jc w:val="center"/>
        <w:tblLayout w:type="fixed"/>
        <w:tblLook w:val="04A0" w:firstRow="1" w:lastRow="0" w:firstColumn="1" w:lastColumn="0" w:noHBand="0" w:noVBand="1"/>
      </w:tblPr>
      <w:tblGrid>
        <w:gridCol w:w="646"/>
        <w:gridCol w:w="524"/>
        <w:gridCol w:w="524"/>
        <w:gridCol w:w="540"/>
        <w:gridCol w:w="400"/>
        <w:gridCol w:w="401"/>
        <w:gridCol w:w="401"/>
        <w:gridCol w:w="401"/>
        <w:gridCol w:w="401"/>
        <w:gridCol w:w="401"/>
        <w:gridCol w:w="401"/>
        <w:gridCol w:w="563"/>
        <w:gridCol w:w="454"/>
        <w:gridCol w:w="454"/>
        <w:gridCol w:w="455"/>
        <w:gridCol w:w="454"/>
        <w:gridCol w:w="455"/>
        <w:gridCol w:w="2189"/>
      </w:tblGrid>
      <w:tr w:rsidR="00D10B75" w:rsidTr="00D10B75">
        <w:trPr>
          <w:cantSplit/>
          <w:trHeight w:val="2156"/>
          <w:tblHeader/>
          <w:jc w:val="center"/>
        </w:trPr>
        <w:tc>
          <w:tcPr>
            <w:tcW w:w="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Operational Mode</w:t>
            </w:r>
          </w:p>
        </w:tc>
        <w:tc>
          <w:tcPr>
            <w:tcW w:w="5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D10B75" w:rsidRDefault="00D10B75">
            <w:pPr>
              <w:jc w:val="center"/>
              <w:rPr>
                <w:sz w:val="16"/>
                <w:szCs w:val="16"/>
                <w:lang w:val="de-DE"/>
              </w:rPr>
            </w:pPr>
            <w:r>
              <w:rPr>
                <w:sz w:val="16"/>
                <w:szCs w:val="16"/>
                <w:lang w:val="de-DE"/>
              </w:rPr>
              <w:t>Parking Assistance (Cfg)</w:t>
            </w:r>
          </w:p>
        </w:tc>
        <w:tc>
          <w:tcPr>
            <w:tcW w:w="5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[ApaSys_D_Stat]</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[ApaSteScanMde_D_Stat]</w:t>
            </w:r>
          </w:p>
        </w:tc>
        <w:tc>
          <w:tcPr>
            <w:tcW w:w="4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[ApaActvSide2_D_Stat]</w:t>
            </w:r>
          </w:p>
        </w:tc>
        <w:tc>
          <w:tcPr>
            <w:tcW w:w="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[ApaMde_D_Stat]</w:t>
            </w:r>
          </w:p>
        </w:tc>
        <w:tc>
          <w:tcPr>
            <w:tcW w:w="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[ApaSelSapp_D_Stat]</w:t>
            </w:r>
          </w:p>
        </w:tc>
        <w:tc>
          <w:tcPr>
            <w:tcW w:w="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[ApaSelPpa_D_Stat]</w:t>
            </w:r>
          </w:p>
        </w:tc>
        <w:tc>
          <w:tcPr>
            <w:tcW w:w="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[ApaSelPoa_D_Stat]</w:t>
            </w:r>
          </w:p>
        </w:tc>
        <w:tc>
          <w:tcPr>
            <w:tcW w:w="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[ApaScan_D_Stat]</w:t>
            </w:r>
          </w:p>
        </w:tc>
        <w:tc>
          <w:tcPr>
            <w:tcW w:w="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[ApaLongCtl_D_RqDrv]</w:t>
            </w:r>
          </w:p>
        </w:tc>
        <w:tc>
          <w:tcPr>
            <w:tcW w:w="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[ApaGearShif_D_RqDrv]</w:t>
            </w:r>
          </w:p>
        </w:tc>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[ApaSteWhl_D_RqDrv]</w:t>
            </w:r>
          </w:p>
        </w:tc>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[ApaAcsy_D_RqDrv]</w:t>
            </w:r>
          </w:p>
        </w:tc>
        <w:tc>
          <w:tcPr>
            <w:tcW w:w="4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[ApaTrgtDist_D_Stat]</w:t>
            </w:r>
            <w:r>
              <w:rPr>
                <w:rFonts w:cs="Arial"/>
                <w:vertAlign w:val="superscript"/>
                <w:lang w:val="de-DE"/>
              </w:rPr>
              <w:t xml:space="preserve"> †</w:t>
            </w:r>
          </w:p>
        </w:tc>
        <w:tc>
          <w:tcPr>
            <w:tcW w:w="4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sz w:val="16"/>
                <w:szCs w:val="16"/>
                <w:lang w:val="de-DE"/>
              </w:rPr>
            </w:pPr>
            <w:r>
              <w:rPr>
                <w:sz w:val="16"/>
                <w:szCs w:val="16"/>
                <w:lang w:val="de-DE"/>
              </w:rPr>
              <w:t>[ApaMsgTxt_D_Rq]</w:t>
            </w:r>
            <w:r>
              <w:rPr>
                <w:rFonts w:cs="Arial"/>
                <w:vertAlign w:val="superscript"/>
                <w:lang w:val="de-DE"/>
              </w:rPr>
              <w:t xml:space="preserve"> ‡</w:t>
            </w:r>
          </w:p>
        </w:tc>
        <w:tc>
          <w:tcPr>
            <w:tcW w:w="4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D10B75" w:rsidRDefault="00D10B75">
            <w:pPr>
              <w:jc w:val="center"/>
              <w:rPr>
                <w:rFonts w:cs="Arial"/>
                <w:sz w:val="16"/>
                <w:szCs w:val="16"/>
                <w:lang w:val="de-DE" w:eastAsia="ja-JP"/>
              </w:rPr>
            </w:pPr>
            <w:r>
              <w:rPr>
                <w:sz w:val="16"/>
                <w:szCs w:val="16"/>
                <w:lang w:val="de-DE"/>
              </w:rPr>
              <w:t>[PrkAidMsgTxt_D_Rq]</w:t>
            </w:r>
          </w:p>
        </w:tc>
        <w:tc>
          <w:tcPr>
            <w:tcW w:w="2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0B75" w:rsidRDefault="00D10B75">
            <w:pPr>
              <w:jc w:val="center"/>
              <w:rPr>
                <w:rFonts w:cs="Arial"/>
                <w:sz w:val="16"/>
                <w:szCs w:val="16"/>
                <w:lang w:val="de-DE" w:eastAsia="ja-JP"/>
              </w:rPr>
            </w:pPr>
            <w:r>
              <w:rPr>
                <w:sz w:val="16"/>
                <w:szCs w:val="16"/>
                <w:lang w:val="de-DE"/>
              </w:rPr>
              <w:t>Display HMI</w:t>
            </w:r>
            <w:r>
              <w:rPr>
                <w:sz w:val="16"/>
                <w:szCs w:val="16"/>
                <w:vertAlign w:val="subscript"/>
                <w:lang w:val="de-DE"/>
              </w:rPr>
              <w:t>/REF#</w:t>
            </w:r>
          </w:p>
        </w:tc>
      </w:tr>
      <w:tr w:rsidR="00D10B75" w:rsidTr="00D10B75">
        <w:trPr>
          <w:cantSplit/>
          <w:trHeight w:val="1790"/>
          <w:jc w:val="center"/>
        </w:trPr>
        <w:tc>
          <w:tcPr>
            <w:tcW w:w="64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D10B75" w:rsidRDefault="00D10B75">
            <w:pPr>
              <w:jc w:val="center"/>
              <w:rPr>
                <w:rFonts w:cs="Arial"/>
                <w:sz w:val="16"/>
                <w:szCs w:val="16"/>
                <w:lang w:val="de-DE" w:eastAsia="ja-JP"/>
              </w:rPr>
            </w:pPr>
            <w:r>
              <w:rPr>
                <w:sz w:val="16"/>
                <w:szCs w:val="16"/>
                <w:lang w:val="de-DE"/>
              </w:rPr>
              <w:t>Run</w:t>
            </w:r>
          </w:p>
          <w:p w:rsidR="00D10B75" w:rsidRDefault="00D10B75">
            <w:pPr>
              <w:jc w:val="center"/>
              <w:rPr>
                <w:rFonts w:cs="Arial"/>
                <w:sz w:val="16"/>
                <w:szCs w:val="16"/>
                <w:lang w:val="de-DE" w:eastAsia="ja-JP"/>
              </w:rPr>
            </w:pPr>
            <w:r>
              <w:rPr>
                <w:sz w:val="16"/>
                <w:szCs w:val="16"/>
                <w:lang w:val="de-DE"/>
              </w:rPr>
              <w:t>(as per Operational Modes and Voltage Range Definition)</w:t>
            </w:r>
          </w:p>
        </w:tc>
        <w:tc>
          <w:tcPr>
            <w:tcW w:w="524" w:type="dxa"/>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sz w:val="16"/>
                <w:szCs w:val="16"/>
                <w:lang w:val="de-DE"/>
              </w:rPr>
            </w:pPr>
            <w:r>
              <w:rPr>
                <w:sz w:val="16"/>
                <w:szCs w:val="16"/>
                <w:lang w:val="de-DE"/>
              </w:rPr>
              <w:t>0xB</w:t>
            </w:r>
          </w:p>
        </w:tc>
        <w:tc>
          <w:tcPr>
            <w:tcW w:w="52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0x2</w:t>
            </w:r>
          </w:p>
        </w:tc>
        <w:tc>
          <w:tcPr>
            <w:tcW w:w="54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0x3</w:t>
            </w:r>
          </w:p>
        </w:tc>
        <w:tc>
          <w:tcPr>
            <w:tcW w:w="400"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0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0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0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0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0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01"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563"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0x1</w:t>
            </w:r>
          </w:p>
        </w:tc>
        <w:tc>
          <w:tcPr>
            <w:tcW w:w="4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45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54"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sz w:val="16"/>
                <w:szCs w:val="16"/>
                <w:lang w:val="de-DE"/>
              </w:rPr>
            </w:pPr>
            <w:r>
              <w:rPr>
                <w:sz w:val="16"/>
                <w:szCs w:val="16"/>
                <w:lang w:val="de-DE"/>
              </w:rPr>
              <w:t>X</w:t>
            </w:r>
          </w:p>
        </w:tc>
        <w:tc>
          <w:tcPr>
            <w:tcW w:w="455"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X</w:t>
            </w:r>
          </w:p>
        </w:tc>
        <w:tc>
          <w:tcPr>
            <w:tcW w:w="218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Shift to cancel</w:t>
            </w:r>
            <w:r>
              <w:rPr>
                <w:rFonts w:cs="Arial"/>
                <w:sz w:val="16"/>
                <w:szCs w:val="16"/>
                <w:vertAlign w:val="subscript"/>
                <w:lang w:val="de-DE" w:eastAsia="ja-JP"/>
              </w:rPr>
              <w:t>/486</w:t>
            </w:r>
          </w:p>
        </w:tc>
      </w:tr>
      <w:tr w:rsidR="00D10B75" w:rsidTr="00D10B75">
        <w:trPr>
          <w:cantSplit/>
          <w:trHeight w:val="1790"/>
          <w:jc w:val="center"/>
        </w:trPr>
        <w:tc>
          <w:tcPr>
            <w:tcW w:w="646" w:type="dxa"/>
            <w:vMerge/>
            <w:tcBorders>
              <w:top w:val="single" w:sz="4" w:space="0" w:color="auto"/>
              <w:left w:val="single" w:sz="4" w:space="0" w:color="auto"/>
              <w:bottom w:val="single" w:sz="4" w:space="0" w:color="auto"/>
              <w:right w:val="single" w:sz="4" w:space="0" w:color="auto"/>
            </w:tcBorders>
            <w:vAlign w:val="center"/>
            <w:hideMark/>
          </w:tcPr>
          <w:p w:rsidR="00D10B75" w:rsidRDefault="00D10B75">
            <w:pPr>
              <w:rPr>
                <w:rFonts w:cs="Arial"/>
                <w:sz w:val="16"/>
                <w:szCs w:val="16"/>
                <w:lang w:val="de-DE" w:eastAsia="ja-JP"/>
              </w:rPr>
            </w:pPr>
          </w:p>
        </w:tc>
        <w:tc>
          <w:tcPr>
            <w:tcW w:w="7229" w:type="dxa"/>
            <w:gridSpan w:val="16"/>
            <w:tcBorders>
              <w:top w:val="single" w:sz="4" w:space="0" w:color="auto"/>
              <w:left w:val="single" w:sz="4" w:space="0" w:color="auto"/>
              <w:bottom w:val="single" w:sz="4" w:space="0" w:color="auto"/>
              <w:right w:val="single" w:sz="4" w:space="0" w:color="auto"/>
            </w:tcBorders>
            <w:vAlign w:val="center"/>
          </w:tcPr>
          <w:p w:rsidR="00D10B75" w:rsidRDefault="00D10B75">
            <w:pPr>
              <w:jc w:val="center"/>
              <w:rPr>
                <w:rFonts w:cs="Arial"/>
                <w:sz w:val="16"/>
                <w:szCs w:val="16"/>
                <w:lang w:val="de-DE" w:eastAsia="ja-JP"/>
              </w:rPr>
            </w:pPr>
            <w:r>
              <w:rPr>
                <w:sz w:val="16"/>
                <w:szCs w:val="16"/>
                <w:lang w:val="de-DE"/>
              </w:rPr>
              <w:t>All Other Cases</w:t>
            </w:r>
          </w:p>
        </w:tc>
        <w:tc>
          <w:tcPr>
            <w:tcW w:w="2189" w:type="dxa"/>
            <w:tcBorders>
              <w:top w:val="single" w:sz="4" w:space="0" w:color="auto"/>
              <w:left w:val="single" w:sz="4" w:space="0" w:color="auto"/>
              <w:bottom w:val="single" w:sz="4" w:space="0" w:color="auto"/>
              <w:right w:val="single" w:sz="4" w:space="0" w:color="auto"/>
            </w:tcBorders>
            <w:vAlign w:val="center"/>
            <w:hideMark/>
          </w:tcPr>
          <w:p w:rsidR="00D10B75" w:rsidRDefault="00D10B75">
            <w:pPr>
              <w:jc w:val="center"/>
              <w:rPr>
                <w:rFonts w:cs="Arial"/>
                <w:sz w:val="16"/>
                <w:szCs w:val="16"/>
                <w:lang w:val="de-DE" w:eastAsia="ja-JP"/>
              </w:rPr>
            </w:pPr>
            <w:r>
              <w:rPr>
                <w:sz w:val="16"/>
                <w:szCs w:val="16"/>
                <w:lang w:val="de-DE"/>
              </w:rPr>
              <w:t>Blank (Do not show Text5)</w:t>
            </w:r>
          </w:p>
        </w:tc>
      </w:tr>
    </w:tbl>
    <w:p w:rsidR="00D10B75" w:rsidRDefault="00D10B75" w:rsidP="00D10B75">
      <w:pPr>
        <w:jc w:val="center"/>
      </w:pPr>
      <w:r>
        <w:rPr>
          <w:u w:val="single"/>
        </w:rPr>
        <w:t>R</w:t>
      </w:r>
      <w:r>
        <w:t xml:space="preserve">everse </w:t>
      </w:r>
      <w:r>
        <w:rPr>
          <w:u w:val="single"/>
        </w:rPr>
        <w:t>V</w:t>
      </w:r>
      <w:r>
        <w:t xml:space="preserve">ideo </w:t>
      </w:r>
      <w:r>
        <w:rPr>
          <w:u w:val="single"/>
        </w:rPr>
        <w:t>C</w:t>
      </w:r>
      <w:r>
        <w:t xml:space="preserve">amera with </w:t>
      </w:r>
      <w:r>
        <w:rPr>
          <w:u w:val="single"/>
        </w:rPr>
        <w:t>A</w:t>
      </w:r>
      <w:r>
        <w:t xml:space="preserve">ctive </w:t>
      </w:r>
      <w:r>
        <w:rPr>
          <w:u w:val="single"/>
        </w:rPr>
        <w:t>P</w:t>
      </w:r>
      <w:r>
        <w:t xml:space="preserve">ark </w:t>
      </w:r>
      <w:r>
        <w:rPr>
          <w:u w:val="single"/>
        </w:rPr>
        <w:t>A</w:t>
      </w:r>
      <w:r>
        <w:t xml:space="preserve">ssist (APA) and </w:t>
      </w:r>
      <w:r>
        <w:rPr>
          <w:u w:val="single"/>
        </w:rPr>
        <w:t>P</w:t>
      </w:r>
      <w:r>
        <w:t xml:space="preserve">ark </w:t>
      </w:r>
      <w:r>
        <w:rPr>
          <w:u w:val="single"/>
        </w:rPr>
        <w:t>D</w:t>
      </w:r>
      <w:r>
        <w:t xml:space="preserve">istance </w:t>
      </w:r>
      <w:r>
        <w:rPr>
          <w:u w:val="single"/>
        </w:rPr>
        <w:t>C</w:t>
      </w:r>
      <w:r>
        <w:t>ontrol (PDC) Positional Text5</w:t>
      </w:r>
    </w:p>
    <w:p w:rsidR="00D10B75" w:rsidRDefault="00D10B75" w:rsidP="00D10B75">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D10B75" w:rsidRDefault="00D10B75" w:rsidP="00D10B75">
      <w:r>
        <w:rPr>
          <w:rFonts w:cs="Arial"/>
        </w:rPr>
        <w:t>‡ -</w:t>
      </w:r>
      <w:r>
        <w:rPr>
          <w:sz w:val="16"/>
          <w:szCs w:val="16"/>
        </w:rPr>
        <w:t xml:space="preserve"> Only if supported by the implementing program as per REQ-130570. If not supported but required by signal processing tables, treat as data 0x1.</w:t>
      </w:r>
    </w:p>
    <w:p w:rsidR="00D10B75" w:rsidRDefault="00D10B75" w:rsidP="00D10B75">
      <w:pPr>
        <w:pStyle w:val="Heading1"/>
      </w:pPr>
      <w:bookmarkStart w:id="71" w:name="_Toc22284818"/>
      <w:bookmarkStart w:id="72" w:name="_GoBack"/>
      <w:bookmarkEnd w:id="72"/>
      <w:r>
        <w:lastRenderedPageBreak/>
        <w:t>Functional Definition</w:t>
      </w:r>
      <w:bookmarkEnd w:id="71"/>
    </w:p>
    <w:p w:rsidR="00D10B75" w:rsidRDefault="00D10B75" w:rsidP="00D10B75">
      <w:pPr>
        <w:pStyle w:val="Heading2"/>
      </w:pPr>
      <w:bookmarkStart w:id="73" w:name="_Toc22284819"/>
      <w:r>
        <w:t>Active Park Assist Manager</w:t>
      </w:r>
      <w:bookmarkEnd w:id="73"/>
    </w:p>
    <w:p w:rsidR="00D10B75" w:rsidRDefault="00D10B75" w:rsidP="00D10B75">
      <w:pPr>
        <w:pStyle w:val="Heading3"/>
      </w:pPr>
      <w:bookmarkStart w:id="74" w:name="_Toc22284820"/>
      <w:r w:rsidRPr="00B9479B">
        <w:t>APAMv2-FUN-REQ-131088/A-Select Active Park Assist Mode</w:t>
      </w:r>
      <w:bookmarkEnd w:id="74"/>
    </w:p>
    <w:p w:rsidR="00D10B75" w:rsidRDefault="00D10B75" w:rsidP="00D10B75">
      <w:pPr>
        <w:pStyle w:val="Heading4"/>
      </w:pPr>
      <w:r>
        <w:t>Use Cases</w:t>
      </w:r>
    </w:p>
    <w:p w:rsidR="00D10B75" w:rsidRDefault="00D10B75" w:rsidP="00D10B75">
      <w:pPr>
        <w:pStyle w:val="Heading5"/>
      </w:pPr>
      <w:r>
        <w:t>APAM-UC-REQ-013892/A-HMI Offers Active Park Assist Mode Selection (</w:t>
      </w:r>
      <w:proofErr w:type="spellStart"/>
      <w:r>
        <w:t>TcSE</w:t>
      </w:r>
      <w:proofErr w:type="spellEnd"/>
      <w:r>
        <w:t xml:space="preserve"> ROIN-290408)</w:t>
      </w:r>
    </w:p>
    <w:p w:rsidR="00D10B75" w:rsidRPr="005F5EF0" w:rsidRDefault="00D10B75" w:rsidP="00D10B75">
      <w:pPr>
        <w:rPr>
          <w:b/>
          <w:sz w:val="16"/>
          <w:szCs w:val="16"/>
        </w:rPr>
      </w:pPr>
      <w:r w:rsidRPr="005F5EF0">
        <w:rPr>
          <w:b/>
          <w:sz w:val="16"/>
          <w:szCs w:val="16"/>
        </w:rPr>
        <w:t>Linked Elements</w:t>
      </w:r>
    </w:p>
    <w:p w:rsidR="00D10B75" w:rsidRPr="005F5EF0" w:rsidRDefault="00D10B75" w:rsidP="00D10B75">
      <w:pPr>
        <w:rPr>
          <w:sz w:val="16"/>
          <w:szCs w:val="16"/>
        </w:rPr>
      </w:pPr>
      <w:r w:rsidRPr="005F5EF0">
        <w:rPr>
          <w:sz w:val="16"/>
          <w:szCs w:val="16"/>
        </w:rPr>
        <w:t>APA-UC-REQ-131659/B-Display Active Park Assist Instructions with Rear Camera Active</w:t>
      </w:r>
    </w:p>
    <w:p w:rsidR="00D10B75" w:rsidRPr="005F5EF0" w:rsidRDefault="00D10B75" w:rsidP="00D10B75">
      <w:pPr>
        <w:rPr>
          <w:sz w:val="16"/>
          <w:szCs w:val="16"/>
        </w:rPr>
      </w:pPr>
      <w:r w:rsidRPr="005F5EF0">
        <w:rPr>
          <w:sz w:val="16"/>
          <w:szCs w:val="16"/>
        </w:rPr>
        <w:t>APA-UC-REQ-131660/B-Display Active Park Assist Instructions with Rear Camera Inactive</w:t>
      </w:r>
    </w:p>
    <w:p w:rsidR="00D10B75" w:rsidRPr="005F5EF0" w:rsidRDefault="00D10B75" w:rsidP="00D10B75">
      <w:pPr>
        <w:rPr>
          <w:sz w:val="16"/>
          <w:szCs w:val="16"/>
        </w:rPr>
      </w:pPr>
      <w:r w:rsidRPr="005F5EF0">
        <w:rPr>
          <w:sz w:val="16"/>
          <w:szCs w:val="16"/>
        </w:rPr>
        <w:t>APAM-UC-REQ-013897/A-Display Active Park Assist Mode Selected (</w:t>
      </w:r>
      <w:proofErr w:type="spellStart"/>
      <w:r w:rsidRPr="005F5EF0">
        <w:rPr>
          <w:sz w:val="16"/>
          <w:szCs w:val="16"/>
        </w:rPr>
        <w:t>TcSE</w:t>
      </w:r>
      <w:proofErr w:type="spellEnd"/>
      <w:r w:rsidRPr="005F5EF0">
        <w:rPr>
          <w:sz w:val="16"/>
          <w:szCs w:val="16"/>
        </w:rPr>
        <w:t xml:space="preserve"> ROIN-290413)</w:t>
      </w:r>
    </w:p>
    <w:p w:rsidR="00D10B75" w:rsidRPr="005F5EF0" w:rsidRDefault="00D10B75" w:rsidP="00D10B75">
      <w:pPr>
        <w:rPr>
          <w:sz w:val="16"/>
          <w:szCs w:val="16"/>
        </w:rPr>
      </w:pPr>
      <w:r w:rsidRPr="005F5EF0">
        <w:rPr>
          <w:sz w:val="16"/>
          <w:szCs w:val="16"/>
        </w:rPr>
        <w:t>APA-UC-REQ-013931/A-Display Active Park Assist Instructions with Rear Camera Active (</w:t>
      </w:r>
      <w:proofErr w:type="spellStart"/>
      <w:r w:rsidRPr="005F5EF0">
        <w:rPr>
          <w:sz w:val="16"/>
          <w:szCs w:val="16"/>
        </w:rPr>
        <w:t>TcSE</w:t>
      </w:r>
      <w:proofErr w:type="spellEnd"/>
      <w:r w:rsidRPr="005F5EF0">
        <w:rPr>
          <w:sz w:val="16"/>
          <w:szCs w:val="16"/>
        </w:rPr>
        <w:t xml:space="preserve"> ROIN-290414)</w:t>
      </w:r>
    </w:p>
    <w:p w:rsidR="00D10B75" w:rsidRPr="005F5EF0" w:rsidRDefault="00D10B75" w:rsidP="00D10B75">
      <w:pPr>
        <w:rPr>
          <w:sz w:val="16"/>
          <w:szCs w:val="16"/>
        </w:rPr>
      </w:pPr>
      <w:r w:rsidRPr="005F5EF0">
        <w:rPr>
          <w:sz w:val="16"/>
          <w:szCs w:val="16"/>
        </w:rPr>
        <w:t>APA-UC-REQ-013932/A-Display Active Park Assist Instructions with Rear Camera Inactive (</w:t>
      </w:r>
      <w:proofErr w:type="spellStart"/>
      <w:r w:rsidRPr="005F5EF0">
        <w:rPr>
          <w:sz w:val="16"/>
          <w:szCs w:val="16"/>
        </w:rPr>
        <w:t>TcSE</w:t>
      </w:r>
      <w:proofErr w:type="spellEnd"/>
      <w:r w:rsidRPr="005F5EF0">
        <w:rPr>
          <w:sz w:val="16"/>
          <w:szCs w:val="16"/>
        </w:rPr>
        <w:t xml:space="preserve"> ROIN-290415)</w:t>
      </w:r>
    </w:p>
    <w:p w:rsidR="00D10B75" w:rsidRPr="00AE06BC" w:rsidRDefault="00D10B75" w:rsidP="00D10B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6"/>
        <w:gridCol w:w="7000"/>
      </w:tblGrid>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Actors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szCs w:val="22"/>
                <w:lang w:eastAsia="zh-CN"/>
              </w:rPr>
              <w:t>Vehicle Occupant</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Pre-conditions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infotainment system is powered on.</w:t>
            </w:r>
          </w:p>
          <w:p w:rsidR="007C77AC" w:rsidRDefault="00D10B75">
            <w:pPr>
              <w:rPr>
                <w:rFonts w:cs="Arial"/>
                <w:szCs w:val="20"/>
                <w:lang w:eastAsia="zh-CN"/>
              </w:rPr>
            </w:pPr>
            <w:r>
              <w:rPr>
                <w:rFonts w:cs="Arial"/>
                <w:szCs w:val="20"/>
                <w:lang w:eastAsia="zh-CN"/>
              </w:rPr>
              <w:t>At least one Active Park Assist (APA) mode is available for selection as indicated by the vehicle system.</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Scenario Description</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user activates the APA system via hard button interface.</w:t>
            </w:r>
          </w:p>
          <w:p w:rsidR="007C77AC" w:rsidRDefault="00D10B75">
            <w:pPr>
              <w:rPr>
                <w:rFonts w:cs="Arial"/>
                <w:szCs w:val="20"/>
                <w:lang w:eastAsia="zh-CN"/>
              </w:rPr>
            </w:pPr>
            <w:r>
              <w:rPr>
                <w:rFonts w:cs="Arial"/>
                <w:szCs w:val="20"/>
                <w:lang w:eastAsia="zh-CN"/>
              </w:rPr>
              <w:t xml:space="preserve">The vehicle system interface triggers the HMI to offer the user the option to select a </w:t>
            </w:r>
            <w:proofErr w:type="gramStart"/>
            <w:r>
              <w:rPr>
                <w:rFonts w:cs="Arial"/>
                <w:szCs w:val="20"/>
                <w:lang w:eastAsia="zh-CN"/>
              </w:rPr>
              <w:t>particular APA</w:t>
            </w:r>
            <w:proofErr w:type="gramEnd"/>
            <w:r>
              <w:rPr>
                <w:rFonts w:cs="Arial"/>
                <w:szCs w:val="20"/>
                <w:lang w:eastAsia="zh-CN"/>
              </w:rPr>
              <w:t xml:space="preserve"> mode.</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Post-conditions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 xml:space="preserve">The user selects a </w:t>
            </w:r>
            <w:proofErr w:type="gramStart"/>
            <w:r>
              <w:rPr>
                <w:rFonts w:cs="Arial"/>
                <w:szCs w:val="20"/>
                <w:lang w:eastAsia="zh-CN"/>
              </w:rPr>
              <w:t>particular APA</w:t>
            </w:r>
            <w:proofErr w:type="gramEnd"/>
            <w:r>
              <w:rPr>
                <w:rFonts w:cs="Arial"/>
                <w:szCs w:val="20"/>
                <w:lang w:eastAsia="zh-CN"/>
              </w:rPr>
              <w:t xml:space="preserve"> mode or accepts the default mode selection.</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List of Exception Use Cases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NA</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Interfaces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G-HMI</w:t>
            </w:r>
          </w:p>
          <w:p w:rsidR="007C77AC" w:rsidRDefault="00D10B75">
            <w:pPr>
              <w:rPr>
                <w:rFonts w:cs="Arial"/>
                <w:szCs w:val="20"/>
                <w:lang w:eastAsia="zh-CN"/>
              </w:rPr>
            </w:pPr>
            <w:r>
              <w:rPr>
                <w:rFonts w:cs="Arial"/>
                <w:szCs w:val="20"/>
                <w:lang w:eastAsia="zh-CN"/>
              </w:rPr>
              <w:t>Dedicated Hard Button</w:t>
            </w:r>
          </w:p>
          <w:p w:rsidR="007C77AC" w:rsidRDefault="00D10B75">
            <w:pPr>
              <w:rPr>
                <w:rFonts w:cs="Arial"/>
                <w:szCs w:val="20"/>
                <w:lang w:eastAsia="zh-CN"/>
              </w:rPr>
            </w:pPr>
            <w:r>
              <w:rPr>
                <w:rFonts w:cs="Arial"/>
                <w:szCs w:val="20"/>
                <w:lang w:eastAsia="zh-CN"/>
              </w:rPr>
              <w:t>Vehicle System Interface</w:t>
            </w:r>
          </w:p>
        </w:tc>
      </w:tr>
    </w:tbl>
    <w:p w:rsidR="007C77AC" w:rsidRDefault="007C77AC"/>
    <w:p w:rsidR="00D10B75" w:rsidRDefault="00D10B75" w:rsidP="00D10B75">
      <w:pPr>
        <w:pStyle w:val="Heading5"/>
      </w:pPr>
      <w:r>
        <w:t>APAM-UC-REQ-013893/A-Semi-Automatic Parallel Parking Selected (</w:t>
      </w:r>
      <w:proofErr w:type="spellStart"/>
      <w:r>
        <w:t>TcSE</w:t>
      </w:r>
      <w:proofErr w:type="spellEnd"/>
      <w:r>
        <w:t xml:space="preserve"> ROIN-290409)</w:t>
      </w:r>
    </w:p>
    <w:p w:rsidR="00D10B75" w:rsidRPr="005F5EF0" w:rsidRDefault="00D10B75" w:rsidP="00D10B75">
      <w:pPr>
        <w:rPr>
          <w:b/>
          <w:sz w:val="16"/>
          <w:szCs w:val="16"/>
        </w:rPr>
      </w:pPr>
      <w:r w:rsidRPr="005F5EF0">
        <w:rPr>
          <w:b/>
          <w:sz w:val="16"/>
          <w:szCs w:val="16"/>
        </w:rPr>
        <w:t>Linked Elements</w:t>
      </w:r>
    </w:p>
    <w:p w:rsidR="00D10B75" w:rsidRPr="005F5EF0" w:rsidRDefault="00D10B75" w:rsidP="00D10B75">
      <w:pPr>
        <w:rPr>
          <w:sz w:val="16"/>
          <w:szCs w:val="16"/>
        </w:rPr>
      </w:pPr>
      <w:r w:rsidRPr="005F5EF0">
        <w:rPr>
          <w:sz w:val="16"/>
          <w:szCs w:val="16"/>
        </w:rPr>
        <w:t>APA-UC-REQ-131659/B-Display Active Park Assist Instructions with Rear Camera Active</w:t>
      </w:r>
    </w:p>
    <w:p w:rsidR="00D10B75" w:rsidRPr="005F5EF0" w:rsidRDefault="00D10B75" w:rsidP="00D10B75">
      <w:pPr>
        <w:rPr>
          <w:sz w:val="16"/>
          <w:szCs w:val="16"/>
        </w:rPr>
      </w:pPr>
      <w:r w:rsidRPr="005F5EF0">
        <w:rPr>
          <w:sz w:val="16"/>
          <w:szCs w:val="16"/>
        </w:rPr>
        <w:t>APA-UC-REQ-131660/B-Display Active Park Assist Instructions with Rear Camera Inactive</w:t>
      </w:r>
    </w:p>
    <w:p w:rsidR="00D10B75" w:rsidRPr="005F5EF0" w:rsidRDefault="00D10B75" w:rsidP="00D10B75">
      <w:pPr>
        <w:rPr>
          <w:sz w:val="16"/>
          <w:szCs w:val="16"/>
        </w:rPr>
      </w:pPr>
      <w:r w:rsidRPr="005F5EF0">
        <w:rPr>
          <w:sz w:val="16"/>
          <w:szCs w:val="16"/>
        </w:rPr>
        <w:t>APAM-UC-REQ-013892/A-HMI Offers Active Park Assist Mode Selection (</w:t>
      </w:r>
      <w:proofErr w:type="spellStart"/>
      <w:r w:rsidRPr="005F5EF0">
        <w:rPr>
          <w:sz w:val="16"/>
          <w:szCs w:val="16"/>
        </w:rPr>
        <w:t>TcSE</w:t>
      </w:r>
      <w:proofErr w:type="spellEnd"/>
      <w:r w:rsidRPr="005F5EF0">
        <w:rPr>
          <w:sz w:val="16"/>
          <w:szCs w:val="16"/>
        </w:rPr>
        <w:t xml:space="preserve"> ROIN-290408)</w:t>
      </w:r>
    </w:p>
    <w:p w:rsidR="00D10B75" w:rsidRPr="005F5EF0" w:rsidRDefault="00D10B75" w:rsidP="00D10B75">
      <w:pPr>
        <w:rPr>
          <w:sz w:val="16"/>
          <w:szCs w:val="16"/>
        </w:rPr>
      </w:pPr>
      <w:r w:rsidRPr="005F5EF0">
        <w:rPr>
          <w:sz w:val="16"/>
          <w:szCs w:val="16"/>
        </w:rPr>
        <w:t>APAM-UC-REQ-013897/A-Display Active Park Assist Mode Selected (</w:t>
      </w:r>
      <w:proofErr w:type="spellStart"/>
      <w:r w:rsidRPr="005F5EF0">
        <w:rPr>
          <w:sz w:val="16"/>
          <w:szCs w:val="16"/>
        </w:rPr>
        <w:t>TcSE</w:t>
      </w:r>
      <w:proofErr w:type="spellEnd"/>
      <w:r w:rsidRPr="005F5EF0">
        <w:rPr>
          <w:sz w:val="16"/>
          <w:szCs w:val="16"/>
        </w:rPr>
        <w:t xml:space="preserve"> ROIN-290413)</w:t>
      </w:r>
    </w:p>
    <w:p w:rsidR="00D10B75" w:rsidRPr="005F5EF0" w:rsidRDefault="00D10B75" w:rsidP="00D10B75">
      <w:pPr>
        <w:rPr>
          <w:sz w:val="16"/>
          <w:szCs w:val="16"/>
        </w:rPr>
      </w:pPr>
      <w:r w:rsidRPr="005F5EF0">
        <w:rPr>
          <w:sz w:val="16"/>
          <w:szCs w:val="16"/>
        </w:rPr>
        <w:t>APA-UC-REQ-013931/A-Display Active Park Assist Instructions with Rear Camera Active (</w:t>
      </w:r>
      <w:proofErr w:type="spellStart"/>
      <w:r w:rsidRPr="005F5EF0">
        <w:rPr>
          <w:sz w:val="16"/>
          <w:szCs w:val="16"/>
        </w:rPr>
        <w:t>TcSE</w:t>
      </w:r>
      <w:proofErr w:type="spellEnd"/>
      <w:r w:rsidRPr="005F5EF0">
        <w:rPr>
          <w:sz w:val="16"/>
          <w:szCs w:val="16"/>
        </w:rPr>
        <w:t xml:space="preserve"> ROIN-290414)</w:t>
      </w:r>
    </w:p>
    <w:p w:rsidR="00D10B75" w:rsidRPr="005F5EF0" w:rsidRDefault="00D10B75" w:rsidP="00D10B75">
      <w:pPr>
        <w:rPr>
          <w:sz w:val="16"/>
          <w:szCs w:val="16"/>
        </w:rPr>
      </w:pPr>
      <w:r w:rsidRPr="005F5EF0">
        <w:rPr>
          <w:sz w:val="16"/>
          <w:szCs w:val="16"/>
        </w:rPr>
        <w:t>APA-UC-REQ-013932/A-Display Active Park Assist Instructions with Rear Camera Inactive (</w:t>
      </w:r>
      <w:proofErr w:type="spellStart"/>
      <w:r w:rsidRPr="005F5EF0">
        <w:rPr>
          <w:sz w:val="16"/>
          <w:szCs w:val="16"/>
        </w:rPr>
        <w:t>TcSE</w:t>
      </w:r>
      <w:proofErr w:type="spellEnd"/>
      <w:r w:rsidRPr="005F5EF0">
        <w:rPr>
          <w:sz w:val="16"/>
          <w:szCs w:val="16"/>
        </w:rPr>
        <w:t xml:space="preserve"> ROIN-290415)</w:t>
      </w:r>
    </w:p>
    <w:p w:rsidR="00D10B75" w:rsidRPr="00AE06BC" w:rsidRDefault="00D10B75" w:rsidP="00D10B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6"/>
        <w:gridCol w:w="7000"/>
      </w:tblGrid>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Actors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szCs w:val="22"/>
                <w:lang w:eastAsia="zh-CN"/>
              </w:rPr>
              <w:t>Vehicle Occupant</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Pre-conditions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infotainment system is powered on.</w:t>
            </w:r>
          </w:p>
          <w:p w:rsidR="007C77AC" w:rsidRDefault="00D10B75">
            <w:pPr>
              <w:rPr>
                <w:rFonts w:cs="Arial"/>
                <w:szCs w:val="20"/>
                <w:lang w:eastAsia="zh-CN"/>
              </w:rPr>
            </w:pPr>
            <w:r>
              <w:rPr>
                <w:rFonts w:cs="Arial"/>
                <w:szCs w:val="20"/>
                <w:lang w:eastAsia="zh-CN"/>
              </w:rPr>
              <w:t>The Active Park Assist (APA) system is activated.</w:t>
            </w:r>
          </w:p>
          <w:p w:rsidR="007C77AC" w:rsidRDefault="00D10B75">
            <w:pPr>
              <w:rPr>
                <w:rFonts w:cs="Arial"/>
                <w:szCs w:val="20"/>
                <w:lang w:eastAsia="zh-CN"/>
              </w:rPr>
            </w:pPr>
            <w:r>
              <w:rPr>
                <w:rFonts w:cs="Arial"/>
                <w:szCs w:val="20"/>
                <w:lang w:eastAsia="zh-CN"/>
              </w:rPr>
              <w:t>The HMI has offered the APA mode selection.</w:t>
            </w:r>
          </w:p>
          <w:p w:rsidR="007C77AC" w:rsidRDefault="00D10B75">
            <w:pPr>
              <w:rPr>
                <w:rFonts w:cs="Arial"/>
                <w:szCs w:val="20"/>
                <w:lang w:eastAsia="zh-CN"/>
              </w:rPr>
            </w:pPr>
            <w:r>
              <w:rPr>
                <w:rFonts w:cs="Arial"/>
                <w:szCs w:val="20"/>
                <w:lang w:eastAsia="zh-CN"/>
              </w:rPr>
              <w:t>Semi-Automatic Parallel Parking (SAPP) mode is available for selection as indicated by the vehicle system.</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Scenario Description</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user selects SAPP mode.</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Post-conditions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SAPP mode is selected and active.</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List of Exception Use Cases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NA</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Interfaces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G-HMI</w:t>
            </w:r>
          </w:p>
          <w:p w:rsidR="007C77AC" w:rsidRDefault="00D10B75">
            <w:pPr>
              <w:rPr>
                <w:rFonts w:cs="Arial"/>
                <w:szCs w:val="20"/>
                <w:lang w:eastAsia="zh-CN"/>
              </w:rPr>
            </w:pPr>
            <w:r>
              <w:rPr>
                <w:rFonts w:cs="Arial"/>
                <w:szCs w:val="20"/>
                <w:lang w:eastAsia="zh-CN"/>
              </w:rPr>
              <w:t>Dedicated Hard Button</w:t>
            </w:r>
          </w:p>
          <w:p w:rsidR="007C77AC" w:rsidRDefault="00D10B75">
            <w:pPr>
              <w:rPr>
                <w:rFonts w:cs="Arial"/>
                <w:szCs w:val="20"/>
                <w:lang w:eastAsia="zh-CN"/>
              </w:rPr>
            </w:pPr>
            <w:r>
              <w:rPr>
                <w:rFonts w:cs="Arial"/>
                <w:szCs w:val="20"/>
                <w:lang w:eastAsia="zh-CN"/>
              </w:rPr>
              <w:t>Vehicle System Interface</w:t>
            </w:r>
          </w:p>
        </w:tc>
      </w:tr>
    </w:tbl>
    <w:p w:rsidR="007C77AC" w:rsidRDefault="007C77AC"/>
    <w:p w:rsidR="00D10B75" w:rsidRDefault="00D10B75" w:rsidP="00D10B75">
      <w:pPr>
        <w:pStyle w:val="Heading5"/>
      </w:pPr>
      <w:r>
        <w:t>APAM-UC-REQ-013894/A-Perpendicular Park Assist Selected (</w:t>
      </w:r>
      <w:proofErr w:type="spellStart"/>
      <w:r>
        <w:t>TcSE</w:t>
      </w:r>
      <w:proofErr w:type="spellEnd"/>
      <w:r>
        <w:t xml:space="preserve"> ROIN-290410)</w:t>
      </w:r>
    </w:p>
    <w:p w:rsidR="00D10B75" w:rsidRPr="005F5EF0" w:rsidRDefault="00D10B75" w:rsidP="00D10B75">
      <w:pPr>
        <w:rPr>
          <w:b/>
          <w:sz w:val="16"/>
          <w:szCs w:val="16"/>
        </w:rPr>
      </w:pPr>
      <w:r w:rsidRPr="005F5EF0">
        <w:rPr>
          <w:b/>
          <w:sz w:val="16"/>
          <w:szCs w:val="16"/>
        </w:rPr>
        <w:t>Linked Elements</w:t>
      </w:r>
    </w:p>
    <w:p w:rsidR="00D10B75" w:rsidRPr="005F5EF0" w:rsidRDefault="00D10B75" w:rsidP="00D10B75">
      <w:pPr>
        <w:rPr>
          <w:sz w:val="16"/>
          <w:szCs w:val="16"/>
        </w:rPr>
      </w:pPr>
      <w:r w:rsidRPr="005F5EF0">
        <w:rPr>
          <w:sz w:val="16"/>
          <w:szCs w:val="16"/>
        </w:rPr>
        <w:lastRenderedPageBreak/>
        <w:t>APA-UC-REQ-131659/B-Display Active Park Assist Instructions with Rear Camera Active</w:t>
      </w:r>
    </w:p>
    <w:p w:rsidR="00D10B75" w:rsidRPr="005F5EF0" w:rsidRDefault="00D10B75" w:rsidP="00D10B75">
      <w:pPr>
        <w:rPr>
          <w:sz w:val="16"/>
          <w:szCs w:val="16"/>
        </w:rPr>
      </w:pPr>
      <w:r w:rsidRPr="005F5EF0">
        <w:rPr>
          <w:sz w:val="16"/>
          <w:szCs w:val="16"/>
        </w:rPr>
        <w:t>APA-UC-REQ-131660/B-Display Active Park Assist Instructions with Rear Camera Inactive</w:t>
      </w:r>
    </w:p>
    <w:p w:rsidR="00D10B75" w:rsidRPr="005F5EF0" w:rsidRDefault="00D10B75" w:rsidP="00D10B75">
      <w:pPr>
        <w:rPr>
          <w:sz w:val="16"/>
          <w:szCs w:val="16"/>
        </w:rPr>
      </w:pPr>
      <w:r w:rsidRPr="005F5EF0">
        <w:rPr>
          <w:sz w:val="16"/>
          <w:szCs w:val="16"/>
        </w:rPr>
        <w:t>APAM-UC-REQ-013892/A-HMI Offers Active Park Assist Mode Selection (</w:t>
      </w:r>
      <w:proofErr w:type="spellStart"/>
      <w:r w:rsidRPr="005F5EF0">
        <w:rPr>
          <w:sz w:val="16"/>
          <w:szCs w:val="16"/>
        </w:rPr>
        <w:t>TcSE</w:t>
      </w:r>
      <w:proofErr w:type="spellEnd"/>
      <w:r w:rsidRPr="005F5EF0">
        <w:rPr>
          <w:sz w:val="16"/>
          <w:szCs w:val="16"/>
        </w:rPr>
        <w:t xml:space="preserve"> ROIN-290408)</w:t>
      </w:r>
    </w:p>
    <w:p w:rsidR="00D10B75" w:rsidRPr="005F5EF0" w:rsidRDefault="00D10B75" w:rsidP="00D10B75">
      <w:pPr>
        <w:rPr>
          <w:sz w:val="16"/>
          <w:szCs w:val="16"/>
        </w:rPr>
      </w:pPr>
      <w:r w:rsidRPr="005F5EF0">
        <w:rPr>
          <w:sz w:val="16"/>
          <w:szCs w:val="16"/>
        </w:rPr>
        <w:t>APAM-UC-REQ-013897/A-Display Active Park Assist Mode Selected (</w:t>
      </w:r>
      <w:proofErr w:type="spellStart"/>
      <w:r w:rsidRPr="005F5EF0">
        <w:rPr>
          <w:sz w:val="16"/>
          <w:szCs w:val="16"/>
        </w:rPr>
        <w:t>TcSE</w:t>
      </w:r>
      <w:proofErr w:type="spellEnd"/>
      <w:r w:rsidRPr="005F5EF0">
        <w:rPr>
          <w:sz w:val="16"/>
          <w:szCs w:val="16"/>
        </w:rPr>
        <w:t xml:space="preserve"> ROIN-290413)</w:t>
      </w:r>
    </w:p>
    <w:p w:rsidR="00D10B75" w:rsidRPr="005F5EF0" w:rsidRDefault="00D10B75" w:rsidP="00D10B75">
      <w:pPr>
        <w:rPr>
          <w:sz w:val="16"/>
          <w:szCs w:val="16"/>
        </w:rPr>
      </w:pPr>
      <w:r w:rsidRPr="005F5EF0">
        <w:rPr>
          <w:sz w:val="16"/>
          <w:szCs w:val="16"/>
        </w:rPr>
        <w:t>APA-UC-REQ-013931/A-Display Active Park Assist Instructions with Rear Camera Active (</w:t>
      </w:r>
      <w:proofErr w:type="spellStart"/>
      <w:r w:rsidRPr="005F5EF0">
        <w:rPr>
          <w:sz w:val="16"/>
          <w:szCs w:val="16"/>
        </w:rPr>
        <w:t>TcSE</w:t>
      </w:r>
      <w:proofErr w:type="spellEnd"/>
      <w:r w:rsidRPr="005F5EF0">
        <w:rPr>
          <w:sz w:val="16"/>
          <w:szCs w:val="16"/>
        </w:rPr>
        <w:t xml:space="preserve"> ROIN-290414)</w:t>
      </w:r>
    </w:p>
    <w:p w:rsidR="00D10B75" w:rsidRPr="005F5EF0" w:rsidRDefault="00D10B75" w:rsidP="00D10B75">
      <w:pPr>
        <w:rPr>
          <w:sz w:val="16"/>
          <w:szCs w:val="16"/>
        </w:rPr>
      </w:pPr>
      <w:r w:rsidRPr="005F5EF0">
        <w:rPr>
          <w:sz w:val="16"/>
          <w:szCs w:val="16"/>
        </w:rPr>
        <w:t>APA-UC-REQ-013932/A-Display Active Park Assist Instructions with Rear Camera Inactive (</w:t>
      </w:r>
      <w:proofErr w:type="spellStart"/>
      <w:r w:rsidRPr="005F5EF0">
        <w:rPr>
          <w:sz w:val="16"/>
          <w:szCs w:val="16"/>
        </w:rPr>
        <w:t>TcSE</w:t>
      </w:r>
      <w:proofErr w:type="spellEnd"/>
      <w:r w:rsidRPr="005F5EF0">
        <w:rPr>
          <w:sz w:val="16"/>
          <w:szCs w:val="16"/>
        </w:rPr>
        <w:t xml:space="preserve"> ROIN-290415)</w:t>
      </w:r>
    </w:p>
    <w:p w:rsidR="00D10B75" w:rsidRPr="00AE06BC" w:rsidRDefault="00D10B75" w:rsidP="00D10B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5"/>
        <w:gridCol w:w="7001"/>
      </w:tblGrid>
      <w:tr w:rsidR="007C77AC">
        <w:trPr>
          <w:jc w:val="center"/>
        </w:trPr>
        <w:tc>
          <w:tcPr>
            <w:tcW w:w="1855"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Actors</w:t>
            </w:r>
          </w:p>
        </w:tc>
        <w:tc>
          <w:tcPr>
            <w:tcW w:w="7001"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szCs w:val="22"/>
                <w:lang w:eastAsia="zh-CN"/>
              </w:rPr>
              <w:t>Vehicle Occupant</w:t>
            </w:r>
          </w:p>
        </w:tc>
      </w:tr>
      <w:tr w:rsidR="007C77AC">
        <w:trPr>
          <w:jc w:val="center"/>
        </w:trPr>
        <w:tc>
          <w:tcPr>
            <w:tcW w:w="1855"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Pre-conditions</w:t>
            </w:r>
          </w:p>
        </w:tc>
        <w:tc>
          <w:tcPr>
            <w:tcW w:w="7001"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infotainment system is powered on.</w:t>
            </w:r>
          </w:p>
          <w:p w:rsidR="007C77AC" w:rsidRDefault="00D10B75">
            <w:pPr>
              <w:rPr>
                <w:rFonts w:cs="Arial"/>
                <w:szCs w:val="20"/>
                <w:lang w:eastAsia="zh-CN"/>
              </w:rPr>
            </w:pPr>
            <w:r>
              <w:rPr>
                <w:rFonts w:cs="Arial"/>
                <w:szCs w:val="20"/>
                <w:lang w:eastAsia="zh-CN"/>
              </w:rPr>
              <w:t>The Active Park Assist (APA) system is activated.</w:t>
            </w:r>
          </w:p>
          <w:p w:rsidR="007C77AC" w:rsidRDefault="00D10B75">
            <w:pPr>
              <w:rPr>
                <w:rFonts w:cs="Arial"/>
                <w:szCs w:val="20"/>
                <w:lang w:eastAsia="zh-CN"/>
              </w:rPr>
            </w:pPr>
            <w:r>
              <w:rPr>
                <w:rFonts w:cs="Arial"/>
                <w:szCs w:val="20"/>
                <w:lang w:eastAsia="zh-CN"/>
              </w:rPr>
              <w:t>The HMI has offered the APA mode selection.</w:t>
            </w:r>
          </w:p>
          <w:p w:rsidR="007C77AC" w:rsidRDefault="00D10B75">
            <w:pPr>
              <w:rPr>
                <w:rFonts w:cs="Arial"/>
                <w:szCs w:val="20"/>
                <w:lang w:eastAsia="zh-CN"/>
              </w:rPr>
            </w:pPr>
            <w:r>
              <w:rPr>
                <w:rFonts w:cs="Arial"/>
                <w:szCs w:val="20"/>
                <w:lang w:eastAsia="zh-CN"/>
              </w:rPr>
              <w:t>Perpendicular Park Assist (PPA) mode is available for selection as indicated by the vehicle system.</w:t>
            </w:r>
          </w:p>
        </w:tc>
      </w:tr>
      <w:tr w:rsidR="007C77AC">
        <w:trPr>
          <w:jc w:val="center"/>
        </w:trPr>
        <w:tc>
          <w:tcPr>
            <w:tcW w:w="1855"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Scenario Description</w:t>
            </w:r>
          </w:p>
        </w:tc>
        <w:tc>
          <w:tcPr>
            <w:tcW w:w="7001"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user selects PPA mode.</w:t>
            </w:r>
          </w:p>
        </w:tc>
      </w:tr>
      <w:tr w:rsidR="007C77AC">
        <w:trPr>
          <w:jc w:val="center"/>
        </w:trPr>
        <w:tc>
          <w:tcPr>
            <w:tcW w:w="1855"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Post-conditions</w:t>
            </w:r>
          </w:p>
        </w:tc>
        <w:tc>
          <w:tcPr>
            <w:tcW w:w="7001"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PPA mode is selected and active.</w:t>
            </w:r>
          </w:p>
        </w:tc>
      </w:tr>
      <w:tr w:rsidR="007C77AC">
        <w:trPr>
          <w:jc w:val="center"/>
        </w:trPr>
        <w:tc>
          <w:tcPr>
            <w:tcW w:w="1855"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List of Exception Use Cases</w:t>
            </w:r>
          </w:p>
        </w:tc>
        <w:tc>
          <w:tcPr>
            <w:tcW w:w="7001"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NA</w:t>
            </w:r>
          </w:p>
        </w:tc>
      </w:tr>
      <w:tr w:rsidR="007C77AC">
        <w:trPr>
          <w:jc w:val="center"/>
        </w:trPr>
        <w:tc>
          <w:tcPr>
            <w:tcW w:w="1855"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Interfaces</w:t>
            </w:r>
          </w:p>
        </w:tc>
        <w:tc>
          <w:tcPr>
            <w:tcW w:w="7001"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G-HMI</w:t>
            </w:r>
          </w:p>
          <w:p w:rsidR="007C77AC" w:rsidRDefault="00D10B75">
            <w:pPr>
              <w:rPr>
                <w:rFonts w:cs="Arial"/>
                <w:szCs w:val="20"/>
                <w:lang w:eastAsia="zh-CN"/>
              </w:rPr>
            </w:pPr>
            <w:r>
              <w:rPr>
                <w:rFonts w:cs="Arial"/>
                <w:szCs w:val="20"/>
                <w:lang w:eastAsia="zh-CN"/>
              </w:rPr>
              <w:t>Dedicated Hard Button</w:t>
            </w:r>
          </w:p>
          <w:p w:rsidR="007C77AC" w:rsidRDefault="00D10B75">
            <w:pPr>
              <w:rPr>
                <w:rFonts w:cs="Arial"/>
                <w:szCs w:val="20"/>
                <w:lang w:eastAsia="zh-CN"/>
              </w:rPr>
            </w:pPr>
            <w:r>
              <w:rPr>
                <w:rFonts w:cs="Arial"/>
                <w:szCs w:val="20"/>
                <w:lang w:eastAsia="zh-CN"/>
              </w:rPr>
              <w:t>Vehicle System Interface</w:t>
            </w:r>
          </w:p>
        </w:tc>
      </w:tr>
    </w:tbl>
    <w:p w:rsidR="007C77AC" w:rsidRDefault="007C77AC"/>
    <w:p w:rsidR="00D10B75" w:rsidRDefault="00D10B75" w:rsidP="00D10B75">
      <w:pPr>
        <w:pStyle w:val="Heading5"/>
      </w:pPr>
      <w:r>
        <w:t>APAM-UC-REQ-013895/A-Park Out Assist Selected (</w:t>
      </w:r>
      <w:proofErr w:type="spellStart"/>
      <w:r>
        <w:t>TcSE</w:t>
      </w:r>
      <w:proofErr w:type="spellEnd"/>
      <w:r>
        <w:t xml:space="preserve"> ROIN-290411)</w:t>
      </w:r>
    </w:p>
    <w:p w:rsidR="00D10B75" w:rsidRPr="005F5EF0" w:rsidRDefault="00D10B75" w:rsidP="00D10B75">
      <w:pPr>
        <w:rPr>
          <w:b/>
          <w:sz w:val="16"/>
          <w:szCs w:val="16"/>
        </w:rPr>
      </w:pPr>
      <w:r w:rsidRPr="005F5EF0">
        <w:rPr>
          <w:b/>
          <w:sz w:val="16"/>
          <w:szCs w:val="16"/>
        </w:rPr>
        <w:t>Linked Elements</w:t>
      </w:r>
    </w:p>
    <w:p w:rsidR="00D10B75" w:rsidRPr="005F5EF0" w:rsidRDefault="00D10B75" w:rsidP="00D10B75">
      <w:pPr>
        <w:rPr>
          <w:sz w:val="16"/>
          <w:szCs w:val="16"/>
        </w:rPr>
      </w:pPr>
      <w:r w:rsidRPr="005F5EF0">
        <w:rPr>
          <w:sz w:val="16"/>
          <w:szCs w:val="16"/>
        </w:rPr>
        <w:t>APA-UC-REQ-131659/B-Display Active Park Assist Instructions with Rear Camera Active</w:t>
      </w:r>
    </w:p>
    <w:p w:rsidR="00D10B75" w:rsidRPr="005F5EF0" w:rsidRDefault="00D10B75" w:rsidP="00D10B75">
      <w:pPr>
        <w:rPr>
          <w:sz w:val="16"/>
          <w:szCs w:val="16"/>
        </w:rPr>
      </w:pPr>
      <w:r w:rsidRPr="005F5EF0">
        <w:rPr>
          <w:sz w:val="16"/>
          <w:szCs w:val="16"/>
        </w:rPr>
        <w:t>APA-UC-REQ-131660/B-Display Active Park Assist Instructions with Rear Camera Inactive</w:t>
      </w:r>
    </w:p>
    <w:p w:rsidR="00D10B75" w:rsidRPr="005F5EF0" w:rsidRDefault="00D10B75" w:rsidP="00D10B75">
      <w:pPr>
        <w:rPr>
          <w:sz w:val="16"/>
          <w:szCs w:val="16"/>
        </w:rPr>
      </w:pPr>
      <w:r w:rsidRPr="005F5EF0">
        <w:rPr>
          <w:sz w:val="16"/>
          <w:szCs w:val="16"/>
        </w:rPr>
        <w:t>APAM-UC-REQ-013892/A-HMI Offers Active Park Assist Mode Selection (</w:t>
      </w:r>
      <w:proofErr w:type="spellStart"/>
      <w:r w:rsidRPr="005F5EF0">
        <w:rPr>
          <w:sz w:val="16"/>
          <w:szCs w:val="16"/>
        </w:rPr>
        <w:t>TcSE</w:t>
      </w:r>
      <w:proofErr w:type="spellEnd"/>
      <w:r w:rsidRPr="005F5EF0">
        <w:rPr>
          <w:sz w:val="16"/>
          <w:szCs w:val="16"/>
        </w:rPr>
        <w:t xml:space="preserve"> ROIN-290408)</w:t>
      </w:r>
    </w:p>
    <w:p w:rsidR="00D10B75" w:rsidRPr="005F5EF0" w:rsidRDefault="00D10B75" w:rsidP="00D10B75">
      <w:pPr>
        <w:rPr>
          <w:sz w:val="16"/>
          <w:szCs w:val="16"/>
        </w:rPr>
      </w:pPr>
      <w:r w:rsidRPr="005F5EF0">
        <w:rPr>
          <w:sz w:val="16"/>
          <w:szCs w:val="16"/>
        </w:rPr>
        <w:t>APAM-UC-REQ-013897/A-Display Active Park Assist Mode Selected (</w:t>
      </w:r>
      <w:proofErr w:type="spellStart"/>
      <w:r w:rsidRPr="005F5EF0">
        <w:rPr>
          <w:sz w:val="16"/>
          <w:szCs w:val="16"/>
        </w:rPr>
        <w:t>TcSE</w:t>
      </w:r>
      <w:proofErr w:type="spellEnd"/>
      <w:r w:rsidRPr="005F5EF0">
        <w:rPr>
          <w:sz w:val="16"/>
          <w:szCs w:val="16"/>
        </w:rPr>
        <w:t xml:space="preserve"> ROIN-290413)</w:t>
      </w:r>
    </w:p>
    <w:p w:rsidR="00D10B75" w:rsidRPr="005F5EF0" w:rsidRDefault="00D10B75" w:rsidP="00D10B75">
      <w:pPr>
        <w:rPr>
          <w:sz w:val="16"/>
          <w:szCs w:val="16"/>
        </w:rPr>
      </w:pPr>
      <w:r w:rsidRPr="005F5EF0">
        <w:rPr>
          <w:sz w:val="16"/>
          <w:szCs w:val="16"/>
        </w:rPr>
        <w:t>APA-UC-REQ-013931/A-Display Active Park Assist Instructions with Rear Camera Active (</w:t>
      </w:r>
      <w:proofErr w:type="spellStart"/>
      <w:r w:rsidRPr="005F5EF0">
        <w:rPr>
          <w:sz w:val="16"/>
          <w:szCs w:val="16"/>
        </w:rPr>
        <w:t>TcSE</w:t>
      </w:r>
      <w:proofErr w:type="spellEnd"/>
      <w:r w:rsidRPr="005F5EF0">
        <w:rPr>
          <w:sz w:val="16"/>
          <w:szCs w:val="16"/>
        </w:rPr>
        <w:t xml:space="preserve"> ROIN-290414)</w:t>
      </w:r>
    </w:p>
    <w:p w:rsidR="00D10B75" w:rsidRPr="005F5EF0" w:rsidRDefault="00D10B75" w:rsidP="00D10B75">
      <w:pPr>
        <w:rPr>
          <w:sz w:val="16"/>
          <w:szCs w:val="16"/>
        </w:rPr>
      </w:pPr>
      <w:r w:rsidRPr="005F5EF0">
        <w:rPr>
          <w:sz w:val="16"/>
          <w:szCs w:val="16"/>
        </w:rPr>
        <w:t>APA-UC-REQ-013932/A-Display Active Park Assist Instructions with Rear Camera Inactive (</w:t>
      </w:r>
      <w:proofErr w:type="spellStart"/>
      <w:r w:rsidRPr="005F5EF0">
        <w:rPr>
          <w:sz w:val="16"/>
          <w:szCs w:val="16"/>
        </w:rPr>
        <w:t>TcSE</w:t>
      </w:r>
      <w:proofErr w:type="spellEnd"/>
      <w:r w:rsidRPr="005F5EF0">
        <w:rPr>
          <w:sz w:val="16"/>
          <w:szCs w:val="16"/>
        </w:rPr>
        <w:t xml:space="preserve"> ROIN-290415)</w:t>
      </w:r>
    </w:p>
    <w:p w:rsidR="00D10B75" w:rsidRPr="00AE06BC" w:rsidRDefault="00D10B75" w:rsidP="00D10B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6"/>
        <w:gridCol w:w="7000"/>
      </w:tblGrid>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Actors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szCs w:val="22"/>
                <w:lang w:eastAsia="zh-CN"/>
              </w:rPr>
              <w:t>Vehicle Occupant</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Pre-conditions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infotainment system is powered on.</w:t>
            </w:r>
          </w:p>
          <w:p w:rsidR="007C77AC" w:rsidRDefault="00D10B75">
            <w:pPr>
              <w:rPr>
                <w:rFonts w:cs="Arial"/>
                <w:szCs w:val="20"/>
                <w:lang w:eastAsia="zh-CN"/>
              </w:rPr>
            </w:pPr>
            <w:r>
              <w:rPr>
                <w:rFonts w:cs="Arial"/>
                <w:szCs w:val="20"/>
                <w:lang w:eastAsia="zh-CN"/>
              </w:rPr>
              <w:t>The Active Park Assist (APA) system is activated.</w:t>
            </w:r>
          </w:p>
          <w:p w:rsidR="007C77AC" w:rsidRDefault="00D10B75">
            <w:pPr>
              <w:rPr>
                <w:rFonts w:cs="Arial"/>
                <w:szCs w:val="20"/>
                <w:lang w:eastAsia="zh-CN"/>
              </w:rPr>
            </w:pPr>
            <w:r>
              <w:rPr>
                <w:rFonts w:cs="Arial"/>
                <w:szCs w:val="20"/>
                <w:lang w:eastAsia="zh-CN"/>
              </w:rPr>
              <w:t>The HMI has offered the APA mode selection.</w:t>
            </w:r>
          </w:p>
          <w:p w:rsidR="007C77AC" w:rsidRDefault="00D10B75">
            <w:pPr>
              <w:rPr>
                <w:rFonts w:cs="Arial"/>
                <w:szCs w:val="20"/>
                <w:lang w:eastAsia="zh-CN"/>
              </w:rPr>
            </w:pPr>
            <w:r>
              <w:rPr>
                <w:rFonts w:cs="Arial"/>
                <w:szCs w:val="20"/>
                <w:lang w:eastAsia="zh-CN"/>
              </w:rPr>
              <w:t>Park Out Assist (POA) mode is available for selection as indicated by the vehicle system.</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Scenario Description</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user selects POA mode.</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Post-conditions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POA mode is selected and active.</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List of Exception Use Cases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NA</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Interfaces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G-HMI</w:t>
            </w:r>
          </w:p>
          <w:p w:rsidR="007C77AC" w:rsidRDefault="00D10B75">
            <w:pPr>
              <w:rPr>
                <w:rFonts w:cs="Arial"/>
                <w:szCs w:val="20"/>
                <w:lang w:eastAsia="zh-CN"/>
              </w:rPr>
            </w:pPr>
            <w:r>
              <w:rPr>
                <w:rFonts w:cs="Arial"/>
                <w:szCs w:val="20"/>
                <w:lang w:eastAsia="zh-CN"/>
              </w:rPr>
              <w:t>Dedicated Hard Button</w:t>
            </w:r>
          </w:p>
          <w:p w:rsidR="007C77AC" w:rsidRDefault="00D10B75">
            <w:pPr>
              <w:rPr>
                <w:rFonts w:cs="Arial"/>
                <w:szCs w:val="20"/>
                <w:lang w:eastAsia="zh-CN"/>
              </w:rPr>
            </w:pPr>
            <w:r>
              <w:rPr>
                <w:rFonts w:cs="Arial"/>
                <w:szCs w:val="20"/>
                <w:lang w:eastAsia="zh-CN"/>
              </w:rPr>
              <w:t>Vehicle System Interface</w:t>
            </w:r>
          </w:p>
        </w:tc>
      </w:tr>
    </w:tbl>
    <w:p w:rsidR="007C77AC" w:rsidRDefault="007C77AC"/>
    <w:p w:rsidR="00D10B75" w:rsidRDefault="00D10B75" w:rsidP="00D10B75">
      <w:pPr>
        <w:pStyle w:val="Heading5"/>
      </w:pPr>
      <w:r>
        <w:t>APAM-UC-REQ-013896/A-Off Selected (</w:t>
      </w:r>
      <w:proofErr w:type="spellStart"/>
      <w:r>
        <w:t>TcSE</w:t>
      </w:r>
      <w:proofErr w:type="spellEnd"/>
      <w:r>
        <w:t xml:space="preserve"> ROIN-290412)</w:t>
      </w:r>
    </w:p>
    <w:p w:rsidR="00D10B75" w:rsidRPr="005F5EF0" w:rsidRDefault="00D10B75" w:rsidP="00D10B75">
      <w:pPr>
        <w:rPr>
          <w:b/>
          <w:sz w:val="16"/>
          <w:szCs w:val="16"/>
        </w:rPr>
      </w:pPr>
      <w:r w:rsidRPr="005F5EF0">
        <w:rPr>
          <w:b/>
          <w:sz w:val="16"/>
          <w:szCs w:val="16"/>
        </w:rPr>
        <w:t>Linked Elements</w:t>
      </w:r>
    </w:p>
    <w:p w:rsidR="00D10B75" w:rsidRPr="005F5EF0" w:rsidRDefault="00D10B75" w:rsidP="00D10B75">
      <w:pPr>
        <w:rPr>
          <w:sz w:val="16"/>
          <w:szCs w:val="16"/>
        </w:rPr>
      </w:pPr>
      <w:r w:rsidRPr="005F5EF0">
        <w:rPr>
          <w:sz w:val="16"/>
          <w:szCs w:val="16"/>
        </w:rPr>
        <w:t>APAM-UC-REQ-013892/A-HMI Offers Active Park Assist Mode Selection (</w:t>
      </w:r>
      <w:proofErr w:type="spellStart"/>
      <w:r w:rsidRPr="005F5EF0">
        <w:rPr>
          <w:sz w:val="16"/>
          <w:szCs w:val="16"/>
        </w:rPr>
        <w:t>TcSE</w:t>
      </w:r>
      <w:proofErr w:type="spellEnd"/>
      <w:r w:rsidRPr="005F5EF0">
        <w:rPr>
          <w:sz w:val="16"/>
          <w:szCs w:val="16"/>
        </w:rPr>
        <w:t xml:space="preserve"> ROIN-290408)</w:t>
      </w:r>
    </w:p>
    <w:p w:rsidR="00D10B75" w:rsidRPr="00AE06BC" w:rsidRDefault="00D10B75" w:rsidP="00D10B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6"/>
        <w:gridCol w:w="7000"/>
      </w:tblGrid>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Actors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szCs w:val="22"/>
                <w:lang w:eastAsia="zh-CN"/>
              </w:rPr>
              <w:t>Vehicle Occupant</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Pre-conditions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infotainment system is powered on.</w:t>
            </w:r>
          </w:p>
          <w:p w:rsidR="007C77AC" w:rsidRDefault="00D10B75">
            <w:pPr>
              <w:rPr>
                <w:rFonts w:cs="Arial"/>
                <w:szCs w:val="20"/>
                <w:lang w:eastAsia="zh-CN"/>
              </w:rPr>
            </w:pPr>
            <w:r>
              <w:rPr>
                <w:rFonts w:cs="Arial"/>
                <w:szCs w:val="20"/>
                <w:lang w:eastAsia="zh-CN"/>
              </w:rPr>
              <w:t>The Active Park Assist (APA) system is activated.</w:t>
            </w:r>
          </w:p>
          <w:p w:rsidR="007C77AC" w:rsidRDefault="00D10B75">
            <w:pPr>
              <w:rPr>
                <w:rFonts w:cs="Arial"/>
                <w:szCs w:val="20"/>
                <w:lang w:eastAsia="zh-CN"/>
              </w:rPr>
            </w:pPr>
            <w:r>
              <w:rPr>
                <w:rFonts w:cs="Arial"/>
                <w:szCs w:val="20"/>
                <w:lang w:eastAsia="zh-CN"/>
              </w:rPr>
              <w:t>The HMI has offered the APA mode selection.</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Scenario Description</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user selects APA Off.</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Post-conditions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Active Park Assist session is cancelled via vehicle system interface.</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lastRenderedPageBreak/>
              <w:t>List of Exception Use Cases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NA</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Interfaces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G-HMI</w:t>
            </w:r>
          </w:p>
          <w:p w:rsidR="007C77AC" w:rsidRDefault="00D10B75">
            <w:pPr>
              <w:rPr>
                <w:rFonts w:cs="Arial"/>
                <w:szCs w:val="20"/>
                <w:lang w:eastAsia="zh-CN"/>
              </w:rPr>
            </w:pPr>
            <w:r>
              <w:rPr>
                <w:rFonts w:cs="Arial"/>
                <w:szCs w:val="20"/>
                <w:lang w:eastAsia="zh-CN"/>
              </w:rPr>
              <w:t>Dedicated Hard Button</w:t>
            </w:r>
          </w:p>
          <w:p w:rsidR="007C77AC" w:rsidRDefault="00D10B75">
            <w:pPr>
              <w:rPr>
                <w:rFonts w:cs="Arial"/>
                <w:szCs w:val="20"/>
                <w:lang w:eastAsia="zh-CN"/>
              </w:rPr>
            </w:pPr>
            <w:r>
              <w:rPr>
                <w:rFonts w:cs="Arial"/>
                <w:szCs w:val="20"/>
                <w:lang w:eastAsia="zh-CN"/>
              </w:rPr>
              <w:t>Vehicle System Interface</w:t>
            </w:r>
          </w:p>
        </w:tc>
      </w:tr>
    </w:tbl>
    <w:p w:rsidR="007C77AC" w:rsidRDefault="007C77AC"/>
    <w:p w:rsidR="00D10B75" w:rsidRDefault="00D10B75" w:rsidP="00D10B75">
      <w:pPr>
        <w:pStyle w:val="Heading5"/>
      </w:pPr>
      <w:r>
        <w:t>APAM-UC-REQ-013897/A-Display Active Park Assist Mode Selected (</w:t>
      </w:r>
      <w:proofErr w:type="spellStart"/>
      <w:r>
        <w:t>TcSE</w:t>
      </w:r>
      <w:proofErr w:type="spellEnd"/>
      <w:r>
        <w:t xml:space="preserve"> ROIN-290413)</w:t>
      </w:r>
    </w:p>
    <w:p w:rsidR="00D10B75" w:rsidRPr="00AE06BC" w:rsidRDefault="00D10B75" w:rsidP="00D10B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6"/>
        <w:gridCol w:w="7000"/>
      </w:tblGrid>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Actors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szCs w:val="22"/>
                <w:lang w:eastAsia="zh-CN"/>
              </w:rPr>
              <w:t>Vehicle Occupant</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Pre-conditions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infotainment system is powered on.</w:t>
            </w:r>
          </w:p>
          <w:p w:rsidR="007C77AC" w:rsidRDefault="00D10B75">
            <w:pPr>
              <w:rPr>
                <w:rFonts w:cs="Arial"/>
                <w:szCs w:val="20"/>
                <w:lang w:eastAsia="zh-CN"/>
              </w:rPr>
            </w:pPr>
            <w:r>
              <w:rPr>
                <w:rFonts w:cs="Arial"/>
                <w:szCs w:val="20"/>
                <w:lang w:eastAsia="zh-CN"/>
              </w:rPr>
              <w:t>The Active Park Assist (APA) system has been activated.</w:t>
            </w:r>
          </w:p>
          <w:p w:rsidR="007C77AC" w:rsidRDefault="00D10B75">
            <w:pPr>
              <w:rPr>
                <w:rFonts w:cs="Arial"/>
                <w:szCs w:val="20"/>
                <w:lang w:eastAsia="zh-CN"/>
              </w:rPr>
            </w:pPr>
            <w:r>
              <w:rPr>
                <w:rFonts w:cs="Arial"/>
                <w:szCs w:val="20"/>
                <w:lang w:eastAsia="zh-CN"/>
              </w:rPr>
              <w:t>An APA mode has been selected.</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Scenario Description</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HMI displays which APA mode is selected and active as indicated by the vehicle system.</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Post-conditions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The HMI indicates the active APA mode.</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List of Exception Use Cases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NA</w:t>
            </w:r>
          </w:p>
        </w:tc>
      </w:tr>
      <w:tr w:rsidR="007C77AC">
        <w:trPr>
          <w:jc w:val="center"/>
        </w:trPr>
        <w:tc>
          <w:tcPr>
            <w:tcW w:w="1856" w:type="dxa"/>
            <w:tcBorders>
              <w:top w:val="single" w:sz="4" w:space="0" w:color="auto"/>
              <w:left w:val="single" w:sz="4" w:space="0" w:color="auto"/>
              <w:bottom w:val="single" w:sz="4" w:space="0" w:color="auto"/>
              <w:right w:val="single" w:sz="4" w:space="0" w:color="auto"/>
            </w:tcBorders>
            <w:shd w:val="clear" w:color="auto" w:fill="BFBFBF"/>
            <w:hideMark/>
          </w:tcPr>
          <w:p w:rsidR="007C77AC" w:rsidRDefault="00D10B75">
            <w:pPr>
              <w:rPr>
                <w:b/>
                <w:szCs w:val="22"/>
                <w:lang w:eastAsia="zh-CN"/>
              </w:rPr>
            </w:pPr>
            <w:r>
              <w:rPr>
                <w:b/>
                <w:szCs w:val="22"/>
                <w:lang w:eastAsia="zh-CN"/>
              </w:rPr>
              <w:t>Interfaces</w:t>
            </w:r>
          </w:p>
        </w:tc>
        <w:tc>
          <w:tcPr>
            <w:tcW w:w="7000"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lang w:eastAsia="zh-CN"/>
              </w:rPr>
            </w:pPr>
            <w:r>
              <w:rPr>
                <w:rFonts w:cs="Arial"/>
                <w:szCs w:val="20"/>
                <w:lang w:eastAsia="zh-CN"/>
              </w:rPr>
              <w:t>G-HMI</w:t>
            </w:r>
          </w:p>
          <w:p w:rsidR="007C77AC" w:rsidRDefault="00D10B75">
            <w:pPr>
              <w:rPr>
                <w:rFonts w:cs="Arial"/>
                <w:szCs w:val="20"/>
                <w:lang w:eastAsia="zh-CN"/>
              </w:rPr>
            </w:pPr>
            <w:r>
              <w:rPr>
                <w:rFonts w:cs="Arial"/>
                <w:szCs w:val="20"/>
                <w:lang w:eastAsia="zh-CN"/>
              </w:rPr>
              <w:t>Dedicated Hard Button</w:t>
            </w:r>
          </w:p>
          <w:p w:rsidR="007C77AC" w:rsidRDefault="00D10B75">
            <w:pPr>
              <w:rPr>
                <w:rFonts w:cs="Arial"/>
                <w:szCs w:val="20"/>
                <w:lang w:eastAsia="zh-CN"/>
              </w:rPr>
            </w:pPr>
            <w:r>
              <w:rPr>
                <w:rFonts w:cs="Arial"/>
                <w:szCs w:val="20"/>
                <w:lang w:eastAsia="zh-CN"/>
              </w:rPr>
              <w:t>Vehicle System Interface</w:t>
            </w:r>
          </w:p>
        </w:tc>
      </w:tr>
    </w:tbl>
    <w:p w:rsidR="007C77AC" w:rsidRDefault="007C77AC"/>
    <w:p w:rsidR="00D10B75" w:rsidRDefault="00D10B75" w:rsidP="00D10B75">
      <w:pPr>
        <w:pStyle w:val="Heading4"/>
      </w:pPr>
      <w:r>
        <w:t>White Box View</w:t>
      </w:r>
    </w:p>
    <w:p w:rsidR="00D10B75" w:rsidRDefault="00D10B75" w:rsidP="00D10B75">
      <w:pPr>
        <w:pStyle w:val="Heading5"/>
      </w:pPr>
      <w:r>
        <w:t>Activity Diagrams</w:t>
      </w:r>
    </w:p>
    <w:p w:rsidR="00D10B75" w:rsidRDefault="00D10B75" w:rsidP="00D10B75">
      <w:pPr>
        <w:pStyle w:val="Heading6"/>
      </w:pPr>
      <w:r>
        <w:t>APAMv2-ACT-REQ-162488/A-Select Active Park Assist Mode</w:t>
      </w:r>
    </w:p>
    <w:p w:rsidR="00D10B75" w:rsidRPr="00F8674E" w:rsidRDefault="00D10B75" w:rsidP="00D10B75">
      <w:pPr>
        <w:rPr>
          <w:b/>
          <w:sz w:val="16"/>
          <w:szCs w:val="16"/>
        </w:rPr>
      </w:pPr>
      <w:r w:rsidRPr="00F8674E">
        <w:rPr>
          <w:b/>
          <w:sz w:val="16"/>
          <w:szCs w:val="16"/>
        </w:rPr>
        <w:t>Linked Elements</w:t>
      </w:r>
    </w:p>
    <w:p w:rsidR="00D10B75" w:rsidRPr="00F8674E" w:rsidRDefault="00D10B75" w:rsidP="00D10B75">
      <w:pPr>
        <w:rPr>
          <w:sz w:val="16"/>
          <w:szCs w:val="16"/>
        </w:rPr>
      </w:pPr>
      <w:r w:rsidRPr="00F8674E">
        <w:rPr>
          <w:sz w:val="16"/>
          <w:szCs w:val="16"/>
        </w:rPr>
        <w:t>APA-SD-REQ-013898/A-Select Active Park Assist Mode (</w:t>
      </w:r>
      <w:proofErr w:type="spellStart"/>
      <w:r w:rsidRPr="00F8674E">
        <w:rPr>
          <w:sz w:val="16"/>
          <w:szCs w:val="16"/>
        </w:rPr>
        <w:t>TcSE</w:t>
      </w:r>
      <w:proofErr w:type="spellEnd"/>
      <w:r w:rsidRPr="00F8674E">
        <w:rPr>
          <w:sz w:val="16"/>
          <w:szCs w:val="16"/>
        </w:rPr>
        <w:t xml:space="preserve"> ROIN-292955)</w:t>
      </w:r>
    </w:p>
    <w:p w:rsidR="00D10B75" w:rsidRPr="00760C18" w:rsidRDefault="00D10B75" w:rsidP="00D10B75">
      <w:pPr>
        <w:pStyle w:val="BoldText"/>
      </w:pPr>
      <w:r w:rsidRPr="00760C18">
        <w:lastRenderedPageBreak/>
        <w:t>Activity Diagram</w:t>
      </w:r>
    </w:p>
    <w:p w:rsidR="00D10B75" w:rsidRDefault="00D10B75" w:rsidP="00D10B75">
      <w:pPr>
        <w:jc w:val="center"/>
        <w:rPr>
          <w:rFonts w:eastAsia="MS Mincho"/>
        </w:rPr>
      </w:pPr>
      <w:r>
        <w:rPr>
          <w:rFonts w:eastAsia="MS Mincho"/>
          <w:noProof/>
        </w:rPr>
        <w:drawing>
          <wp:inline distT="0" distB="0" distL="0" distR="0">
            <wp:extent cx="5486400" cy="5615873"/>
            <wp:effectExtent l="0" t="0" r="0" b="4445"/>
            <wp:docPr id="22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6400" cy="5615873"/>
                    </a:xfrm>
                    <a:prstGeom prst="rect">
                      <a:avLst/>
                    </a:prstGeom>
                    <a:noFill/>
                    <a:ln>
                      <a:noFill/>
                    </a:ln>
                  </pic:spPr>
                </pic:pic>
              </a:graphicData>
            </a:graphic>
          </wp:inline>
        </w:drawing>
      </w:r>
    </w:p>
    <w:p w:rsidR="00D10B75" w:rsidRDefault="00D10B75" w:rsidP="00D10B75">
      <w:pPr>
        <w:pStyle w:val="Heading5"/>
      </w:pPr>
      <w:r>
        <w:t>Sequence Diagrams</w:t>
      </w:r>
    </w:p>
    <w:p w:rsidR="00D10B75" w:rsidRDefault="00D10B75" w:rsidP="00D10B75">
      <w:pPr>
        <w:pStyle w:val="Heading6"/>
      </w:pPr>
      <w:r>
        <w:t>APAv2-SD-REQ-162489/A-Select Active Park Assist Mode</w:t>
      </w:r>
    </w:p>
    <w:p w:rsidR="00D10B75" w:rsidRPr="00760C18" w:rsidRDefault="00D10B75" w:rsidP="00D10B75">
      <w:pPr>
        <w:pStyle w:val="BoldText"/>
      </w:pPr>
      <w:r w:rsidRPr="00760C18">
        <w:t>Scenarios</w:t>
      </w:r>
    </w:p>
    <w:p w:rsidR="00D10B75" w:rsidRPr="00760C18" w:rsidRDefault="00D10B75" w:rsidP="00D10B75">
      <w:pPr>
        <w:pStyle w:val="BoldText"/>
        <w:ind w:left="720"/>
      </w:pPr>
      <w:r w:rsidRPr="00760C18">
        <w:t>Normal Usage</w:t>
      </w:r>
    </w:p>
    <w:p w:rsidR="007C77AC" w:rsidRDefault="00D10B75">
      <w:pPr>
        <w:ind w:left="720"/>
        <w:rPr>
          <w:rFonts w:cs="Arial"/>
          <w:szCs w:val="20"/>
        </w:rPr>
      </w:pPr>
      <w:r>
        <w:rPr>
          <w:rFonts w:cs="Arial"/>
          <w:szCs w:val="20"/>
          <w:lang w:eastAsia="zh-CN"/>
        </w:rPr>
        <w:t>The user selects an Active Park Assist mode.</w:t>
      </w:r>
    </w:p>
    <w:p w:rsidR="007C77AC" w:rsidRDefault="007C77AC">
      <w:pPr>
        <w:ind w:left="720"/>
        <w:rPr>
          <w:rFonts w:cs="Arial"/>
          <w:szCs w:val="20"/>
        </w:rPr>
      </w:pPr>
    </w:p>
    <w:p w:rsidR="00D10B75" w:rsidRPr="00760C18" w:rsidRDefault="00D10B75" w:rsidP="00D10B75">
      <w:pPr>
        <w:pStyle w:val="BoldText"/>
      </w:pPr>
      <w:r w:rsidRPr="00760C18">
        <w:t>Constraints</w:t>
      </w:r>
    </w:p>
    <w:p w:rsidR="00D10B75" w:rsidRPr="00760C18" w:rsidRDefault="00D10B75" w:rsidP="00D10B75">
      <w:pPr>
        <w:pStyle w:val="BoldText"/>
        <w:ind w:left="720"/>
      </w:pPr>
      <w:r w:rsidRPr="00760C18">
        <w:t>Pre-condition</w:t>
      </w:r>
    </w:p>
    <w:p w:rsidR="007C77AC" w:rsidRDefault="00D10B75">
      <w:pPr>
        <w:ind w:left="720"/>
        <w:rPr>
          <w:rFonts w:cs="Arial"/>
          <w:szCs w:val="20"/>
          <w:lang w:eastAsia="zh-CN"/>
        </w:rPr>
      </w:pPr>
      <w:r>
        <w:rPr>
          <w:rFonts w:cs="Arial"/>
          <w:szCs w:val="20"/>
          <w:lang w:eastAsia="zh-CN"/>
        </w:rPr>
        <w:t>The infotainment system is powered on.</w:t>
      </w:r>
    </w:p>
    <w:p w:rsidR="007C77AC" w:rsidRDefault="00D10B75">
      <w:pPr>
        <w:ind w:left="720"/>
        <w:rPr>
          <w:rFonts w:cs="Arial"/>
          <w:szCs w:val="20"/>
          <w:lang w:eastAsia="zh-CN"/>
        </w:rPr>
      </w:pPr>
      <w:r>
        <w:rPr>
          <w:rFonts w:cs="Arial"/>
          <w:szCs w:val="20"/>
          <w:lang w:eastAsia="zh-CN"/>
        </w:rPr>
        <w:t>At least one Active Park Assist (APA) mode is available for selection as indicated by the vehicle system.</w:t>
      </w:r>
    </w:p>
    <w:p w:rsidR="007C77AC" w:rsidRDefault="007C77AC">
      <w:pPr>
        <w:ind w:left="720"/>
        <w:rPr>
          <w:rFonts w:cs="Arial"/>
          <w:szCs w:val="20"/>
          <w:lang w:eastAsia="zh-CN"/>
        </w:rPr>
      </w:pPr>
    </w:p>
    <w:p w:rsidR="00D10B75" w:rsidRPr="00760C18" w:rsidRDefault="00D10B75" w:rsidP="00D10B75">
      <w:pPr>
        <w:pStyle w:val="BoldText"/>
        <w:ind w:left="720"/>
      </w:pPr>
      <w:r w:rsidRPr="00760C18">
        <w:t>Post-condition</w:t>
      </w:r>
    </w:p>
    <w:p w:rsidR="007C77AC" w:rsidRDefault="00D10B75">
      <w:pPr>
        <w:ind w:left="720"/>
        <w:rPr>
          <w:rFonts w:cs="Arial"/>
          <w:szCs w:val="20"/>
        </w:rPr>
      </w:pPr>
      <w:r>
        <w:rPr>
          <w:rFonts w:cs="Arial"/>
          <w:szCs w:val="20"/>
        </w:rPr>
        <w:t xml:space="preserve">The infotainment system indicates the user's </w:t>
      </w:r>
      <w:r>
        <w:rPr>
          <w:rFonts w:cs="Arial"/>
          <w:szCs w:val="20"/>
          <w:lang w:eastAsia="zh-CN"/>
        </w:rPr>
        <w:t>Active Park Assist mode selection.</w:t>
      </w:r>
    </w:p>
    <w:p w:rsidR="007C77AC" w:rsidRDefault="007C77AC">
      <w:pPr>
        <w:ind w:left="720"/>
        <w:rPr>
          <w:rFonts w:cs="Arial"/>
          <w:szCs w:val="20"/>
        </w:rPr>
      </w:pPr>
    </w:p>
    <w:p w:rsidR="00D10B75" w:rsidRPr="00760C18" w:rsidRDefault="00D10B75" w:rsidP="00D10B75">
      <w:pPr>
        <w:pStyle w:val="BoldText"/>
      </w:pPr>
      <w:r w:rsidRPr="00760C18">
        <w:lastRenderedPageBreak/>
        <w:t>Sequence Diagram</w:t>
      </w:r>
    </w:p>
    <w:p w:rsidR="00D10B75" w:rsidRDefault="00D10B75" w:rsidP="00D10B75">
      <w:pPr>
        <w:jc w:val="center"/>
        <w:rPr>
          <w:rFonts w:eastAsia="MS Mincho"/>
        </w:rPr>
      </w:pPr>
      <w:r>
        <w:rPr>
          <w:rFonts w:eastAsia="MS Mincho"/>
          <w:noProof/>
        </w:rPr>
        <w:drawing>
          <wp:inline distT="0" distB="0" distL="0" distR="0">
            <wp:extent cx="4572000" cy="8409065"/>
            <wp:effectExtent l="0" t="0" r="0" b="0"/>
            <wp:docPr id="22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72000" cy="8409065"/>
                    </a:xfrm>
                    <a:prstGeom prst="rect">
                      <a:avLst/>
                    </a:prstGeom>
                    <a:noFill/>
                    <a:ln>
                      <a:noFill/>
                    </a:ln>
                  </pic:spPr>
                </pic:pic>
              </a:graphicData>
            </a:graphic>
          </wp:inline>
        </w:drawing>
      </w:r>
    </w:p>
    <w:p w:rsidR="00D10B75" w:rsidRDefault="00D10B75" w:rsidP="00D10B75">
      <w:pPr>
        <w:pStyle w:val="Heading2"/>
      </w:pPr>
      <w:bookmarkStart w:id="75" w:name="_Toc22284821"/>
      <w:r>
        <w:lastRenderedPageBreak/>
        <w:t>Active Park Assist</w:t>
      </w:r>
      <w:bookmarkEnd w:id="75"/>
    </w:p>
    <w:p w:rsidR="00D10B75" w:rsidRDefault="00D10B75" w:rsidP="00D10B75">
      <w:pPr>
        <w:pStyle w:val="Heading3"/>
      </w:pPr>
      <w:bookmarkStart w:id="76" w:name="_Toc22284822"/>
      <w:r w:rsidRPr="00B9479B">
        <w:t>APAv2-FUN-REQ-131658/A-Activate Active Park Assist</w:t>
      </w:r>
      <w:bookmarkEnd w:id="76"/>
    </w:p>
    <w:p w:rsidR="00D10B75" w:rsidRDefault="00D10B75" w:rsidP="00D10B75">
      <w:pPr>
        <w:pStyle w:val="Heading4"/>
      </w:pPr>
      <w:r>
        <w:t>Use Cases</w:t>
      </w:r>
    </w:p>
    <w:p w:rsidR="00D10B75" w:rsidRDefault="00D10B75" w:rsidP="00D10B75">
      <w:pPr>
        <w:pStyle w:val="Heading5"/>
      </w:pPr>
      <w:r>
        <w:t>APA-UC-REQ-131659/B-Display Active Park Assist Instructions with Rear Camera Active</w:t>
      </w:r>
    </w:p>
    <w:p w:rsidR="00D10B75" w:rsidRPr="00AE06BC" w:rsidRDefault="00D10B75" w:rsidP="00D10B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41"/>
        <w:gridCol w:w="7015"/>
      </w:tblGrid>
      <w:tr w:rsidR="00D10B75">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10B75" w:rsidRDefault="00D10B75">
            <w:pPr>
              <w:rPr>
                <w:b/>
                <w:szCs w:val="22"/>
                <w:lang w:eastAsia="zh-CN"/>
              </w:rPr>
            </w:pPr>
            <w:r>
              <w:rPr>
                <w:b/>
                <w:szCs w:val="22"/>
                <w:lang w:eastAsia="zh-CN"/>
              </w:rPr>
              <w:t>Actors</w:t>
            </w:r>
          </w:p>
        </w:tc>
        <w:tc>
          <w:tcPr>
            <w:tcW w:w="701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lang w:eastAsia="zh-CN"/>
              </w:rPr>
            </w:pPr>
            <w:r>
              <w:rPr>
                <w:szCs w:val="22"/>
                <w:lang w:eastAsia="zh-CN"/>
              </w:rPr>
              <w:t>Vehicle Occupant</w:t>
            </w:r>
          </w:p>
        </w:tc>
      </w:tr>
      <w:tr w:rsidR="00D10B75">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10B75" w:rsidRDefault="00D10B75">
            <w:pPr>
              <w:rPr>
                <w:b/>
                <w:szCs w:val="22"/>
                <w:lang w:eastAsia="zh-CN"/>
              </w:rPr>
            </w:pPr>
            <w:r>
              <w:rPr>
                <w:b/>
                <w:szCs w:val="22"/>
                <w:lang w:eastAsia="zh-CN"/>
              </w:rPr>
              <w:t>Pre-conditions</w:t>
            </w:r>
          </w:p>
        </w:tc>
        <w:tc>
          <w:tcPr>
            <w:tcW w:w="701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lang w:eastAsia="zh-CN"/>
              </w:rPr>
            </w:pPr>
            <w:r>
              <w:rPr>
                <w:rFonts w:cs="Arial"/>
                <w:lang w:eastAsia="zh-CN"/>
              </w:rPr>
              <w:t>The infotainment system is powered on.</w:t>
            </w:r>
          </w:p>
          <w:p w:rsidR="00D10B75" w:rsidRDefault="00D10B75">
            <w:pPr>
              <w:rPr>
                <w:rFonts w:cs="Arial"/>
                <w:lang w:eastAsia="zh-CN"/>
              </w:rPr>
            </w:pPr>
            <w:r>
              <w:rPr>
                <w:rFonts w:cs="Arial"/>
                <w:lang w:eastAsia="zh-CN"/>
              </w:rPr>
              <w:t>The Active Park Assist (APA) system has been activated.</w:t>
            </w:r>
          </w:p>
          <w:p w:rsidR="00D10B75" w:rsidRDefault="00D10B75">
            <w:pPr>
              <w:rPr>
                <w:rFonts w:cs="Arial"/>
                <w:lang w:eastAsia="zh-CN"/>
              </w:rPr>
            </w:pPr>
            <w:r>
              <w:rPr>
                <w:rFonts w:cs="Arial"/>
                <w:lang w:eastAsia="zh-CN"/>
              </w:rPr>
              <w:t>An APA mode has been selected.</w:t>
            </w:r>
          </w:p>
        </w:tc>
      </w:tr>
      <w:tr w:rsidR="00D10B75">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10B75" w:rsidRDefault="00D10B75">
            <w:pPr>
              <w:rPr>
                <w:b/>
                <w:szCs w:val="22"/>
                <w:lang w:eastAsia="zh-CN"/>
              </w:rPr>
            </w:pPr>
            <w:r>
              <w:rPr>
                <w:b/>
                <w:szCs w:val="22"/>
                <w:lang w:eastAsia="zh-CN"/>
              </w:rPr>
              <w:t>Scenario Description</w:t>
            </w:r>
          </w:p>
        </w:tc>
        <w:tc>
          <w:tcPr>
            <w:tcW w:w="701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lang w:eastAsia="zh-CN"/>
              </w:rPr>
            </w:pPr>
            <w:r>
              <w:rPr>
                <w:rFonts w:cs="Arial"/>
                <w:lang w:eastAsia="zh-CN"/>
              </w:rPr>
              <w:t xml:space="preserve">The HMI displays maneuvering instructions </w:t>
            </w:r>
            <w:ins w:id="77" w:author="WSTEPHE1" w:date="2015-06-12T18:44:00Z">
              <w:r>
                <w:rPr>
                  <w:rFonts w:cs="Arial"/>
                  <w:lang w:eastAsia="zh-CN"/>
                </w:rPr>
                <w:t xml:space="preserve">and </w:t>
              </w:r>
            </w:ins>
            <w:ins w:id="78" w:author="WSTEPHE1" w:date="2015-06-12T19:00:00Z">
              <w:r>
                <w:rPr>
                  <w:rFonts w:cs="Arial"/>
                  <w:lang w:eastAsia="zh-CN"/>
                </w:rPr>
                <w:t>status</w:t>
              </w:r>
            </w:ins>
            <w:ins w:id="79" w:author="WSTEPHE1" w:date="2015-06-12T18:44:00Z">
              <w:r>
                <w:rPr>
                  <w:rFonts w:cs="Arial"/>
                  <w:lang w:eastAsia="zh-CN"/>
                </w:rPr>
                <w:t xml:space="preserve"> </w:t>
              </w:r>
            </w:ins>
            <w:r>
              <w:rPr>
                <w:rFonts w:cs="Arial"/>
                <w:lang w:eastAsia="zh-CN"/>
              </w:rPr>
              <w:t xml:space="preserve">on the rear camera image as indicated by the vehicle system. The messages and display states are defined </w:t>
            </w:r>
            <w:del w:id="80" w:author="WSTEPHE1" w:date="2015-06-12T18:57:00Z">
              <w:r>
                <w:rPr>
                  <w:rFonts w:cs="Arial"/>
                  <w:lang w:eastAsia="zh-CN"/>
                </w:rPr>
                <w:delText>in the latest version of the “APA_HmiStatus_Coding”</w:delText>
              </w:r>
            </w:del>
            <w:ins w:id="81" w:author="WSTEPHE1" w:date="2015-06-12T18:57:00Z">
              <w:r>
                <w:rPr>
                  <w:rFonts w:cs="Arial"/>
                  <w:lang w:eastAsia="zh-CN"/>
                </w:rPr>
                <w:t>per this specification</w:t>
              </w:r>
            </w:ins>
            <w:r>
              <w:rPr>
                <w:rFonts w:cs="Arial"/>
                <w:lang w:eastAsia="zh-CN"/>
              </w:rPr>
              <w:t xml:space="preserve"> document.</w:t>
            </w:r>
          </w:p>
        </w:tc>
      </w:tr>
      <w:tr w:rsidR="00D10B75">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10B75" w:rsidRDefault="00D10B75">
            <w:pPr>
              <w:rPr>
                <w:b/>
                <w:szCs w:val="22"/>
                <w:lang w:eastAsia="zh-CN"/>
              </w:rPr>
            </w:pPr>
            <w:r>
              <w:rPr>
                <w:b/>
                <w:szCs w:val="22"/>
                <w:lang w:eastAsia="zh-CN"/>
              </w:rPr>
              <w:t>Post-conditions</w:t>
            </w:r>
          </w:p>
        </w:tc>
        <w:tc>
          <w:tcPr>
            <w:tcW w:w="701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lang w:eastAsia="zh-CN"/>
              </w:rPr>
            </w:pPr>
            <w:r>
              <w:rPr>
                <w:rFonts w:cs="Arial"/>
                <w:lang w:eastAsia="zh-CN"/>
              </w:rPr>
              <w:t xml:space="preserve">The HMI displays APA instructions </w:t>
            </w:r>
            <w:ins w:id="82" w:author="WSTEPHE1" w:date="2015-06-12T18:45:00Z">
              <w:r>
                <w:rPr>
                  <w:rFonts w:cs="Arial"/>
                  <w:lang w:eastAsia="zh-CN"/>
                </w:rPr>
                <w:t xml:space="preserve">and graphics </w:t>
              </w:r>
            </w:ins>
            <w:r>
              <w:rPr>
                <w:rFonts w:cs="Arial"/>
                <w:lang w:eastAsia="zh-CN"/>
              </w:rPr>
              <w:t xml:space="preserve">as defined </w:t>
            </w:r>
            <w:del w:id="83" w:author="WSTEPHE1" w:date="2015-06-12T18:47:00Z">
              <w:r>
                <w:rPr>
                  <w:rFonts w:cs="Arial"/>
                  <w:lang w:eastAsia="zh-CN"/>
                </w:rPr>
                <w:delText>by the latest version of the “APA_HmiStatus_Coding”</w:delText>
              </w:r>
            </w:del>
            <w:del w:id="84" w:author="WSTEPHE1" w:date="2015-06-12T18:55:00Z">
              <w:r>
                <w:rPr>
                  <w:rFonts w:cs="Arial"/>
                  <w:lang w:eastAsia="zh-CN"/>
                </w:rPr>
                <w:delText xml:space="preserve"> document.</w:delText>
              </w:r>
            </w:del>
            <w:ins w:id="85" w:author="WSTEPHE1" w:date="2015-06-12T20:49:00Z">
              <w:r>
                <w:rPr>
                  <w:rFonts w:cs="Arial"/>
                  <w:lang w:eastAsia="zh-CN"/>
                </w:rPr>
                <w:t>elsewhere</w:t>
              </w:r>
            </w:ins>
            <w:ins w:id="86" w:author="WSTEPHE1" w:date="2015-06-12T18:57:00Z">
              <w:r>
                <w:rPr>
                  <w:rFonts w:cs="Arial"/>
                  <w:lang w:eastAsia="zh-CN"/>
                </w:rPr>
                <w:t xml:space="preserve"> in this specification and applicable HMI specifications</w:t>
              </w:r>
            </w:ins>
            <w:ins w:id="87" w:author="WSTEPHE1" w:date="2015-06-12T19:03:00Z">
              <w:r>
                <w:rPr>
                  <w:rFonts w:cs="Arial"/>
                  <w:lang w:eastAsia="zh-CN"/>
                </w:rPr>
                <w:t>.</w:t>
              </w:r>
            </w:ins>
          </w:p>
        </w:tc>
      </w:tr>
      <w:tr w:rsidR="00D10B75">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10B75" w:rsidRDefault="00D10B75">
            <w:pPr>
              <w:rPr>
                <w:b/>
                <w:szCs w:val="22"/>
                <w:lang w:eastAsia="zh-CN"/>
              </w:rPr>
            </w:pPr>
            <w:r>
              <w:rPr>
                <w:b/>
                <w:szCs w:val="22"/>
                <w:lang w:eastAsia="zh-CN"/>
              </w:rPr>
              <w:t>List of Exception Use Cases</w:t>
            </w:r>
          </w:p>
        </w:tc>
        <w:tc>
          <w:tcPr>
            <w:tcW w:w="701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lang w:eastAsia="zh-CN"/>
              </w:rPr>
            </w:pPr>
            <w:r>
              <w:rPr>
                <w:rFonts w:cs="Arial"/>
                <w:lang w:eastAsia="zh-CN"/>
              </w:rPr>
              <w:t>NA</w:t>
            </w:r>
          </w:p>
        </w:tc>
      </w:tr>
      <w:tr w:rsidR="00D10B75">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10B75" w:rsidRDefault="00D10B75">
            <w:pPr>
              <w:rPr>
                <w:b/>
                <w:szCs w:val="22"/>
                <w:lang w:eastAsia="zh-CN"/>
              </w:rPr>
            </w:pPr>
            <w:r>
              <w:rPr>
                <w:b/>
                <w:szCs w:val="22"/>
                <w:lang w:eastAsia="zh-CN"/>
              </w:rPr>
              <w:t>Interfaces</w:t>
            </w:r>
          </w:p>
        </w:tc>
        <w:tc>
          <w:tcPr>
            <w:tcW w:w="701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lang w:eastAsia="zh-CN"/>
              </w:rPr>
            </w:pPr>
            <w:r>
              <w:rPr>
                <w:rFonts w:cs="Arial"/>
                <w:lang w:eastAsia="zh-CN"/>
              </w:rPr>
              <w:t>G-HMI</w:t>
            </w:r>
          </w:p>
          <w:p w:rsidR="00D10B75" w:rsidRDefault="00D10B75">
            <w:pPr>
              <w:rPr>
                <w:rFonts w:cs="Arial"/>
                <w:lang w:eastAsia="zh-CN"/>
              </w:rPr>
            </w:pPr>
            <w:r>
              <w:rPr>
                <w:rFonts w:cs="Arial"/>
                <w:lang w:eastAsia="zh-CN"/>
              </w:rPr>
              <w:t>Dedicated Hard Button</w:t>
            </w:r>
          </w:p>
          <w:p w:rsidR="00D10B75" w:rsidRDefault="00D10B75">
            <w:pPr>
              <w:rPr>
                <w:rFonts w:cs="Arial"/>
                <w:lang w:eastAsia="zh-CN"/>
              </w:rPr>
            </w:pPr>
            <w:r>
              <w:rPr>
                <w:rFonts w:cs="Arial"/>
                <w:lang w:eastAsia="zh-CN"/>
              </w:rPr>
              <w:t>Vehicle System Interface</w:t>
            </w:r>
          </w:p>
        </w:tc>
      </w:tr>
    </w:tbl>
    <w:p w:rsidR="00D10B75" w:rsidRDefault="00D10B75"/>
    <w:p w:rsidR="00D10B75" w:rsidRDefault="00D10B75" w:rsidP="00D10B75">
      <w:pPr>
        <w:pStyle w:val="Heading5"/>
      </w:pPr>
      <w:r>
        <w:t>APA-UC-REQ-131660/B-Display Active Park Assist Instructions with Rear Camera Inactive</w:t>
      </w:r>
    </w:p>
    <w:p w:rsidR="00D10B75" w:rsidRPr="00AE06BC" w:rsidRDefault="00D10B75" w:rsidP="00D10B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41"/>
        <w:gridCol w:w="7015"/>
      </w:tblGrid>
      <w:tr w:rsidR="00D10B75">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10B75" w:rsidRDefault="00D10B75">
            <w:pPr>
              <w:rPr>
                <w:b/>
                <w:szCs w:val="22"/>
                <w:lang w:eastAsia="zh-CN"/>
              </w:rPr>
            </w:pPr>
            <w:r>
              <w:rPr>
                <w:b/>
                <w:szCs w:val="22"/>
                <w:lang w:eastAsia="zh-CN"/>
              </w:rPr>
              <w:t>Actors</w:t>
            </w:r>
          </w:p>
        </w:tc>
        <w:tc>
          <w:tcPr>
            <w:tcW w:w="701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lang w:eastAsia="zh-CN"/>
              </w:rPr>
            </w:pPr>
            <w:r>
              <w:rPr>
                <w:szCs w:val="22"/>
                <w:lang w:eastAsia="zh-CN"/>
              </w:rPr>
              <w:t>Vehicle Occupant</w:t>
            </w:r>
          </w:p>
        </w:tc>
      </w:tr>
      <w:tr w:rsidR="00D10B75">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10B75" w:rsidRDefault="00D10B75">
            <w:pPr>
              <w:rPr>
                <w:b/>
                <w:szCs w:val="22"/>
                <w:lang w:eastAsia="zh-CN"/>
              </w:rPr>
            </w:pPr>
            <w:r>
              <w:rPr>
                <w:b/>
                <w:szCs w:val="22"/>
                <w:lang w:eastAsia="zh-CN"/>
              </w:rPr>
              <w:t>Pre-conditions</w:t>
            </w:r>
          </w:p>
        </w:tc>
        <w:tc>
          <w:tcPr>
            <w:tcW w:w="701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lang w:eastAsia="zh-CN"/>
              </w:rPr>
            </w:pPr>
            <w:r>
              <w:rPr>
                <w:rFonts w:cs="Arial"/>
                <w:lang w:eastAsia="zh-CN"/>
              </w:rPr>
              <w:t>The infotainment system is powered on.</w:t>
            </w:r>
          </w:p>
          <w:p w:rsidR="00D10B75" w:rsidRDefault="00D10B75">
            <w:pPr>
              <w:rPr>
                <w:rFonts w:cs="Arial"/>
                <w:lang w:eastAsia="zh-CN"/>
              </w:rPr>
            </w:pPr>
            <w:r>
              <w:rPr>
                <w:rFonts w:cs="Arial"/>
                <w:lang w:eastAsia="zh-CN"/>
              </w:rPr>
              <w:t>The Active Park Assist (APA) system has been activated.</w:t>
            </w:r>
          </w:p>
          <w:p w:rsidR="00D10B75" w:rsidRDefault="00D10B75">
            <w:pPr>
              <w:rPr>
                <w:rFonts w:cs="Arial"/>
                <w:lang w:eastAsia="zh-CN"/>
              </w:rPr>
            </w:pPr>
            <w:r>
              <w:rPr>
                <w:rFonts w:cs="Arial"/>
                <w:lang w:eastAsia="zh-CN"/>
              </w:rPr>
              <w:t>An APA mode has been selected.</w:t>
            </w:r>
          </w:p>
        </w:tc>
      </w:tr>
      <w:tr w:rsidR="00D10B75">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10B75" w:rsidRDefault="00D10B75">
            <w:pPr>
              <w:rPr>
                <w:b/>
                <w:szCs w:val="22"/>
                <w:lang w:eastAsia="zh-CN"/>
              </w:rPr>
            </w:pPr>
            <w:r>
              <w:rPr>
                <w:b/>
                <w:szCs w:val="22"/>
                <w:lang w:eastAsia="zh-CN"/>
              </w:rPr>
              <w:t>Scenario Description</w:t>
            </w:r>
          </w:p>
        </w:tc>
        <w:tc>
          <w:tcPr>
            <w:tcW w:w="701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lang w:eastAsia="zh-CN"/>
              </w:rPr>
            </w:pPr>
            <w:r>
              <w:rPr>
                <w:rFonts w:cs="Arial"/>
                <w:lang w:eastAsia="zh-CN"/>
              </w:rPr>
              <w:t xml:space="preserve">The HMI displays maneuvering instructions </w:t>
            </w:r>
            <w:ins w:id="88" w:author="WSTEPHE1" w:date="2015-06-12T19:00:00Z">
              <w:r>
                <w:rPr>
                  <w:rFonts w:cs="Arial"/>
                  <w:lang w:eastAsia="zh-CN"/>
                </w:rPr>
                <w:t xml:space="preserve">and status </w:t>
              </w:r>
            </w:ins>
            <w:r>
              <w:rPr>
                <w:rFonts w:cs="Arial"/>
                <w:u w:val="single"/>
                <w:lang w:eastAsia="zh-CN"/>
              </w:rPr>
              <w:t>without</w:t>
            </w:r>
            <w:r>
              <w:rPr>
                <w:rFonts w:cs="Arial"/>
                <w:lang w:eastAsia="zh-CN"/>
              </w:rPr>
              <w:t xml:space="preserve"> the rear camera image as indicated by the vehicle system. The messages and display states are defined </w:t>
            </w:r>
            <w:ins w:id="89" w:author="WSTEPHE1" w:date="2015-06-12T19:02:00Z">
              <w:r>
                <w:rPr>
                  <w:rFonts w:cs="Arial"/>
                  <w:lang w:eastAsia="zh-CN"/>
                </w:rPr>
                <w:t>per this specification</w:t>
              </w:r>
            </w:ins>
            <w:del w:id="90" w:author="WSTEPHE1" w:date="2015-06-12T19:02:00Z">
              <w:r>
                <w:rPr>
                  <w:rFonts w:cs="Arial"/>
                  <w:lang w:eastAsia="zh-CN"/>
                </w:rPr>
                <w:delText>in the latest version of the “APA_HmiStatus_Coding”</w:delText>
              </w:r>
            </w:del>
            <w:r>
              <w:rPr>
                <w:rFonts w:cs="Arial"/>
                <w:lang w:eastAsia="zh-CN"/>
              </w:rPr>
              <w:t xml:space="preserve"> document.</w:t>
            </w:r>
          </w:p>
        </w:tc>
      </w:tr>
      <w:tr w:rsidR="00D10B75">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10B75" w:rsidRDefault="00D10B75">
            <w:pPr>
              <w:rPr>
                <w:b/>
                <w:szCs w:val="22"/>
                <w:lang w:eastAsia="zh-CN"/>
              </w:rPr>
            </w:pPr>
            <w:r>
              <w:rPr>
                <w:b/>
                <w:szCs w:val="22"/>
                <w:lang w:eastAsia="zh-CN"/>
              </w:rPr>
              <w:t>Post-conditions</w:t>
            </w:r>
          </w:p>
        </w:tc>
        <w:tc>
          <w:tcPr>
            <w:tcW w:w="701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lang w:eastAsia="zh-CN"/>
              </w:rPr>
            </w:pPr>
            <w:r>
              <w:rPr>
                <w:rFonts w:cs="Arial"/>
                <w:lang w:eastAsia="zh-CN"/>
              </w:rPr>
              <w:t xml:space="preserve">The HMI displays APA instructions </w:t>
            </w:r>
            <w:ins w:id="91" w:author="WSTEPHE1" w:date="2015-06-12T19:02:00Z">
              <w:r>
                <w:rPr>
                  <w:rFonts w:cs="Arial"/>
                  <w:lang w:eastAsia="zh-CN"/>
                </w:rPr>
                <w:t xml:space="preserve">and graphics </w:t>
              </w:r>
            </w:ins>
            <w:r>
              <w:rPr>
                <w:rFonts w:cs="Arial"/>
                <w:lang w:eastAsia="zh-CN"/>
              </w:rPr>
              <w:t xml:space="preserve">as defined </w:t>
            </w:r>
            <w:proofErr w:type="spellStart"/>
            <w:ins w:id="92" w:author="WSTEPHE1" w:date="2015-06-12T19:03:00Z">
              <w:r>
                <w:rPr>
                  <w:rFonts w:cs="Arial"/>
                  <w:lang w:eastAsia="zh-CN"/>
                </w:rPr>
                <w:t>elswhere</w:t>
              </w:r>
              <w:proofErr w:type="spellEnd"/>
              <w:r>
                <w:rPr>
                  <w:rFonts w:cs="Arial"/>
                  <w:lang w:eastAsia="zh-CN"/>
                </w:rPr>
                <w:t xml:space="preserve"> in this specification and applicable HMI specifications</w:t>
              </w:r>
            </w:ins>
            <w:del w:id="93" w:author="WSTEPHE1" w:date="2015-06-12T19:03:00Z">
              <w:r>
                <w:rPr>
                  <w:rFonts w:cs="Arial"/>
                  <w:lang w:eastAsia="zh-CN"/>
                </w:rPr>
                <w:delText>by the latest version of the “APA_HmiStatus_Coding” document</w:delText>
              </w:r>
            </w:del>
            <w:r>
              <w:rPr>
                <w:rFonts w:cs="Arial"/>
                <w:lang w:eastAsia="zh-CN"/>
              </w:rPr>
              <w:t>.</w:t>
            </w:r>
          </w:p>
        </w:tc>
      </w:tr>
      <w:tr w:rsidR="00D10B75">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10B75" w:rsidRDefault="00D10B75">
            <w:pPr>
              <w:rPr>
                <w:b/>
                <w:szCs w:val="22"/>
                <w:lang w:eastAsia="zh-CN"/>
              </w:rPr>
            </w:pPr>
            <w:r>
              <w:rPr>
                <w:b/>
                <w:szCs w:val="22"/>
                <w:lang w:eastAsia="zh-CN"/>
              </w:rPr>
              <w:t>List of Exception Use Cases</w:t>
            </w:r>
          </w:p>
        </w:tc>
        <w:tc>
          <w:tcPr>
            <w:tcW w:w="701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lang w:eastAsia="zh-CN"/>
              </w:rPr>
            </w:pPr>
            <w:r>
              <w:rPr>
                <w:rFonts w:cs="Arial"/>
                <w:lang w:eastAsia="zh-CN"/>
              </w:rPr>
              <w:t>NA</w:t>
            </w:r>
          </w:p>
        </w:tc>
      </w:tr>
      <w:tr w:rsidR="00D10B75">
        <w:trPr>
          <w:jc w:val="center"/>
        </w:trPr>
        <w:tc>
          <w:tcPr>
            <w:tcW w:w="1841" w:type="dxa"/>
            <w:tcBorders>
              <w:top w:val="single" w:sz="4" w:space="0" w:color="auto"/>
              <w:left w:val="single" w:sz="4" w:space="0" w:color="auto"/>
              <w:bottom w:val="single" w:sz="4" w:space="0" w:color="auto"/>
              <w:right w:val="single" w:sz="4" w:space="0" w:color="auto"/>
            </w:tcBorders>
            <w:shd w:val="clear" w:color="auto" w:fill="BFBFBF"/>
            <w:hideMark/>
          </w:tcPr>
          <w:p w:rsidR="00D10B75" w:rsidRDefault="00D10B75">
            <w:pPr>
              <w:rPr>
                <w:b/>
                <w:szCs w:val="22"/>
                <w:lang w:eastAsia="zh-CN"/>
              </w:rPr>
            </w:pPr>
            <w:r>
              <w:rPr>
                <w:b/>
                <w:szCs w:val="22"/>
                <w:lang w:eastAsia="zh-CN"/>
              </w:rPr>
              <w:t>Interfaces</w:t>
            </w:r>
          </w:p>
        </w:tc>
        <w:tc>
          <w:tcPr>
            <w:tcW w:w="7015" w:type="dxa"/>
            <w:tcBorders>
              <w:top w:val="single" w:sz="4" w:space="0" w:color="auto"/>
              <w:left w:val="single" w:sz="4" w:space="0" w:color="auto"/>
              <w:bottom w:val="single" w:sz="4" w:space="0" w:color="auto"/>
              <w:right w:val="single" w:sz="4" w:space="0" w:color="auto"/>
            </w:tcBorders>
            <w:hideMark/>
          </w:tcPr>
          <w:p w:rsidR="00D10B75" w:rsidRDefault="00D10B75">
            <w:pPr>
              <w:rPr>
                <w:rFonts w:cs="Arial"/>
                <w:lang w:eastAsia="zh-CN"/>
              </w:rPr>
            </w:pPr>
            <w:r>
              <w:rPr>
                <w:rFonts w:cs="Arial"/>
                <w:lang w:eastAsia="zh-CN"/>
              </w:rPr>
              <w:t>G-HMI</w:t>
            </w:r>
          </w:p>
          <w:p w:rsidR="00D10B75" w:rsidRDefault="00D10B75">
            <w:pPr>
              <w:rPr>
                <w:rFonts w:cs="Arial"/>
                <w:lang w:eastAsia="zh-CN"/>
              </w:rPr>
            </w:pPr>
            <w:r>
              <w:rPr>
                <w:rFonts w:cs="Arial"/>
                <w:lang w:eastAsia="zh-CN"/>
              </w:rPr>
              <w:t>Dedicated Hard Button</w:t>
            </w:r>
          </w:p>
          <w:p w:rsidR="00D10B75" w:rsidRDefault="00D10B75">
            <w:pPr>
              <w:rPr>
                <w:rFonts w:cs="Arial"/>
                <w:lang w:eastAsia="zh-CN"/>
              </w:rPr>
            </w:pPr>
            <w:r>
              <w:rPr>
                <w:rFonts w:cs="Arial"/>
                <w:lang w:eastAsia="zh-CN"/>
              </w:rPr>
              <w:t>Vehicle System Interface</w:t>
            </w:r>
          </w:p>
        </w:tc>
      </w:tr>
    </w:tbl>
    <w:p w:rsidR="00D10B75" w:rsidRDefault="00D10B75"/>
    <w:p w:rsidR="00D10B75" w:rsidRDefault="00D10B75" w:rsidP="00D10B75">
      <w:pPr>
        <w:pStyle w:val="Heading4"/>
      </w:pPr>
      <w:r>
        <w:t>White Box View</w:t>
      </w:r>
    </w:p>
    <w:p w:rsidR="00D10B75" w:rsidRDefault="00D10B75" w:rsidP="00D10B75">
      <w:pPr>
        <w:pStyle w:val="Heading5"/>
      </w:pPr>
      <w:r>
        <w:t>Activity Diagrams</w:t>
      </w:r>
    </w:p>
    <w:p w:rsidR="00D10B75" w:rsidRDefault="00D10B75" w:rsidP="00D10B75">
      <w:pPr>
        <w:pStyle w:val="Heading6"/>
      </w:pPr>
      <w:r>
        <w:t>APAv2-ACT-REQ-131661/A-Display Active Park Assist Instructions</w:t>
      </w:r>
    </w:p>
    <w:p w:rsidR="00D10B75" w:rsidRPr="00F8674E" w:rsidRDefault="00D10B75" w:rsidP="00D10B75">
      <w:pPr>
        <w:rPr>
          <w:b/>
          <w:sz w:val="16"/>
          <w:szCs w:val="16"/>
        </w:rPr>
      </w:pPr>
      <w:r w:rsidRPr="00F8674E">
        <w:rPr>
          <w:b/>
          <w:sz w:val="16"/>
          <w:szCs w:val="16"/>
        </w:rPr>
        <w:t>Linked Elements</w:t>
      </w:r>
    </w:p>
    <w:p w:rsidR="00D10B75" w:rsidRPr="00F8674E" w:rsidRDefault="00D10B75" w:rsidP="00D10B75">
      <w:pPr>
        <w:rPr>
          <w:sz w:val="16"/>
          <w:szCs w:val="16"/>
        </w:rPr>
      </w:pPr>
      <w:r w:rsidRPr="00F8674E">
        <w:rPr>
          <w:sz w:val="16"/>
          <w:szCs w:val="16"/>
        </w:rPr>
        <w:t>APAv2-SD-REQ-131662/A-Display Active Park Assist Instructions</w:t>
      </w:r>
    </w:p>
    <w:p w:rsidR="00D10B75" w:rsidRPr="00760C18" w:rsidRDefault="00D10B75" w:rsidP="00D10B75">
      <w:pPr>
        <w:pStyle w:val="BoldText"/>
      </w:pPr>
      <w:r w:rsidRPr="00760C18">
        <w:lastRenderedPageBreak/>
        <w:t>Activity Diagram</w:t>
      </w:r>
    </w:p>
    <w:p w:rsidR="00D10B75" w:rsidRDefault="00D10B75" w:rsidP="00D10B75">
      <w:pPr>
        <w:jc w:val="center"/>
        <w:rPr>
          <w:rFonts w:eastAsia="MS Mincho"/>
        </w:rPr>
      </w:pPr>
      <w:r>
        <w:rPr>
          <w:rFonts w:eastAsia="MS Mincho"/>
          <w:noProof/>
        </w:rPr>
        <w:drawing>
          <wp:inline distT="0" distB="0" distL="0" distR="0">
            <wp:extent cx="5943600" cy="2004839"/>
            <wp:effectExtent l="0" t="0" r="0" b="0"/>
            <wp:docPr id="23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2004839"/>
                    </a:xfrm>
                    <a:prstGeom prst="rect">
                      <a:avLst/>
                    </a:prstGeom>
                    <a:noFill/>
                    <a:ln>
                      <a:noFill/>
                    </a:ln>
                  </pic:spPr>
                </pic:pic>
              </a:graphicData>
            </a:graphic>
          </wp:inline>
        </w:drawing>
      </w:r>
    </w:p>
    <w:p w:rsidR="00D10B75" w:rsidRDefault="00D10B75" w:rsidP="00D10B75">
      <w:pPr>
        <w:pStyle w:val="Heading5"/>
      </w:pPr>
      <w:r>
        <w:t>Sequence Diagrams</w:t>
      </w:r>
    </w:p>
    <w:p w:rsidR="00D10B75" w:rsidRDefault="00D10B75" w:rsidP="00D10B75">
      <w:pPr>
        <w:pStyle w:val="Heading6"/>
      </w:pPr>
      <w:r>
        <w:t>APAv2-SD-REQ-131662/A-Display Active Park Assist Instructions</w:t>
      </w:r>
    </w:p>
    <w:p w:rsidR="00D10B75" w:rsidRPr="00760C18" w:rsidRDefault="00D10B75" w:rsidP="00D10B75">
      <w:pPr>
        <w:pStyle w:val="BoldText"/>
      </w:pPr>
      <w:r w:rsidRPr="00760C18">
        <w:t>Scenarios</w:t>
      </w:r>
    </w:p>
    <w:p w:rsidR="00D10B75" w:rsidRPr="00760C18" w:rsidRDefault="00D10B75" w:rsidP="00D10B75">
      <w:pPr>
        <w:pStyle w:val="BoldText"/>
        <w:ind w:left="720"/>
      </w:pPr>
      <w:r w:rsidRPr="00760C18">
        <w:t>Normal Usage</w:t>
      </w:r>
    </w:p>
    <w:p w:rsidR="007C77AC" w:rsidRDefault="00D10B75">
      <w:pPr>
        <w:ind w:left="720"/>
        <w:rPr>
          <w:rFonts w:cs="Arial"/>
          <w:szCs w:val="20"/>
        </w:rPr>
      </w:pPr>
      <w:r>
        <w:rPr>
          <w:rFonts w:cs="Arial"/>
          <w:szCs w:val="20"/>
        </w:rPr>
        <w:t>The driver activates the Active Park Assist system and performs a park maneuver by following the instructions given via the HMI display.</w:t>
      </w:r>
    </w:p>
    <w:p w:rsidR="007C77AC" w:rsidRDefault="007C77AC">
      <w:pPr>
        <w:rPr>
          <w:rFonts w:eastAsia="MS Mincho"/>
        </w:rPr>
      </w:pPr>
    </w:p>
    <w:p w:rsidR="00D10B75" w:rsidRPr="00760C18" w:rsidRDefault="00D10B75" w:rsidP="00D10B75">
      <w:pPr>
        <w:pStyle w:val="BoldText"/>
      </w:pPr>
      <w:r w:rsidRPr="00760C18">
        <w:t>Constraints</w:t>
      </w:r>
    </w:p>
    <w:p w:rsidR="00D10B75" w:rsidRPr="00760C18" w:rsidRDefault="00D10B75" w:rsidP="00D10B75">
      <w:pPr>
        <w:pStyle w:val="BoldText"/>
        <w:ind w:left="720"/>
      </w:pPr>
      <w:r w:rsidRPr="00760C18">
        <w:t>Pre-condition</w:t>
      </w:r>
    </w:p>
    <w:p w:rsidR="007C77AC" w:rsidRDefault="00D10B75">
      <w:pPr>
        <w:ind w:left="720"/>
        <w:rPr>
          <w:rFonts w:cs="Arial"/>
          <w:szCs w:val="20"/>
          <w:lang w:eastAsia="zh-CN"/>
        </w:rPr>
      </w:pPr>
      <w:r>
        <w:rPr>
          <w:rFonts w:cs="Arial"/>
          <w:szCs w:val="20"/>
          <w:lang w:eastAsia="zh-CN"/>
        </w:rPr>
        <w:t>The infotainment system is powered on.</w:t>
      </w:r>
    </w:p>
    <w:p w:rsidR="007C77AC" w:rsidRDefault="00D10B75">
      <w:pPr>
        <w:ind w:left="720"/>
        <w:rPr>
          <w:rFonts w:cs="Arial"/>
          <w:szCs w:val="20"/>
          <w:lang w:eastAsia="zh-CN"/>
        </w:rPr>
      </w:pPr>
      <w:r>
        <w:rPr>
          <w:rFonts w:cs="Arial"/>
          <w:szCs w:val="20"/>
          <w:lang w:eastAsia="zh-CN"/>
        </w:rPr>
        <w:t>The Active Park Assist (APA) system has been activated.</w:t>
      </w:r>
    </w:p>
    <w:p w:rsidR="007C77AC" w:rsidRDefault="00D10B75">
      <w:pPr>
        <w:ind w:left="720"/>
        <w:rPr>
          <w:rFonts w:cs="Arial"/>
          <w:szCs w:val="20"/>
          <w:lang w:eastAsia="zh-CN"/>
        </w:rPr>
      </w:pPr>
      <w:r>
        <w:rPr>
          <w:rFonts w:cs="Arial"/>
          <w:szCs w:val="20"/>
          <w:lang w:eastAsia="zh-CN"/>
        </w:rPr>
        <w:t>An APA mode has been selected.</w:t>
      </w:r>
    </w:p>
    <w:p w:rsidR="007C77AC" w:rsidRDefault="007C77AC">
      <w:pPr>
        <w:rPr>
          <w:rFonts w:eastAsia="MS Mincho" w:cs="Arial"/>
          <w:szCs w:val="20"/>
        </w:rPr>
      </w:pPr>
    </w:p>
    <w:p w:rsidR="00D10B75" w:rsidRPr="00760C18" w:rsidRDefault="00D10B75" w:rsidP="00D10B75">
      <w:pPr>
        <w:pStyle w:val="BoldText"/>
        <w:ind w:left="720"/>
      </w:pPr>
      <w:r w:rsidRPr="00760C18">
        <w:t>Post-condition</w:t>
      </w:r>
    </w:p>
    <w:p w:rsidR="00D10B75" w:rsidRDefault="00D10B75">
      <w:pPr>
        <w:ind w:left="720"/>
        <w:rPr>
          <w:rFonts w:cs="Arial"/>
          <w:lang w:eastAsia="zh-CN"/>
        </w:rPr>
      </w:pPr>
      <w:r>
        <w:rPr>
          <w:rFonts w:cs="Arial"/>
          <w:lang w:eastAsia="zh-CN"/>
        </w:rPr>
        <w:t xml:space="preserve">The HMI displays APA instructions </w:t>
      </w:r>
      <w:ins w:id="94" w:author="WSTEPHE1" w:date="2015-06-12T19:02:00Z">
        <w:r>
          <w:rPr>
            <w:rFonts w:cs="Arial"/>
            <w:lang w:eastAsia="zh-CN"/>
          </w:rPr>
          <w:t>and graphics</w:t>
        </w:r>
      </w:ins>
      <w:r>
        <w:rPr>
          <w:rFonts w:cs="Arial"/>
          <w:lang w:eastAsia="zh-CN"/>
        </w:rPr>
        <w:t xml:space="preserve"> as defined </w:t>
      </w:r>
      <w:ins w:id="95" w:author="WSTEPHE1" w:date="2015-06-12T21:29:00Z">
        <w:r>
          <w:rPr>
            <w:rFonts w:cs="Arial"/>
            <w:lang w:eastAsia="zh-CN"/>
          </w:rPr>
          <w:t>elsewhere</w:t>
        </w:r>
      </w:ins>
      <w:ins w:id="96" w:author="WSTEPHE1" w:date="2015-06-12T19:09:00Z">
        <w:r>
          <w:rPr>
            <w:rFonts w:cs="Arial"/>
            <w:lang w:eastAsia="zh-CN"/>
          </w:rPr>
          <w:t xml:space="preserve"> in this specification and applicable HMI specifications</w:t>
        </w:r>
      </w:ins>
      <w:del w:id="97" w:author="WSTEPHE1" w:date="2015-06-12T19:09:00Z">
        <w:r>
          <w:rPr>
            <w:rFonts w:cs="Arial"/>
            <w:lang w:eastAsia="zh-CN"/>
          </w:rPr>
          <w:delText>by the latest version of the “APA_HmiStatus_Coding” document</w:delText>
        </w:r>
      </w:del>
      <w:r>
        <w:rPr>
          <w:rFonts w:cs="Arial"/>
          <w:lang w:eastAsia="zh-CN"/>
        </w:rPr>
        <w:t>.</w:t>
      </w:r>
    </w:p>
    <w:p w:rsidR="00D10B75" w:rsidRDefault="00D10B75">
      <w:pPr>
        <w:ind w:left="720"/>
        <w:rPr>
          <w:rFonts w:eastAsia="MS Mincho" w:cs="Arial"/>
        </w:rPr>
      </w:pPr>
    </w:p>
    <w:p w:rsidR="00D10B75" w:rsidRPr="00760C18" w:rsidRDefault="00D10B75" w:rsidP="00D10B75">
      <w:pPr>
        <w:pStyle w:val="BoldText"/>
      </w:pPr>
      <w:r w:rsidRPr="00760C18">
        <w:lastRenderedPageBreak/>
        <w:t>Sequence Diagram</w:t>
      </w:r>
    </w:p>
    <w:p w:rsidR="00D10B75" w:rsidRDefault="00D10B75" w:rsidP="00D10B75">
      <w:pPr>
        <w:jc w:val="center"/>
        <w:rPr>
          <w:rFonts w:eastAsia="MS Mincho"/>
        </w:rPr>
      </w:pPr>
      <w:r>
        <w:rPr>
          <w:rFonts w:eastAsia="MS Mincho"/>
          <w:noProof/>
        </w:rPr>
        <w:drawing>
          <wp:inline distT="0" distB="0" distL="0" distR="0">
            <wp:extent cx="5486400" cy="8188900"/>
            <wp:effectExtent l="0" t="0" r="0" b="3175"/>
            <wp:docPr id="24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86400" cy="8188900"/>
                    </a:xfrm>
                    <a:prstGeom prst="rect">
                      <a:avLst/>
                    </a:prstGeom>
                    <a:noFill/>
                    <a:ln>
                      <a:noFill/>
                    </a:ln>
                  </pic:spPr>
                </pic:pic>
              </a:graphicData>
            </a:graphic>
          </wp:inline>
        </w:drawing>
      </w:r>
    </w:p>
    <w:p w:rsidR="00D10B75" w:rsidRDefault="00D10B75" w:rsidP="00D10B75">
      <w:pPr>
        <w:pStyle w:val="Heading1"/>
      </w:pPr>
      <w:bookmarkStart w:id="98" w:name="_Toc22284823"/>
      <w:r>
        <w:lastRenderedPageBreak/>
        <w:t>Appendix: Reference Documents</w:t>
      </w:r>
      <w:bookmarkEnd w:id="98"/>
    </w:p>
    <w:p w:rsidR="00D10B75" w:rsidRPr="00AE06BC" w:rsidRDefault="00D10B75" w:rsidP="00D10B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7563"/>
      </w:tblGrid>
      <w:tr w:rsidR="007C77AC">
        <w:trPr>
          <w:jc w:val="center"/>
        </w:trPr>
        <w:tc>
          <w:tcPr>
            <w:tcW w:w="1293"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rPr>
            </w:pPr>
            <w:r>
              <w:rPr>
                <w:rFonts w:cs="Arial"/>
                <w:szCs w:val="20"/>
              </w:rPr>
              <w:t>Reference #</w:t>
            </w:r>
          </w:p>
        </w:tc>
        <w:tc>
          <w:tcPr>
            <w:tcW w:w="7563"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rPr>
            </w:pPr>
            <w:r>
              <w:rPr>
                <w:rFonts w:cs="Arial"/>
                <w:szCs w:val="20"/>
              </w:rPr>
              <w:t>Document Title</w:t>
            </w:r>
          </w:p>
        </w:tc>
      </w:tr>
      <w:tr w:rsidR="007C77AC">
        <w:trPr>
          <w:jc w:val="center"/>
        </w:trPr>
        <w:tc>
          <w:tcPr>
            <w:tcW w:w="1293"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rPr>
            </w:pPr>
            <w:r>
              <w:rPr>
                <w:rStyle w:val="msoins0"/>
                <w:rFonts w:cs="Arial"/>
                <w:szCs w:val="20"/>
              </w:rPr>
              <w:t>1</w:t>
            </w:r>
          </w:p>
        </w:tc>
        <w:tc>
          <w:tcPr>
            <w:tcW w:w="7563"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rPr>
            </w:pPr>
            <w:proofErr w:type="spellStart"/>
            <w:r>
              <w:rPr>
                <w:rFonts w:cs="Arial"/>
                <w:szCs w:val="20"/>
                <w:lang w:eastAsia="zh-CN"/>
              </w:rPr>
              <w:t>APA_HmiStatus_Coding</w:t>
            </w:r>
            <w:proofErr w:type="spellEnd"/>
          </w:p>
        </w:tc>
      </w:tr>
      <w:tr w:rsidR="007C77AC">
        <w:trPr>
          <w:jc w:val="center"/>
        </w:trPr>
        <w:tc>
          <w:tcPr>
            <w:tcW w:w="1293"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rPr>
            </w:pPr>
            <w:r>
              <w:rPr>
                <w:rStyle w:val="msoins0"/>
                <w:rFonts w:cs="Arial"/>
                <w:szCs w:val="20"/>
              </w:rPr>
              <w:t>2</w:t>
            </w:r>
          </w:p>
        </w:tc>
        <w:tc>
          <w:tcPr>
            <w:tcW w:w="7563" w:type="dxa"/>
            <w:tcBorders>
              <w:top w:val="single" w:sz="4" w:space="0" w:color="auto"/>
              <w:left w:val="single" w:sz="4" w:space="0" w:color="auto"/>
              <w:bottom w:val="single" w:sz="4" w:space="0" w:color="auto"/>
              <w:right w:val="single" w:sz="4" w:space="0" w:color="auto"/>
            </w:tcBorders>
          </w:tcPr>
          <w:p w:rsidR="007C77AC" w:rsidRDefault="007C77AC">
            <w:pPr>
              <w:rPr>
                <w:rFonts w:cs="Arial"/>
                <w:szCs w:val="20"/>
              </w:rPr>
            </w:pPr>
          </w:p>
        </w:tc>
      </w:tr>
      <w:tr w:rsidR="007C77AC">
        <w:trPr>
          <w:jc w:val="center"/>
        </w:trPr>
        <w:tc>
          <w:tcPr>
            <w:tcW w:w="1293"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rPr>
            </w:pPr>
            <w:r>
              <w:rPr>
                <w:rStyle w:val="msoins0"/>
                <w:rFonts w:cs="Arial"/>
                <w:szCs w:val="20"/>
              </w:rPr>
              <w:t>3</w:t>
            </w:r>
          </w:p>
        </w:tc>
        <w:tc>
          <w:tcPr>
            <w:tcW w:w="7563" w:type="dxa"/>
            <w:tcBorders>
              <w:top w:val="single" w:sz="4" w:space="0" w:color="auto"/>
              <w:left w:val="single" w:sz="4" w:space="0" w:color="auto"/>
              <w:bottom w:val="single" w:sz="4" w:space="0" w:color="auto"/>
              <w:right w:val="single" w:sz="4" w:space="0" w:color="auto"/>
            </w:tcBorders>
          </w:tcPr>
          <w:p w:rsidR="007C77AC" w:rsidRDefault="007C77AC">
            <w:pPr>
              <w:rPr>
                <w:rFonts w:cs="Arial"/>
                <w:szCs w:val="20"/>
              </w:rPr>
            </w:pPr>
          </w:p>
        </w:tc>
      </w:tr>
      <w:tr w:rsidR="007C77AC">
        <w:trPr>
          <w:jc w:val="center"/>
        </w:trPr>
        <w:tc>
          <w:tcPr>
            <w:tcW w:w="1293"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rPr>
            </w:pPr>
            <w:r>
              <w:rPr>
                <w:rStyle w:val="msoins0"/>
                <w:rFonts w:cs="Arial"/>
                <w:szCs w:val="20"/>
              </w:rPr>
              <w:t>4</w:t>
            </w:r>
          </w:p>
        </w:tc>
        <w:tc>
          <w:tcPr>
            <w:tcW w:w="7563" w:type="dxa"/>
            <w:tcBorders>
              <w:top w:val="single" w:sz="4" w:space="0" w:color="auto"/>
              <w:left w:val="single" w:sz="4" w:space="0" w:color="auto"/>
              <w:bottom w:val="single" w:sz="4" w:space="0" w:color="auto"/>
              <w:right w:val="single" w:sz="4" w:space="0" w:color="auto"/>
            </w:tcBorders>
          </w:tcPr>
          <w:p w:rsidR="007C77AC" w:rsidRDefault="007C77AC">
            <w:pPr>
              <w:rPr>
                <w:rFonts w:cs="Arial"/>
                <w:szCs w:val="20"/>
                <w:highlight w:val="yellow"/>
              </w:rPr>
            </w:pPr>
          </w:p>
        </w:tc>
      </w:tr>
      <w:tr w:rsidR="007C77AC">
        <w:trPr>
          <w:jc w:val="center"/>
        </w:trPr>
        <w:tc>
          <w:tcPr>
            <w:tcW w:w="1293" w:type="dxa"/>
            <w:tcBorders>
              <w:top w:val="single" w:sz="4" w:space="0" w:color="auto"/>
              <w:left w:val="single" w:sz="4" w:space="0" w:color="auto"/>
              <w:bottom w:val="single" w:sz="4" w:space="0" w:color="auto"/>
              <w:right w:val="single" w:sz="4" w:space="0" w:color="auto"/>
            </w:tcBorders>
            <w:hideMark/>
          </w:tcPr>
          <w:p w:rsidR="007C77AC" w:rsidRDefault="00D10B75">
            <w:pPr>
              <w:rPr>
                <w:rFonts w:cs="Arial"/>
                <w:szCs w:val="20"/>
              </w:rPr>
            </w:pPr>
            <w:r>
              <w:rPr>
                <w:rStyle w:val="msoins0"/>
                <w:rFonts w:cs="Arial"/>
                <w:szCs w:val="20"/>
              </w:rPr>
              <w:t>5</w:t>
            </w:r>
          </w:p>
        </w:tc>
        <w:tc>
          <w:tcPr>
            <w:tcW w:w="7563" w:type="dxa"/>
            <w:tcBorders>
              <w:top w:val="single" w:sz="4" w:space="0" w:color="auto"/>
              <w:left w:val="single" w:sz="4" w:space="0" w:color="auto"/>
              <w:bottom w:val="single" w:sz="4" w:space="0" w:color="auto"/>
              <w:right w:val="single" w:sz="4" w:space="0" w:color="auto"/>
            </w:tcBorders>
          </w:tcPr>
          <w:p w:rsidR="007C77AC" w:rsidRDefault="007C77AC">
            <w:pPr>
              <w:rPr>
                <w:rFonts w:cs="Arial"/>
                <w:szCs w:val="20"/>
              </w:rPr>
            </w:pPr>
          </w:p>
        </w:tc>
      </w:tr>
    </w:tbl>
    <w:p w:rsidR="007C77AC" w:rsidRDefault="007C77AC">
      <w:pPr>
        <w:rPr>
          <w:rFonts w:cs="Arial"/>
          <w:szCs w:val="20"/>
        </w:rPr>
      </w:pPr>
    </w:p>
    <w:p w:rsidR="00D10B75" w:rsidRPr="00AE06BC" w:rsidRDefault="00D10B75" w:rsidP="00D10B75"/>
    <w:sectPr w:rsidR="00D10B75" w:rsidRPr="00AE06BC" w:rsidSect="00D10B75">
      <w:headerReference w:type="default" r:id="rId150"/>
      <w:footerReference w:type="default" r:id="rId151"/>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0951" w:rsidRDefault="00F80951" w:rsidP="0085312A">
      <w:r>
        <w:separator/>
      </w:r>
    </w:p>
  </w:endnote>
  <w:endnote w:type="continuationSeparator" w:id="0">
    <w:p w:rsidR="00F80951" w:rsidRDefault="00F80951"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D10B75" w:rsidRPr="00583AF9"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rsidR="00D10B75" w:rsidRPr="00583AF9" w:rsidRDefault="00D10B75" w:rsidP="00583AF9">
          <w:pPr>
            <w:tabs>
              <w:tab w:val="center" w:pos="4320"/>
              <w:tab w:val="right" w:pos="8640"/>
            </w:tabs>
            <w:jc w:val="center"/>
            <w:rPr>
              <w:sz w:val="16"/>
            </w:rPr>
          </w:pPr>
          <w:r w:rsidRPr="00583AF9">
            <w:rPr>
              <w:b/>
              <w:smallCaps/>
              <w:sz w:val="16"/>
            </w:rPr>
            <w:t>file:</w:t>
          </w:r>
          <w:r>
            <w:t xml:space="preserve"> </w:t>
          </w:r>
          <w:r w:rsidRPr="00D10B75">
            <w:rPr>
              <w:b/>
              <w:smallCaps/>
              <w:sz w:val="16"/>
            </w:rPr>
            <w:t xml:space="preserve">Active Park Assist V2 APIM </w:t>
          </w:r>
          <w:r>
            <w:rPr>
              <w:b/>
              <w:smallCaps/>
              <w:sz w:val="16"/>
            </w:rPr>
            <w:t>SPSS</w:t>
          </w:r>
          <w:r w:rsidRPr="00D10B75">
            <w:rPr>
              <w:b/>
              <w:smallCaps/>
              <w:sz w:val="16"/>
            </w:rPr>
            <w:t xml:space="preserve"> v1.10 Oct 18, 2019</w:t>
          </w:r>
        </w:p>
      </w:tc>
      <w:tc>
        <w:tcPr>
          <w:tcW w:w="5400" w:type="dxa"/>
          <w:tcBorders>
            <w:top w:val="single" w:sz="4" w:space="0" w:color="auto"/>
            <w:left w:val="single" w:sz="4" w:space="0" w:color="auto"/>
            <w:bottom w:val="single" w:sz="4" w:space="0" w:color="auto"/>
            <w:right w:val="single" w:sz="4" w:space="0" w:color="auto"/>
          </w:tcBorders>
        </w:tcPr>
        <w:p w:rsidR="00D10B75" w:rsidRPr="00583AF9" w:rsidRDefault="00D10B75"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rsidR="00D10B75" w:rsidRPr="00583AF9" w:rsidRDefault="00D10B75"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rsidR="00D10B75" w:rsidRPr="000D1DC3" w:rsidRDefault="00D10B75"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Pr>
              <w:noProof/>
              <w:szCs w:val="20"/>
            </w:rPr>
            <w:t>1</w:t>
          </w:r>
          <w:r w:rsidRPr="00583AF9">
            <w:rPr>
              <w:szCs w:val="20"/>
            </w:rPr>
            <w:fldChar w:fldCharType="end"/>
          </w:r>
        </w:p>
      </w:tc>
    </w:tr>
  </w:tbl>
  <w:p w:rsidR="00D10B75" w:rsidRPr="00583AF9" w:rsidRDefault="00D10B75"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0951" w:rsidRDefault="00F80951" w:rsidP="0085312A">
      <w:r>
        <w:separator/>
      </w:r>
    </w:p>
  </w:footnote>
  <w:footnote w:type="continuationSeparator" w:id="0">
    <w:p w:rsidR="00F80951" w:rsidRDefault="00F80951"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D10B75"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pStyle w:val="Date"/>
            <w:jc w:val="center"/>
            <w:rPr>
              <w:rFonts w:ascii="Arial" w:hAnsi="Arial" w:cs="Arial"/>
            </w:rPr>
          </w:pPr>
          <w:r>
            <w:rPr>
              <w:rFonts w:ascii="Arial" w:hAnsi="Arial" w:cs="Arial"/>
              <w:noProof/>
            </w:rPr>
            <w:drawing>
              <wp:inline distT="0" distB="0" distL="0" distR="0" wp14:anchorId="4BEE9DB8" wp14:editId="1C257144">
                <wp:extent cx="676275" cy="276225"/>
                <wp:effectExtent l="0" t="0" r="9525" b="9525"/>
                <wp:docPr id="7" name="Picture 7"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rsidR="00D10B75" w:rsidRDefault="00D10B75" w:rsidP="00D10B75">
          <w:pPr>
            <w:autoSpaceDN w:val="0"/>
            <w:jc w:val="right"/>
            <w:rPr>
              <w:rFonts w:cs="Arial"/>
              <w:b/>
              <w:sz w:val="16"/>
              <w:szCs w:val="16"/>
            </w:rPr>
          </w:pPr>
          <w:r>
            <w:rPr>
              <w:rFonts w:cs="Arial"/>
              <w:b/>
              <w:sz w:val="16"/>
              <w:szCs w:val="16"/>
            </w:rPr>
            <w:t>Subsystem Part Specific Specification</w:t>
          </w:r>
        </w:p>
        <w:p w:rsidR="00D10B75" w:rsidRDefault="00D10B75" w:rsidP="00D10B75">
          <w:pPr>
            <w:autoSpaceDN w:val="0"/>
            <w:jc w:val="right"/>
            <w:rPr>
              <w:rFonts w:cs="Arial"/>
              <w:szCs w:val="20"/>
            </w:rPr>
          </w:pPr>
          <w:r>
            <w:rPr>
              <w:rFonts w:cs="Arial"/>
              <w:b/>
              <w:sz w:val="16"/>
              <w:szCs w:val="16"/>
            </w:rPr>
            <w:t>Engineering Specification</w:t>
          </w:r>
        </w:p>
      </w:tc>
    </w:tr>
  </w:tbl>
  <w:p w:rsidR="00D10B75" w:rsidRPr="000D1DC3" w:rsidRDefault="00D10B75"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2056099"/>
    <w:multiLevelType w:val="hybridMultilevel"/>
    <w:tmpl w:val="A9D26C16"/>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26F6094"/>
    <w:multiLevelType w:val="hybridMultilevel"/>
    <w:tmpl w:val="13726284"/>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26F6107"/>
    <w:multiLevelType w:val="hybridMultilevel"/>
    <w:tmpl w:val="13726284"/>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1256218"/>
    <w:multiLevelType w:val="hybridMultilevel"/>
    <w:tmpl w:val="A50C5CDA"/>
    <w:lvl w:ilvl="0" w:tplc="0C92B9FC">
      <w:numFmt w:val="bullet"/>
      <w:lvlText w:val=""/>
      <w:lvlJc w:val="left"/>
      <w:pPr>
        <w:ind w:left="360" w:hanging="360"/>
      </w:pPr>
      <w:rPr>
        <w:rFonts w:ascii="Wingdings" w:eastAsia="MS Mincho" w:hAnsi="Wingdings"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62906096"/>
    <w:multiLevelType w:val="hybridMultilevel"/>
    <w:tmpl w:val="ECD64D62"/>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6"/>
  </w:num>
  <w:num w:numId="8">
    <w:abstractNumId w:val="9"/>
  </w:num>
  <w:num w:numId="9">
    <w:abstractNumId w:val="5"/>
  </w:num>
  <w:num w:numId="10">
    <w:abstractNumId w:val="7"/>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51423"/>
    <w:rsid w:val="00073FCC"/>
    <w:rsid w:val="00075586"/>
    <w:rsid w:val="000A2DD3"/>
    <w:rsid w:val="000A4DC6"/>
    <w:rsid w:val="000B5689"/>
    <w:rsid w:val="000B7DB2"/>
    <w:rsid w:val="000D1DC3"/>
    <w:rsid w:val="000F6E6C"/>
    <w:rsid w:val="00151537"/>
    <w:rsid w:val="00187ABF"/>
    <w:rsid w:val="00191908"/>
    <w:rsid w:val="00193F35"/>
    <w:rsid w:val="001C09E8"/>
    <w:rsid w:val="001C5DE9"/>
    <w:rsid w:val="001D2426"/>
    <w:rsid w:val="001D5128"/>
    <w:rsid w:val="001F31C1"/>
    <w:rsid w:val="00200BF0"/>
    <w:rsid w:val="002034BF"/>
    <w:rsid w:val="00222D21"/>
    <w:rsid w:val="00224855"/>
    <w:rsid w:val="00231519"/>
    <w:rsid w:val="002566C9"/>
    <w:rsid w:val="002724B4"/>
    <w:rsid w:val="002A1081"/>
    <w:rsid w:val="002A6CE2"/>
    <w:rsid w:val="002B075A"/>
    <w:rsid w:val="002F5B92"/>
    <w:rsid w:val="003158E1"/>
    <w:rsid w:val="00333D30"/>
    <w:rsid w:val="00334805"/>
    <w:rsid w:val="003608D2"/>
    <w:rsid w:val="00365F72"/>
    <w:rsid w:val="003874CD"/>
    <w:rsid w:val="003C0C76"/>
    <w:rsid w:val="003C5407"/>
    <w:rsid w:val="003D443B"/>
    <w:rsid w:val="0040647E"/>
    <w:rsid w:val="00424137"/>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2782"/>
    <w:rsid w:val="0057297D"/>
    <w:rsid w:val="00574CEC"/>
    <w:rsid w:val="00580D99"/>
    <w:rsid w:val="00583AF9"/>
    <w:rsid w:val="005846C1"/>
    <w:rsid w:val="00586F13"/>
    <w:rsid w:val="005C5317"/>
    <w:rsid w:val="005F0FF4"/>
    <w:rsid w:val="005F3200"/>
    <w:rsid w:val="00625C03"/>
    <w:rsid w:val="0065745C"/>
    <w:rsid w:val="00662509"/>
    <w:rsid w:val="00670310"/>
    <w:rsid w:val="00671D6F"/>
    <w:rsid w:val="00681EFD"/>
    <w:rsid w:val="006B0670"/>
    <w:rsid w:val="006B4B0D"/>
    <w:rsid w:val="0071307B"/>
    <w:rsid w:val="00725E79"/>
    <w:rsid w:val="0072656E"/>
    <w:rsid w:val="00731D4C"/>
    <w:rsid w:val="007743BC"/>
    <w:rsid w:val="00782DC5"/>
    <w:rsid w:val="00795A3E"/>
    <w:rsid w:val="007B33BD"/>
    <w:rsid w:val="007B6258"/>
    <w:rsid w:val="007B6EC7"/>
    <w:rsid w:val="007C2C46"/>
    <w:rsid w:val="007C77AC"/>
    <w:rsid w:val="007E6833"/>
    <w:rsid w:val="00835385"/>
    <w:rsid w:val="008443AB"/>
    <w:rsid w:val="008460A7"/>
    <w:rsid w:val="0085312A"/>
    <w:rsid w:val="00881C55"/>
    <w:rsid w:val="0089619C"/>
    <w:rsid w:val="008A77F0"/>
    <w:rsid w:val="008B0F55"/>
    <w:rsid w:val="008C133C"/>
    <w:rsid w:val="008C3246"/>
    <w:rsid w:val="008C3FFE"/>
    <w:rsid w:val="008C5B86"/>
    <w:rsid w:val="008C66BC"/>
    <w:rsid w:val="008D1E1E"/>
    <w:rsid w:val="008F6034"/>
    <w:rsid w:val="00902826"/>
    <w:rsid w:val="00935347"/>
    <w:rsid w:val="009503AA"/>
    <w:rsid w:val="009731C0"/>
    <w:rsid w:val="009765B1"/>
    <w:rsid w:val="00986933"/>
    <w:rsid w:val="00990BB4"/>
    <w:rsid w:val="009C63A8"/>
    <w:rsid w:val="009C71EB"/>
    <w:rsid w:val="009C78FC"/>
    <w:rsid w:val="009C7FD5"/>
    <w:rsid w:val="009D200D"/>
    <w:rsid w:val="009D4120"/>
    <w:rsid w:val="009E757D"/>
    <w:rsid w:val="009F1431"/>
    <w:rsid w:val="00A136AA"/>
    <w:rsid w:val="00A43BD7"/>
    <w:rsid w:val="00A43CEA"/>
    <w:rsid w:val="00A814BF"/>
    <w:rsid w:val="00A927DD"/>
    <w:rsid w:val="00AA7830"/>
    <w:rsid w:val="00AB4863"/>
    <w:rsid w:val="00AD4E38"/>
    <w:rsid w:val="00AD76E8"/>
    <w:rsid w:val="00AE366A"/>
    <w:rsid w:val="00B045F3"/>
    <w:rsid w:val="00B1437A"/>
    <w:rsid w:val="00B36C60"/>
    <w:rsid w:val="00B4775A"/>
    <w:rsid w:val="00B57ABD"/>
    <w:rsid w:val="00B62830"/>
    <w:rsid w:val="00B62B18"/>
    <w:rsid w:val="00B64AE1"/>
    <w:rsid w:val="00B73A9F"/>
    <w:rsid w:val="00B85813"/>
    <w:rsid w:val="00B96E41"/>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A53EC"/>
    <w:rsid w:val="00CB63E9"/>
    <w:rsid w:val="00CB710B"/>
    <w:rsid w:val="00CB7873"/>
    <w:rsid w:val="00CC519C"/>
    <w:rsid w:val="00CE1A20"/>
    <w:rsid w:val="00CE7A30"/>
    <w:rsid w:val="00D10B75"/>
    <w:rsid w:val="00D227C3"/>
    <w:rsid w:val="00D248E1"/>
    <w:rsid w:val="00D27874"/>
    <w:rsid w:val="00D54CD4"/>
    <w:rsid w:val="00D82BB9"/>
    <w:rsid w:val="00D8727D"/>
    <w:rsid w:val="00D920D7"/>
    <w:rsid w:val="00D93F85"/>
    <w:rsid w:val="00DB14CC"/>
    <w:rsid w:val="00DD1F70"/>
    <w:rsid w:val="00E1021E"/>
    <w:rsid w:val="00E25E3E"/>
    <w:rsid w:val="00E4479E"/>
    <w:rsid w:val="00E77764"/>
    <w:rsid w:val="00E8091D"/>
    <w:rsid w:val="00E92C59"/>
    <w:rsid w:val="00E93D1E"/>
    <w:rsid w:val="00EB0FC2"/>
    <w:rsid w:val="00ED3878"/>
    <w:rsid w:val="00F06FAB"/>
    <w:rsid w:val="00F36267"/>
    <w:rsid w:val="00F4026E"/>
    <w:rsid w:val="00F43C6E"/>
    <w:rsid w:val="00F4679C"/>
    <w:rsid w:val="00F51A77"/>
    <w:rsid w:val="00F54E82"/>
    <w:rsid w:val="00F653E9"/>
    <w:rsid w:val="00F80951"/>
    <w:rsid w:val="00F82E5D"/>
    <w:rsid w:val="00FB02DF"/>
    <w:rsid w:val="00FB227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AB3D4"/>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4.jpeg"/><Relationship Id="rId21" Type="http://schemas.openxmlformats.org/officeDocument/2006/relationships/image" Target="media/image13.emf"/><Relationship Id="rId42" Type="http://schemas.openxmlformats.org/officeDocument/2006/relationships/image" Target="media/image33.jpeg"/><Relationship Id="rId63" Type="http://schemas.openxmlformats.org/officeDocument/2006/relationships/oleObject" Target="embeddings/oleObject3.bin"/><Relationship Id="rId84" Type="http://schemas.openxmlformats.org/officeDocument/2006/relationships/image" Target="media/image59.png"/><Relationship Id="rId138" Type="http://schemas.openxmlformats.org/officeDocument/2006/relationships/image" Target="media/image105.jpeg"/><Relationship Id="rId107" Type="http://schemas.openxmlformats.org/officeDocument/2006/relationships/image" Target="media/image74.jpeg"/><Relationship Id="rId11" Type="http://schemas.openxmlformats.org/officeDocument/2006/relationships/image" Target="media/image5.jpg"/><Relationship Id="rId32" Type="http://schemas.openxmlformats.org/officeDocument/2006/relationships/image" Target="media/image23.jpeg"/><Relationship Id="rId53" Type="http://schemas.openxmlformats.org/officeDocument/2006/relationships/image" Target="media/image44.jpeg"/><Relationship Id="rId74" Type="http://schemas.openxmlformats.org/officeDocument/2006/relationships/oleObject" Target="embeddings/oleObject14.bin"/><Relationship Id="rId128" Type="http://schemas.openxmlformats.org/officeDocument/2006/relationships/image" Target="media/image95.jpeg"/><Relationship Id="rId149" Type="http://schemas.openxmlformats.org/officeDocument/2006/relationships/image" Target="media/image114.emf"/><Relationship Id="rId5" Type="http://schemas.openxmlformats.org/officeDocument/2006/relationships/footnotes" Target="footnotes.xml"/><Relationship Id="rId95" Type="http://schemas.openxmlformats.org/officeDocument/2006/relationships/oleObject" Target="embeddings/oleObject25.bin"/><Relationship Id="rId22" Type="http://schemas.openxmlformats.org/officeDocument/2006/relationships/package" Target="embeddings/5978a37c000096eb00003090.vsdx"/><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oleObject" Target="embeddings/oleObject4.bin"/><Relationship Id="rId69" Type="http://schemas.openxmlformats.org/officeDocument/2006/relationships/oleObject" Target="embeddings/oleObject9.bin"/><Relationship Id="rId113" Type="http://schemas.openxmlformats.org/officeDocument/2006/relationships/image" Target="media/image80.jpeg"/><Relationship Id="rId118" Type="http://schemas.openxmlformats.org/officeDocument/2006/relationships/image" Target="media/image85.jpeg"/><Relationship Id="rId134" Type="http://schemas.openxmlformats.org/officeDocument/2006/relationships/image" Target="media/image101.jpeg"/><Relationship Id="rId139" Type="http://schemas.openxmlformats.org/officeDocument/2006/relationships/image" Target="media/image106.jpeg"/><Relationship Id="rId80" Type="http://schemas.openxmlformats.org/officeDocument/2006/relationships/image" Target="media/image55.jpeg"/><Relationship Id="rId85" Type="http://schemas.openxmlformats.org/officeDocument/2006/relationships/oleObject" Target="embeddings/oleObject19.bin"/><Relationship Id="rId150" Type="http://schemas.openxmlformats.org/officeDocument/2006/relationships/header" Target="header1.xml"/><Relationship Id="rId155" Type="http://schemas.openxmlformats.org/officeDocument/2006/relationships/customXml" Target="../customXml/item2.xml"/><Relationship Id="rId12" Type="http://schemas.openxmlformats.org/officeDocument/2006/relationships/image" Target="media/image6.jpg"/><Relationship Id="rId17" Type="http://schemas.openxmlformats.org/officeDocument/2006/relationships/oleObject" Target="embeddings/oleObject1.bin"/><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70.jpeg"/><Relationship Id="rId108" Type="http://schemas.openxmlformats.org/officeDocument/2006/relationships/image" Target="media/image75.jpeg"/><Relationship Id="rId124" Type="http://schemas.openxmlformats.org/officeDocument/2006/relationships/image" Target="media/image91.jpeg"/><Relationship Id="rId129" Type="http://schemas.openxmlformats.org/officeDocument/2006/relationships/image" Target="media/image96.jpeg"/><Relationship Id="rId54" Type="http://schemas.openxmlformats.org/officeDocument/2006/relationships/image" Target="media/image45.png"/><Relationship Id="rId70" Type="http://schemas.openxmlformats.org/officeDocument/2006/relationships/oleObject" Target="embeddings/oleObject10.bin"/><Relationship Id="rId75" Type="http://schemas.openxmlformats.org/officeDocument/2006/relationships/oleObject" Target="embeddings/oleObject15.bin"/><Relationship Id="rId91" Type="http://schemas.openxmlformats.org/officeDocument/2006/relationships/image" Target="media/image62.jpeg"/><Relationship Id="rId96" Type="http://schemas.openxmlformats.org/officeDocument/2006/relationships/oleObject" Target="embeddings/oleObject26.bin"/><Relationship Id="rId140" Type="http://schemas.openxmlformats.org/officeDocument/2006/relationships/image" Target="media/image107.png"/><Relationship Id="rId145" Type="http://schemas.openxmlformats.org/officeDocument/2006/relationships/image" Target="media/image110.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81.jpeg"/><Relationship Id="rId119" Type="http://schemas.openxmlformats.org/officeDocument/2006/relationships/image" Target="media/image86.jpeg"/><Relationship Id="rId44" Type="http://schemas.openxmlformats.org/officeDocument/2006/relationships/image" Target="media/image35.jpeg"/><Relationship Id="rId60" Type="http://schemas.openxmlformats.org/officeDocument/2006/relationships/image" Target="media/image51.png"/><Relationship Id="rId65" Type="http://schemas.openxmlformats.org/officeDocument/2006/relationships/oleObject" Target="embeddings/oleObject5.bin"/><Relationship Id="rId81" Type="http://schemas.openxmlformats.org/officeDocument/2006/relationships/image" Target="media/image56.jpeg"/><Relationship Id="rId86" Type="http://schemas.openxmlformats.org/officeDocument/2006/relationships/oleObject" Target="embeddings/oleObject20.bin"/><Relationship Id="rId130" Type="http://schemas.openxmlformats.org/officeDocument/2006/relationships/image" Target="media/image97.jpeg"/><Relationship Id="rId135" Type="http://schemas.openxmlformats.org/officeDocument/2006/relationships/image" Target="media/image102.png"/><Relationship Id="rId151" Type="http://schemas.openxmlformats.org/officeDocument/2006/relationships/footer" Target="footer1.xml"/><Relationship Id="rId156" Type="http://schemas.openxmlformats.org/officeDocument/2006/relationships/customXml" Target="../customXml/item3.xm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0.jpeg"/><Relationship Id="rId109" Type="http://schemas.openxmlformats.org/officeDocument/2006/relationships/image" Target="media/image76.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oleObject" Target="embeddings/oleObject16.bin"/><Relationship Id="rId97" Type="http://schemas.openxmlformats.org/officeDocument/2006/relationships/image" Target="media/image64.jpeg"/><Relationship Id="rId104" Type="http://schemas.openxmlformats.org/officeDocument/2006/relationships/image" Target="media/image71.jpeg"/><Relationship Id="rId120" Type="http://schemas.openxmlformats.org/officeDocument/2006/relationships/image" Target="media/image87.jpeg"/><Relationship Id="rId125" Type="http://schemas.openxmlformats.org/officeDocument/2006/relationships/image" Target="media/image92.jpeg"/><Relationship Id="rId141" Type="http://schemas.openxmlformats.org/officeDocument/2006/relationships/oleObject" Target="embeddings/oleObject27.bin"/><Relationship Id="rId146" Type="http://schemas.openxmlformats.org/officeDocument/2006/relationships/image" Target="media/image111.emf"/><Relationship Id="rId7" Type="http://schemas.openxmlformats.org/officeDocument/2006/relationships/image" Target="media/image1.jpeg"/><Relationship Id="rId71" Type="http://schemas.openxmlformats.org/officeDocument/2006/relationships/oleObject" Target="embeddings/oleObject11.bin"/><Relationship Id="rId92" Type="http://schemas.openxmlformats.org/officeDocument/2006/relationships/image" Target="media/image63.jpeg"/><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oleObject" Target="embeddings/oleObject6.bin"/><Relationship Id="rId87" Type="http://schemas.openxmlformats.org/officeDocument/2006/relationships/oleObject" Target="embeddings/oleObject21.bin"/><Relationship Id="rId110" Type="http://schemas.openxmlformats.org/officeDocument/2006/relationships/image" Target="media/image77.jpeg"/><Relationship Id="rId115" Type="http://schemas.openxmlformats.org/officeDocument/2006/relationships/image" Target="media/image82.jpeg"/><Relationship Id="rId131" Type="http://schemas.openxmlformats.org/officeDocument/2006/relationships/image" Target="media/image98.jpeg"/><Relationship Id="rId136" Type="http://schemas.openxmlformats.org/officeDocument/2006/relationships/image" Target="media/image103.png"/><Relationship Id="rId61" Type="http://schemas.openxmlformats.org/officeDocument/2006/relationships/image" Target="media/image52.jpeg"/><Relationship Id="rId82" Type="http://schemas.openxmlformats.org/officeDocument/2006/relationships/image" Target="media/image57.jpeg"/><Relationship Id="rId152" Type="http://schemas.openxmlformats.org/officeDocument/2006/relationships/fontTable" Target="fontTable.xml"/><Relationship Id="rId19" Type="http://schemas.openxmlformats.org/officeDocument/2006/relationships/image" Target="media/image12.emf"/><Relationship Id="rId14" Type="http://schemas.openxmlformats.org/officeDocument/2006/relationships/image" Target="media/image8.jp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oleObject" Target="embeddings/oleObject17.bin"/><Relationship Id="rId100" Type="http://schemas.openxmlformats.org/officeDocument/2006/relationships/image" Target="media/image67.jpeg"/><Relationship Id="rId105" Type="http://schemas.openxmlformats.org/officeDocument/2006/relationships/image" Target="media/image72.jpeg"/><Relationship Id="rId126" Type="http://schemas.openxmlformats.org/officeDocument/2006/relationships/image" Target="media/image93.jpeg"/><Relationship Id="rId147" Type="http://schemas.openxmlformats.org/officeDocument/2006/relationships/image" Target="media/image112.emf"/><Relationship Id="rId8" Type="http://schemas.openxmlformats.org/officeDocument/2006/relationships/image" Target="media/image2.jpeg"/><Relationship Id="rId51" Type="http://schemas.openxmlformats.org/officeDocument/2006/relationships/image" Target="media/image42.jpeg"/><Relationship Id="rId72" Type="http://schemas.openxmlformats.org/officeDocument/2006/relationships/oleObject" Target="embeddings/oleObject12.bin"/><Relationship Id="rId93" Type="http://schemas.openxmlformats.org/officeDocument/2006/relationships/oleObject" Target="embeddings/oleObject23.bin"/><Relationship Id="rId98" Type="http://schemas.openxmlformats.org/officeDocument/2006/relationships/image" Target="media/image65.jpeg"/><Relationship Id="rId121" Type="http://schemas.openxmlformats.org/officeDocument/2006/relationships/image" Target="media/image88.jpeg"/><Relationship Id="rId142" Type="http://schemas.openxmlformats.org/officeDocument/2006/relationships/image" Target="media/image108.jpeg"/><Relationship Id="rId3" Type="http://schemas.openxmlformats.org/officeDocument/2006/relationships/settings" Target="setting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oleObject" Target="embeddings/oleObject7.bin"/><Relationship Id="rId116" Type="http://schemas.openxmlformats.org/officeDocument/2006/relationships/image" Target="media/image83.jpeg"/><Relationship Id="rId137" Type="http://schemas.openxmlformats.org/officeDocument/2006/relationships/image" Target="media/image104.jpeg"/><Relationship Id="rId20" Type="http://schemas.openxmlformats.org/officeDocument/2006/relationships/oleObject" Target="embeddings/oleObject2.bin"/><Relationship Id="rId41" Type="http://schemas.openxmlformats.org/officeDocument/2006/relationships/image" Target="media/image32.jpeg"/><Relationship Id="rId62" Type="http://schemas.openxmlformats.org/officeDocument/2006/relationships/image" Target="media/image53.png"/><Relationship Id="rId83" Type="http://schemas.openxmlformats.org/officeDocument/2006/relationships/image" Target="media/image58.jpeg"/><Relationship Id="rId88" Type="http://schemas.openxmlformats.org/officeDocument/2006/relationships/oleObject" Target="embeddings/oleObject22.bin"/><Relationship Id="rId111" Type="http://schemas.openxmlformats.org/officeDocument/2006/relationships/image" Target="media/image78.jpeg"/><Relationship Id="rId132" Type="http://schemas.openxmlformats.org/officeDocument/2006/relationships/image" Target="media/image99.jpeg"/><Relationship Id="rId153" Type="http://schemas.openxmlformats.org/officeDocument/2006/relationships/theme" Target="theme/theme1.xml"/><Relationship Id="rId15" Type="http://schemas.openxmlformats.org/officeDocument/2006/relationships/image" Target="media/image9.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73.jpeg"/><Relationship Id="rId127" Type="http://schemas.openxmlformats.org/officeDocument/2006/relationships/image" Target="media/image94.jpeg"/><Relationship Id="rId10" Type="http://schemas.openxmlformats.org/officeDocument/2006/relationships/image" Target="media/image4.jpeg"/><Relationship Id="rId31" Type="http://schemas.openxmlformats.org/officeDocument/2006/relationships/image" Target="media/image22.jpeg"/><Relationship Id="rId52" Type="http://schemas.openxmlformats.org/officeDocument/2006/relationships/image" Target="media/image43.jpeg"/><Relationship Id="rId73" Type="http://schemas.openxmlformats.org/officeDocument/2006/relationships/oleObject" Target="embeddings/oleObject13.bin"/><Relationship Id="rId78" Type="http://schemas.openxmlformats.org/officeDocument/2006/relationships/oleObject" Target="embeddings/oleObject18.bin"/><Relationship Id="rId94" Type="http://schemas.openxmlformats.org/officeDocument/2006/relationships/oleObject" Target="embeddings/oleObject24.bin"/><Relationship Id="rId99" Type="http://schemas.openxmlformats.org/officeDocument/2006/relationships/image" Target="media/image66.jpeg"/><Relationship Id="rId101" Type="http://schemas.openxmlformats.org/officeDocument/2006/relationships/image" Target="media/image68.jpeg"/><Relationship Id="rId122" Type="http://schemas.openxmlformats.org/officeDocument/2006/relationships/image" Target="media/image89.jpeg"/><Relationship Id="rId143" Type="http://schemas.openxmlformats.org/officeDocument/2006/relationships/oleObject" Target="embeddings/oleObject28.bin"/><Relationship Id="rId148" Type="http://schemas.openxmlformats.org/officeDocument/2006/relationships/image" Target="media/image113.emf"/><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oleObject" Target="embeddings/oleObject8.bin"/><Relationship Id="rId89" Type="http://schemas.openxmlformats.org/officeDocument/2006/relationships/image" Target="media/image60.jpeg"/><Relationship Id="rId112" Type="http://schemas.openxmlformats.org/officeDocument/2006/relationships/image" Target="media/image79.jpeg"/><Relationship Id="rId133" Type="http://schemas.openxmlformats.org/officeDocument/2006/relationships/image" Target="media/image100.png"/><Relationship Id="rId154" Type="http://schemas.openxmlformats.org/officeDocument/2006/relationships/customXml" Target="../customXml/item1.xml"/><Relationship Id="rId16" Type="http://schemas.openxmlformats.org/officeDocument/2006/relationships/image" Target="media/image10.emf"/><Relationship Id="rId37" Type="http://schemas.openxmlformats.org/officeDocument/2006/relationships/image" Target="media/image28.jpeg"/><Relationship Id="rId58" Type="http://schemas.openxmlformats.org/officeDocument/2006/relationships/image" Target="media/image49.jpeg"/><Relationship Id="rId79" Type="http://schemas.openxmlformats.org/officeDocument/2006/relationships/image" Target="media/image54.jpeg"/><Relationship Id="rId102" Type="http://schemas.openxmlformats.org/officeDocument/2006/relationships/image" Target="media/image69.jpeg"/><Relationship Id="rId123" Type="http://schemas.openxmlformats.org/officeDocument/2006/relationships/image" Target="media/image90.jpeg"/><Relationship Id="rId144" Type="http://schemas.openxmlformats.org/officeDocument/2006/relationships/image" Target="media/image109.png"/><Relationship Id="rId90" Type="http://schemas.openxmlformats.org/officeDocument/2006/relationships/image" Target="media/image61.jpeg"/></Relationships>
</file>

<file path=word/_rels/header1.xml.rels><?xml version="1.0" encoding="UTF-8" standalone="yes"?>
<Relationships xmlns="http://schemas.openxmlformats.org/package/2006/relationships"><Relationship Id="rId1"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F7DBCCAB020E42A028D9C08B4D5342" ma:contentTypeVersion="4" ma:contentTypeDescription="Create a new document." ma:contentTypeScope="" ma:versionID="a1001cb474cfd0a8250315ef3d4996b9">
  <xsd:schema xmlns:xsd="http://www.w3.org/2001/XMLSchema" xmlns:xs="http://www.w3.org/2001/XMLSchema" xmlns:p="http://schemas.microsoft.com/office/2006/metadata/properties" xmlns:ns2="http://schemas.microsoft.com/sharepoint/v4" xmlns:ns3="16910464-780c-4f6d-8de9-d311a934c83f" targetNamespace="http://schemas.microsoft.com/office/2006/metadata/properties" ma:root="true" ma:fieldsID="112b01f8db97ce315f42127fefb7f154" ns2:_="" ns3:_="">
    <xsd:import namespace="http://schemas.microsoft.com/sharepoint/v4"/>
    <xsd:import namespace="16910464-780c-4f6d-8de9-d311a934c83f"/>
    <xsd:element name="properties">
      <xsd:complexType>
        <xsd:sequence>
          <xsd:element name="documentManagement">
            <xsd:complexType>
              <xsd:all>
                <xsd:element ref="ns2:IconOverlay"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910464-780c-4f6d-8de9-d311a934c83f"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188A1552-330B-436A-9248-2E7EFFD12D35}"/>
</file>

<file path=customXml/itemProps2.xml><?xml version="1.0" encoding="utf-8"?>
<ds:datastoreItem xmlns:ds="http://schemas.openxmlformats.org/officeDocument/2006/customXml" ds:itemID="{66A96440-784B-4CEF-880F-CFA77B02C9DF}"/>
</file>

<file path=customXml/itemProps3.xml><?xml version="1.0" encoding="utf-8"?>
<ds:datastoreItem xmlns:ds="http://schemas.openxmlformats.org/officeDocument/2006/customXml" ds:itemID="{15689171-81B2-4D7E-BFEC-1E439465078D}"/>
</file>

<file path=docProps/app.xml><?xml version="1.0" encoding="utf-8"?>
<Properties xmlns="http://schemas.openxmlformats.org/officeDocument/2006/extended-properties" xmlns:vt="http://schemas.openxmlformats.org/officeDocument/2006/docPropsVTypes">
  <Template>Normal</Template>
  <TotalTime>0</TotalTime>
  <Pages>137</Pages>
  <Words>38615</Words>
  <Characters>220110</Characters>
  <Application>Microsoft Office Word</Application>
  <DocSecurity>0</DocSecurity>
  <Lines>1834</Lines>
  <Paragraphs>516</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258209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Mahdoui, Chohdi (C.)</cp:lastModifiedBy>
  <cp:revision>2</cp:revision>
  <dcterms:created xsi:type="dcterms:W3CDTF">2019-10-18T14:04:00Z</dcterms:created>
  <dcterms:modified xsi:type="dcterms:W3CDTF">2019-10-18T14:04:00Z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0x010100E1F7DBCCAB020E42A028D9C08B4D5342</vt:lpwstr>
  </property>
</Properties>
</file>