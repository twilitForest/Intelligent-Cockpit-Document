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01" w:type="dxa"/>
        <w:jc w:val="center"/>
        <w:tblLayout w:type="fixed"/>
        <w:tblLook w:val="04A0" w:firstRow="1" w:lastRow="0" w:firstColumn="1" w:lastColumn="0" w:noHBand="0" w:noVBand="1"/>
      </w:tblPr>
      <w:tblGrid>
        <w:gridCol w:w="1403"/>
        <w:gridCol w:w="8398"/>
      </w:tblGrid>
      <w:tr w:rsidR="001960AD" w:rsidRPr="00E26B2A" w14:paraId="32A627DA" w14:textId="77777777">
        <w:trPr>
          <w:trHeight w:val="851"/>
          <w:jc w:val="center"/>
        </w:trPr>
        <w:tc>
          <w:tcPr>
            <w:tcW w:w="1403" w:type="dxa"/>
            <w:tcBorders>
              <w:top w:val="single" w:sz="4" w:space="0" w:color="auto"/>
              <w:left w:val="single" w:sz="4" w:space="0" w:color="auto"/>
              <w:bottom w:val="single" w:sz="4" w:space="0" w:color="auto"/>
              <w:right w:val="single" w:sz="4" w:space="0" w:color="auto"/>
            </w:tcBorders>
            <w:shd w:val="clear" w:color="000000" w:fill="C0C0C0"/>
            <w:vAlign w:val="center"/>
          </w:tcPr>
          <w:p w14:paraId="62556A16" w14:textId="77777777" w:rsidR="001960AD" w:rsidRPr="00E26B2A" w:rsidRDefault="007711E1">
            <w:pPr>
              <w:rPr>
                <w:rFonts w:ascii="微软雅黑" w:eastAsia="微软雅黑" w:hAnsi="微软雅黑" w:cs="Arial"/>
                <w:b/>
                <w:bCs/>
              </w:rPr>
            </w:pPr>
            <w:bookmarkStart w:id="0" w:name="_Toc355945205"/>
            <w:r w:rsidRPr="00E26B2A">
              <w:rPr>
                <w:rFonts w:ascii="微软雅黑" w:eastAsia="微软雅黑" w:hAnsi="微软雅黑" w:cs="Arial"/>
                <w:b/>
                <w:bCs/>
              </w:rPr>
              <w:t>Title：</w:t>
            </w:r>
          </w:p>
        </w:tc>
        <w:tc>
          <w:tcPr>
            <w:tcW w:w="8398" w:type="dxa"/>
            <w:tcBorders>
              <w:top w:val="single" w:sz="4" w:space="0" w:color="auto"/>
              <w:left w:val="nil"/>
              <w:bottom w:val="single" w:sz="4" w:space="0" w:color="auto"/>
              <w:right w:val="single" w:sz="4" w:space="0" w:color="auto"/>
            </w:tcBorders>
            <w:shd w:val="clear" w:color="auto" w:fill="auto"/>
            <w:noWrap/>
            <w:vAlign w:val="center"/>
          </w:tcPr>
          <w:p w14:paraId="01D3BA7E" w14:textId="4CFC1002" w:rsidR="001960AD" w:rsidRPr="00E26B2A" w:rsidRDefault="006127AC">
            <w:pPr>
              <w:jc w:val="center"/>
              <w:rPr>
                <w:rFonts w:ascii="微软雅黑" w:eastAsia="微软雅黑" w:hAnsi="微软雅黑" w:cs="Arial"/>
                <w:b/>
                <w:sz w:val="21"/>
                <w:szCs w:val="21"/>
              </w:rPr>
            </w:pPr>
            <w:ins w:id="1" w:author="作者" w:date="2020-09-14T11:03:00Z">
              <w:r w:rsidRPr="006127AC">
                <w:rPr>
                  <w:rFonts w:ascii="微软雅黑" w:eastAsia="微软雅黑" w:hAnsi="微软雅黑" w:cs="Arial"/>
                  <w:b/>
                  <w:sz w:val="21"/>
                  <w:szCs w:val="21"/>
                </w:rPr>
                <w:t>ambient light</w:t>
              </w:r>
              <w:r w:rsidRPr="006127AC" w:rsidDel="006127AC">
                <w:rPr>
                  <w:rFonts w:ascii="微软雅黑" w:eastAsia="微软雅黑" w:hAnsi="微软雅黑" w:cs="Arial" w:hint="eastAsia"/>
                  <w:b/>
                  <w:sz w:val="21"/>
                  <w:szCs w:val="21"/>
                </w:rPr>
                <w:t xml:space="preserve"> </w:t>
              </w:r>
            </w:ins>
            <w:del w:id="2" w:author="作者" w:date="2020-09-14T11:03:00Z">
              <w:r w:rsidR="00C77C0B" w:rsidRPr="00E26B2A" w:rsidDel="006127AC">
                <w:rPr>
                  <w:rFonts w:ascii="微软雅黑" w:eastAsia="微软雅黑" w:hAnsi="微软雅黑" w:cs="Arial" w:hint="eastAsia"/>
                  <w:b/>
                  <w:sz w:val="21"/>
                  <w:szCs w:val="21"/>
                </w:rPr>
                <w:delText>DLNA</w:delText>
              </w:r>
            </w:del>
            <w:r w:rsidR="007711E1" w:rsidRPr="00E26B2A">
              <w:rPr>
                <w:rFonts w:ascii="微软雅黑" w:eastAsia="微软雅黑" w:hAnsi="微软雅黑" w:cs="Arial" w:hint="eastAsia"/>
                <w:b/>
                <w:sz w:val="21"/>
                <w:szCs w:val="21"/>
              </w:rPr>
              <w:t xml:space="preserve"> MRD</w:t>
            </w:r>
          </w:p>
        </w:tc>
      </w:tr>
    </w:tbl>
    <w:p w14:paraId="2B5392E4" w14:textId="77777777" w:rsidR="001960AD" w:rsidRPr="00E26B2A" w:rsidRDefault="001960AD">
      <w:pPr>
        <w:spacing w:line="360" w:lineRule="auto"/>
        <w:rPr>
          <w:rFonts w:ascii="微软雅黑" w:eastAsia="微软雅黑" w:hAnsi="微软雅黑" w:cs="Arial"/>
        </w:rPr>
      </w:pPr>
    </w:p>
    <w:tbl>
      <w:tblPr>
        <w:tblW w:w="98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 w:author="作者" w:date="2020-09-25T13:09:00Z">
          <w:tblPr>
            <w:tblW w:w="9816" w:type="dxa"/>
            <w:jc w:val="center"/>
            <w:tblLayout w:type="fixed"/>
            <w:tblLook w:val="04A0" w:firstRow="1" w:lastRow="0" w:firstColumn="1" w:lastColumn="0" w:noHBand="0" w:noVBand="1"/>
          </w:tblPr>
        </w:tblPrChange>
      </w:tblPr>
      <w:tblGrid>
        <w:gridCol w:w="1555"/>
        <w:gridCol w:w="1984"/>
        <w:gridCol w:w="1559"/>
        <w:gridCol w:w="4718"/>
        <w:tblGridChange w:id="4">
          <w:tblGrid>
            <w:gridCol w:w="1555"/>
            <w:gridCol w:w="1984"/>
            <w:gridCol w:w="1559"/>
            <w:gridCol w:w="4718"/>
          </w:tblGrid>
        </w:tblGridChange>
      </w:tblGrid>
      <w:tr w:rsidR="001960AD" w:rsidRPr="00E26B2A" w14:paraId="4DB92503" w14:textId="77777777" w:rsidTr="00104AF8">
        <w:trPr>
          <w:trHeight w:val="259"/>
          <w:jc w:val="center"/>
          <w:trPrChange w:id="5" w:author="作者" w:date="2020-09-25T13:09:00Z">
            <w:trPr>
              <w:trHeight w:val="259"/>
              <w:jc w:val="center"/>
            </w:trPr>
          </w:trPrChange>
        </w:trPr>
        <w:tc>
          <w:tcPr>
            <w:tcW w:w="1555" w:type="dxa"/>
            <w:shd w:val="clear" w:color="000000" w:fill="C0C0C0"/>
            <w:vAlign w:val="center"/>
            <w:tcPrChange w:id="6" w:author="作者" w:date="2020-09-25T13:09:00Z">
              <w:tcPr>
                <w:tcW w:w="1555" w:type="dxa"/>
                <w:tcBorders>
                  <w:top w:val="nil"/>
                  <w:left w:val="single" w:sz="4" w:space="0" w:color="auto"/>
                  <w:bottom w:val="single" w:sz="4" w:space="0" w:color="auto"/>
                  <w:right w:val="single" w:sz="4" w:space="0" w:color="auto"/>
                </w:tcBorders>
                <w:shd w:val="clear" w:color="000000" w:fill="C0C0C0"/>
                <w:vAlign w:val="center"/>
              </w:tcPr>
            </w:tcPrChange>
          </w:tcPr>
          <w:p w14:paraId="4037044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Version</w:t>
            </w:r>
          </w:p>
        </w:tc>
        <w:tc>
          <w:tcPr>
            <w:tcW w:w="1984" w:type="dxa"/>
            <w:shd w:val="clear" w:color="000000" w:fill="C0C0C0"/>
            <w:vAlign w:val="center"/>
            <w:tcPrChange w:id="7" w:author="作者" w:date="2020-09-25T13:09:00Z">
              <w:tcPr>
                <w:tcW w:w="1984" w:type="dxa"/>
                <w:tcBorders>
                  <w:top w:val="nil"/>
                  <w:left w:val="nil"/>
                  <w:bottom w:val="single" w:sz="4" w:space="0" w:color="auto"/>
                  <w:right w:val="single" w:sz="4" w:space="0" w:color="auto"/>
                </w:tcBorders>
                <w:shd w:val="clear" w:color="000000" w:fill="C0C0C0"/>
                <w:vAlign w:val="center"/>
              </w:tcPr>
            </w:tcPrChange>
          </w:tcPr>
          <w:p w14:paraId="19AAF9C6"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Date</w:t>
            </w:r>
          </w:p>
        </w:tc>
        <w:tc>
          <w:tcPr>
            <w:tcW w:w="1559" w:type="dxa"/>
            <w:shd w:val="clear" w:color="000000" w:fill="C0C0C0"/>
            <w:vAlign w:val="center"/>
            <w:tcPrChange w:id="8" w:author="作者" w:date="2020-09-25T13:09:00Z">
              <w:tcPr>
                <w:tcW w:w="1559" w:type="dxa"/>
                <w:tcBorders>
                  <w:top w:val="nil"/>
                  <w:left w:val="nil"/>
                  <w:bottom w:val="single" w:sz="4" w:space="0" w:color="auto"/>
                  <w:right w:val="single" w:sz="4" w:space="0" w:color="auto"/>
                </w:tcBorders>
                <w:shd w:val="clear" w:color="000000" w:fill="C0C0C0"/>
                <w:vAlign w:val="center"/>
              </w:tcPr>
            </w:tcPrChange>
          </w:tcPr>
          <w:p w14:paraId="4F3CD155" w14:textId="77777777" w:rsidR="001960AD" w:rsidRPr="00E26B2A" w:rsidRDefault="007711E1">
            <w:pPr>
              <w:rPr>
                <w:rFonts w:ascii="微软雅黑" w:eastAsia="微软雅黑" w:hAnsi="微软雅黑" w:cs="Arial"/>
                <w:b/>
                <w:bCs/>
              </w:rPr>
            </w:pPr>
            <w:r w:rsidRPr="00E26B2A">
              <w:rPr>
                <w:rFonts w:ascii="微软雅黑" w:eastAsia="微软雅黑" w:hAnsi="微软雅黑" w:cs="Arial"/>
                <w:b/>
                <w:bCs/>
              </w:rPr>
              <w:t>Document Owner</w:t>
            </w:r>
          </w:p>
        </w:tc>
        <w:tc>
          <w:tcPr>
            <w:tcW w:w="4718" w:type="dxa"/>
            <w:shd w:val="clear" w:color="000000" w:fill="C0C0C0"/>
            <w:vAlign w:val="center"/>
            <w:tcPrChange w:id="9" w:author="作者" w:date="2020-09-25T13:09:00Z">
              <w:tcPr>
                <w:tcW w:w="4718" w:type="dxa"/>
                <w:tcBorders>
                  <w:top w:val="single" w:sz="4" w:space="0" w:color="auto"/>
                  <w:left w:val="single" w:sz="4" w:space="0" w:color="auto"/>
                  <w:bottom w:val="single" w:sz="4" w:space="0" w:color="auto"/>
                  <w:right w:val="single" w:sz="4" w:space="0" w:color="000000"/>
                </w:tcBorders>
                <w:shd w:val="clear" w:color="000000" w:fill="C0C0C0"/>
                <w:vAlign w:val="center"/>
              </w:tcPr>
            </w:tcPrChange>
          </w:tcPr>
          <w:p w14:paraId="6B3790C1" w14:textId="77777777" w:rsidR="001960AD" w:rsidRPr="00E26B2A" w:rsidRDefault="007711E1">
            <w:pPr>
              <w:jc w:val="center"/>
              <w:rPr>
                <w:rFonts w:ascii="微软雅黑" w:eastAsia="微软雅黑" w:hAnsi="微软雅黑" w:cs="Arial"/>
                <w:b/>
                <w:bCs/>
              </w:rPr>
            </w:pPr>
            <w:r w:rsidRPr="00E26B2A">
              <w:rPr>
                <w:rFonts w:ascii="微软雅黑" w:eastAsia="微软雅黑" w:hAnsi="微软雅黑" w:cs="Arial"/>
                <w:b/>
                <w:bCs/>
              </w:rPr>
              <w:t>Changes</w:t>
            </w:r>
          </w:p>
        </w:tc>
      </w:tr>
      <w:tr w:rsidR="00CF33FB" w:rsidRPr="00E26B2A" w14:paraId="75F70016" w14:textId="77777777" w:rsidTr="00104AF8">
        <w:trPr>
          <w:trHeight w:val="255"/>
          <w:jc w:val="center"/>
          <w:trPrChange w:id="10" w:author="作者" w:date="2020-09-25T13:09:00Z">
            <w:trPr>
              <w:trHeight w:val="255"/>
              <w:jc w:val="center"/>
            </w:trPr>
          </w:trPrChange>
        </w:trPr>
        <w:tc>
          <w:tcPr>
            <w:tcW w:w="1555" w:type="dxa"/>
            <w:shd w:val="clear" w:color="auto" w:fill="auto"/>
            <w:vAlign w:val="center"/>
            <w:tcPrChange w:id="11"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52CDC951" w14:textId="3DF1B3F1" w:rsidR="00CF33FB" w:rsidRPr="00E26B2A" w:rsidRDefault="00CF33FB" w:rsidP="00CF33FB">
            <w:pPr>
              <w:jc w:val="both"/>
              <w:rPr>
                <w:rFonts w:ascii="微软雅黑" w:eastAsia="微软雅黑" w:hAnsi="微软雅黑" w:cs="Arial"/>
              </w:rPr>
            </w:pPr>
            <w:ins w:id="12" w:author="作者" w:date="2020-09-25T09:58:00Z">
              <w:r w:rsidRPr="00E26B2A">
                <w:rPr>
                  <w:rFonts w:ascii="微软雅黑" w:eastAsia="微软雅黑" w:hAnsi="微软雅黑" w:cs="Arial" w:hint="eastAsia"/>
                </w:rPr>
                <w:t>&lt;1.0&gt;</w:t>
              </w:r>
            </w:ins>
            <w:del w:id="13" w:author="作者" w:date="2020-09-25T09:58:00Z">
              <w:r w:rsidRPr="00E26B2A" w:rsidDel="0032153D">
                <w:rPr>
                  <w:rFonts w:ascii="微软雅黑" w:eastAsia="微软雅黑" w:hAnsi="微软雅黑" w:cs="Arial" w:hint="eastAsia"/>
                </w:rPr>
                <w:delText>&lt;1.0&gt;</w:delText>
              </w:r>
            </w:del>
          </w:p>
        </w:tc>
        <w:tc>
          <w:tcPr>
            <w:tcW w:w="1984" w:type="dxa"/>
            <w:shd w:val="clear" w:color="auto" w:fill="auto"/>
            <w:vAlign w:val="center"/>
            <w:tcPrChange w:id="14"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3BB1117A" w14:textId="073C9FD3" w:rsidR="00CF33FB" w:rsidRPr="00E26B2A" w:rsidRDefault="00CF33FB" w:rsidP="00CF33FB">
            <w:pPr>
              <w:jc w:val="both"/>
              <w:rPr>
                <w:rFonts w:ascii="微软雅黑" w:eastAsia="微软雅黑" w:hAnsi="微软雅黑" w:cs="Arial"/>
              </w:rPr>
            </w:pPr>
            <w:ins w:id="15" w:author="作者" w:date="2020-09-25T09:58: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9</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hint="eastAsia"/>
                  <w:b/>
                  <w:color w:val="000000"/>
                  <w:spacing w:val="9"/>
                  <w:sz w:val="21"/>
                  <w:szCs w:val="21"/>
                </w:rPr>
                <w:t>1</w:t>
              </w:r>
              <w:r>
                <w:rPr>
                  <w:rFonts w:ascii="微软雅黑" w:eastAsia="微软雅黑" w:hAnsi="微软雅黑" w:cs="宋体"/>
                  <w:b/>
                  <w:color w:val="000000"/>
                  <w:spacing w:val="9"/>
                  <w:sz w:val="21"/>
                  <w:szCs w:val="21"/>
                </w:rPr>
                <w:t>7</w:t>
              </w:r>
              <w:r w:rsidRPr="00E26B2A">
                <w:rPr>
                  <w:rFonts w:ascii="微软雅黑" w:eastAsia="微软雅黑" w:hAnsi="微软雅黑" w:cs="宋体"/>
                  <w:b/>
                  <w:color w:val="000000"/>
                  <w:spacing w:val="10"/>
                  <w:sz w:val="21"/>
                  <w:szCs w:val="21"/>
                </w:rPr>
                <w:t>&gt;</w:t>
              </w:r>
            </w:ins>
            <w:del w:id="16" w:author="作者" w:date="2020-09-25T09:58:00Z">
              <w:r w:rsidRPr="00E26B2A" w:rsidDel="0032153D">
                <w:rPr>
                  <w:rFonts w:ascii="微软雅黑" w:eastAsia="微软雅黑" w:hAnsi="微软雅黑" w:cs="宋体"/>
                  <w:b/>
                  <w:color w:val="000000"/>
                  <w:spacing w:val="9"/>
                  <w:sz w:val="21"/>
                  <w:szCs w:val="21"/>
                </w:rPr>
                <w:delText>&lt;20</w:delText>
              </w:r>
              <w:r w:rsidRPr="00E26B2A" w:rsidDel="0032153D">
                <w:rPr>
                  <w:rFonts w:ascii="微软雅黑" w:eastAsia="微软雅黑" w:hAnsi="微软雅黑" w:cs="宋体" w:hint="eastAsia"/>
                  <w:b/>
                  <w:color w:val="000000"/>
                  <w:spacing w:val="9"/>
                  <w:sz w:val="21"/>
                  <w:szCs w:val="21"/>
                </w:rPr>
                <w:delText>20</w:delText>
              </w:r>
              <w:r w:rsidRPr="00E26B2A" w:rsidDel="0032153D">
                <w:rPr>
                  <w:rFonts w:ascii="微软雅黑" w:eastAsia="微软雅黑" w:hAnsi="微软雅黑" w:cs="宋体"/>
                  <w:b/>
                  <w:color w:val="000000"/>
                  <w:spacing w:val="10"/>
                  <w:sz w:val="21"/>
                  <w:szCs w:val="21"/>
                </w:rPr>
                <w:delText>/</w:delText>
              </w:r>
              <w:r w:rsidRPr="00E26B2A" w:rsidDel="0032153D">
                <w:rPr>
                  <w:rFonts w:ascii="微软雅黑" w:eastAsia="微软雅黑" w:hAnsi="微软雅黑" w:cs="宋体" w:hint="eastAsia"/>
                  <w:b/>
                  <w:color w:val="000000"/>
                  <w:spacing w:val="9"/>
                  <w:sz w:val="21"/>
                  <w:szCs w:val="21"/>
                </w:rPr>
                <w:delText>0</w:delText>
              </w:r>
            </w:del>
            <w:ins w:id="17" w:author="作者" w:date="2020-09-14T11:04:00Z">
              <w:del w:id="18" w:author="作者" w:date="2020-09-25T09:58:00Z">
                <w:r w:rsidDel="0032153D">
                  <w:rPr>
                    <w:rFonts w:ascii="微软雅黑" w:eastAsia="微软雅黑" w:hAnsi="微软雅黑" w:cs="宋体"/>
                    <w:b/>
                    <w:color w:val="000000"/>
                    <w:spacing w:val="9"/>
                    <w:sz w:val="21"/>
                    <w:szCs w:val="21"/>
                  </w:rPr>
                  <w:delText>9</w:delText>
                </w:r>
              </w:del>
            </w:ins>
            <w:del w:id="19" w:author="作者" w:date="2020-09-25T09:58:00Z">
              <w:r w:rsidRPr="00E26B2A" w:rsidDel="0032153D">
                <w:rPr>
                  <w:rFonts w:ascii="微软雅黑" w:eastAsia="微软雅黑" w:hAnsi="微软雅黑" w:cs="宋体" w:hint="eastAsia"/>
                  <w:b/>
                  <w:color w:val="000000"/>
                  <w:spacing w:val="9"/>
                  <w:sz w:val="21"/>
                  <w:szCs w:val="21"/>
                </w:rPr>
                <w:delText>2/</w:delText>
              </w:r>
              <w:r w:rsidDel="0032153D">
                <w:rPr>
                  <w:rFonts w:ascii="微软雅黑" w:eastAsia="微软雅黑" w:hAnsi="微软雅黑" w:cs="宋体" w:hint="eastAsia"/>
                  <w:b/>
                  <w:color w:val="000000"/>
                  <w:spacing w:val="9"/>
                  <w:sz w:val="21"/>
                  <w:szCs w:val="21"/>
                </w:rPr>
                <w:delText>1</w:delText>
              </w:r>
            </w:del>
            <w:ins w:id="20" w:author="作者" w:date="2020-09-16T15:25:00Z">
              <w:del w:id="21" w:author="作者" w:date="2020-09-25T09:58:00Z">
                <w:r w:rsidDel="0032153D">
                  <w:rPr>
                    <w:rFonts w:ascii="微软雅黑" w:eastAsia="微软雅黑" w:hAnsi="微软雅黑" w:cs="宋体"/>
                    <w:b/>
                    <w:color w:val="000000"/>
                    <w:spacing w:val="9"/>
                    <w:sz w:val="21"/>
                    <w:szCs w:val="21"/>
                  </w:rPr>
                  <w:delText>6</w:delText>
                </w:r>
              </w:del>
            </w:ins>
            <w:ins w:id="22" w:author="作者" w:date="2020-09-17T17:31:00Z">
              <w:del w:id="23" w:author="作者" w:date="2020-09-25T09:58:00Z">
                <w:r w:rsidDel="0032153D">
                  <w:rPr>
                    <w:rFonts w:ascii="微软雅黑" w:eastAsia="微软雅黑" w:hAnsi="微软雅黑" w:cs="宋体"/>
                    <w:b/>
                    <w:color w:val="000000"/>
                    <w:spacing w:val="9"/>
                    <w:sz w:val="21"/>
                    <w:szCs w:val="21"/>
                  </w:rPr>
                  <w:delText>7</w:delText>
                </w:r>
              </w:del>
            </w:ins>
            <w:ins w:id="24" w:author="作者" w:date="2020-09-14T11:04:00Z">
              <w:del w:id="25" w:author="作者" w:date="2020-09-25T09:58:00Z">
                <w:r w:rsidDel="0032153D">
                  <w:rPr>
                    <w:rFonts w:ascii="微软雅黑" w:eastAsia="微软雅黑" w:hAnsi="微软雅黑" w:cs="宋体"/>
                    <w:b/>
                    <w:color w:val="000000"/>
                    <w:spacing w:val="9"/>
                    <w:sz w:val="21"/>
                    <w:szCs w:val="21"/>
                  </w:rPr>
                  <w:delText>4</w:delText>
                </w:r>
              </w:del>
            </w:ins>
            <w:del w:id="26" w:author="作者" w:date="2020-09-25T09:58:00Z">
              <w:r w:rsidDel="0032153D">
                <w:rPr>
                  <w:rFonts w:ascii="微软雅黑" w:eastAsia="微软雅黑" w:hAnsi="微软雅黑" w:cs="宋体" w:hint="eastAsia"/>
                  <w:b/>
                  <w:color w:val="000000"/>
                  <w:spacing w:val="9"/>
                  <w:sz w:val="21"/>
                  <w:szCs w:val="21"/>
                </w:rPr>
                <w:delText>7</w:delText>
              </w:r>
              <w:r w:rsidRPr="00E26B2A" w:rsidDel="0032153D">
                <w:rPr>
                  <w:rFonts w:ascii="微软雅黑" w:eastAsia="微软雅黑" w:hAnsi="微软雅黑" w:cs="宋体"/>
                  <w:b/>
                  <w:color w:val="000000"/>
                  <w:spacing w:val="10"/>
                  <w:sz w:val="21"/>
                  <w:szCs w:val="21"/>
                </w:rPr>
                <w:delText>&gt;</w:delText>
              </w:r>
            </w:del>
          </w:p>
        </w:tc>
        <w:tc>
          <w:tcPr>
            <w:tcW w:w="1559" w:type="dxa"/>
            <w:shd w:val="clear" w:color="auto" w:fill="auto"/>
            <w:vAlign w:val="center"/>
            <w:tcPrChange w:id="27"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12F84220" w14:textId="1F6783C2" w:rsidR="00CF33FB" w:rsidRPr="00E26B2A" w:rsidRDefault="00CF33FB" w:rsidP="00CF33FB">
            <w:pPr>
              <w:jc w:val="both"/>
              <w:rPr>
                <w:rFonts w:ascii="微软雅黑" w:eastAsia="微软雅黑" w:hAnsi="微软雅黑" w:cs="Arial"/>
              </w:rPr>
            </w:pPr>
            <w:ins w:id="28" w:author="作者" w:date="2020-09-25T09:58:00Z">
              <w:r w:rsidRPr="00E26B2A">
                <w:rPr>
                  <w:rFonts w:ascii="微软雅黑" w:eastAsia="微软雅黑" w:hAnsi="微软雅黑" w:cs="Arial" w:hint="eastAsia"/>
                </w:rPr>
                <w:t>许礼娣</w:t>
              </w:r>
            </w:ins>
            <w:del w:id="29" w:author="作者" w:date="2020-09-25T09:58:00Z">
              <w:r w:rsidRPr="00E26B2A" w:rsidDel="0032153D">
                <w:rPr>
                  <w:rFonts w:ascii="微软雅黑" w:eastAsia="微软雅黑" w:hAnsi="微软雅黑" w:cs="Arial" w:hint="eastAsia"/>
                </w:rPr>
                <w:delText>许礼娣</w:delText>
              </w:r>
            </w:del>
          </w:p>
        </w:tc>
        <w:tc>
          <w:tcPr>
            <w:tcW w:w="4718" w:type="dxa"/>
            <w:shd w:val="clear" w:color="auto" w:fill="auto"/>
            <w:vAlign w:val="center"/>
            <w:tcPrChange w:id="30"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590D8011" w14:textId="7EF49EA9" w:rsidR="00CF33FB" w:rsidRPr="00E26B2A" w:rsidRDefault="00CF33FB" w:rsidP="00CF33FB">
            <w:pPr>
              <w:jc w:val="both"/>
              <w:rPr>
                <w:rFonts w:ascii="微软雅黑" w:eastAsia="微软雅黑" w:hAnsi="微软雅黑" w:cs="Arial"/>
              </w:rPr>
            </w:pPr>
            <w:ins w:id="31" w:author="作者" w:date="2020-09-25T09:58:00Z">
              <w:r>
                <w:rPr>
                  <w:rFonts w:ascii="微软雅黑" w:eastAsia="微软雅黑" w:hAnsi="微软雅黑" w:cs="Arial" w:hint="eastAsia"/>
                </w:rPr>
                <w:t>初稿</w:t>
              </w:r>
            </w:ins>
            <w:del w:id="32" w:author="作者" w:date="2020-09-25T09:58:00Z">
              <w:r w:rsidDel="0032153D">
                <w:rPr>
                  <w:rFonts w:ascii="微软雅黑" w:eastAsia="微软雅黑" w:hAnsi="微软雅黑" w:cs="Arial" w:hint="eastAsia"/>
                </w:rPr>
                <w:delText>初稿</w:delText>
              </w:r>
            </w:del>
          </w:p>
        </w:tc>
      </w:tr>
      <w:tr w:rsidR="004337D8" w:rsidRPr="00E26B2A" w:rsidDel="006127AC" w14:paraId="302D6A8E" w14:textId="16505CC7" w:rsidTr="00104AF8">
        <w:trPr>
          <w:trHeight w:val="259"/>
          <w:jc w:val="center"/>
          <w:del w:id="33" w:author="作者" w:date="2020-09-14T11:03:00Z"/>
          <w:trPrChange w:id="34" w:author="作者" w:date="2020-09-25T13:09:00Z">
            <w:trPr>
              <w:trHeight w:val="259"/>
              <w:jc w:val="center"/>
            </w:trPr>
          </w:trPrChange>
        </w:trPr>
        <w:tc>
          <w:tcPr>
            <w:tcW w:w="1555" w:type="dxa"/>
            <w:shd w:val="clear" w:color="auto" w:fill="auto"/>
            <w:vAlign w:val="center"/>
            <w:tcPrChange w:id="35"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1FCB4C1F" w14:textId="4437CB2A" w:rsidR="004337D8" w:rsidRPr="00E26B2A" w:rsidDel="006127AC" w:rsidRDefault="004337D8" w:rsidP="004337D8">
            <w:pPr>
              <w:jc w:val="both"/>
              <w:rPr>
                <w:del w:id="36" w:author="作者" w:date="2020-09-14T11:03:00Z"/>
                <w:rFonts w:ascii="微软雅黑" w:eastAsia="微软雅黑" w:hAnsi="微软雅黑" w:cs="Arial"/>
              </w:rPr>
            </w:pPr>
            <w:del w:id="37"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1</w:delText>
              </w:r>
              <w:r w:rsidRPr="00E26B2A" w:rsidDel="006127AC">
                <w:rPr>
                  <w:rFonts w:ascii="微软雅黑" w:eastAsia="微软雅黑" w:hAnsi="微软雅黑" w:cs="Arial" w:hint="eastAsia"/>
                </w:rPr>
                <w:delText>&gt;</w:delText>
              </w:r>
            </w:del>
          </w:p>
        </w:tc>
        <w:tc>
          <w:tcPr>
            <w:tcW w:w="1984" w:type="dxa"/>
            <w:shd w:val="clear" w:color="auto" w:fill="auto"/>
            <w:vAlign w:val="center"/>
            <w:tcPrChange w:id="38"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55340C1D" w14:textId="2D4ACBE6" w:rsidR="004337D8" w:rsidRPr="00E26B2A" w:rsidDel="006127AC" w:rsidRDefault="004337D8">
            <w:pPr>
              <w:jc w:val="both"/>
              <w:rPr>
                <w:del w:id="39" w:author="作者" w:date="2020-09-14T11:03:00Z"/>
                <w:rFonts w:ascii="微软雅黑" w:eastAsia="微软雅黑" w:hAnsi="微软雅黑" w:cs="Arial"/>
              </w:rPr>
            </w:pPr>
            <w:del w:id="40"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hint="eastAsia"/>
                  <w:b/>
                  <w:color w:val="000000"/>
                  <w:spacing w:val="9"/>
                  <w:sz w:val="21"/>
                  <w:szCs w:val="21"/>
                </w:rPr>
                <w:delText>1</w:delText>
              </w:r>
              <w:r w:rsidDel="006127AC">
                <w:rPr>
                  <w:rFonts w:ascii="微软雅黑" w:eastAsia="微软雅黑" w:hAnsi="微软雅黑" w:cs="宋体"/>
                  <w:b/>
                  <w:color w:val="000000"/>
                  <w:spacing w:val="9"/>
                  <w:sz w:val="21"/>
                  <w:szCs w:val="21"/>
                </w:rPr>
                <w:delText>9</w:delText>
              </w:r>
              <w:r w:rsidRPr="00E26B2A" w:rsidDel="006127AC">
                <w:rPr>
                  <w:rFonts w:ascii="微软雅黑" w:eastAsia="微软雅黑" w:hAnsi="微软雅黑" w:cs="宋体"/>
                  <w:b/>
                  <w:color w:val="000000"/>
                  <w:spacing w:val="10"/>
                  <w:sz w:val="21"/>
                  <w:szCs w:val="21"/>
                </w:rPr>
                <w:delText>&gt;</w:delText>
              </w:r>
            </w:del>
          </w:p>
        </w:tc>
        <w:tc>
          <w:tcPr>
            <w:tcW w:w="1559" w:type="dxa"/>
            <w:shd w:val="clear" w:color="auto" w:fill="auto"/>
            <w:vAlign w:val="center"/>
            <w:tcPrChange w:id="41"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48C19FFB" w14:textId="3A0DF0DA" w:rsidR="004337D8" w:rsidRPr="00E26B2A" w:rsidDel="006127AC" w:rsidRDefault="004337D8" w:rsidP="004337D8">
            <w:pPr>
              <w:jc w:val="both"/>
              <w:rPr>
                <w:del w:id="42" w:author="作者" w:date="2020-09-14T11:03:00Z"/>
                <w:rFonts w:ascii="微软雅黑" w:eastAsia="微软雅黑" w:hAnsi="微软雅黑" w:cs="Arial"/>
              </w:rPr>
            </w:pPr>
            <w:del w:id="43" w:author="作者" w:date="2020-09-14T11:03:00Z">
              <w:r w:rsidRPr="00E26B2A" w:rsidDel="006127AC">
                <w:rPr>
                  <w:rFonts w:ascii="微软雅黑" w:eastAsia="微软雅黑" w:hAnsi="微软雅黑" w:cs="Arial" w:hint="eastAsia"/>
                </w:rPr>
                <w:delText>许礼娣</w:delText>
              </w:r>
            </w:del>
          </w:p>
        </w:tc>
        <w:tc>
          <w:tcPr>
            <w:tcW w:w="4718" w:type="dxa"/>
            <w:shd w:val="clear" w:color="auto" w:fill="auto"/>
            <w:vAlign w:val="center"/>
            <w:tcPrChange w:id="44"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7A7C4B24" w14:textId="3CCF817E" w:rsidR="004337D8" w:rsidDel="006127AC" w:rsidRDefault="004337D8" w:rsidP="004337D8">
            <w:pPr>
              <w:jc w:val="both"/>
              <w:rPr>
                <w:del w:id="45" w:author="作者" w:date="2020-09-14T11:03:00Z"/>
                <w:rFonts w:ascii="微软雅黑" w:eastAsia="微软雅黑" w:hAnsi="微软雅黑" w:cs="Arial"/>
              </w:rPr>
            </w:pPr>
            <w:del w:id="46" w:author="作者" w:date="2020-09-14T11:03:00Z">
              <w:r w:rsidDel="006127AC">
                <w:rPr>
                  <w:rFonts w:ascii="微软雅黑" w:eastAsia="微软雅黑" w:hAnsi="微软雅黑" w:cs="Arial" w:hint="eastAsia"/>
                </w:rPr>
                <w:delText>增加安全</w:delText>
              </w:r>
              <w:r w:rsidR="00BD350D" w:rsidDel="006127AC">
                <w:rPr>
                  <w:rFonts w:ascii="微软雅黑" w:eastAsia="微软雅黑" w:hAnsi="微软雅黑" w:cs="Arial" w:hint="eastAsia"/>
                </w:rPr>
                <w:delText>车速限制</w:delText>
              </w:r>
              <w:r w:rsidR="009848E5" w:rsidDel="006127AC">
                <w:rPr>
                  <w:rFonts w:ascii="微软雅黑" w:eastAsia="微软雅黑" w:hAnsi="微软雅黑" w:cs="Arial" w:hint="eastAsia"/>
                </w:rPr>
                <w:delText>及2</w:delText>
              </w:r>
              <w:r w:rsidR="009848E5" w:rsidDel="006127AC">
                <w:rPr>
                  <w:rFonts w:ascii="微软雅黑" w:eastAsia="微软雅黑" w:hAnsi="微软雅黑" w:cs="Arial"/>
                </w:rPr>
                <w:delText>7</w:delText>
              </w:r>
              <w:r w:rsidR="009848E5" w:rsidDel="006127AC">
                <w:rPr>
                  <w:rFonts w:ascii="微软雅黑" w:eastAsia="微软雅黑" w:hAnsi="微软雅黑" w:cs="Arial" w:hint="eastAsia"/>
                </w:rPr>
                <w:delText>寸屏模式描述</w:delText>
              </w:r>
            </w:del>
          </w:p>
          <w:p w14:paraId="3A343946" w14:textId="59774926" w:rsidR="00BD350D" w:rsidDel="006127AC" w:rsidRDefault="00BD350D" w:rsidP="004337D8">
            <w:pPr>
              <w:jc w:val="both"/>
              <w:rPr>
                <w:del w:id="47" w:author="作者" w:date="2020-09-14T11:03:00Z"/>
                <w:rFonts w:ascii="微软雅黑" w:eastAsia="微软雅黑" w:hAnsi="微软雅黑" w:cs="Arial"/>
              </w:rPr>
            </w:pPr>
            <w:del w:id="48" w:author="作者" w:date="2020-09-14T11:03:00Z">
              <w:r w:rsidDel="006127AC">
                <w:rPr>
                  <w:rFonts w:ascii="微软雅黑" w:eastAsia="微软雅黑" w:hAnsi="微软雅黑" w:cs="Arial" w:hint="eastAsia"/>
                </w:rPr>
                <w:delText>增加异常检测弹框</w:delText>
              </w:r>
            </w:del>
          </w:p>
          <w:p w14:paraId="13042C4F" w14:textId="5D1359A0" w:rsidR="009848E5" w:rsidDel="006127AC" w:rsidRDefault="00BD350D" w:rsidP="004337D8">
            <w:pPr>
              <w:jc w:val="both"/>
              <w:rPr>
                <w:del w:id="49" w:author="作者" w:date="2020-09-14T11:03:00Z"/>
                <w:rFonts w:ascii="微软雅黑" w:eastAsia="微软雅黑" w:hAnsi="微软雅黑" w:cs="Arial"/>
              </w:rPr>
            </w:pPr>
            <w:del w:id="50" w:author="作者" w:date="2020-09-14T11:03:00Z">
              <w:r w:rsidDel="006127AC">
                <w:rPr>
                  <w:rFonts w:ascii="微软雅黑" w:eastAsia="微软雅黑" w:hAnsi="微软雅黑" w:cs="Arial" w:hint="eastAsia"/>
                </w:rPr>
                <w:delText>增加D</w:delText>
              </w:r>
              <w:r w:rsidDel="006127AC">
                <w:rPr>
                  <w:rFonts w:ascii="微软雅黑" w:eastAsia="微软雅黑" w:hAnsi="微软雅黑" w:cs="Arial"/>
                </w:rPr>
                <w:delText>LNA</w:delText>
              </w:r>
              <w:r w:rsidDel="006127AC">
                <w:rPr>
                  <w:rFonts w:ascii="微软雅黑" w:eastAsia="微软雅黑" w:hAnsi="微软雅黑" w:cs="Arial" w:hint="eastAsia"/>
                </w:rPr>
                <w:delText>功能开关</w:delText>
              </w:r>
            </w:del>
          </w:p>
          <w:p w14:paraId="47234C28" w14:textId="577A9FC6" w:rsidR="0089287B" w:rsidRPr="00E26B2A" w:rsidDel="006127AC" w:rsidRDefault="008D4F60" w:rsidP="004337D8">
            <w:pPr>
              <w:jc w:val="both"/>
              <w:rPr>
                <w:del w:id="51" w:author="作者" w:date="2020-09-14T11:03:00Z"/>
                <w:rFonts w:ascii="微软雅黑" w:eastAsia="微软雅黑" w:hAnsi="微软雅黑" w:cs="Arial"/>
              </w:rPr>
            </w:pPr>
            <w:del w:id="52" w:author="作者" w:date="2020-09-14T11:03:00Z">
              <w:r w:rsidDel="006127AC">
                <w:rPr>
                  <w:rFonts w:ascii="微软雅黑" w:eastAsia="微软雅黑" w:hAnsi="微软雅黑" w:hint="eastAsia"/>
                </w:rPr>
                <w:delText>增加视频</w:delText>
              </w:r>
              <w:r w:rsidRPr="00FA383D" w:rsidDel="006127AC">
                <w:rPr>
                  <w:rFonts w:ascii="微软雅黑" w:eastAsia="微软雅黑" w:hAnsi="微软雅黑" w:hint="eastAsia"/>
                </w:rPr>
                <w:delText>支持拖拽进度条来控制视频的快退</w:delText>
              </w:r>
            </w:del>
          </w:p>
        </w:tc>
      </w:tr>
      <w:tr w:rsidR="00EA5062" w:rsidRPr="00E26B2A" w:rsidDel="006127AC" w14:paraId="04271829" w14:textId="218271E9" w:rsidTr="00104AF8">
        <w:trPr>
          <w:trHeight w:val="259"/>
          <w:jc w:val="center"/>
          <w:del w:id="53" w:author="作者" w:date="2020-09-14T11:03:00Z"/>
          <w:trPrChange w:id="54" w:author="作者" w:date="2020-09-25T13:09:00Z">
            <w:trPr>
              <w:trHeight w:val="259"/>
              <w:jc w:val="center"/>
            </w:trPr>
          </w:trPrChange>
        </w:trPr>
        <w:tc>
          <w:tcPr>
            <w:tcW w:w="1555" w:type="dxa"/>
            <w:shd w:val="clear" w:color="auto" w:fill="auto"/>
            <w:vAlign w:val="center"/>
            <w:tcPrChange w:id="55"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595DA320" w14:textId="02079A0E" w:rsidR="00EA5062" w:rsidRPr="00E26B2A" w:rsidDel="006127AC" w:rsidRDefault="00EA5062" w:rsidP="00EA5062">
            <w:pPr>
              <w:jc w:val="both"/>
              <w:rPr>
                <w:del w:id="56" w:author="作者" w:date="2020-09-14T11:03:00Z"/>
                <w:rFonts w:ascii="微软雅黑" w:eastAsia="微软雅黑" w:hAnsi="微软雅黑" w:cs="Arial"/>
              </w:rPr>
            </w:pPr>
            <w:del w:id="57"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2</w:delText>
              </w:r>
              <w:r w:rsidRPr="00E26B2A" w:rsidDel="006127AC">
                <w:rPr>
                  <w:rFonts w:ascii="微软雅黑" w:eastAsia="微软雅黑" w:hAnsi="微软雅黑" w:cs="Arial" w:hint="eastAsia"/>
                </w:rPr>
                <w:delText>&gt;</w:delText>
              </w:r>
            </w:del>
          </w:p>
        </w:tc>
        <w:tc>
          <w:tcPr>
            <w:tcW w:w="1984" w:type="dxa"/>
            <w:shd w:val="clear" w:color="auto" w:fill="auto"/>
            <w:vAlign w:val="center"/>
            <w:tcPrChange w:id="58"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7847DEC9" w14:textId="46762D67" w:rsidR="00EA5062" w:rsidRPr="00E26B2A" w:rsidDel="006127AC" w:rsidRDefault="00EA5062" w:rsidP="00EA5062">
            <w:pPr>
              <w:jc w:val="both"/>
              <w:rPr>
                <w:del w:id="59" w:author="作者" w:date="2020-09-14T11:03:00Z"/>
                <w:rFonts w:ascii="微软雅黑" w:eastAsia="微软雅黑" w:hAnsi="微软雅黑" w:cs="Arial"/>
              </w:rPr>
            </w:pPr>
            <w:del w:id="60"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hint="eastAsia"/>
                  <w:b/>
                  <w:color w:val="000000"/>
                  <w:spacing w:val="9"/>
                  <w:sz w:val="21"/>
                  <w:szCs w:val="21"/>
                </w:rPr>
                <w:delText>1</w:delText>
              </w:r>
              <w:r w:rsidDel="006127AC">
                <w:rPr>
                  <w:rFonts w:ascii="微软雅黑" w:eastAsia="微软雅黑" w:hAnsi="微软雅黑" w:cs="宋体"/>
                  <w:b/>
                  <w:color w:val="000000"/>
                  <w:spacing w:val="9"/>
                  <w:sz w:val="21"/>
                  <w:szCs w:val="21"/>
                </w:rPr>
                <w:delText>9</w:delText>
              </w:r>
              <w:r w:rsidRPr="00E26B2A" w:rsidDel="006127AC">
                <w:rPr>
                  <w:rFonts w:ascii="微软雅黑" w:eastAsia="微软雅黑" w:hAnsi="微软雅黑" w:cs="宋体"/>
                  <w:b/>
                  <w:color w:val="000000"/>
                  <w:spacing w:val="10"/>
                  <w:sz w:val="21"/>
                  <w:szCs w:val="21"/>
                </w:rPr>
                <w:delText>&gt;</w:delText>
              </w:r>
            </w:del>
          </w:p>
        </w:tc>
        <w:tc>
          <w:tcPr>
            <w:tcW w:w="1559" w:type="dxa"/>
            <w:shd w:val="clear" w:color="auto" w:fill="auto"/>
            <w:vAlign w:val="center"/>
            <w:tcPrChange w:id="61"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783AAEE4" w14:textId="4C860C07" w:rsidR="00EA5062" w:rsidRPr="00E26B2A" w:rsidDel="006127AC" w:rsidRDefault="00EA5062" w:rsidP="00EA5062">
            <w:pPr>
              <w:jc w:val="both"/>
              <w:rPr>
                <w:del w:id="62" w:author="作者" w:date="2020-09-14T11:03:00Z"/>
                <w:rFonts w:ascii="微软雅黑" w:eastAsia="微软雅黑" w:hAnsi="微软雅黑" w:cs="Arial"/>
              </w:rPr>
            </w:pPr>
            <w:del w:id="63" w:author="作者" w:date="2020-09-14T11:03:00Z">
              <w:r w:rsidRPr="00E26B2A" w:rsidDel="006127AC">
                <w:rPr>
                  <w:rFonts w:ascii="微软雅黑" w:eastAsia="微软雅黑" w:hAnsi="微软雅黑" w:cs="Arial" w:hint="eastAsia"/>
                </w:rPr>
                <w:delText>许礼娣</w:delText>
              </w:r>
            </w:del>
          </w:p>
        </w:tc>
        <w:tc>
          <w:tcPr>
            <w:tcW w:w="4718" w:type="dxa"/>
            <w:shd w:val="clear" w:color="auto" w:fill="auto"/>
            <w:vAlign w:val="center"/>
            <w:tcPrChange w:id="64"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5DC9551E" w14:textId="50280E81" w:rsidR="00EA5062" w:rsidDel="006127AC" w:rsidRDefault="00B158C2" w:rsidP="00EA5062">
            <w:pPr>
              <w:jc w:val="both"/>
              <w:rPr>
                <w:del w:id="65" w:author="作者" w:date="2020-09-14T11:03:00Z"/>
                <w:rFonts w:ascii="微软雅黑" w:eastAsia="微软雅黑" w:hAnsi="微软雅黑" w:cs="Arial"/>
                <w:sz w:val="21"/>
                <w:szCs w:val="21"/>
              </w:rPr>
            </w:pPr>
            <w:del w:id="66" w:author="作者" w:date="2020-09-14T11:03:00Z">
              <w:r w:rsidDel="006127AC">
                <w:rPr>
                  <w:rFonts w:ascii="微软雅黑" w:eastAsia="微软雅黑" w:hAnsi="微软雅黑" w:cs="Arial"/>
                  <w:sz w:val="21"/>
                  <w:szCs w:val="21"/>
                </w:rPr>
                <w:delText>D</w:delText>
              </w:r>
              <w:r w:rsidDel="006127AC">
                <w:rPr>
                  <w:rFonts w:ascii="微软雅黑" w:eastAsia="微软雅黑" w:hAnsi="微软雅黑" w:cs="Arial" w:hint="eastAsia"/>
                  <w:sz w:val="21"/>
                  <w:szCs w:val="21"/>
                </w:rPr>
                <w:delText>ingyunrong和wuyongxi</w:delText>
              </w:r>
              <w:r w:rsidR="00EA5062" w:rsidDel="006127AC">
                <w:rPr>
                  <w:rFonts w:ascii="微软雅黑" w:eastAsia="微软雅黑" w:hAnsi="微软雅黑" w:cs="Arial" w:hint="eastAsia"/>
                  <w:sz w:val="21"/>
                  <w:szCs w:val="21"/>
                </w:rPr>
                <w:delText>内部评审：</w:delText>
              </w:r>
            </w:del>
          </w:p>
          <w:p w14:paraId="78FF4460" w14:textId="2F30ADAD" w:rsidR="00EA5062" w:rsidRPr="00C45CF7" w:rsidDel="006127AC" w:rsidRDefault="000F3670" w:rsidP="009F2C87">
            <w:pPr>
              <w:pStyle w:val="aff9"/>
              <w:numPr>
                <w:ilvl w:val="0"/>
                <w:numId w:val="38"/>
              </w:numPr>
              <w:ind w:firstLineChars="0"/>
              <w:jc w:val="both"/>
              <w:rPr>
                <w:del w:id="67" w:author="作者" w:date="2020-09-14T11:03:00Z"/>
                <w:rFonts w:ascii="微软雅黑" w:eastAsia="微软雅黑" w:hAnsi="微软雅黑" w:cs="Arial"/>
                <w:sz w:val="21"/>
                <w:szCs w:val="21"/>
              </w:rPr>
            </w:pPr>
            <w:del w:id="68" w:author="作者" w:date="2020-09-14T11:03:00Z">
              <w:r w:rsidRPr="009F2C87" w:rsidDel="006127AC">
                <w:rPr>
                  <w:rFonts w:ascii="微软雅黑" w:eastAsia="微软雅黑" w:hAnsi="微软雅黑" w:cs="Arial" w:hint="eastAsia"/>
                  <w:sz w:val="21"/>
                  <w:szCs w:val="21"/>
                </w:rPr>
                <w:delText>删除切换上下张图片</w:delText>
              </w:r>
            </w:del>
          </w:p>
          <w:p w14:paraId="0E16C8FE" w14:textId="3EF41717" w:rsidR="000F3670" w:rsidDel="006127AC" w:rsidRDefault="00236247" w:rsidP="009F2C87">
            <w:pPr>
              <w:pStyle w:val="aff9"/>
              <w:numPr>
                <w:ilvl w:val="0"/>
                <w:numId w:val="38"/>
              </w:numPr>
              <w:ind w:firstLineChars="0"/>
              <w:jc w:val="both"/>
              <w:rPr>
                <w:del w:id="69" w:author="作者" w:date="2020-09-14T11:03:00Z"/>
                <w:rFonts w:ascii="微软雅黑" w:eastAsia="微软雅黑" w:hAnsi="微软雅黑" w:cs="Arial"/>
                <w:sz w:val="21"/>
                <w:szCs w:val="21"/>
              </w:rPr>
            </w:pPr>
            <w:del w:id="70" w:author="作者" w:date="2020-09-14T11:03:00Z">
              <w:r w:rsidDel="006127AC">
                <w:rPr>
                  <w:rFonts w:ascii="微软雅黑" w:eastAsia="微软雅黑" w:hAnsi="微软雅黑" w:cs="Arial" w:hint="eastAsia"/>
                  <w:sz w:val="21"/>
                  <w:szCs w:val="21"/>
                </w:rPr>
                <w:delText>音</w:delText>
              </w:r>
              <w:r w:rsidR="00640AB6" w:rsidDel="006127AC">
                <w:rPr>
                  <w:rFonts w:ascii="微软雅黑" w:eastAsia="微软雅黑" w:hAnsi="微软雅黑" w:cs="Arial" w:hint="eastAsia"/>
                  <w:sz w:val="21"/>
                  <w:szCs w:val="21"/>
                </w:rPr>
                <w:delText>视</w:delText>
              </w:r>
              <w:r w:rsidDel="006127AC">
                <w:rPr>
                  <w:rFonts w:ascii="微软雅黑" w:eastAsia="微软雅黑" w:hAnsi="微软雅黑" w:cs="Arial" w:hint="eastAsia"/>
                  <w:sz w:val="21"/>
                  <w:szCs w:val="21"/>
                </w:rPr>
                <w:delText>频是否连续播放下一曲，由服务端决定</w:delText>
              </w:r>
            </w:del>
          </w:p>
          <w:p w14:paraId="085E17E3" w14:textId="55FD6228" w:rsidR="00236247" w:rsidDel="006127AC" w:rsidRDefault="00440B0E" w:rsidP="009F2C87">
            <w:pPr>
              <w:pStyle w:val="aff9"/>
              <w:numPr>
                <w:ilvl w:val="0"/>
                <w:numId w:val="38"/>
              </w:numPr>
              <w:ind w:firstLineChars="0"/>
              <w:jc w:val="both"/>
              <w:rPr>
                <w:del w:id="71" w:author="作者" w:date="2020-09-14T11:03:00Z"/>
                <w:rFonts w:ascii="微软雅黑" w:eastAsia="微软雅黑" w:hAnsi="微软雅黑" w:cs="Arial"/>
                <w:sz w:val="21"/>
                <w:szCs w:val="21"/>
              </w:rPr>
            </w:pPr>
            <w:del w:id="72" w:author="作者" w:date="2020-09-14T11:03:00Z">
              <w:r w:rsidDel="006127AC">
                <w:rPr>
                  <w:rFonts w:ascii="微软雅黑" w:eastAsia="微软雅黑" w:hAnsi="微软雅黑" w:cs="Arial" w:hint="eastAsia"/>
                  <w:sz w:val="21"/>
                  <w:szCs w:val="21"/>
                </w:rPr>
                <w:delText>音量</w:delText>
              </w:r>
              <w:r w:rsidR="00A42338" w:rsidDel="006127AC">
                <w:rPr>
                  <w:rFonts w:ascii="微软雅黑" w:eastAsia="微软雅黑" w:hAnsi="微软雅黑" w:cs="Arial" w:hint="eastAsia"/>
                  <w:sz w:val="21"/>
                  <w:szCs w:val="21"/>
                </w:rPr>
                <w:delText>双向都</w:delText>
              </w:r>
              <w:r w:rsidDel="006127AC">
                <w:rPr>
                  <w:rFonts w:ascii="微软雅黑" w:eastAsia="微软雅黑" w:hAnsi="微软雅黑" w:cs="Arial" w:hint="eastAsia"/>
                  <w:sz w:val="21"/>
                  <w:szCs w:val="21"/>
                </w:rPr>
                <w:delText>无法同步</w:delText>
              </w:r>
            </w:del>
          </w:p>
          <w:p w14:paraId="7E5453FD" w14:textId="6075C7E4" w:rsidR="00F30AD4" w:rsidRPr="00C45CF7" w:rsidDel="006127AC" w:rsidRDefault="00F30AD4" w:rsidP="009F2C87">
            <w:pPr>
              <w:pStyle w:val="aff9"/>
              <w:numPr>
                <w:ilvl w:val="0"/>
                <w:numId w:val="38"/>
              </w:numPr>
              <w:ind w:firstLineChars="0"/>
              <w:jc w:val="both"/>
              <w:rPr>
                <w:del w:id="73" w:author="作者" w:date="2020-09-14T11:03:00Z"/>
                <w:rFonts w:ascii="微软雅黑" w:eastAsia="微软雅黑" w:hAnsi="微软雅黑" w:cs="Arial"/>
                <w:sz w:val="21"/>
                <w:szCs w:val="21"/>
              </w:rPr>
            </w:pPr>
            <w:del w:id="74" w:author="作者" w:date="2020-09-14T11:03:00Z">
              <w:r w:rsidDel="006127AC">
                <w:rPr>
                  <w:rFonts w:ascii="微软雅黑" w:eastAsia="微软雅黑" w:hAnsi="微软雅黑" w:cs="Arial" w:hint="eastAsia"/>
                  <w:sz w:val="21"/>
                  <w:szCs w:val="21"/>
                </w:rPr>
                <w:delText>只有一个D</w:delText>
              </w:r>
              <w:r w:rsidDel="006127AC">
                <w:rPr>
                  <w:rFonts w:ascii="微软雅黑" w:eastAsia="微软雅黑" w:hAnsi="微软雅黑" w:cs="Arial"/>
                  <w:sz w:val="21"/>
                  <w:szCs w:val="21"/>
                </w:rPr>
                <w:delText>LNA</w:delText>
              </w:r>
              <w:r w:rsidDel="006127AC">
                <w:rPr>
                  <w:rFonts w:ascii="微软雅黑" w:eastAsia="微软雅黑" w:hAnsi="微软雅黑" w:cs="Arial" w:hint="eastAsia"/>
                  <w:sz w:val="21"/>
                  <w:szCs w:val="21"/>
                </w:rPr>
                <w:delText>设备</w:delText>
              </w:r>
              <w:r w:rsidR="00D13FB5" w:rsidDel="006127AC">
                <w:rPr>
                  <w:rFonts w:ascii="微软雅黑" w:eastAsia="微软雅黑" w:hAnsi="微软雅黑" w:cs="Arial" w:hint="eastAsia"/>
                  <w:sz w:val="21"/>
                  <w:szCs w:val="21"/>
                </w:rPr>
                <w:delText>，双屏模式下，默认投到主屏，可以拖到副屏</w:delText>
              </w:r>
            </w:del>
          </w:p>
        </w:tc>
      </w:tr>
      <w:tr w:rsidR="003E1264" w:rsidRPr="00E26B2A" w:rsidDel="006127AC" w14:paraId="00FB816E" w14:textId="60302EF5" w:rsidTr="00104AF8">
        <w:trPr>
          <w:trHeight w:val="259"/>
          <w:jc w:val="center"/>
          <w:del w:id="75" w:author="作者" w:date="2020-09-14T11:03:00Z"/>
          <w:trPrChange w:id="76" w:author="作者" w:date="2020-09-25T13:09:00Z">
            <w:trPr>
              <w:trHeight w:val="259"/>
              <w:jc w:val="center"/>
            </w:trPr>
          </w:trPrChange>
        </w:trPr>
        <w:tc>
          <w:tcPr>
            <w:tcW w:w="1555" w:type="dxa"/>
            <w:shd w:val="clear" w:color="auto" w:fill="auto"/>
            <w:vAlign w:val="center"/>
            <w:tcPrChange w:id="77"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6AD68B1F" w14:textId="654B9A6D" w:rsidR="003E1264" w:rsidRPr="00E26B2A" w:rsidDel="006127AC" w:rsidRDefault="003E1264" w:rsidP="003E1264">
            <w:pPr>
              <w:jc w:val="both"/>
              <w:rPr>
                <w:del w:id="78" w:author="作者" w:date="2020-09-14T11:03:00Z"/>
                <w:rFonts w:ascii="微软雅黑" w:eastAsia="微软雅黑" w:hAnsi="微软雅黑" w:cs="Arial"/>
              </w:rPr>
            </w:pPr>
            <w:ins w:id="79" w:author="作者" w:date="2020-03-23T11:26:00Z">
              <w:del w:id="80" w:author="作者" w:date="2020-09-14T11:03:00Z">
                <w:r w:rsidRPr="00E26B2A" w:rsidDel="006127AC">
                  <w:rPr>
                    <w:rFonts w:ascii="微软雅黑" w:eastAsia="微软雅黑" w:hAnsi="微软雅黑" w:cs="Arial" w:hint="eastAsia"/>
                  </w:rPr>
                  <w:delText>&lt;1.</w:delText>
                </w:r>
              </w:del>
            </w:ins>
            <w:ins w:id="81" w:author="作者" w:date="2020-03-23T11:27:00Z">
              <w:del w:id="82" w:author="作者" w:date="2020-09-14T11:03:00Z">
                <w:r w:rsidR="00A33548" w:rsidDel="006127AC">
                  <w:rPr>
                    <w:rFonts w:ascii="微软雅黑" w:eastAsia="微软雅黑" w:hAnsi="微软雅黑" w:cs="Arial"/>
                  </w:rPr>
                  <w:delText>3</w:delText>
                </w:r>
              </w:del>
            </w:ins>
            <w:ins w:id="83" w:author="作者" w:date="2020-03-23T11:26:00Z">
              <w:del w:id="84" w:author="作者" w:date="2020-09-14T11:03:00Z">
                <w:r w:rsidDel="006127AC">
                  <w:rPr>
                    <w:rFonts w:ascii="微软雅黑" w:eastAsia="微软雅黑" w:hAnsi="微软雅黑" w:cs="Arial"/>
                  </w:rPr>
                  <w:delText>2</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85"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43A4273D" w14:textId="2C9BE360" w:rsidR="003E1264" w:rsidRPr="00E26B2A" w:rsidDel="006127AC" w:rsidRDefault="003E1264">
            <w:pPr>
              <w:jc w:val="both"/>
              <w:rPr>
                <w:del w:id="86" w:author="作者" w:date="2020-09-14T11:03:00Z"/>
                <w:rFonts w:ascii="微软雅黑" w:eastAsia="微软雅黑" w:hAnsi="微软雅黑" w:cs="Arial"/>
              </w:rPr>
            </w:pPr>
            <w:ins w:id="87" w:author="作者" w:date="2020-03-23T11:26:00Z">
              <w:del w:id="88"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23</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89"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0B82161F" w14:textId="73FABE50" w:rsidR="003E1264" w:rsidRPr="00E26B2A" w:rsidDel="006127AC" w:rsidRDefault="003E1264" w:rsidP="003E1264">
            <w:pPr>
              <w:jc w:val="both"/>
              <w:rPr>
                <w:del w:id="90" w:author="作者" w:date="2020-09-14T11:03:00Z"/>
                <w:rFonts w:ascii="微软雅黑" w:eastAsia="微软雅黑" w:hAnsi="微软雅黑" w:cs="Arial"/>
              </w:rPr>
            </w:pPr>
            <w:ins w:id="91" w:author="作者" w:date="2020-03-23T11:26:00Z">
              <w:del w:id="92"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93"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55E2E5C5" w14:textId="2D1A5DEF" w:rsidR="003E1264" w:rsidDel="006127AC" w:rsidRDefault="008D658F">
            <w:pPr>
              <w:jc w:val="both"/>
              <w:rPr>
                <w:ins w:id="94" w:author="作者" w:date="2020-03-23T11:27:00Z"/>
                <w:del w:id="95" w:author="作者" w:date="2020-09-14T11:03:00Z"/>
                <w:rFonts w:ascii="微软雅黑" w:eastAsia="微软雅黑" w:hAnsi="微软雅黑" w:cs="Arial"/>
                <w:sz w:val="21"/>
                <w:szCs w:val="21"/>
              </w:rPr>
            </w:pPr>
            <w:ins w:id="96" w:author="作者" w:date="2020-03-23T11:27:00Z">
              <w:del w:id="97" w:author="作者" w:date="2020-09-14T11:03:00Z">
                <w:r w:rsidDel="006127AC">
                  <w:rPr>
                    <w:rFonts w:ascii="微软雅黑" w:eastAsia="微软雅黑" w:hAnsi="微软雅黑" w:cs="Arial" w:hint="eastAsia"/>
                    <w:sz w:val="21"/>
                    <w:szCs w:val="21"/>
                  </w:rPr>
                  <w:delText>1、</w:delText>
                </w:r>
              </w:del>
            </w:ins>
            <w:ins w:id="98" w:author="作者" w:date="2020-03-23T11:26:00Z">
              <w:del w:id="99" w:author="作者" w:date="2020-09-14T11:03:00Z">
                <w:r w:rsidR="00AF4EAA" w:rsidDel="006127AC">
                  <w:rPr>
                    <w:rFonts w:ascii="微软雅黑" w:eastAsia="微软雅黑" w:hAnsi="微软雅黑" w:cs="Arial" w:hint="eastAsia"/>
                    <w:sz w:val="21"/>
                    <w:szCs w:val="21"/>
                  </w:rPr>
                  <w:delText>恢复</w:delText>
                </w:r>
                <w:r w:rsidR="003E1264" w:rsidDel="006127AC">
                  <w:rPr>
                    <w:rFonts w:ascii="微软雅黑" w:eastAsia="微软雅黑" w:hAnsi="微软雅黑" w:cs="Arial" w:hint="eastAsia"/>
                    <w:sz w:val="21"/>
                    <w:szCs w:val="21"/>
                  </w:rPr>
                  <w:delText>音量</w:delText>
                </w:r>
              </w:del>
            </w:ins>
            <w:ins w:id="100" w:author="作者" w:date="2020-03-23T11:27:00Z">
              <w:del w:id="101" w:author="作者" w:date="2020-09-14T11:03:00Z">
                <w:r w:rsidR="004E0932" w:rsidDel="006127AC">
                  <w:rPr>
                    <w:rFonts w:ascii="微软雅黑" w:eastAsia="微软雅黑" w:hAnsi="微软雅黑" w:cs="Arial" w:hint="eastAsia"/>
                    <w:sz w:val="21"/>
                    <w:szCs w:val="21"/>
                  </w:rPr>
                  <w:delText>单向</w:delText>
                </w:r>
              </w:del>
            </w:ins>
            <w:ins w:id="102" w:author="作者" w:date="2020-03-23T11:26:00Z">
              <w:del w:id="103" w:author="作者" w:date="2020-09-14T11:03:00Z">
                <w:r w:rsidR="003E1264" w:rsidDel="006127AC">
                  <w:rPr>
                    <w:rFonts w:ascii="微软雅黑" w:eastAsia="微软雅黑" w:hAnsi="微软雅黑" w:cs="Arial" w:hint="eastAsia"/>
                    <w:sz w:val="21"/>
                    <w:szCs w:val="21"/>
                  </w:rPr>
                  <w:delText>调节</w:delText>
                </w:r>
              </w:del>
            </w:ins>
          </w:p>
          <w:p w14:paraId="3C0F268C" w14:textId="0542025D" w:rsidR="008D658F" w:rsidDel="006127AC" w:rsidRDefault="008D658F">
            <w:pPr>
              <w:jc w:val="both"/>
              <w:rPr>
                <w:ins w:id="104" w:author="作者" w:date="2020-03-23T11:28:00Z"/>
                <w:del w:id="105" w:author="作者" w:date="2020-09-14T11:03:00Z"/>
                <w:rFonts w:ascii="微软雅黑" w:eastAsia="微软雅黑" w:hAnsi="微软雅黑"/>
              </w:rPr>
            </w:pPr>
            <w:ins w:id="106" w:author="作者" w:date="2020-03-23T11:27:00Z">
              <w:del w:id="107" w:author="作者" w:date="2020-09-14T11:03:00Z">
                <w:r w:rsidDel="006127AC">
                  <w:rPr>
                    <w:rFonts w:ascii="微软雅黑" w:eastAsia="微软雅黑" w:hAnsi="微软雅黑" w:cs="Arial" w:hint="eastAsia"/>
                    <w:sz w:val="21"/>
                    <w:szCs w:val="21"/>
                  </w:rPr>
                  <w:delText>2、</w:delText>
                </w:r>
                <w:r w:rsidR="00A33548" w:rsidDel="006127AC">
                  <w:rPr>
                    <w:rFonts w:ascii="微软雅黑" w:eastAsia="微软雅黑" w:hAnsi="微软雅黑" w:cs="Arial" w:hint="eastAsia"/>
                    <w:sz w:val="21"/>
                    <w:szCs w:val="21"/>
                  </w:rPr>
                  <w:delText>2</w:delText>
                </w:r>
                <w:r w:rsidR="00A33548" w:rsidDel="006127AC">
                  <w:rPr>
                    <w:rFonts w:ascii="微软雅黑" w:eastAsia="微软雅黑" w:hAnsi="微软雅黑" w:cs="Arial"/>
                    <w:sz w:val="21"/>
                    <w:szCs w:val="21"/>
                  </w:rPr>
                  <w:delText>7</w:delText>
                </w:r>
                <w:r w:rsidR="00A33548" w:rsidDel="006127AC">
                  <w:rPr>
                    <w:rFonts w:ascii="微软雅黑" w:eastAsia="微软雅黑" w:hAnsi="微软雅黑" w:cs="Arial" w:hint="eastAsia"/>
                    <w:sz w:val="21"/>
                    <w:szCs w:val="21"/>
                  </w:rPr>
                  <w:delText>寸屏</w:delText>
                </w:r>
                <w:r w:rsidR="00A33548" w:rsidDel="006127AC">
                  <w:rPr>
                    <w:rFonts w:ascii="微软雅黑" w:eastAsia="微软雅黑" w:hAnsi="微软雅黑" w:hint="eastAsia"/>
                  </w:rPr>
                  <w:delText>Individual</w:delText>
                </w:r>
              </w:del>
            </w:ins>
            <w:ins w:id="108" w:author="作者" w:date="2020-03-23T11:28:00Z">
              <w:del w:id="109" w:author="作者" w:date="2020-09-14T11:03:00Z">
                <w:r w:rsidR="00A33548" w:rsidDel="006127AC">
                  <w:rPr>
                    <w:rFonts w:ascii="微软雅黑" w:eastAsia="微软雅黑" w:hAnsi="微软雅黑" w:hint="eastAsia"/>
                  </w:rPr>
                  <w:delText>模式，增加投屏说明</w:delText>
                </w:r>
              </w:del>
            </w:ins>
          </w:p>
          <w:p w14:paraId="18975744" w14:textId="7D55D097" w:rsidR="00A33548" w:rsidRPr="003E1264" w:rsidDel="006127AC" w:rsidRDefault="00A33548">
            <w:pPr>
              <w:jc w:val="both"/>
              <w:rPr>
                <w:del w:id="110" w:author="作者" w:date="2020-09-14T11:03:00Z"/>
                <w:rFonts w:ascii="微软雅黑" w:eastAsia="微软雅黑" w:hAnsi="微软雅黑" w:cs="Arial"/>
                <w:sz w:val="21"/>
                <w:szCs w:val="21"/>
                <w:rPrChange w:id="111" w:author="作者" w:date="2020-03-23T11:26:00Z">
                  <w:rPr>
                    <w:del w:id="112" w:author="作者" w:date="2020-09-14T11:03:00Z"/>
                  </w:rPr>
                </w:rPrChange>
              </w:rPr>
            </w:pPr>
            <w:ins w:id="113" w:author="作者" w:date="2020-03-23T11:28:00Z">
              <w:del w:id="114" w:author="作者" w:date="2020-09-14T11:03:00Z">
                <w:r w:rsidRPr="00055A92" w:rsidDel="006127AC">
                  <w:rPr>
                    <w:rFonts w:ascii="微软雅黑" w:eastAsia="微软雅黑" w:hAnsi="微软雅黑"/>
                    <w:highlight w:val="yellow"/>
                    <w:rPrChange w:id="115" w:author="作者" w:date="2020-04-01T14:46:00Z">
                      <w:rPr>
                        <w:rFonts w:ascii="微软雅黑" w:eastAsia="微软雅黑" w:hAnsi="微软雅黑"/>
                      </w:rPr>
                    </w:rPrChange>
                  </w:rPr>
                  <w:delText>3、视屏续播详细机制，作为open项，待技术到位后补充</w:delText>
                </w:r>
              </w:del>
            </w:ins>
          </w:p>
        </w:tc>
      </w:tr>
      <w:tr w:rsidR="00D74B9C" w:rsidRPr="00E26B2A" w:rsidDel="006127AC" w14:paraId="7AEE7AEC" w14:textId="332806A0" w:rsidTr="00104AF8">
        <w:trPr>
          <w:trHeight w:val="259"/>
          <w:jc w:val="center"/>
          <w:del w:id="116" w:author="作者" w:date="2020-09-14T11:03:00Z"/>
          <w:trPrChange w:id="117" w:author="作者" w:date="2020-09-25T13:09:00Z">
            <w:trPr>
              <w:trHeight w:val="259"/>
              <w:jc w:val="center"/>
            </w:trPr>
          </w:trPrChange>
        </w:trPr>
        <w:tc>
          <w:tcPr>
            <w:tcW w:w="1555" w:type="dxa"/>
            <w:shd w:val="clear" w:color="auto" w:fill="auto"/>
            <w:vAlign w:val="center"/>
            <w:tcPrChange w:id="118" w:author="作者" w:date="2020-09-25T13:09:00Z">
              <w:tcPr>
                <w:tcW w:w="1555" w:type="dxa"/>
                <w:tcBorders>
                  <w:top w:val="nil"/>
                  <w:left w:val="single" w:sz="4" w:space="0" w:color="auto"/>
                  <w:bottom w:val="single" w:sz="4" w:space="0" w:color="auto"/>
                  <w:right w:val="single" w:sz="4" w:space="0" w:color="auto"/>
                </w:tcBorders>
                <w:shd w:val="clear" w:color="auto" w:fill="auto"/>
                <w:vAlign w:val="center"/>
              </w:tcPr>
            </w:tcPrChange>
          </w:tcPr>
          <w:p w14:paraId="4BA11581" w14:textId="667E26D0" w:rsidR="00D74B9C" w:rsidRPr="00E26B2A" w:rsidDel="006127AC" w:rsidRDefault="00D74B9C" w:rsidP="00D74B9C">
            <w:pPr>
              <w:jc w:val="both"/>
              <w:rPr>
                <w:del w:id="119" w:author="作者" w:date="2020-09-14T11:03:00Z"/>
                <w:rFonts w:ascii="微软雅黑" w:eastAsia="微软雅黑" w:hAnsi="微软雅黑" w:cs="Arial"/>
              </w:rPr>
            </w:pPr>
            <w:ins w:id="120" w:author="作者" w:date="2020-03-23T13:39:00Z">
              <w:del w:id="121"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4</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122" w:author="作者" w:date="2020-09-25T13:09:00Z">
              <w:tcPr>
                <w:tcW w:w="1984" w:type="dxa"/>
                <w:tcBorders>
                  <w:top w:val="nil"/>
                  <w:left w:val="nil"/>
                  <w:bottom w:val="single" w:sz="4" w:space="0" w:color="auto"/>
                  <w:right w:val="single" w:sz="4" w:space="0" w:color="auto"/>
                </w:tcBorders>
                <w:shd w:val="clear" w:color="auto" w:fill="auto"/>
                <w:vAlign w:val="center"/>
              </w:tcPr>
            </w:tcPrChange>
          </w:tcPr>
          <w:p w14:paraId="7DC2C6B5" w14:textId="6C842E74" w:rsidR="00D74B9C" w:rsidRPr="00E26B2A" w:rsidDel="006127AC" w:rsidRDefault="00D74B9C" w:rsidP="00D74B9C">
            <w:pPr>
              <w:jc w:val="both"/>
              <w:rPr>
                <w:del w:id="123" w:author="作者" w:date="2020-09-14T11:03:00Z"/>
                <w:rFonts w:ascii="微软雅黑" w:eastAsia="微软雅黑" w:hAnsi="微软雅黑" w:cs="Arial"/>
              </w:rPr>
            </w:pPr>
            <w:ins w:id="124" w:author="作者" w:date="2020-03-23T13:39:00Z">
              <w:del w:id="125"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23</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126" w:author="作者" w:date="2020-09-25T13:09:00Z">
              <w:tcPr>
                <w:tcW w:w="1559" w:type="dxa"/>
                <w:tcBorders>
                  <w:top w:val="nil"/>
                  <w:left w:val="nil"/>
                  <w:bottom w:val="single" w:sz="4" w:space="0" w:color="auto"/>
                  <w:right w:val="single" w:sz="4" w:space="0" w:color="auto"/>
                </w:tcBorders>
                <w:shd w:val="clear" w:color="auto" w:fill="auto"/>
                <w:vAlign w:val="center"/>
              </w:tcPr>
            </w:tcPrChange>
          </w:tcPr>
          <w:p w14:paraId="344E190C" w14:textId="12E3BFED" w:rsidR="00D74B9C" w:rsidRPr="00E26B2A" w:rsidDel="006127AC" w:rsidRDefault="00D74B9C" w:rsidP="00D74B9C">
            <w:pPr>
              <w:jc w:val="both"/>
              <w:rPr>
                <w:del w:id="127" w:author="作者" w:date="2020-09-14T11:03:00Z"/>
                <w:rFonts w:ascii="微软雅黑" w:eastAsia="微软雅黑" w:hAnsi="微软雅黑" w:cs="Arial"/>
              </w:rPr>
            </w:pPr>
            <w:ins w:id="128" w:author="作者" w:date="2020-03-23T13:39:00Z">
              <w:del w:id="129"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130" w:author="作者" w:date="2020-09-25T13:09:00Z">
              <w:tcPr>
                <w:tcW w:w="4718" w:type="dxa"/>
                <w:tcBorders>
                  <w:top w:val="single" w:sz="4" w:space="0" w:color="auto"/>
                  <w:left w:val="single" w:sz="4" w:space="0" w:color="auto"/>
                  <w:bottom w:val="single" w:sz="4" w:space="0" w:color="auto"/>
                  <w:right w:val="single" w:sz="4" w:space="0" w:color="000000"/>
                </w:tcBorders>
                <w:shd w:val="clear" w:color="auto" w:fill="auto"/>
                <w:vAlign w:val="center"/>
              </w:tcPr>
            </w:tcPrChange>
          </w:tcPr>
          <w:p w14:paraId="3323AE9D" w14:textId="2337EA66" w:rsidR="00D74B9C" w:rsidRPr="00E26B2A" w:rsidDel="006127AC" w:rsidRDefault="00D74B9C">
            <w:pPr>
              <w:jc w:val="both"/>
              <w:rPr>
                <w:del w:id="131" w:author="作者" w:date="2020-09-14T11:03:00Z"/>
                <w:rFonts w:ascii="微软雅黑" w:eastAsia="微软雅黑" w:hAnsi="微软雅黑" w:cs="Arial"/>
                <w:sz w:val="21"/>
                <w:szCs w:val="21"/>
              </w:rPr>
              <w:pPrChange w:id="132" w:author="作者" w:date="2020-03-23T13:39:00Z">
                <w:pPr>
                  <w:pStyle w:val="aff9"/>
                  <w:ind w:left="360" w:firstLineChars="0" w:firstLine="0"/>
                  <w:jc w:val="both"/>
                </w:pPr>
              </w:pPrChange>
            </w:pPr>
            <w:ins w:id="133" w:author="作者" w:date="2020-03-23T13:39:00Z">
              <w:del w:id="134" w:author="作者" w:date="2020-09-14T11:03:00Z">
                <w:r w:rsidDel="006127AC">
                  <w:rPr>
                    <w:rFonts w:ascii="微软雅黑" w:eastAsia="微软雅黑" w:hAnsi="微软雅黑" w:cs="Arial" w:hint="eastAsia"/>
                    <w:sz w:val="21"/>
                    <w:szCs w:val="21"/>
                  </w:rPr>
                  <w:delText>修改2</w:delText>
                </w:r>
                <w:r w:rsidDel="006127AC">
                  <w:rPr>
                    <w:rFonts w:ascii="微软雅黑" w:eastAsia="微软雅黑" w:hAnsi="微软雅黑" w:cs="Arial"/>
                    <w:sz w:val="21"/>
                    <w:szCs w:val="21"/>
                  </w:rPr>
                  <w:delText>7</w:delText>
                </w:r>
                <w:r w:rsidDel="006127AC">
                  <w:rPr>
                    <w:rFonts w:ascii="微软雅黑" w:eastAsia="微软雅黑" w:hAnsi="微软雅黑" w:cs="Arial" w:hint="eastAsia"/>
                    <w:sz w:val="21"/>
                    <w:szCs w:val="21"/>
                  </w:rPr>
                  <w:delText>寸屏</w:delText>
                </w:r>
                <w:r w:rsidDel="006127AC">
                  <w:rPr>
                    <w:rFonts w:ascii="微软雅黑" w:eastAsia="微软雅黑" w:hAnsi="微软雅黑" w:hint="eastAsia"/>
                  </w:rPr>
                  <w:delText>Individual模式超速时投屏描述</w:delText>
                </w:r>
              </w:del>
            </w:ins>
          </w:p>
        </w:tc>
      </w:tr>
      <w:tr w:rsidR="00403234" w:rsidRPr="00E26B2A" w:rsidDel="006127AC" w14:paraId="5596F67B" w14:textId="34EC2250" w:rsidTr="00104AF8">
        <w:trPr>
          <w:trHeight w:val="259"/>
          <w:jc w:val="center"/>
          <w:del w:id="135" w:author="作者" w:date="2020-09-14T11:03:00Z"/>
          <w:trPrChange w:id="136" w:author="作者" w:date="2020-09-25T13:09:00Z">
            <w:trPr>
              <w:trHeight w:val="259"/>
              <w:jc w:val="center"/>
            </w:trPr>
          </w:trPrChange>
        </w:trPr>
        <w:tc>
          <w:tcPr>
            <w:tcW w:w="1555" w:type="dxa"/>
            <w:shd w:val="clear" w:color="auto" w:fill="auto"/>
            <w:vAlign w:val="center"/>
            <w:tcPrChange w:id="137"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29EEB149" w14:textId="1C3EAF95" w:rsidR="00403234" w:rsidRPr="00E26B2A" w:rsidDel="006127AC" w:rsidRDefault="00403234" w:rsidP="00403234">
            <w:pPr>
              <w:jc w:val="both"/>
              <w:rPr>
                <w:del w:id="138" w:author="作者" w:date="2020-09-14T11:03:00Z"/>
                <w:rFonts w:ascii="微软雅黑" w:eastAsia="微软雅黑" w:hAnsi="微软雅黑" w:cs="Arial"/>
              </w:rPr>
            </w:pPr>
            <w:ins w:id="139" w:author="作者" w:date="2020-04-01T13:59:00Z">
              <w:del w:id="140"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5</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141"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4514199B" w14:textId="04272279" w:rsidR="00403234" w:rsidRPr="00E26B2A" w:rsidDel="006127AC" w:rsidRDefault="00403234">
            <w:pPr>
              <w:jc w:val="both"/>
              <w:rPr>
                <w:del w:id="142" w:author="作者" w:date="2020-09-14T11:03:00Z"/>
                <w:rFonts w:ascii="微软雅黑" w:eastAsia="微软雅黑" w:hAnsi="微软雅黑" w:cs="Arial"/>
              </w:rPr>
            </w:pPr>
            <w:ins w:id="143" w:author="作者" w:date="2020-04-01T13:59:00Z">
              <w:del w:id="144"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3</w:delText>
                </w:r>
              </w:del>
            </w:ins>
            <w:ins w:id="145" w:author="作者" w:date="2020-04-01T14:02:00Z">
              <w:del w:id="146" w:author="作者" w:date="2020-09-14T11:03:00Z">
                <w:r w:rsidR="00E43B34" w:rsidDel="006127AC">
                  <w:rPr>
                    <w:rFonts w:ascii="微软雅黑" w:eastAsia="微软雅黑" w:hAnsi="微软雅黑" w:cs="宋体"/>
                    <w:b/>
                    <w:color w:val="000000"/>
                    <w:spacing w:val="9"/>
                    <w:sz w:val="21"/>
                    <w:szCs w:val="21"/>
                  </w:rPr>
                  <w:delText>4</w:delText>
                </w:r>
              </w:del>
            </w:ins>
            <w:ins w:id="147" w:author="作者" w:date="2020-04-01T13:59:00Z">
              <w:del w:id="148" w:author="作者" w:date="2020-09-14T11:03:00Z">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23</w:delText>
                </w:r>
              </w:del>
            </w:ins>
            <w:ins w:id="149" w:author="作者" w:date="2020-04-01T14:02:00Z">
              <w:del w:id="150" w:author="作者" w:date="2020-09-14T11:03:00Z">
                <w:r w:rsidR="00E43B34" w:rsidDel="006127AC">
                  <w:rPr>
                    <w:rFonts w:ascii="微软雅黑" w:eastAsia="微软雅黑" w:hAnsi="微软雅黑" w:cs="宋体"/>
                    <w:b/>
                    <w:color w:val="000000"/>
                    <w:spacing w:val="9"/>
                    <w:sz w:val="21"/>
                    <w:szCs w:val="21"/>
                  </w:rPr>
                  <w:delText>01</w:delText>
                </w:r>
              </w:del>
            </w:ins>
            <w:ins w:id="151" w:author="作者" w:date="2020-04-01T13:59:00Z">
              <w:del w:id="152" w:author="作者" w:date="2020-09-14T11:03:00Z">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153"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2F273237" w14:textId="0EC2727C" w:rsidR="00403234" w:rsidRPr="00E26B2A" w:rsidDel="006127AC" w:rsidRDefault="00403234" w:rsidP="00403234">
            <w:pPr>
              <w:jc w:val="both"/>
              <w:rPr>
                <w:del w:id="154" w:author="作者" w:date="2020-09-14T11:03:00Z"/>
                <w:rFonts w:ascii="微软雅黑" w:eastAsia="微软雅黑" w:hAnsi="微软雅黑" w:cs="Arial"/>
              </w:rPr>
            </w:pPr>
            <w:ins w:id="155" w:author="作者" w:date="2020-04-01T13:59:00Z">
              <w:del w:id="156"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157"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3C91A691" w14:textId="502AA175" w:rsidR="00623B1B" w:rsidRPr="00623B1B" w:rsidDel="006127AC" w:rsidRDefault="00623B1B">
            <w:pPr>
              <w:jc w:val="both"/>
              <w:rPr>
                <w:ins w:id="158" w:author="作者" w:date="2020-04-01T14:06:00Z"/>
                <w:del w:id="159" w:author="作者" w:date="2020-09-14T11:03:00Z"/>
                <w:rFonts w:ascii="微软雅黑" w:eastAsia="微软雅黑" w:hAnsi="微软雅黑" w:cs="Arial"/>
                <w:sz w:val="21"/>
                <w:szCs w:val="21"/>
              </w:rPr>
              <w:pPrChange w:id="160" w:author="作者" w:date="2020-04-01T14:06:00Z">
                <w:pPr>
                  <w:numPr>
                    <w:numId w:val="39"/>
                  </w:numPr>
                  <w:ind w:left="720" w:hanging="360"/>
                  <w:jc w:val="both"/>
                </w:pPr>
              </w:pPrChange>
            </w:pPr>
            <w:ins w:id="161" w:author="作者" w:date="2020-04-01T14:06:00Z">
              <w:del w:id="162" w:author="作者" w:date="2020-09-14T11:03:00Z">
                <w:r w:rsidDel="006127AC">
                  <w:rPr>
                    <w:rFonts w:ascii="微软雅黑" w:eastAsia="微软雅黑" w:hAnsi="微软雅黑" w:cs="Arial" w:hint="eastAsia"/>
                    <w:sz w:val="21"/>
                    <w:szCs w:val="21"/>
                  </w:rPr>
                  <w:delText>1、删除图片下载功能</w:delText>
                </w:r>
              </w:del>
            </w:ins>
          </w:p>
          <w:p w14:paraId="69627459" w14:textId="6BFEE1E0" w:rsidR="00E43B34" w:rsidRPr="00623B1B" w:rsidDel="006127AC" w:rsidRDefault="00623B1B">
            <w:pPr>
              <w:jc w:val="both"/>
              <w:rPr>
                <w:ins w:id="163" w:author="作者" w:date="2020-04-01T14:02:00Z"/>
                <w:del w:id="164" w:author="作者" w:date="2020-09-14T11:03:00Z"/>
                <w:rFonts w:ascii="微软雅黑" w:eastAsia="微软雅黑" w:hAnsi="微软雅黑" w:cs="Arial"/>
                <w:sz w:val="21"/>
                <w:szCs w:val="21"/>
                <w:rPrChange w:id="165" w:author="作者" w:date="2020-04-01T14:06:00Z">
                  <w:rPr>
                    <w:ins w:id="166" w:author="作者" w:date="2020-04-01T14:02:00Z"/>
                    <w:del w:id="167" w:author="作者" w:date="2020-09-14T11:03:00Z"/>
                    <w:rFonts w:ascii="Calibri" w:hAnsi="Calibri"/>
                    <w:sz w:val="22"/>
                    <w:szCs w:val="22"/>
                  </w:rPr>
                </w:rPrChange>
              </w:rPr>
              <w:pPrChange w:id="168" w:author="作者" w:date="2020-04-01T14:06:00Z">
                <w:pPr>
                  <w:numPr>
                    <w:numId w:val="39"/>
                  </w:numPr>
                  <w:ind w:left="720" w:hanging="360"/>
                  <w:jc w:val="both"/>
                </w:pPr>
              </w:pPrChange>
            </w:pPr>
            <w:ins w:id="169" w:author="作者" w:date="2020-04-01T14:06:00Z">
              <w:del w:id="170" w:author="作者" w:date="2020-09-14T11:03:00Z">
                <w:r w:rsidDel="006127AC">
                  <w:rPr>
                    <w:rFonts w:ascii="微软雅黑" w:eastAsia="微软雅黑" w:hAnsi="微软雅黑" w:cs="Arial" w:hint="eastAsia"/>
                    <w:sz w:val="21"/>
                    <w:szCs w:val="21"/>
                  </w:rPr>
                  <w:delText>2、</w:delText>
                </w:r>
              </w:del>
            </w:ins>
            <w:ins w:id="171" w:author="作者" w:date="2020-04-01T13:59:00Z">
              <w:del w:id="172" w:author="作者" w:date="2020-09-14T11:03:00Z">
                <w:r w:rsidR="00403234" w:rsidDel="006127AC">
                  <w:rPr>
                    <w:rFonts w:ascii="微软雅黑" w:eastAsia="微软雅黑" w:hAnsi="微软雅黑" w:cs="Arial" w:hint="eastAsia"/>
                    <w:sz w:val="21"/>
                    <w:szCs w:val="21"/>
                  </w:rPr>
                  <w:delText>修改2</w:delText>
                </w:r>
                <w:r w:rsidR="00403234" w:rsidDel="006127AC">
                  <w:rPr>
                    <w:rFonts w:ascii="微软雅黑" w:eastAsia="微软雅黑" w:hAnsi="微软雅黑" w:cs="Arial"/>
                    <w:sz w:val="21"/>
                    <w:szCs w:val="21"/>
                  </w:rPr>
                  <w:delText>7</w:delText>
                </w:r>
                <w:r w:rsidR="00403234" w:rsidDel="006127AC">
                  <w:rPr>
                    <w:rFonts w:ascii="微软雅黑" w:eastAsia="微软雅黑" w:hAnsi="微软雅黑" w:cs="Arial" w:hint="eastAsia"/>
                    <w:sz w:val="21"/>
                    <w:szCs w:val="21"/>
                  </w:rPr>
                  <w:delText>寸屏</w:delText>
                </w:r>
                <w:r w:rsidR="00403234" w:rsidRPr="00623B1B" w:rsidDel="006127AC">
                  <w:rPr>
                    <w:rFonts w:ascii="微软雅黑" w:eastAsia="微软雅黑" w:hAnsi="微软雅黑" w:cs="Arial"/>
                    <w:sz w:val="21"/>
                    <w:szCs w:val="21"/>
                    <w:rPrChange w:id="173" w:author="作者" w:date="2020-04-01T14:06:00Z">
                      <w:rPr>
                        <w:rFonts w:ascii="微软雅黑" w:eastAsia="微软雅黑" w:hAnsi="微软雅黑"/>
                      </w:rPr>
                    </w:rPrChange>
                  </w:rPr>
                  <w:delText>Individual模式超速时投屏描述</w:delText>
                </w:r>
              </w:del>
            </w:ins>
            <w:ins w:id="174" w:author="作者" w:date="2020-04-01T14:02:00Z">
              <w:del w:id="175" w:author="作者" w:date="2020-09-14T11:03:00Z">
                <w:r w:rsidR="00E43B34" w:rsidRPr="00623B1B" w:rsidDel="006127AC">
                  <w:rPr>
                    <w:rFonts w:ascii="微软雅黑" w:eastAsia="微软雅黑" w:hAnsi="微软雅黑" w:cs="Arial"/>
                    <w:sz w:val="21"/>
                    <w:szCs w:val="21"/>
                    <w:rPrChange w:id="176" w:author="作者" w:date="2020-04-01T14:06:00Z">
                      <w:rPr>
                        <w:sz w:val="22"/>
                        <w:szCs w:val="22"/>
                      </w:rPr>
                    </w:rPrChange>
                  </w:rPr>
                  <w:delText>DLNA</w:delText>
                </w:r>
                <w:r w:rsidR="00E43B34" w:rsidRPr="00623B1B" w:rsidDel="006127AC">
                  <w:rPr>
                    <w:rFonts w:ascii="微软雅黑" w:eastAsia="微软雅黑" w:hAnsi="微软雅黑" w:cs="Arial" w:hint="eastAsia"/>
                    <w:sz w:val="21"/>
                    <w:szCs w:val="21"/>
                    <w:rPrChange w:id="177" w:author="作者" w:date="2020-04-01T14:06:00Z">
                      <w:rPr>
                        <w:rFonts w:ascii="等线" w:eastAsia="等线" w:hAnsi="等线" w:hint="eastAsia"/>
                        <w:sz w:val="22"/>
                        <w:szCs w:val="22"/>
                      </w:rPr>
                    </w:rPrChange>
                  </w:rPr>
                  <w:delText>中的音频投放功能，删除</w:delText>
                </w:r>
              </w:del>
            </w:ins>
            <w:ins w:id="178" w:author="作者" w:date="2020-04-01T14:17:00Z">
              <w:del w:id="179" w:author="作者" w:date="2020-09-14T11:03:00Z">
                <w:r w:rsidR="0011740A" w:rsidRPr="00266CAF" w:rsidDel="006127AC">
                  <w:rPr>
                    <w:rFonts w:ascii="微软雅黑" w:eastAsia="微软雅黑" w:hAnsi="微软雅黑" w:cs="Arial" w:hint="eastAsia"/>
                    <w:sz w:val="21"/>
                    <w:szCs w:val="21"/>
                  </w:rPr>
                  <w:delText>音频投放</w:delText>
                </w:r>
              </w:del>
            </w:ins>
            <w:ins w:id="180" w:author="作者" w:date="2020-04-01T14:02:00Z">
              <w:del w:id="181" w:author="作者" w:date="2020-09-14T11:03:00Z">
                <w:r w:rsidR="00E43B34" w:rsidRPr="00623B1B" w:rsidDel="006127AC">
                  <w:rPr>
                    <w:rFonts w:ascii="微软雅黑" w:eastAsia="微软雅黑" w:hAnsi="微软雅黑" w:cs="Arial" w:hint="eastAsia"/>
                    <w:sz w:val="21"/>
                    <w:szCs w:val="21"/>
                    <w:rPrChange w:id="182" w:author="作者" w:date="2020-04-01T14:06:00Z">
                      <w:rPr>
                        <w:rFonts w:ascii="等线" w:eastAsia="等线" w:hAnsi="等线" w:hint="eastAsia"/>
                        <w:sz w:val="22"/>
                        <w:szCs w:val="22"/>
                      </w:rPr>
                    </w:rPrChange>
                  </w:rPr>
                  <w:delText>支持后台播放的需求</w:delText>
                </w:r>
              </w:del>
            </w:ins>
          </w:p>
          <w:p w14:paraId="01166F60" w14:textId="49DC9C22" w:rsidR="00E43B34" w:rsidDel="006127AC" w:rsidRDefault="00623B1B">
            <w:pPr>
              <w:jc w:val="both"/>
              <w:rPr>
                <w:del w:id="183" w:author="作者" w:date="2020-09-14T11:03:00Z"/>
                <w:rFonts w:ascii="微软雅黑" w:eastAsia="微软雅黑" w:hAnsi="微软雅黑" w:cs="Arial"/>
                <w:sz w:val="21"/>
                <w:szCs w:val="21"/>
              </w:rPr>
              <w:pPrChange w:id="184" w:author="作者" w:date="2020-04-01T14:16:00Z">
                <w:pPr>
                  <w:numPr>
                    <w:numId w:val="39"/>
                  </w:numPr>
                  <w:ind w:left="720" w:hanging="360"/>
                  <w:jc w:val="both"/>
                </w:pPr>
              </w:pPrChange>
            </w:pPr>
            <w:ins w:id="185" w:author="作者" w:date="2020-04-01T14:06:00Z">
              <w:del w:id="186" w:author="作者" w:date="2020-09-14T11:03:00Z">
                <w:r w:rsidDel="006127AC">
                  <w:rPr>
                    <w:rFonts w:ascii="微软雅黑" w:eastAsia="微软雅黑" w:hAnsi="微软雅黑" w:cs="Arial" w:hint="eastAsia"/>
                    <w:sz w:val="21"/>
                    <w:szCs w:val="21"/>
                  </w:rPr>
                  <w:delText>3、</w:delText>
                </w:r>
              </w:del>
            </w:ins>
            <w:ins w:id="187" w:author="作者" w:date="2020-04-01T14:02:00Z">
              <w:del w:id="188" w:author="作者" w:date="2020-09-14T11:03:00Z">
                <w:r w:rsidR="00E43B34" w:rsidRPr="00623B1B" w:rsidDel="006127AC">
                  <w:rPr>
                    <w:rFonts w:ascii="微软雅黑" w:eastAsia="微软雅黑" w:hAnsi="微软雅黑" w:cs="Arial" w:hint="eastAsia"/>
                    <w:sz w:val="21"/>
                    <w:szCs w:val="21"/>
                    <w:rPrChange w:id="189" w:author="作者" w:date="2020-04-01T14:06:00Z">
                      <w:rPr>
                        <w:rFonts w:ascii="等线" w:eastAsia="等线" w:hAnsi="等线" w:hint="eastAsia"/>
                        <w:sz w:val="22"/>
                        <w:szCs w:val="22"/>
                      </w:rPr>
                    </w:rPrChange>
                  </w:rPr>
                  <w:delText>关于视频投放的功能，麻烦德赛参考之前的项目经验补充一下由于画质的差异以及不同项目屏幕尺寸的差异所定义的图像显示区域；</w:delText>
                </w:r>
              </w:del>
            </w:ins>
          </w:p>
          <w:p w14:paraId="71224275" w14:textId="2F5E9A98" w:rsidR="00095867" w:rsidRPr="00095867" w:rsidDel="006127AC" w:rsidRDefault="00095867">
            <w:pPr>
              <w:jc w:val="both"/>
              <w:rPr>
                <w:ins w:id="190" w:author="作者" w:date="2020-04-01T14:16:00Z"/>
                <w:del w:id="191" w:author="作者" w:date="2020-09-14T11:03:00Z"/>
                <w:rFonts w:ascii="微软雅黑" w:eastAsia="微软雅黑" w:hAnsi="微软雅黑" w:cs="Arial"/>
                <w:sz w:val="21"/>
                <w:szCs w:val="21"/>
              </w:rPr>
              <w:pPrChange w:id="192" w:author="作者" w:date="2020-04-01T14:16:00Z">
                <w:pPr>
                  <w:pStyle w:val="31"/>
                  <w:tabs>
                    <w:tab w:val="clear" w:pos="432"/>
                  </w:tabs>
                </w:pPr>
              </w:pPrChange>
            </w:pPr>
          </w:p>
          <w:p w14:paraId="569C3C6C" w14:textId="4E13DA1E" w:rsidR="00095867" w:rsidDel="006127AC" w:rsidRDefault="00055A92">
            <w:pPr>
              <w:jc w:val="both"/>
              <w:rPr>
                <w:del w:id="193" w:author="作者" w:date="2020-09-14T11:03:00Z"/>
                <w:rFonts w:ascii="微软雅黑" w:eastAsia="微软雅黑" w:hAnsi="微软雅黑" w:cs="Arial"/>
                <w:sz w:val="21"/>
                <w:szCs w:val="21"/>
              </w:rPr>
              <w:pPrChange w:id="194" w:author="作者" w:date="2020-04-01T14:16:00Z">
                <w:pPr>
                  <w:pStyle w:val="31"/>
                  <w:tabs>
                    <w:tab w:val="clear" w:pos="432"/>
                  </w:tabs>
                </w:pPr>
              </w:pPrChange>
            </w:pPr>
            <w:ins w:id="195" w:author="作者" w:date="2020-04-01T14:46:00Z">
              <w:del w:id="196" w:author="作者" w:date="2020-09-14T11:03:00Z">
                <w:r w:rsidDel="006127AC">
                  <w:rPr>
                    <w:rFonts w:ascii="微软雅黑" w:eastAsia="微软雅黑" w:hAnsi="微软雅黑" w:cs="Arial"/>
                    <w:sz w:val="21"/>
                    <w:szCs w:val="21"/>
                  </w:rPr>
                  <w:delText>3</w:delText>
                </w:r>
              </w:del>
            </w:ins>
            <w:ins w:id="197" w:author="作者" w:date="2020-04-01T14:16:00Z">
              <w:del w:id="198" w:author="作者" w:date="2020-09-14T11:03:00Z">
                <w:r w:rsidR="00095867" w:rsidRPr="008C3AC2" w:rsidDel="006127AC">
                  <w:rPr>
                    <w:rFonts w:ascii="微软雅黑" w:eastAsia="微软雅黑" w:hAnsi="微软雅黑" w:cs="Arial"/>
                    <w:sz w:val="21"/>
                    <w:szCs w:val="21"/>
                  </w:rPr>
                  <w:delText>4</w:delText>
                </w:r>
                <w:r w:rsidR="00095867" w:rsidRPr="008C3AC2" w:rsidDel="006127AC">
                  <w:rPr>
                    <w:rFonts w:ascii="微软雅黑" w:eastAsia="微软雅黑" w:hAnsi="微软雅黑" w:cs="Arial" w:hint="eastAsia"/>
                    <w:sz w:val="21"/>
                    <w:szCs w:val="21"/>
                  </w:rPr>
                  <w:delText>、</w:delText>
                </w:r>
                <w:r w:rsidR="00095867" w:rsidDel="006127AC">
                  <w:rPr>
                    <w:rFonts w:ascii="微软雅黑" w:eastAsia="微软雅黑" w:hAnsi="微软雅黑" w:cs="Arial" w:hint="eastAsia"/>
                    <w:sz w:val="21"/>
                    <w:szCs w:val="21"/>
                  </w:rPr>
                  <w:delText>添加</w:delText>
                </w:r>
                <w:r w:rsidR="00095867" w:rsidRPr="00095867" w:rsidDel="006127AC">
                  <w:rPr>
                    <w:rFonts w:ascii="微软雅黑" w:eastAsia="微软雅黑" w:hAnsi="微软雅黑" w:cs="Arial"/>
                    <w:sz w:val="21"/>
                    <w:szCs w:val="21"/>
                    <w:rPrChange w:id="199" w:author="作者" w:date="2020-04-01T14:16:00Z">
                      <w:rPr>
                        <w:rFonts w:ascii="微软雅黑" w:eastAsia="微软雅黑" w:hAnsi="微软雅黑" w:cs="微软雅黑"/>
                        <w:b w:val="0"/>
                      </w:rPr>
                    </w:rPrChange>
                  </w:rPr>
                  <w:delText xml:space="preserve">DLNA </w:delText>
                </w:r>
                <w:r w:rsidR="00095867" w:rsidRPr="00095867" w:rsidDel="006127AC">
                  <w:rPr>
                    <w:rFonts w:ascii="微软雅黑" w:eastAsia="微软雅黑" w:hAnsi="微软雅黑" w:cs="Arial" w:hint="eastAsia"/>
                    <w:sz w:val="21"/>
                    <w:szCs w:val="21"/>
                    <w:rPrChange w:id="200" w:author="作者" w:date="2020-04-01T14:16:00Z">
                      <w:rPr>
                        <w:rFonts w:ascii="微软雅黑" w:eastAsia="微软雅黑" w:hAnsi="微软雅黑" w:cs="微软雅黑" w:hint="eastAsia"/>
                        <w:b w:val="0"/>
                      </w:rPr>
                    </w:rPrChange>
                  </w:rPr>
                  <w:delText>需要申请的系统权限</w:delText>
                </w:r>
              </w:del>
            </w:ins>
          </w:p>
          <w:p w14:paraId="39BB7325" w14:textId="6AA382F1" w:rsidR="00055A92" w:rsidDel="006127AC" w:rsidRDefault="00055A92">
            <w:pPr>
              <w:jc w:val="both"/>
              <w:rPr>
                <w:ins w:id="201" w:author="作者" w:date="2020-04-01T14:46:00Z"/>
                <w:del w:id="202" w:author="作者" w:date="2020-09-14T11:03:00Z"/>
                <w:rFonts w:ascii="微软雅黑" w:eastAsia="微软雅黑" w:hAnsi="微软雅黑" w:cs="Arial"/>
                <w:sz w:val="21"/>
                <w:szCs w:val="21"/>
              </w:rPr>
              <w:pPrChange w:id="203" w:author="作者" w:date="2020-04-01T14:06:00Z">
                <w:pPr>
                  <w:ind w:left="360"/>
                </w:pPr>
              </w:pPrChange>
            </w:pPr>
          </w:p>
          <w:p w14:paraId="03BB4198" w14:textId="109103B6" w:rsidR="00055A92" w:rsidRPr="00095867" w:rsidDel="006127AC" w:rsidRDefault="00055A92">
            <w:pPr>
              <w:jc w:val="both"/>
              <w:rPr>
                <w:ins w:id="204" w:author="作者" w:date="2020-04-01T14:46:00Z"/>
                <w:del w:id="205" w:author="作者" w:date="2020-09-14T11:03:00Z"/>
                <w:rFonts w:ascii="微软雅黑" w:eastAsia="微软雅黑" w:hAnsi="微软雅黑" w:cs="Arial"/>
                <w:sz w:val="21"/>
                <w:szCs w:val="21"/>
                <w:rPrChange w:id="206" w:author="作者" w:date="2020-04-01T14:16:00Z">
                  <w:rPr>
                    <w:ins w:id="207" w:author="作者" w:date="2020-04-01T14:46:00Z"/>
                    <w:del w:id="208" w:author="作者" w:date="2020-09-14T11:03:00Z"/>
                    <w:rFonts w:ascii="微软雅黑" w:eastAsia="微软雅黑" w:hAnsi="微软雅黑" w:cs="微软雅黑"/>
                    <w:lang w:eastAsia="zh-CN"/>
                  </w:rPr>
                </w:rPrChange>
              </w:rPr>
              <w:pPrChange w:id="209" w:author="作者" w:date="2020-04-01T14:16:00Z">
                <w:pPr>
                  <w:pStyle w:val="31"/>
                  <w:tabs>
                    <w:tab w:val="clear" w:pos="432"/>
                  </w:tabs>
                </w:pPr>
              </w:pPrChange>
            </w:pPr>
            <w:ins w:id="210" w:author="作者" w:date="2020-04-01T14:46:00Z">
              <w:del w:id="211" w:author="作者" w:date="2020-09-14T11:03:00Z">
                <w:r w:rsidRPr="00055A92" w:rsidDel="006127AC">
                  <w:rPr>
                    <w:rFonts w:ascii="微软雅黑" w:eastAsia="微软雅黑" w:hAnsi="微软雅黑" w:cs="Arial"/>
                    <w:sz w:val="21"/>
                    <w:szCs w:val="21"/>
                    <w:highlight w:val="yellow"/>
                    <w:rPrChange w:id="212" w:author="作者" w:date="2020-04-01T14:46:00Z">
                      <w:rPr>
                        <w:rFonts w:ascii="微软雅黑" w:eastAsia="微软雅黑" w:hAnsi="微软雅黑" w:cs="Arial"/>
                        <w:b w:val="0"/>
                        <w:sz w:val="21"/>
                        <w:szCs w:val="21"/>
                      </w:rPr>
                    </w:rPrChange>
                  </w:rPr>
                  <w:delText>4</w:delText>
                </w:r>
                <w:r w:rsidRPr="00055A92" w:rsidDel="006127AC">
                  <w:rPr>
                    <w:rFonts w:ascii="微软雅黑" w:eastAsia="微软雅黑" w:hAnsi="微软雅黑" w:cs="Arial" w:hint="eastAsia"/>
                    <w:sz w:val="21"/>
                    <w:szCs w:val="21"/>
                    <w:highlight w:val="yellow"/>
                    <w:rPrChange w:id="213" w:author="作者" w:date="2020-04-01T14:46:00Z">
                      <w:rPr>
                        <w:rFonts w:ascii="微软雅黑" w:eastAsia="微软雅黑" w:hAnsi="微软雅黑" w:cs="Arial" w:hint="eastAsia"/>
                        <w:b w:val="0"/>
                        <w:sz w:val="21"/>
                        <w:szCs w:val="21"/>
                      </w:rPr>
                    </w:rPrChange>
                  </w:rPr>
                  <w:delText>、关于视频投放的功能，麻烦德赛参考之前的项目经验补充一下由于画质的差异以及不同项目屏幕尺寸的差异所定义的图像显示区域；</w:delText>
                </w:r>
                <w:r w:rsidRPr="00055A92" w:rsidDel="006127AC">
                  <w:rPr>
                    <w:rFonts w:ascii="微软雅黑" w:eastAsia="微软雅黑" w:hAnsi="微软雅黑" w:cs="Arial"/>
                    <w:sz w:val="21"/>
                    <w:szCs w:val="21"/>
                    <w:highlight w:val="yellow"/>
                    <w:rPrChange w:id="214" w:author="作者" w:date="2020-04-01T14:46:00Z">
                      <w:rPr>
                        <w:rFonts w:ascii="微软雅黑" w:eastAsia="微软雅黑" w:hAnsi="微软雅黑" w:cs="Arial"/>
                        <w:b w:val="0"/>
                        <w:sz w:val="21"/>
                        <w:szCs w:val="21"/>
                      </w:rPr>
                    </w:rPrChange>
                  </w:rPr>
                  <w:delText>--open</w:delText>
                </w:r>
                <w:r w:rsidRPr="00055A92" w:rsidDel="006127AC">
                  <w:rPr>
                    <w:rFonts w:ascii="微软雅黑" w:eastAsia="微软雅黑" w:hAnsi="微软雅黑" w:cs="Arial" w:hint="eastAsia"/>
                    <w:sz w:val="21"/>
                    <w:szCs w:val="21"/>
                    <w:highlight w:val="yellow"/>
                    <w:rPrChange w:id="215" w:author="作者" w:date="2020-04-01T14:46:00Z">
                      <w:rPr>
                        <w:rFonts w:ascii="微软雅黑" w:eastAsia="微软雅黑" w:hAnsi="微软雅黑" w:cs="Arial" w:hint="eastAsia"/>
                        <w:b w:val="0"/>
                        <w:sz w:val="21"/>
                        <w:szCs w:val="21"/>
                      </w:rPr>
                    </w:rPrChange>
                  </w:rPr>
                  <w:delText>项</w:delText>
                </w:r>
              </w:del>
            </w:ins>
          </w:p>
          <w:p w14:paraId="65CFFDDE" w14:textId="264814A4" w:rsidR="00095867" w:rsidRPr="00095867" w:rsidDel="006127AC" w:rsidRDefault="00095867">
            <w:pPr>
              <w:jc w:val="both"/>
              <w:rPr>
                <w:ins w:id="216" w:author="作者" w:date="2020-04-01T14:16:00Z"/>
                <w:del w:id="217" w:author="作者" w:date="2020-09-14T11:03:00Z"/>
                <w:rFonts w:ascii="微软雅黑" w:eastAsia="微软雅黑" w:hAnsi="微软雅黑" w:cs="Arial"/>
                <w:sz w:val="21"/>
                <w:szCs w:val="21"/>
                <w:rPrChange w:id="218" w:author="作者" w:date="2020-04-01T14:16:00Z">
                  <w:rPr>
                    <w:ins w:id="219" w:author="作者" w:date="2020-04-01T14:16:00Z"/>
                    <w:del w:id="220" w:author="作者" w:date="2020-09-14T11:03:00Z"/>
                    <w:sz w:val="22"/>
                    <w:szCs w:val="22"/>
                  </w:rPr>
                </w:rPrChange>
              </w:rPr>
              <w:pPrChange w:id="221" w:author="作者" w:date="2020-04-01T14:06:00Z">
                <w:pPr>
                  <w:numPr>
                    <w:numId w:val="39"/>
                  </w:numPr>
                  <w:ind w:left="720" w:hanging="360"/>
                  <w:jc w:val="both"/>
                </w:pPr>
              </w:pPrChange>
            </w:pPr>
          </w:p>
          <w:p w14:paraId="0DBE38D5" w14:textId="364CA1E8" w:rsidR="00403234" w:rsidRPr="00623B1B" w:rsidDel="006127AC" w:rsidRDefault="00403234">
            <w:pPr>
              <w:jc w:val="both"/>
              <w:rPr>
                <w:del w:id="222" w:author="作者" w:date="2020-09-14T11:03:00Z"/>
                <w:rFonts w:ascii="微软雅黑" w:eastAsia="微软雅黑" w:hAnsi="微软雅黑" w:cs="Arial"/>
                <w:sz w:val="21"/>
                <w:szCs w:val="21"/>
                <w:rPrChange w:id="223" w:author="作者" w:date="2020-04-01T14:06:00Z">
                  <w:rPr>
                    <w:del w:id="224" w:author="作者" w:date="2020-09-14T11:03:00Z"/>
                    <w:rFonts w:ascii="微软雅黑" w:eastAsia="微软雅黑" w:hAnsi="微软雅黑" w:cs="Arial"/>
                    <w:szCs w:val="21"/>
                  </w:rPr>
                </w:rPrChange>
              </w:rPr>
              <w:pPrChange w:id="225" w:author="作者" w:date="2020-04-01T14:06:00Z">
                <w:pPr>
                  <w:ind w:left="360"/>
                </w:pPr>
              </w:pPrChange>
            </w:pPr>
          </w:p>
        </w:tc>
      </w:tr>
      <w:tr w:rsidR="00507CF5" w:rsidRPr="00E26B2A" w:rsidDel="006127AC" w14:paraId="71420337" w14:textId="2E20AD2B" w:rsidTr="00104AF8">
        <w:trPr>
          <w:trHeight w:val="259"/>
          <w:jc w:val="center"/>
          <w:del w:id="226" w:author="作者" w:date="2020-09-14T11:03:00Z"/>
          <w:trPrChange w:id="227" w:author="作者" w:date="2020-09-25T13:09:00Z">
            <w:trPr>
              <w:trHeight w:val="259"/>
              <w:jc w:val="center"/>
            </w:trPr>
          </w:trPrChange>
        </w:trPr>
        <w:tc>
          <w:tcPr>
            <w:tcW w:w="1555" w:type="dxa"/>
            <w:shd w:val="clear" w:color="auto" w:fill="auto"/>
            <w:vAlign w:val="center"/>
            <w:tcPrChange w:id="228"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1B7AA1E1" w14:textId="2BB0AF6E" w:rsidR="00507CF5" w:rsidRPr="00E26B2A" w:rsidDel="006127AC" w:rsidRDefault="00507CF5" w:rsidP="00507CF5">
            <w:pPr>
              <w:jc w:val="both"/>
              <w:rPr>
                <w:del w:id="229" w:author="作者" w:date="2020-09-14T11:03:00Z"/>
                <w:rFonts w:ascii="微软雅黑" w:eastAsia="微软雅黑" w:hAnsi="微软雅黑" w:cs="Arial"/>
              </w:rPr>
            </w:pPr>
            <w:ins w:id="230" w:author="作者" w:date="2020-04-07T10:21:00Z">
              <w:del w:id="231" w:author="作者" w:date="2020-09-14T11:03:00Z">
                <w:r w:rsidRPr="00E26B2A" w:rsidDel="006127AC">
                  <w:rPr>
                    <w:rFonts w:ascii="微软雅黑" w:eastAsia="微软雅黑" w:hAnsi="微软雅黑" w:cs="Arial" w:hint="eastAsia"/>
                  </w:rPr>
                  <w:delText>&lt;1.</w:delText>
                </w:r>
              </w:del>
            </w:ins>
            <w:ins w:id="232" w:author="作者" w:date="2020-04-07T10:22:00Z">
              <w:del w:id="233" w:author="作者" w:date="2020-09-14T11:03:00Z">
                <w:r w:rsidDel="006127AC">
                  <w:rPr>
                    <w:rFonts w:ascii="微软雅黑" w:eastAsia="微软雅黑" w:hAnsi="微软雅黑" w:cs="Arial"/>
                  </w:rPr>
                  <w:delText>6</w:delText>
                </w:r>
              </w:del>
            </w:ins>
            <w:ins w:id="234" w:author="作者" w:date="2020-04-07T10:21:00Z">
              <w:del w:id="235" w:author="作者" w:date="2020-09-14T11:03:00Z">
                <w:r w:rsidRPr="00E26B2A" w:rsidDel="006127AC">
                  <w:rPr>
                    <w:rFonts w:ascii="微软雅黑" w:eastAsia="微软雅黑" w:hAnsi="微软雅黑" w:cs="Arial" w:hint="eastAsia"/>
                  </w:rPr>
                  <w:delText>&gt;</w:delText>
                </w:r>
              </w:del>
            </w:ins>
          </w:p>
        </w:tc>
        <w:tc>
          <w:tcPr>
            <w:tcW w:w="1984" w:type="dxa"/>
            <w:shd w:val="clear" w:color="auto" w:fill="auto"/>
            <w:vAlign w:val="center"/>
            <w:tcPrChange w:id="236"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4AA0FC5F" w14:textId="1B7C278B" w:rsidR="00507CF5" w:rsidRPr="00E26B2A" w:rsidDel="006127AC" w:rsidRDefault="00507CF5" w:rsidP="00507CF5">
            <w:pPr>
              <w:jc w:val="both"/>
              <w:rPr>
                <w:del w:id="237" w:author="作者" w:date="2020-09-14T11:03:00Z"/>
                <w:rFonts w:ascii="微软雅黑" w:eastAsia="微软雅黑" w:hAnsi="微软雅黑" w:cs="Arial"/>
              </w:rPr>
            </w:pPr>
            <w:ins w:id="238" w:author="作者" w:date="2020-04-07T10:21:00Z">
              <w:del w:id="239"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4</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07</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240"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1CFE94DE" w14:textId="4884570C" w:rsidR="00507CF5" w:rsidRPr="00E26B2A" w:rsidDel="006127AC" w:rsidRDefault="00507CF5" w:rsidP="00507CF5">
            <w:pPr>
              <w:jc w:val="both"/>
              <w:rPr>
                <w:del w:id="241" w:author="作者" w:date="2020-09-14T11:03:00Z"/>
                <w:rFonts w:ascii="微软雅黑" w:eastAsia="微软雅黑" w:hAnsi="微软雅黑" w:cs="Arial"/>
              </w:rPr>
            </w:pPr>
            <w:ins w:id="242" w:author="作者" w:date="2020-04-07T10:21:00Z">
              <w:del w:id="243"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244"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DA1BFA5" w14:textId="105F2BD1" w:rsidR="00507CF5" w:rsidRPr="00507CF5" w:rsidDel="006127AC" w:rsidRDefault="00507CF5" w:rsidP="00507CF5">
            <w:pPr>
              <w:jc w:val="both"/>
              <w:rPr>
                <w:del w:id="245" w:author="作者" w:date="2020-09-14T11:03:00Z"/>
                <w:rFonts w:ascii="微软雅黑" w:eastAsia="微软雅黑" w:hAnsi="微软雅黑" w:cs="Arial"/>
                <w:sz w:val="21"/>
                <w:szCs w:val="21"/>
                <w:rPrChange w:id="246" w:author="作者" w:date="2020-04-07T10:22:00Z">
                  <w:rPr>
                    <w:del w:id="247" w:author="作者" w:date="2020-09-14T11:03:00Z"/>
                    <w:rFonts w:ascii="微软雅黑" w:eastAsia="微软雅黑" w:hAnsi="微软雅黑" w:cs="Arial"/>
                  </w:rPr>
                </w:rPrChange>
              </w:rPr>
            </w:pPr>
            <w:ins w:id="248" w:author="作者" w:date="2020-04-07T10:21:00Z">
              <w:del w:id="249" w:author="作者" w:date="2020-09-14T11:03:00Z">
                <w:r w:rsidDel="006127AC">
                  <w:rPr>
                    <w:rFonts w:ascii="微软雅黑" w:eastAsia="微软雅黑" w:hAnsi="微软雅黑" w:cs="Arial" w:hint="eastAsia"/>
                    <w:sz w:val="21"/>
                    <w:szCs w:val="21"/>
                  </w:rPr>
                  <w:delText>1、</w:delText>
                </w:r>
              </w:del>
            </w:ins>
            <w:ins w:id="250" w:author="作者" w:date="2020-04-07T10:22:00Z">
              <w:del w:id="251" w:author="作者" w:date="2020-09-14T11:03:00Z">
                <w:r w:rsidDel="006127AC">
                  <w:rPr>
                    <w:rFonts w:ascii="微软雅黑" w:eastAsia="微软雅黑" w:hAnsi="微软雅黑" w:cs="Arial" w:hint="eastAsia"/>
                    <w:sz w:val="21"/>
                    <w:szCs w:val="21"/>
                  </w:rPr>
                  <w:delText>新增需求：</w:delText>
                </w:r>
                <w:r w:rsidDel="006127AC">
                  <w:rPr>
                    <w:rFonts w:ascii="微软雅黑" w:eastAsia="微软雅黑" w:hAnsi="微软雅黑" w:hint="eastAsia"/>
                  </w:rPr>
                  <w:delText>视频滑动屏幕调节亮度和音量</w:delText>
                </w:r>
              </w:del>
            </w:ins>
          </w:p>
        </w:tc>
      </w:tr>
      <w:tr w:rsidR="008070AD" w:rsidRPr="00E26B2A" w:rsidDel="006127AC" w14:paraId="28D4D647" w14:textId="7E255961" w:rsidTr="00104AF8">
        <w:trPr>
          <w:trHeight w:val="259"/>
          <w:jc w:val="center"/>
          <w:del w:id="252" w:author="作者" w:date="2020-09-14T11:03:00Z"/>
          <w:trPrChange w:id="253" w:author="作者" w:date="2020-09-25T13:09:00Z">
            <w:trPr>
              <w:trHeight w:val="259"/>
              <w:jc w:val="center"/>
            </w:trPr>
          </w:trPrChange>
        </w:trPr>
        <w:tc>
          <w:tcPr>
            <w:tcW w:w="1555" w:type="dxa"/>
            <w:shd w:val="clear" w:color="auto" w:fill="auto"/>
            <w:vAlign w:val="center"/>
            <w:tcPrChange w:id="254"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C8252F0" w14:textId="5B0265F5" w:rsidR="008070AD" w:rsidRPr="00E26B2A" w:rsidDel="006127AC" w:rsidRDefault="008070AD" w:rsidP="008070AD">
            <w:pPr>
              <w:jc w:val="both"/>
              <w:rPr>
                <w:del w:id="255" w:author="作者" w:date="2020-09-14T11:03:00Z"/>
                <w:rFonts w:ascii="微软雅黑" w:eastAsia="微软雅黑" w:hAnsi="微软雅黑" w:cs="Arial"/>
              </w:rPr>
            </w:pPr>
            <w:ins w:id="256" w:author="作者" w:date="2020-04-09T09:46:00Z">
              <w:del w:id="257"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7</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258"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7EB481B2" w14:textId="6D1CEDB0" w:rsidR="008070AD" w:rsidRPr="00E26B2A" w:rsidDel="006127AC" w:rsidRDefault="008070AD" w:rsidP="008070AD">
            <w:pPr>
              <w:jc w:val="both"/>
              <w:rPr>
                <w:del w:id="259" w:author="作者" w:date="2020-09-14T11:03:00Z"/>
                <w:rFonts w:ascii="微软雅黑" w:eastAsia="微软雅黑" w:hAnsi="微软雅黑" w:cs="Arial"/>
              </w:rPr>
            </w:pPr>
            <w:ins w:id="260" w:author="作者" w:date="2020-04-09T09:46:00Z">
              <w:del w:id="261"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4</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09</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262"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6DE098ED" w14:textId="2621DBF0" w:rsidR="008070AD" w:rsidRPr="00E26B2A" w:rsidDel="006127AC" w:rsidRDefault="008070AD" w:rsidP="008070AD">
            <w:pPr>
              <w:jc w:val="both"/>
              <w:rPr>
                <w:del w:id="263" w:author="作者" w:date="2020-09-14T11:03:00Z"/>
                <w:rFonts w:ascii="微软雅黑" w:eastAsia="微软雅黑" w:hAnsi="微软雅黑" w:cs="Arial"/>
              </w:rPr>
            </w:pPr>
            <w:ins w:id="264" w:author="作者" w:date="2020-04-09T09:46:00Z">
              <w:del w:id="265"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266"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5C57A153" w14:textId="489E5B67" w:rsidR="008070AD" w:rsidRPr="00E26B2A" w:rsidDel="006127AC" w:rsidRDefault="008070AD">
            <w:pPr>
              <w:jc w:val="both"/>
              <w:rPr>
                <w:del w:id="267" w:author="作者" w:date="2020-09-14T11:03:00Z"/>
                <w:rFonts w:ascii="微软雅黑" w:eastAsia="微软雅黑" w:hAnsi="微软雅黑" w:cs="Arial"/>
              </w:rPr>
            </w:pPr>
            <w:ins w:id="268" w:author="作者" w:date="2020-04-09T09:46:00Z">
              <w:del w:id="269" w:author="作者" w:date="2020-09-14T11:03:00Z">
                <w:r w:rsidDel="006127AC">
                  <w:rPr>
                    <w:rFonts w:ascii="微软雅黑" w:eastAsia="微软雅黑" w:hAnsi="微软雅黑" w:cs="Arial" w:hint="eastAsia"/>
                    <w:sz w:val="21"/>
                    <w:szCs w:val="21"/>
                  </w:rPr>
                  <w:delText>1、新增需求：</w:delText>
                </w:r>
                <w:r w:rsidRPr="008070AD" w:rsidDel="006127AC">
                  <w:rPr>
                    <w:rFonts w:ascii="微软雅黑" w:eastAsia="微软雅黑" w:hAnsi="微软雅黑" w:cs="Arial" w:hint="eastAsia"/>
                    <w:sz w:val="21"/>
                    <w:szCs w:val="21"/>
                    <w:rPrChange w:id="270" w:author="作者" w:date="2020-04-09T09:46:00Z">
                      <w:rPr>
                        <w:rFonts w:hint="eastAsia"/>
                        <w:sz w:val="22"/>
                        <w:szCs w:val="22"/>
                      </w:rPr>
                    </w:rPrChange>
                  </w:rPr>
                  <w:delText>实体按键</w:delText>
                </w:r>
                <w:r w:rsidDel="006127AC">
                  <w:rPr>
                    <w:rFonts w:ascii="微软雅黑" w:eastAsia="微软雅黑" w:hAnsi="微软雅黑" w:cs="Arial" w:hint="eastAsia"/>
                    <w:sz w:val="21"/>
                    <w:szCs w:val="21"/>
                  </w:rPr>
                  <w:delText>控制</w:delText>
                </w:r>
              </w:del>
            </w:ins>
            <w:ins w:id="271" w:author="作者" w:date="2020-04-09T09:47:00Z">
              <w:del w:id="272" w:author="作者" w:date="2020-09-14T11:03:00Z">
                <w:r w:rsidR="0071261E" w:rsidDel="006127AC">
                  <w:rPr>
                    <w:rFonts w:ascii="微软雅黑" w:eastAsia="微软雅黑" w:hAnsi="微软雅黑" w:cs="Arial" w:hint="eastAsia"/>
                    <w:sz w:val="21"/>
                    <w:szCs w:val="21"/>
                  </w:rPr>
                  <w:delText>音视频的</w:delText>
                </w:r>
              </w:del>
            </w:ins>
            <w:ins w:id="273" w:author="作者" w:date="2020-04-09T09:46:00Z">
              <w:del w:id="274" w:author="作者" w:date="2020-09-14T11:03:00Z">
                <w:r w:rsidDel="006127AC">
                  <w:rPr>
                    <w:rFonts w:ascii="微软雅黑" w:eastAsia="微软雅黑" w:hAnsi="微软雅黑" w:cs="Arial" w:hint="eastAsia"/>
                    <w:sz w:val="21"/>
                    <w:szCs w:val="21"/>
                  </w:rPr>
                  <w:delText>快进快退</w:delText>
                </w:r>
              </w:del>
            </w:ins>
            <w:ins w:id="275" w:author="作者" w:date="2020-05-20T14:06:00Z">
              <w:del w:id="276" w:author="作者" w:date="2020-09-14T11:03:00Z">
                <w:r w:rsidR="00EC0F50" w:rsidDel="006127AC">
                  <w:rPr>
                    <w:rFonts w:ascii="微软雅黑" w:eastAsia="微软雅黑" w:hAnsi="微软雅黑" w:cs="Arial" w:hint="eastAsia"/>
                    <w:sz w:val="21"/>
                    <w:szCs w:val="21"/>
                  </w:rPr>
                  <w:delText>音量调节</w:delText>
                </w:r>
              </w:del>
            </w:ins>
          </w:p>
        </w:tc>
      </w:tr>
      <w:tr w:rsidR="00E47451" w:rsidRPr="00E26B2A" w:rsidDel="006127AC" w14:paraId="5C9C0711" w14:textId="1F897987" w:rsidTr="00104AF8">
        <w:trPr>
          <w:trHeight w:val="259"/>
          <w:jc w:val="center"/>
          <w:del w:id="277" w:author="作者" w:date="2020-09-14T11:03:00Z"/>
          <w:trPrChange w:id="278" w:author="作者" w:date="2020-09-25T13:09:00Z">
            <w:trPr>
              <w:trHeight w:val="259"/>
              <w:jc w:val="center"/>
            </w:trPr>
          </w:trPrChange>
        </w:trPr>
        <w:tc>
          <w:tcPr>
            <w:tcW w:w="1555" w:type="dxa"/>
            <w:shd w:val="clear" w:color="auto" w:fill="auto"/>
            <w:vAlign w:val="center"/>
            <w:tcPrChange w:id="279"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82D3591" w14:textId="4E49D2E0" w:rsidR="00E47451" w:rsidRPr="00E26B2A" w:rsidDel="006127AC" w:rsidRDefault="00E47451" w:rsidP="00E47451">
            <w:pPr>
              <w:jc w:val="both"/>
              <w:rPr>
                <w:del w:id="280" w:author="作者" w:date="2020-09-14T11:03:00Z"/>
                <w:rFonts w:ascii="微软雅黑" w:eastAsia="微软雅黑" w:hAnsi="微软雅黑" w:cs="Arial"/>
              </w:rPr>
            </w:pPr>
            <w:ins w:id="281" w:author="作者" w:date="2020-04-15T15:10:00Z">
              <w:del w:id="282" w:author="作者" w:date="2020-09-14T11:03:00Z">
                <w:r w:rsidRPr="00E26B2A" w:rsidDel="006127AC">
                  <w:rPr>
                    <w:rFonts w:ascii="微软雅黑" w:eastAsia="微软雅黑" w:hAnsi="微软雅黑" w:cs="Arial" w:hint="eastAsia"/>
                  </w:rPr>
                  <w:delText>&lt;1.</w:delText>
                </w:r>
                <w:r w:rsidDel="006127AC">
                  <w:rPr>
                    <w:rFonts w:ascii="微软雅黑" w:eastAsia="微软雅黑" w:hAnsi="微软雅黑" w:cs="Arial"/>
                  </w:rPr>
                  <w:delText>8</w:delText>
                </w:r>
                <w:r w:rsidRPr="00E26B2A" w:rsidDel="006127AC">
                  <w:rPr>
                    <w:rFonts w:ascii="微软雅黑" w:eastAsia="微软雅黑" w:hAnsi="微软雅黑" w:cs="Arial" w:hint="eastAsia"/>
                  </w:rPr>
                  <w:delText>&gt;</w:delText>
                </w:r>
              </w:del>
            </w:ins>
          </w:p>
        </w:tc>
        <w:tc>
          <w:tcPr>
            <w:tcW w:w="1984" w:type="dxa"/>
            <w:shd w:val="clear" w:color="auto" w:fill="auto"/>
            <w:vAlign w:val="center"/>
            <w:tcPrChange w:id="283"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496CB200" w14:textId="568FEB16" w:rsidR="00E47451" w:rsidRPr="00E26B2A" w:rsidDel="006127AC" w:rsidRDefault="00E47451" w:rsidP="00E47451">
            <w:pPr>
              <w:jc w:val="both"/>
              <w:rPr>
                <w:del w:id="284" w:author="作者" w:date="2020-09-14T11:03:00Z"/>
                <w:rFonts w:ascii="微软雅黑" w:eastAsia="微软雅黑" w:hAnsi="微软雅黑" w:cs="Arial"/>
              </w:rPr>
            </w:pPr>
            <w:ins w:id="285" w:author="作者" w:date="2020-04-15T15:10:00Z">
              <w:del w:id="286"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r w:rsidDel="006127AC">
                  <w:rPr>
                    <w:rFonts w:ascii="微软雅黑" w:eastAsia="微软雅黑" w:hAnsi="微软雅黑" w:cs="宋体"/>
                    <w:b/>
                    <w:color w:val="000000"/>
                    <w:spacing w:val="9"/>
                    <w:sz w:val="21"/>
                    <w:szCs w:val="21"/>
                  </w:rPr>
                  <w:delText>4</w:delText>
                </w:r>
                <w:r w:rsidRPr="00E26B2A" w:rsidDel="006127AC">
                  <w:rPr>
                    <w:rFonts w:ascii="微软雅黑" w:eastAsia="微软雅黑" w:hAnsi="微软雅黑" w:cs="宋体" w:hint="eastAsia"/>
                    <w:b/>
                    <w:color w:val="000000"/>
                    <w:spacing w:val="9"/>
                    <w:sz w:val="21"/>
                    <w:szCs w:val="21"/>
                  </w:rPr>
                  <w:delText>/</w:delText>
                </w:r>
                <w:r w:rsidDel="006127AC">
                  <w:rPr>
                    <w:rFonts w:ascii="微软雅黑" w:eastAsia="微软雅黑" w:hAnsi="微软雅黑" w:cs="宋体"/>
                    <w:b/>
                    <w:color w:val="000000"/>
                    <w:spacing w:val="9"/>
                    <w:sz w:val="21"/>
                    <w:szCs w:val="21"/>
                  </w:rPr>
                  <w:delText>15</w:delText>
                </w:r>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287"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69F577EC" w14:textId="6387DFB8" w:rsidR="00E47451" w:rsidRPr="00E26B2A" w:rsidDel="006127AC" w:rsidRDefault="00E47451" w:rsidP="00E47451">
            <w:pPr>
              <w:jc w:val="both"/>
              <w:rPr>
                <w:del w:id="288" w:author="作者" w:date="2020-09-14T11:03:00Z"/>
                <w:rFonts w:ascii="微软雅黑" w:eastAsia="微软雅黑" w:hAnsi="微软雅黑" w:cs="Arial"/>
              </w:rPr>
            </w:pPr>
            <w:ins w:id="289" w:author="作者" w:date="2020-04-15T15:10:00Z">
              <w:del w:id="290"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291"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9069558" w14:textId="72681F66" w:rsidR="00E47451" w:rsidRPr="0071261E" w:rsidDel="006127AC" w:rsidRDefault="00E47451">
            <w:pPr>
              <w:jc w:val="both"/>
              <w:rPr>
                <w:del w:id="292" w:author="作者" w:date="2020-09-14T11:03:00Z"/>
                <w:rFonts w:ascii="微软雅黑" w:eastAsia="微软雅黑" w:hAnsi="微软雅黑" w:cs="Arial"/>
              </w:rPr>
            </w:pPr>
            <w:ins w:id="293" w:author="作者" w:date="2020-04-15T15:10:00Z">
              <w:del w:id="294" w:author="作者" w:date="2020-09-14T11:03:00Z">
                <w:r w:rsidDel="006127AC">
                  <w:rPr>
                    <w:rFonts w:ascii="微软雅黑" w:eastAsia="微软雅黑" w:hAnsi="微软雅黑" w:cs="Arial" w:hint="eastAsia"/>
                    <w:sz w:val="21"/>
                    <w:szCs w:val="21"/>
                  </w:rPr>
                  <w:delText>1、</w:delText>
                </w:r>
              </w:del>
            </w:ins>
            <w:ins w:id="295" w:author="作者" w:date="2020-04-15T15:11:00Z">
              <w:del w:id="296" w:author="作者" w:date="2020-09-14T11:03:00Z">
                <w:r w:rsidDel="006127AC">
                  <w:rPr>
                    <w:rFonts w:ascii="微软雅黑" w:eastAsia="微软雅黑" w:hAnsi="微软雅黑" w:cs="Arial" w:hint="eastAsia"/>
                    <w:sz w:val="21"/>
                    <w:szCs w:val="21"/>
                  </w:rPr>
                  <w:delText>异常弹框部分，增加说明</w:delText>
                </w:r>
              </w:del>
            </w:ins>
          </w:p>
        </w:tc>
      </w:tr>
      <w:tr w:rsidR="00C7044E" w:rsidRPr="00E26B2A" w:rsidDel="006127AC" w14:paraId="0A86F06C" w14:textId="55D9A161" w:rsidTr="00104AF8">
        <w:trPr>
          <w:trHeight w:val="259"/>
          <w:jc w:val="center"/>
          <w:del w:id="297" w:author="作者" w:date="2020-09-14T11:03:00Z"/>
          <w:trPrChange w:id="298" w:author="作者" w:date="2020-09-25T13:09:00Z">
            <w:trPr>
              <w:trHeight w:val="259"/>
              <w:jc w:val="center"/>
            </w:trPr>
          </w:trPrChange>
        </w:trPr>
        <w:tc>
          <w:tcPr>
            <w:tcW w:w="1555" w:type="dxa"/>
            <w:shd w:val="clear" w:color="auto" w:fill="auto"/>
            <w:vAlign w:val="center"/>
            <w:tcPrChange w:id="299"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8C7F68F" w14:textId="1A885C89" w:rsidR="00C7044E" w:rsidRPr="00E26B2A" w:rsidDel="006127AC" w:rsidRDefault="00C7044E" w:rsidP="00C7044E">
            <w:pPr>
              <w:jc w:val="both"/>
              <w:rPr>
                <w:del w:id="300" w:author="作者" w:date="2020-09-14T11:03:00Z"/>
                <w:rFonts w:ascii="微软雅黑" w:eastAsia="微软雅黑" w:hAnsi="微软雅黑" w:cs="Arial"/>
              </w:rPr>
            </w:pPr>
            <w:ins w:id="301" w:author="作者" w:date="2020-04-28T10:59:00Z">
              <w:del w:id="302" w:author="作者" w:date="2020-09-14T11:03:00Z">
                <w:r w:rsidRPr="00E26B2A" w:rsidDel="006127AC">
                  <w:rPr>
                    <w:rFonts w:ascii="微软雅黑" w:eastAsia="微软雅黑" w:hAnsi="微软雅黑" w:cs="Arial" w:hint="eastAsia"/>
                  </w:rPr>
                  <w:delText>&lt;1.</w:delText>
                </w:r>
              </w:del>
            </w:ins>
            <w:ins w:id="303" w:author="作者" w:date="2020-04-28T11:00:00Z">
              <w:del w:id="304" w:author="作者" w:date="2020-09-14T11:03:00Z">
                <w:r w:rsidDel="006127AC">
                  <w:rPr>
                    <w:rFonts w:ascii="微软雅黑" w:eastAsia="微软雅黑" w:hAnsi="微软雅黑" w:cs="Arial"/>
                  </w:rPr>
                  <w:delText>9</w:delText>
                </w:r>
              </w:del>
            </w:ins>
            <w:ins w:id="305" w:author="作者" w:date="2020-04-28T10:59:00Z">
              <w:del w:id="306" w:author="作者" w:date="2020-09-14T11:03:00Z">
                <w:r w:rsidRPr="00E26B2A" w:rsidDel="006127AC">
                  <w:rPr>
                    <w:rFonts w:ascii="微软雅黑" w:eastAsia="微软雅黑" w:hAnsi="微软雅黑" w:cs="Arial" w:hint="eastAsia"/>
                  </w:rPr>
                  <w:delText>&gt;</w:delText>
                </w:r>
              </w:del>
            </w:ins>
          </w:p>
        </w:tc>
        <w:tc>
          <w:tcPr>
            <w:tcW w:w="1984" w:type="dxa"/>
            <w:shd w:val="clear" w:color="auto" w:fill="auto"/>
            <w:vAlign w:val="center"/>
            <w:tcPrChange w:id="307"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5A4AAE8E" w14:textId="20E44884" w:rsidR="00C7044E" w:rsidRPr="00E26B2A" w:rsidDel="006127AC" w:rsidRDefault="00C7044E" w:rsidP="00C7044E">
            <w:pPr>
              <w:jc w:val="both"/>
              <w:rPr>
                <w:del w:id="308" w:author="作者" w:date="2020-09-14T11:03:00Z"/>
                <w:rFonts w:ascii="微软雅黑" w:eastAsia="微软雅黑" w:hAnsi="微软雅黑" w:cs="Arial"/>
              </w:rPr>
            </w:pPr>
            <w:ins w:id="309" w:author="作者" w:date="2020-04-28T10:59:00Z">
              <w:del w:id="310" w:author="作者" w:date="2020-09-14T11:03:00Z">
                <w:r w:rsidRPr="00E26B2A" w:rsidDel="006127AC">
                  <w:rPr>
                    <w:rFonts w:ascii="微软雅黑" w:eastAsia="微软雅黑" w:hAnsi="微软雅黑" w:cs="宋体"/>
                    <w:b/>
                    <w:color w:val="000000"/>
                    <w:spacing w:val="9"/>
                    <w:sz w:val="21"/>
                    <w:szCs w:val="21"/>
                  </w:rPr>
                  <w:delText>&lt;20</w:delText>
                </w:r>
                <w:r w:rsidRPr="00E26B2A" w:rsidDel="006127AC">
                  <w:rPr>
                    <w:rFonts w:ascii="微软雅黑" w:eastAsia="微软雅黑" w:hAnsi="微软雅黑" w:cs="宋体" w:hint="eastAsia"/>
                    <w:b/>
                    <w:color w:val="000000"/>
                    <w:spacing w:val="9"/>
                    <w:sz w:val="21"/>
                    <w:szCs w:val="21"/>
                  </w:rPr>
                  <w:delText>20</w:delText>
                </w:r>
                <w:r w:rsidRPr="00E26B2A" w:rsidDel="006127AC">
                  <w:rPr>
                    <w:rFonts w:ascii="微软雅黑" w:eastAsia="微软雅黑" w:hAnsi="微软雅黑" w:cs="宋体"/>
                    <w:b/>
                    <w:color w:val="000000"/>
                    <w:spacing w:val="10"/>
                    <w:sz w:val="21"/>
                    <w:szCs w:val="21"/>
                  </w:rPr>
                  <w:delText>/</w:delText>
                </w:r>
                <w:r w:rsidRPr="00E26B2A" w:rsidDel="006127AC">
                  <w:rPr>
                    <w:rFonts w:ascii="微软雅黑" w:eastAsia="微软雅黑" w:hAnsi="微软雅黑" w:cs="宋体" w:hint="eastAsia"/>
                    <w:b/>
                    <w:color w:val="000000"/>
                    <w:spacing w:val="9"/>
                    <w:sz w:val="21"/>
                    <w:szCs w:val="21"/>
                  </w:rPr>
                  <w:delText>0</w:delText>
                </w:r>
              </w:del>
            </w:ins>
            <w:ins w:id="311" w:author="作者" w:date="2020-05-13T10:05:00Z">
              <w:del w:id="312" w:author="作者" w:date="2020-09-14T11:03:00Z">
                <w:r w:rsidR="003C7B87" w:rsidDel="006127AC">
                  <w:rPr>
                    <w:rFonts w:ascii="微软雅黑" w:eastAsia="微软雅黑" w:hAnsi="微软雅黑" w:cs="宋体"/>
                    <w:b/>
                    <w:color w:val="000000"/>
                    <w:spacing w:val="9"/>
                    <w:sz w:val="21"/>
                    <w:szCs w:val="21"/>
                  </w:rPr>
                  <w:delText>5</w:delText>
                </w:r>
              </w:del>
            </w:ins>
            <w:ins w:id="313" w:author="作者" w:date="2020-04-28T10:59:00Z">
              <w:del w:id="314" w:author="作者" w:date="2020-09-14T11:03:00Z">
                <w:r w:rsidDel="006127AC">
                  <w:rPr>
                    <w:rFonts w:ascii="微软雅黑" w:eastAsia="微软雅黑" w:hAnsi="微软雅黑" w:cs="宋体"/>
                    <w:b/>
                    <w:color w:val="000000"/>
                    <w:spacing w:val="9"/>
                    <w:sz w:val="21"/>
                    <w:szCs w:val="21"/>
                  </w:rPr>
                  <w:delText>4</w:delText>
                </w:r>
                <w:r w:rsidRPr="00E26B2A" w:rsidDel="006127AC">
                  <w:rPr>
                    <w:rFonts w:ascii="微软雅黑" w:eastAsia="微软雅黑" w:hAnsi="微软雅黑" w:cs="宋体" w:hint="eastAsia"/>
                    <w:b/>
                    <w:color w:val="000000"/>
                    <w:spacing w:val="9"/>
                    <w:sz w:val="21"/>
                    <w:szCs w:val="21"/>
                  </w:rPr>
                  <w:delText>/</w:delText>
                </w:r>
              </w:del>
            </w:ins>
            <w:ins w:id="315" w:author="作者" w:date="2020-05-13T10:05:00Z">
              <w:del w:id="316" w:author="作者" w:date="2020-09-14T11:03:00Z">
                <w:r w:rsidR="003C7B87" w:rsidDel="006127AC">
                  <w:rPr>
                    <w:rFonts w:ascii="微软雅黑" w:eastAsia="微软雅黑" w:hAnsi="微软雅黑" w:cs="宋体"/>
                    <w:b/>
                    <w:color w:val="000000"/>
                    <w:spacing w:val="9"/>
                    <w:sz w:val="21"/>
                    <w:szCs w:val="21"/>
                  </w:rPr>
                  <w:delText>13</w:delText>
                </w:r>
              </w:del>
            </w:ins>
            <w:ins w:id="317" w:author="作者" w:date="2020-04-28T11:00:00Z">
              <w:del w:id="318" w:author="作者" w:date="2020-09-14T11:03:00Z">
                <w:r w:rsidDel="006127AC">
                  <w:rPr>
                    <w:rFonts w:ascii="微软雅黑" w:eastAsia="微软雅黑" w:hAnsi="微软雅黑" w:cs="宋体"/>
                    <w:b/>
                    <w:color w:val="000000"/>
                    <w:spacing w:val="9"/>
                    <w:sz w:val="21"/>
                    <w:szCs w:val="21"/>
                  </w:rPr>
                  <w:delText>28</w:delText>
                </w:r>
              </w:del>
            </w:ins>
            <w:ins w:id="319" w:author="作者" w:date="2020-04-28T10:59:00Z">
              <w:del w:id="320" w:author="作者" w:date="2020-09-14T11:03:00Z">
                <w:r w:rsidRPr="00E26B2A" w:rsidDel="006127AC">
                  <w:rPr>
                    <w:rFonts w:ascii="微软雅黑" w:eastAsia="微软雅黑" w:hAnsi="微软雅黑" w:cs="宋体"/>
                    <w:b/>
                    <w:color w:val="000000"/>
                    <w:spacing w:val="10"/>
                    <w:sz w:val="21"/>
                    <w:szCs w:val="21"/>
                  </w:rPr>
                  <w:delText>&gt;</w:delText>
                </w:r>
              </w:del>
            </w:ins>
          </w:p>
        </w:tc>
        <w:tc>
          <w:tcPr>
            <w:tcW w:w="1559" w:type="dxa"/>
            <w:shd w:val="clear" w:color="auto" w:fill="auto"/>
            <w:vAlign w:val="center"/>
            <w:tcPrChange w:id="321"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7E1758EC" w14:textId="5F31265E" w:rsidR="00C7044E" w:rsidRPr="00E26B2A" w:rsidDel="006127AC" w:rsidRDefault="00C7044E" w:rsidP="00C7044E">
            <w:pPr>
              <w:jc w:val="both"/>
              <w:rPr>
                <w:del w:id="322" w:author="作者" w:date="2020-09-14T11:03:00Z"/>
                <w:rFonts w:ascii="微软雅黑" w:eastAsia="微软雅黑" w:hAnsi="微软雅黑" w:cs="Arial"/>
              </w:rPr>
            </w:pPr>
            <w:ins w:id="323" w:author="作者" w:date="2020-04-28T10:59:00Z">
              <w:del w:id="324" w:author="作者" w:date="2020-09-14T11:03:00Z">
                <w:r w:rsidRPr="00E26B2A" w:rsidDel="006127AC">
                  <w:rPr>
                    <w:rFonts w:ascii="微软雅黑" w:eastAsia="微软雅黑" w:hAnsi="微软雅黑" w:cs="Arial" w:hint="eastAsia"/>
                  </w:rPr>
                  <w:delText>许礼娣</w:delText>
                </w:r>
              </w:del>
            </w:ins>
          </w:p>
        </w:tc>
        <w:tc>
          <w:tcPr>
            <w:tcW w:w="4718" w:type="dxa"/>
            <w:shd w:val="clear" w:color="auto" w:fill="auto"/>
            <w:vAlign w:val="center"/>
            <w:tcPrChange w:id="325"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0B96769F" w14:textId="2540F7E8" w:rsidR="00C7044E" w:rsidDel="006127AC" w:rsidRDefault="00C7044E">
            <w:pPr>
              <w:jc w:val="both"/>
              <w:rPr>
                <w:ins w:id="326" w:author="作者" w:date="2020-04-28T11:00:00Z"/>
                <w:del w:id="327" w:author="作者" w:date="2020-09-14T11:03:00Z"/>
                <w:rFonts w:ascii="微软雅黑" w:eastAsia="微软雅黑" w:hAnsi="微软雅黑" w:cs="Arial"/>
              </w:rPr>
            </w:pPr>
            <w:ins w:id="328" w:author="作者" w:date="2020-04-28T11:00:00Z">
              <w:del w:id="329" w:author="作者" w:date="2020-09-14T11:03:00Z">
                <w:r w:rsidRPr="00C7044E" w:rsidDel="006127AC">
                  <w:rPr>
                    <w:rFonts w:ascii="微软雅黑" w:eastAsia="微软雅黑" w:hAnsi="微软雅黑" w:cs="Arial"/>
                    <w:rPrChange w:id="330" w:author="作者" w:date="2020-04-28T11:00:00Z">
                      <w:rPr>
                        <w:rFonts w:ascii="微软雅黑" w:eastAsia="微软雅黑" w:hAnsi="微软雅黑" w:cs="Arial"/>
                        <w:sz w:val="21"/>
                        <w:szCs w:val="21"/>
                      </w:rPr>
                    </w:rPrChange>
                  </w:rPr>
                  <w:delText>1、</w:delText>
                </w:r>
                <w:r w:rsidRPr="00C7044E" w:rsidDel="006127AC">
                  <w:rPr>
                    <w:rFonts w:ascii="微软雅黑" w:eastAsia="微软雅黑" w:hAnsi="微软雅黑" w:cs="Arial" w:hint="eastAsia"/>
                    <w:rPrChange w:id="331" w:author="作者" w:date="2020-04-28T11:00:00Z">
                      <w:rPr>
                        <w:rFonts w:ascii="微软雅黑" w:eastAsia="微软雅黑" w:hAnsi="微软雅黑" w:cs="Arial" w:hint="eastAsia"/>
                        <w:sz w:val="21"/>
                        <w:szCs w:val="21"/>
                      </w:rPr>
                    </w:rPrChange>
                  </w:rPr>
                  <w:delText>增加</w:delText>
                </w:r>
                <w:r w:rsidRPr="00C7044E" w:rsidDel="006127AC">
                  <w:rPr>
                    <w:rFonts w:ascii="微软雅黑" w:eastAsia="微软雅黑" w:hAnsi="微软雅黑" w:cs="Arial" w:hint="eastAsia"/>
                    <w:rPrChange w:id="332" w:author="作者" w:date="2020-04-28T11:00:00Z">
                      <w:rPr>
                        <w:rFonts w:ascii="微软雅黑" w:eastAsia="微软雅黑" w:hAnsi="微软雅黑" w:cs="微软雅黑" w:hint="eastAsia"/>
                        <w:sz w:val="24"/>
                      </w:rPr>
                    </w:rPrChange>
                  </w:rPr>
                  <w:delText>描述：</w:delText>
                </w:r>
                <w:r w:rsidRPr="00C7044E" w:rsidDel="006127AC">
                  <w:rPr>
                    <w:rFonts w:ascii="微软雅黑" w:eastAsia="微软雅黑" w:hAnsi="微软雅黑" w:cs="Arial"/>
                    <w:rPrChange w:id="333" w:author="作者" w:date="2020-04-28T11:00:00Z">
                      <w:rPr>
                        <w:rFonts w:ascii="微软雅黑" w:eastAsia="微软雅黑" w:hAnsi="微软雅黑" w:cs="微软雅黑"/>
                        <w:sz w:val="24"/>
                      </w:rPr>
                    </w:rPrChange>
                  </w:rPr>
                  <w:delText>DLNA</w:delText>
                </w:r>
                <w:r w:rsidRPr="008C3AC2" w:rsidDel="006127AC">
                  <w:rPr>
                    <w:rFonts w:ascii="微软雅黑" w:eastAsia="微软雅黑" w:hAnsi="微软雅黑" w:cs="Arial" w:hint="eastAsia"/>
                  </w:rPr>
                  <w:delText>界面需求</w:delText>
                </w:r>
              </w:del>
            </w:ins>
          </w:p>
          <w:p w14:paraId="60BB3FAE" w14:textId="034DAC5A" w:rsidR="00C7044E" w:rsidRPr="00C7044E" w:rsidDel="006127AC" w:rsidRDefault="00C7044E">
            <w:pPr>
              <w:jc w:val="both"/>
              <w:rPr>
                <w:del w:id="334" w:author="作者" w:date="2020-09-14T11:03:00Z"/>
                <w:rFonts w:ascii="微软雅黑" w:eastAsia="微软雅黑" w:hAnsi="微软雅黑" w:cs="Arial"/>
                <w:rPrChange w:id="335" w:author="作者" w:date="2020-04-28T11:00:00Z">
                  <w:rPr>
                    <w:del w:id="336" w:author="作者" w:date="2020-09-14T11:03:00Z"/>
                  </w:rPr>
                </w:rPrChange>
              </w:rPr>
            </w:pPr>
            <w:ins w:id="337" w:author="作者" w:date="2020-04-28T11:00:00Z">
              <w:del w:id="338" w:author="作者" w:date="2020-09-14T11:03:00Z">
                <w:r w:rsidDel="006127AC">
                  <w:rPr>
                    <w:rFonts w:ascii="微软雅黑" w:eastAsia="微软雅黑" w:hAnsi="微软雅黑" w:cs="Arial"/>
                  </w:rPr>
                  <w:delText>2</w:delText>
                </w:r>
                <w:r w:rsidDel="006127AC">
                  <w:rPr>
                    <w:rFonts w:ascii="微软雅黑" w:eastAsia="微软雅黑" w:hAnsi="微软雅黑" w:cs="Arial" w:hint="eastAsia"/>
                  </w:rPr>
                  <w:delText>、2</w:delText>
                </w:r>
                <w:r w:rsidDel="006127AC">
                  <w:rPr>
                    <w:rFonts w:ascii="微软雅黑" w:eastAsia="微软雅黑" w:hAnsi="微软雅黑" w:cs="Arial"/>
                  </w:rPr>
                  <w:delText>7</w:delText>
                </w:r>
                <w:r w:rsidDel="006127AC">
                  <w:rPr>
                    <w:rFonts w:ascii="微软雅黑" w:eastAsia="微软雅黑" w:hAnsi="微软雅黑" w:cs="Arial" w:hint="eastAsia"/>
                  </w:rPr>
                  <w:delText>寸屏交互更新</w:delText>
                </w:r>
              </w:del>
            </w:ins>
          </w:p>
        </w:tc>
      </w:tr>
      <w:tr w:rsidR="00CF33FB" w:rsidRPr="00E26B2A" w14:paraId="6DA16E83" w14:textId="77777777" w:rsidTr="00104AF8">
        <w:trPr>
          <w:trHeight w:val="259"/>
          <w:jc w:val="center"/>
          <w:trPrChange w:id="339" w:author="作者" w:date="2020-09-25T13:09:00Z">
            <w:trPr>
              <w:trHeight w:val="259"/>
              <w:jc w:val="center"/>
            </w:trPr>
          </w:trPrChange>
        </w:trPr>
        <w:tc>
          <w:tcPr>
            <w:tcW w:w="1555" w:type="dxa"/>
            <w:shd w:val="clear" w:color="auto" w:fill="auto"/>
            <w:vAlign w:val="center"/>
            <w:tcPrChange w:id="340" w:author="作者" w:date="2020-09-25T13:09:00Z">
              <w:tcPr>
                <w:tcW w:w="1555"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75C21C86" w14:textId="20342F5A" w:rsidR="00CF33FB" w:rsidRPr="00E26B2A" w:rsidRDefault="00CF33FB" w:rsidP="00CF33FB">
            <w:pPr>
              <w:jc w:val="both"/>
              <w:rPr>
                <w:rFonts w:ascii="微软雅黑" w:eastAsia="微软雅黑" w:hAnsi="微软雅黑" w:cs="Arial"/>
              </w:rPr>
            </w:pPr>
            <w:ins w:id="341" w:author="作者" w:date="2020-09-25T09:58:00Z">
              <w:r>
                <w:rPr>
                  <w:rFonts w:ascii="微软雅黑" w:eastAsia="微软雅黑" w:hAnsi="微软雅黑" w:cs="Arial" w:hint="eastAsia"/>
                </w:rPr>
                <w:t>&lt;1.</w:t>
              </w:r>
              <w:r>
                <w:rPr>
                  <w:rFonts w:ascii="微软雅黑" w:eastAsia="微软雅黑" w:hAnsi="微软雅黑" w:cs="Arial"/>
                </w:rPr>
                <w:t>1</w:t>
              </w:r>
              <w:r w:rsidRPr="00E26B2A">
                <w:rPr>
                  <w:rFonts w:ascii="微软雅黑" w:eastAsia="微软雅黑" w:hAnsi="微软雅黑" w:cs="Arial" w:hint="eastAsia"/>
                </w:rPr>
                <w:t>&gt;</w:t>
              </w:r>
            </w:ins>
          </w:p>
        </w:tc>
        <w:tc>
          <w:tcPr>
            <w:tcW w:w="1984" w:type="dxa"/>
            <w:shd w:val="clear" w:color="auto" w:fill="auto"/>
            <w:vAlign w:val="center"/>
            <w:tcPrChange w:id="342" w:author="作者" w:date="2020-09-25T13:09:00Z">
              <w:tcPr>
                <w:tcW w:w="1984" w:type="dxa"/>
                <w:tcBorders>
                  <w:top w:val="single" w:sz="4" w:space="0" w:color="auto"/>
                  <w:left w:val="nil"/>
                  <w:bottom w:val="single" w:sz="4" w:space="0" w:color="auto"/>
                  <w:right w:val="single" w:sz="4" w:space="0" w:color="auto"/>
                </w:tcBorders>
                <w:shd w:val="clear" w:color="auto" w:fill="auto"/>
                <w:vAlign w:val="center"/>
              </w:tcPr>
            </w:tcPrChange>
          </w:tcPr>
          <w:p w14:paraId="32CD30D9" w14:textId="61E1B3D6" w:rsidR="00CF33FB" w:rsidRPr="00E26B2A" w:rsidRDefault="00CF33FB" w:rsidP="00CF33FB">
            <w:pPr>
              <w:jc w:val="both"/>
              <w:rPr>
                <w:rFonts w:ascii="微软雅黑" w:eastAsia="微软雅黑" w:hAnsi="微软雅黑" w:cs="Arial"/>
              </w:rPr>
            </w:pPr>
            <w:ins w:id="343" w:author="作者" w:date="2020-09-25T09:58: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sidRPr="00E26B2A">
                <w:rPr>
                  <w:rFonts w:ascii="微软雅黑" w:eastAsia="微软雅黑" w:hAnsi="微软雅黑" w:cs="宋体" w:hint="eastAsia"/>
                  <w:b/>
                  <w:color w:val="000000"/>
                  <w:spacing w:val="9"/>
                  <w:sz w:val="21"/>
                  <w:szCs w:val="21"/>
                </w:rPr>
                <w:t>0</w:t>
              </w:r>
              <w:r>
                <w:rPr>
                  <w:rFonts w:ascii="微软雅黑" w:eastAsia="微软雅黑" w:hAnsi="微软雅黑" w:cs="宋体"/>
                  <w:b/>
                  <w:color w:val="000000"/>
                  <w:spacing w:val="9"/>
                  <w:sz w:val="21"/>
                  <w:szCs w:val="21"/>
                </w:rPr>
                <w:t>9</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25</w:t>
              </w:r>
              <w:r w:rsidRPr="00E26B2A">
                <w:rPr>
                  <w:rFonts w:ascii="微软雅黑" w:eastAsia="微软雅黑" w:hAnsi="微软雅黑" w:cs="宋体"/>
                  <w:b/>
                  <w:color w:val="000000"/>
                  <w:spacing w:val="10"/>
                  <w:sz w:val="21"/>
                  <w:szCs w:val="21"/>
                </w:rPr>
                <w:t>&gt;</w:t>
              </w:r>
            </w:ins>
          </w:p>
        </w:tc>
        <w:tc>
          <w:tcPr>
            <w:tcW w:w="1559" w:type="dxa"/>
            <w:shd w:val="clear" w:color="auto" w:fill="auto"/>
            <w:vAlign w:val="center"/>
            <w:tcPrChange w:id="344" w:author="作者" w:date="2020-09-25T13:09:00Z">
              <w:tcPr>
                <w:tcW w:w="1559" w:type="dxa"/>
                <w:tcBorders>
                  <w:top w:val="single" w:sz="4" w:space="0" w:color="auto"/>
                  <w:left w:val="nil"/>
                  <w:bottom w:val="single" w:sz="4" w:space="0" w:color="auto"/>
                  <w:right w:val="single" w:sz="4" w:space="0" w:color="auto"/>
                </w:tcBorders>
                <w:shd w:val="clear" w:color="auto" w:fill="auto"/>
                <w:vAlign w:val="center"/>
              </w:tcPr>
            </w:tcPrChange>
          </w:tcPr>
          <w:p w14:paraId="04D7CB87" w14:textId="1A5C9A14" w:rsidR="00CF33FB" w:rsidRPr="00E26B2A" w:rsidRDefault="00CF33FB" w:rsidP="00CF33FB">
            <w:pPr>
              <w:jc w:val="both"/>
              <w:rPr>
                <w:rFonts w:ascii="微软雅黑" w:eastAsia="微软雅黑" w:hAnsi="微软雅黑" w:cs="Arial"/>
              </w:rPr>
            </w:pPr>
            <w:ins w:id="345" w:author="作者" w:date="2020-09-25T09:58:00Z">
              <w:r w:rsidRPr="00E26B2A">
                <w:rPr>
                  <w:rFonts w:ascii="微软雅黑" w:eastAsia="微软雅黑" w:hAnsi="微软雅黑" w:cs="Arial" w:hint="eastAsia"/>
                </w:rPr>
                <w:t>许礼娣</w:t>
              </w:r>
            </w:ins>
          </w:p>
        </w:tc>
        <w:tc>
          <w:tcPr>
            <w:tcW w:w="4718" w:type="dxa"/>
            <w:shd w:val="clear" w:color="auto" w:fill="auto"/>
            <w:vAlign w:val="center"/>
            <w:tcPrChange w:id="346" w:author="作者" w:date="2020-09-25T13:09:00Z">
              <w:tcPr>
                <w:tcW w:w="4718"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6959BAA0" w14:textId="674D3655" w:rsidR="00CF33FB" w:rsidRPr="00CF33FB" w:rsidRDefault="00CF33FB">
            <w:pPr>
              <w:jc w:val="both"/>
              <w:rPr>
                <w:ins w:id="347" w:author="作者" w:date="2020-09-25T09:59:00Z"/>
                <w:rFonts w:ascii="微软雅黑" w:eastAsia="微软雅黑" w:hAnsi="微软雅黑" w:cs="Arial"/>
                <w:rPrChange w:id="348" w:author="作者" w:date="2020-09-25T09:59:00Z">
                  <w:rPr>
                    <w:ins w:id="349" w:author="作者" w:date="2020-09-25T09:59:00Z"/>
                  </w:rPr>
                </w:rPrChange>
              </w:rPr>
            </w:pPr>
            <w:ins w:id="350" w:author="作者" w:date="2020-09-25T09:59:00Z">
              <w:r>
                <w:rPr>
                  <w:rFonts w:ascii="微软雅黑" w:eastAsia="微软雅黑" w:hAnsi="微软雅黑" w:cs="Arial" w:hint="eastAsia"/>
                </w:rPr>
                <w:t>1、</w:t>
              </w:r>
            </w:ins>
            <w:ins w:id="351" w:author="作者" w:date="2020-09-25T12:58:00Z">
              <w:r w:rsidR="00CC45B4">
                <w:rPr>
                  <w:rFonts w:ascii="微软雅黑" w:eastAsia="微软雅黑" w:hAnsi="微软雅黑" w:cs="Arial" w:hint="eastAsia"/>
                </w:rPr>
                <w:t>信号</w:t>
              </w:r>
            </w:ins>
            <w:ins w:id="352" w:author="作者" w:date="2020-09-25T09:59:00Z">
              <w:r w:rsidRPr="00CF33FB">
                <w:rPr>
                  <w:rFonts w:ascii="微软雅黑" w:eastAsia="微软雅黑" w:hAnsi="微软雅黑" w:cs="Arial" w:hint="eastAsia"/>
                  <w:rPrChange w:id="353" w:author="作者" w:date="2020-09-25T09:59:00Z">
                    <w:rPr>
                      <w:rFonts w:hint="eastAsia"/>
                    </w:rPr>
                  </w:rPrChange>
                </w:rPr>
                <w:t>跟随输入文档更新</w:t>
              </w:r>
            </w:ins>
          </w:p>
          <w:p w14:paraId="65A7B396" w14:textId="170D319A" w:rsidR="00CF33FB" w:rsidRPr="00CF33FB" w:rsidRDefault="00CF33FB">
            <w:pPr>
              <w:jc w:val="both"/>
              <w:rPr>
                <w:rFonts w:ascii="微软雅黑" w:eastAsia="微软雅黑" w:hAnsi="微软雅黑" w:cs="Arial"/>
                <w:rPrChange w:id="354" w:author="作者" w:date="2020-09-25T09:59:00Z">
                  <w:rPr/>
                </w:rPrChange>
              </w:rPr>
            </w:pPr>
            <w:ins w:id="355" w:author="作者" w:date="2020-09-25T09:59:00Z">
              <w:r>
                <w:rPr>
                  <w:rFonts w:ascii="微软雅黑" w:eastAsia="微软雅黑" w:hAnsi="微软雅黑" w:cs="Arial" w:hint="eastAsia"/>
                </w:rPr>
                <w:t>2、补充逻辑说明</w:t>
              </w:r>
            </w:ins>
          </w:p>
        </w:tc>
      </w:tr>
      <w:tr w:rsidR="00786855" w:rsidRPr="00E26B2A" w14:paraId="4E8A3171" w14:textId="77777777" w:rsidTr="00104AF8">
        <w:trPr>
          <w:trHeight w:val="259"/>
          <w:jc w:val="center"/>
          <w:ins w:id="356" w:author="作者" w:date="2020-10-22T17:57:00Z"/>
        </w:trPr>
        <w:tc>
          <w:tcPr>
            <w:tcW w:w="1555" w:type="dxa"/>
            <w:shd w:val="clear" w:color="auto" w:fill="auto"/>
            <w:vAlign w:val="center"/>
          </w:tcPr>
          <w:p w14:paraId="6F265AD2" w14:textId="1D5D59BC" w:rsidR="00786855" w:rsidRDefault="00786855" w:rsidP="00786855">
            <w:pPr>
              <w:jc w:val="both"/>
              <w:rPr>
                <w:ins w:id="357" w:author="作者" w:date="2020-10-22T17:57:00Z"/>
                <w:rFonts w:ascii="微软雅黑" w:eastAsia="微软雅黑" w:hAnsi="微软雅黑" w:cs="Arial"/>
              </w:rPr>
            </w:pPr>
            <w:ins w:id="358" w:author="作者" w:date="2020-10-22T17:57:00Z">
              <w:r>
                <w:rPr>
                  <w:rFonts w:ascii="微软雅黑" w:eastAsia="微软雅黑" w:hAnsi="微软雅黑" w:cs="Arial" w:hint="eastAsia"/>
                </w:rPr>
                <w:t>&lt;1.</w:t>
              </w:r>
              <w:r>
                <w:rPr>
                  <w:rFonts w:ascii="微软雅黑" w:eastAsia="微软雅黑" w:hAnsi="微软雅黑" w:cs="Arial"/>
                </w:rPr>
                <w:t>2</w:t>
              </w:r>
              <w:r w:rsidRPr="00E26B2A">
                <w:rPr>
                  <w:rFonts w:ascii="微软雅黑" w:eastAsia="微软雅黑" w:hAnsi="微软雅黑" w:cs="Arial" w:hint="eastAsia"/>
                </w:rPr>
                <w:t>&gt;</w:t>
              </w:r>
            </w:ins>
          </w:p>
        </w:tc>
        <w:tc>
          <w:tcPr>
            <w:tcW w:w="1984" w:type="dxa"/>
            <w:shd w:val="clear" w:color="auto" w:fill="auto"/>
            <w:vAlign w:val="center"/>
          </w:tcPr>
          <w:p w14:paraId="2D771F2E" w14:textId="28B7FCA1" w:rsidR="00786855" w:rsidRPr="00E26B2A" w:rsidRDefault="00786855" w:rsidP="00786855">
            <w:pPr>
              <w:jc w:val="both"/>
              <w:rPr>
                <w:ins w:id="359" w:author="作者" w:date="2020-10-22T17:57:00Z"/>
                <w:rFonts w:ascii="微软雅黑" w:eastAsia="微软雅黑" w:hAnsi="微软雅黑" w:cs="宋体"/>
                <w:b/>
                <w:color w:val="000000"/>
                <w:spacing w:val="9"/>
                <w:sz w:val="21"/>
                <w:szCs w:val="21"/>
              </w:rPr>
            </w:pPr>
            <w:ins w:id="360" w:author="作者" w:date="2020-10-22T17:57: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Pr>
                  <w:rFonts w:ascii="微软雅黑" w:eastAsia="微软雅黑" w:hAnsi="微软雅黑" w:cs="宋体"/>
                  <w:b/>
                  <w:color w:val="000000"/>
                  <w:spacing w:val="9"/>
                  <w:sz w:val="21"/>
                  <w:szCs w:val="21"/>
                </w:rPr>
                <w:t>10</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22</w:t>
              </w:r>
              <w:r w:rsidRPr="00E26B2A">
                <w:rPr>
                  <w:rFonts w:ascii="微软雅黑" w:eastAsia="微软雅黑" w:hAnsi="微软雅黑" w:cs="宋体"/>
                  <w:b/>
                  <w:color w:val="000000"/>
                  <w:spacing w:val="10"/>
                  <w:sz w:val="21"/>
                  <w:szCs w:val="21"/>
                </w:rPr>
                <w:t>&gt;</w:t>
              </w:r>
            </w:ins>
          </w:p>
        </w:tc>
        <w:tc>
          <w:tcPr>
            <w:tcW w:w="1559" w:type="dxa"/>
            <w:shd w:val="clear" w:color="auto" w:fill="auto"/>
            <w:vAlign w:val="center"/>
          </w:tcPr>
          <w:p w14:paraId="4DF3E8F9" w14:textId="099A4711" w:rsidR="00786855" w:rsidRPr="00E26B2A" w:rsidRDefault="00786855" w:rsidP="00786855">
            <w:pPr>
              <w:jc w:val="both"/>
              <w:rPr>
                <w:ins w:id="361" w:author="作者" w:date="2020-10-22T17:57:00Z"/>
                <w:rFonts w:ascii="微软雅黑" w:eastAsia="微软雅黑" w:hAnsi="微软雅黑" w:cs="Arial"/>
              </w:rPr>
            </w:pPr>
            <w:ins w:id="362" w:author="作者" w:date="2020-10-22T17:57:00Z">
              <w:r w:rsidRPr="00E26B2A">
                <w:rPr>
                  <w:rFonts w:ascii="微软雅黑" w:eastAsia="微软雅黑" w:hAnsi="微软雅黑" w:cs="Arial" w:hint="eastAsia"/>
                </w:rPr>
                <w:t>许礼娣</w:t>
              </w:r>
            </w:ins>
          </w:p>
        </w:tc>
        <w:tc>
          <w:tcPr>
            <w:tcW w:w="4718" w:type="dxa"/>
            <w:shd w:val="clear" w:color="auto" w:fill="auto"/>
            <w:vAlign w:val="center"/>
          </w:tcPr>
          <w:p w14:paraId="6003A5AD" w14:textId="658091E0" w:rsidR="00786855" w:rsidRDefault="00786855">
            <w:pPr>
              <w:jc w:val="both"/>
              <w:rPr>
                <w:ins w:id="363" w:author="作者" w:date="2020-10-22T18:05:00Z"/>
                <w:rFonts w:ascii="微软雅黑" w:eastAsia="微软雅黑" w:hAnsi="微软雅黑" w:cs="Arial"/>
              </w:rPr>
            </w:pPr>
            <w:ins w:id="364" w:author="作者" w:date="2020-10-22T17:57:00Z">
              <w:r>
                <w:rPr>
                  <w:rFonts w:ascii="微软雅黑" w:eastAsia="微软雅黑" w:hAnsi="微软雅黑" w:cs="Arial" w:hint="eastAsia"/>
                </w:rPr>
                <w:t>1、增加</w:t>
              </w:r>
            </w:ins>
            <w:ins w:id="365" w:author="作者" w:date="2020-10-22T17:58:00Z">
              <w:r>
                <w:rPr>
                  <w:rFonts w:ascii="微软雅黑" w:eastAsia="微软雅黑" w:hAnsi="微软雅黑" w:cs="Arial" w:hint="eastAsia"/>
                </w:rPr>
                <w:t>配置位</w:t>
              </w:r>
            </w:ins>
          </w:p>
          <w:p w14:paraId="213D7A51" w14:textId="3D02BE13" w:rsidR="009259DD" w:rsidRDefault="009259DD">
            <w:pPr>
              <w:jc w:val="both"/>
              <w:rPr>
                <w:ins w:id="366" w:author="作者" w:date="2020-10-22T17:57:00Z"/>
                <w:rFonts w:ascii="微软雅黑" w:eastAsia="微软雅黑" w:hAnsi="微软雅黑" w:cs="Arial"/>
              </w:rPr>
            </w:pPr>
            <w:ins w:id="367" w:author="作者" w:date="2020-10-22T18:05:00Z">
              <w:r>
                <w:rPr>
                  <w:rFonts w:ascii="微软雅黑" w:eastAsia="微软雅黑" w:hAnsi="微软雅黑" w:cs="Arial" w:hint="eastAsia"/>
                </w:rPr>
                <w:t>2、更新1</w:t>
              </w:r>
              <w:r>
                <w:rPr>
                  <w:rFonts w:ascii="微软雅黑" w:eastAsia="微软雅黑" w:hAnsi="微软雅黑" w:cs="Arial"/>
                </w:rPr>
                <w:t>28</w:t>
              </w:r>
              <w:r>
                <w:rPr>
                  <w:rFonts w:ascii="微软雅黑" w:eastAsia="微软雅黑" w:hAnsi="微软雅黑" w:cs="Arial" w:hint="eastAsia"/>
                </w:rPr>
                <w:t>色</w:t>
              </w:r>
            </w:ins>
            <w:ins w:id="368" w:author="作者" w:date="2020-10-22T18:06:00Z">
              <w:r>
                <w:rPr>
                  <w:rFonts w:ascii="微软雅黑" w:eastAsia="微软雅黑" w:hAnsi="微软雅黑" w:cs="Arial" w:hint="eastAsia"/>
                </w:rPr>
                <w:t>颜色亮度表</w:t>
              </w:r>
            </w:ins>
          </w:p>
        </w:tc>
      </w:tr>
      <w:tr w:rsidR="008C3AC2" w:rsidRPr="00E26B2A" w14:paraId="127685CB" w14:textId="77777777" w:rsidTr="00104AF8">
        <w:trPr>
          <w:trHeight w:val="259"/>
          <w:jc w:val="center"/>
          <w:ins w:id="369" w:author="作者" w:date="2020-11-30T17:40:00Z"/>
        </w:trPr>
        <w:tc>
          <w:tcPr>
            <w:tcW w:w="1555" w:type="dxa"/>
            <w:shd w:val="clear" w:color="auto" w:fill="auto"/>
            <w:vAlign w:val="center"/>
          </w:tcPr>
          <w:p w14:paraId="1F11150E" w14:textId="0A0999AB" w:rsidR="008C3AC2" w:rsidRPr="008C3AC2" w:rsidRDefault="008C3AC2" w:rsidP="008C3AC2">
            <w:pPr>
              <w:jc w:val="both"/>
              <w:rPr>
                <w:ins w:id="370" w:author="作者" w:date="2020-11-30T17:40:00Z"/>
                <w:rFonts w:ascii="微软雅黑" w:eastAsia="微软雅黑" w:hAnsi="微软雅黑" w:cs="Arial" w:hint="eastAsia"/>
                <w:rPrChange w:id="371" w:author="作者" w:date="2020-11-30T17:40:00Z">
                  <w:rPr>
                    <w:ins w:id="372" w:author="作者" w:date="2020-11-30T17:40:00Z"/>
                    <w:rFonts w:ascii="微软雅黑" w:eastAsia="微软雅黑" w:hAnsi="微软雅黑" w:cs="Arial" w:hint="eastAsia"/>
                  </w:rPr>
                </w:rPrChange>
              </w:rPr>
            </w:pPr>
            <w:ins w:id="373" w:author="作者" w:date="2020-11-30T17:40:00Z">
              <w:r>
                <w:rPr>
                  <w:rFonts w:ascii="微软雅黑" w:eastAsia="微软雅黑" w:hAnsi="微软雅黑" w:cs="Arial" w:hint="eastAsia"/>
                </w:rPr>
                <w:t>&lt;1.</w:t>
              </w:r>
              <w:r>
                <w:rPr>
                  <w:rFonts w:ascii="微软雅黑" w:eastAsia="微软雅黑" w:hAnsi="微软雅黑" w:cs="Arial"/>
                </w:rPr>
                <w:t>3</w:t>
              </w:r>
              <w:r w:rsidRPr="00E26B2A">
                <w:rPr>
                  <w:rFonts w:ascii="微软雅黑" w:eastAsia="微软雅黑" w:hAnsi="微软雅黑" w:cs="Arial" w:hint="eastAsia"/>
                </w:rPr>
                <w:t>&gt;</w:t>
              </w:r>
            </w:ins>
          </w:p>
        </w:tc>
        <w:tc>
          <w:tcPr>
            <w:tcW w:w="1984" w:type="dxa"/>
            <w:shd w:val="clear" w:color="auto" w:fill="auto"/>
            <w:vAlign w:val="center"/>
          </w:tcPr>
          <w:p w14:paraId="6D6175E0" w14:textId="43B22620" w:rsidR="008C3AC2" w:rsidRPr="00E26B2A" w:rsidRDefault="008C3AC2" w:rsidP="008C3AC2">
            <w:pPr>
              <w:jc w:val="both"/>
              <w:rPr>
                <w:ins w:id="374" w:author="作者" w:date="2020-11-30T17:40:00Z"/>
                <w:rFonts w:ascii="微软雅黑" w:eastAsia="微软雅黑" w:hAnsi="微软雅黑" w:cs="宋体"/>
                <w:b/>
                <w:color w:val="000000"/>
                <w:spacing w:val="9"/>
                <w:sz w:val="21"/>
                <w:szCs w:val="21"/>
              </w:rPr>
            </w:pPr>
            <w:ins w:id="375" w:author="作者" w:date="2020-11-30T17:40:00Z">
              <w:r w:rsidRPr="00E26B2A">
                <w:rPr>
                  <w:rFonts w:ascii="微软雅黑" w:eastAsia="微软雅黑" w:hAnsi="微软雅黑" w:cs="宋体"/>
                  <w:b/>
                  <w:color w:val="000000"/>
                  <w:spacing w:val="9"/>
                  <w:sz w:val="21"/>
                  <w:szCs w:val="21"/>
                </w:rPr>
                <w:t>&lt;20</w:t>
              </w:r>
              <w:r w:rsidRPr="00E26B2A">
                <w:rPr>
                  <w:rFonts w:ascii="微软雅黑" w:eastAsia="微软雅黑" w:hAnsi="微软雅黑" w:cs="宋体" w:hint="eastAsia"/>
                  <w:b/>
                  <w:color w:val="000000"/>
                  <w:spacing w:val="9"/>
                  <w:sz w:val="21"/>
                  <w:szCs w:val="21"/>
                </w:rPr>
                <w:t>20</w:t>
              </w:r>
              <w:r w:rsidRPr="00E26B2A">
                <w:rPr>
                  <w:rFonts w:ascii="微软雅黑" w:eastAsia="微软雅黑" w:hAnsi="微软雅黑" w:cs="宋体"/>
                  <w:b/>
                  <w:color w:val="000000"/>
                  <w:spacing w:val="10"/>
                  <w:sz w:val="21"/>
                  <w:szCs w:val="21"/>
                </w:rPr>
                <w:t>/</w:t>
              </w:r>
              <w:r>
                <w:rPr>
                  <w:rFonts w:ascii="微软雅黑" w:eastAsia="微软雅黑" w:hAnsi="微软雅黑" w:cs="宋体"/>
                  <w:b/>
                  <w:color w:val="000000"/>
                  <w:spacing w:val="9"/>
                  <w:sz w:val="21"/>
                  <w:szCs w:val="21"/>
                </w:rPr>
                <w:t>11</w:t>
              </w:r>
              <w:r w:rsidRPr="00E26B2A">
                <w:rPr>
                  <w:rFonts w:ascii="微软雅黑" w:eastAsia="微软雅黑" w:hAnsi="微软雅黑" w:cs="宋体" w:hint="eastAsia"/>
                  <w:b/>
                  <w:color w:val="000000"/>
                  <w:spacing w:val="9"/>
                  <w:sz w:val="21"/>
                  <w:szCs w:val="21"/>
                </w:rPr>
                <w:t>/</w:t>
              </w:r>
              <w:r>
                <w:rPr>
                  <w:rFonts w:ascii="微软雅黑" w:eastAsia="微软雅黑" w:hAnsi="微软雅黑" w:cs="宋体"/>
                  <w:b/>
                  <w:color w:val="000000"/>
                  <w:spacing w:val="9"/>
                  <w:sz w:val="21"/>
                  <w:szCs w:val="21"/>
                </w:rPr>
                <w:t>30</w:t>
              </w:r>
              <w:r w:rsidRPr="00E26B2A">
                <w:rPr>
                  <w:rFonts w:ascii="微软雅黑" w:eastAsia="微软雅黑" w:hAnsi="微软雅黑" w:cs="宋体"/>
                  <w:b/>
                  <w:color w:val="000000"/>
                  <w:spacing w:val="10"/>
                  <w:sz w:val="21"/>
                  <w:szCs w:val="21"/>
                </w:rPr>
                <w:t>&gt;</w:t>
              </w:r>
            </w:ins>
          </w:p>
        </w:tc>
        <w:tc>
          <w:tcPr>
            <w:tcW w:w="1559" w:type="dxa"/>
            <w:shd w:val="clear" w:color="auto" w:fill="auto"/>
            <w:vAlign w:val="center"/>
          </w:tcPr>
          <w:p w14:paraId="4EF410A1" w14:textId="67A66403" w:rsidR="008C3AC2" w:rsidRPr="00E26B2A" w:rsidRDefault="008C3AC2" w:rsidP="008C3AC2">
            <w:pPr>
              <w:jc w:val="both"/>
              <w:rPr>
                <w:ins w:id="376" w:author="作者" w:date="2020-11-30T17:40:00Z"/>
                <w:rFonts w:ascii="微软雅黑" w:eastAsia="微软雅黑" w:hAnsi="微软雅黑" w:cs="Arial" w:hint="eastAsia"/>
              </w:rPr>
            </w:pPr>
            <w:ins w:id="377" w:author="作者" w:date="2020-11-30T17:40:00Z">
              <w:r w:rsidRPr="00E26B2A">
                <w:rPr>
                  <w:rFonts w:ascii="微软雅黑" w:eastAsia="微软雅黑" w:hAnsi="微软雅黑" w:cs="Arial" w:hint="eastAsia"/>
                </w:rPr>
                <w:t>许礼娣</w:t>
              </w:r>
            </w:ins>
          </w:p>
        </w:tc>
        <w:tc>
          <w:tcPr>
            <w:tcW w:w="4718" w:type="dxa"/>
            <w:shd w:val="clear" w:color="auto" w:fill="auto"/>
            <w:vAlign w:val="center"/>
          </w:tcPr>
          <w:p w14:paraId="042ECCE1" w14:textId="6F81219F" w:rsidR="008C3AC2" w:rsidRPr="000A1A0C" w:rsidRDefault="008C3AC2" w:rsidP="000A1A0C">
            <w:pPr>
              <w:rPr>
                <w:ins w:id="378" w:author="作者" w:date="2020-11-30T17:40:00Z"/>
                <w:rFonts w:ascii="Calibri" w:hAnsi="Calibri" w:cs="Calibri" w:hint="eastAsia"/>
                <w:sz w:val="22"/>
                <w:szCs w:val="22"/>
                <w:rPrChange w:id="379" w:author="作者" w:date="2020-11-30T17:41:00Z">
                  <w:rPr>
                    <w:ins w:id="380" w:author="作者" w:date="2020-11-30T17:40:00Z"/>
                    <w:rFonts w:ascii="微软雅黑" w:eastAsia="微软雅黑" w:hAnsi="微软雅黑" w:cs="Arial" w:hint="eastAsia"/>
                  </w:rPr>
                </w:rPrChange>
              </w:rPr>
              <w:pPrChange w:id="381" w:author="作者" w:date="2020-11-30T17:41:00Z">
                <w:pPr>
                  <w:jc w:val="both"/>
                </w:pPr>
              </w:pPrChange>
            </w:pPr>
            <w:ins w:id="382" w:author="作者" w:date="2020-11-30T17:40:00Z">
              <w:r>
                <w:rPr>
                  <w:rFonts w:ascii="微软雅黑" w:eastAsia="微软雅黑" w:hAnsi="微软雅黑" w:cs="Arial" w:hint="eastAsia"/>
                </w:rPr>
                <w:t>1、</w:t>
              </w:r>
            </w:ins>
            <w:ins w:id="383" w:author="作者" w:date="2020-11-30T17:41:00Z">
              <w:r w:rsidR="000A1A0C" w:rsidRPr="000A1A0C">
                <w:rPr>
                  <w:rFonts w:ascii="微软雅黑" w:eastAsia="微软雅黑" w:hAnsi="微软雅黑" w:cs="Arial" w:hint="eastAsia"/>
                  <w:rPrChange w:id="384" w:author="作者" w:date="2020-11-30T17:41:00Z">
                    <w:rPr>
                      <w:rFonts w:hint="eastAsia"/>
                      <w:sz w:val="22"/>
                      <w:szCs w:val="22"/>
                    </w:rPr>
                  </w:rPrChange>
                </w:rPr>
                <w:t>出厂设置为静态颜色：林肯白，色号为</w:t>
              </w:r>
              <w:r w:rsidR="000A1A0C" w:rsidRPr="000A1A0C">
                <w:rPr>
                  <w:rFonts w:ascii="微软雅黑" w:eastAsia="微软雅黑" w:hAnsi="微软雅黑" w:cs="Arial"/>
                  <w:rPrChange w:id="385" w:author="作者" w:date="2020-11-30T17:41:00Z">
                    <w:rPr>
                      <w:rFonts w:ascii="Calibri" w:hAnsi="Calibri" w:cs="Calibri"/>
                      <w:sz w:val="22"/>
                      <w:szCs w:val="22"/>
                    </w:rPr>
                  </w:rPrChange>
                </w:rPr>
                <w:t>104</w:t>
              </w:r>
            </w:ins>
            <w:ins w:id="386" w:author="作者" w:date="2020-11-30T17:40:00Z">
              <w:del w:id="387" w:author="作者" w:date="2020-11-30T17:41:00Z">
                <w:r w:rsidRPr="008C3AC2" w:rsidDel="000A1A0C">
                  <w:rPr>
                    <w:rFonts w:ascii="微软雅黑" w:eastAsia="微软雅黑" w:hAnsi="微软雅黑" w:cs="Arial" w:hint="eastAsia"/>
                    <w:rPrChange w:id="388" w:author="作者" w:date="2020-11-30T17:41:00Z">
                      <w:rPr>
                        <w:rFonts w:hint="eastAsia"/>
                        <w:sz w:val="22"/>
                        <w:szCs w:val="22"/>
                      </w:rPr>
                    </w:rPrChange>
                  </w:rPr>
                  <w:delText>出厂设置为静态颜色</w:delText>
                </w:r>
              </w:del>
            </w:ins>
          </w:p>
        </w:tc>
      </w:tr>
    </w:tbl>
    <w:sdt>
      <w:sdtPr>
        <w:rPr>
          <w:rFonts w:ascii="微软雅黑" w:eastAsia="微软雅黑" w:hAnsi="微软雅黑" w:cs="Times New Roman"/>
          <w:b w:val="0"/>
          <w:bCs w:val="0"/>
          <w:color w:val="auto"/>
          <w:sz w:val="20"/>
          <w:szCs w:val="20"/>
          <w:lang w:val="zh-CN"/>
        </w:rPr>
        <w:id w:val="-122156425"/>
        <w:docPartObj>
          <w:docPartGallery w:val="Table of Contents"/>
          <w:docPartUnique/>
        </w:docPartObj>
      </w:sdtPr>
      <w:sdtEndPr/>
      <w:sdtContent>
        <w:p w14:paraId="65197C71" w14:textId="77777777" w:rsidR="001960AD" w:rsidRPr="00E26B2A" w:rsidRDefault="007711E1">
          <w:pPr>
            <w:pStyle w:val="TOC1"/>
            <w:rPr>
              <w:rFonts w:ascii="微软雅黑" w:eastAsia="微软雅黑" w:hAnsi="微软雅黑"/>
            </w:rPr>
          </w:pPr>
          <w:r w:rsidRPr="00E26B2A">
            <w:rPr>
              <w:rFonts w:ascii="微软雅黑" w:eastAsia="微软雅黑" w:hAnsi="微软雅黑"/>
              <w:lang w:val="zh-CN"/>
            </w:rPr>
            <w:t>目录</w:t>
          </w:r>
        </w:p>
        <w:p w14:paraId="4AF02080" w14:textId="6BC5E1A6" w:rsidR="00CB126E" w:rsidRDefault="00665F5E">
          <w:pPr>
            <w:pStyle w:val="11"/>
            <w:rPr>
              <w:ins w:id="389" w:author="作者" w:date="2020-09-25T15:34:00Z"/>
              <w:rFonts w:eastAsiaTheme="minorEastAsia" w:cstheme="minorBidi"/>
              <w:b w:val="0"/>
              <w:bCs w:val="0"/>
              <w:caps w:val="0"/>
              <w:noProof/>
              <w:kern w:val="2"/>
              <w:sz w:val="21"/>
              <w:szCs w:val="22"/>
            </w:rPr>
          </w:pPr>
          <w:r w:rsidRPr="00E26B2A">
            <w:rPr>
              <w:rFonts w:ascii="微软雅黑" w:hAnsi="微软雅黑"/>
            </w:rPr>
            <w:fldChar w:fldCharType="begin"/>
          </w:r>
          <w:r w:rsidR="007711E1" w:rsidRPr="00E26B2A">
            <w:rPr>
              <w:rFonts w:ascii="微软雅黑" w:hAnsi="微软雅黑"/>
            </w:rPr>
            <w:instrText xml:space="preserve"> TOC \o "1-3" \h \z \u </w:instrText>
          </w:r>
          <w:r w:rsidRPr="00E26B2A">
            <w:rPr>
              <w:rFonts w:ascii="微软雅黑" w:hAnsi="微软雅黑"/>
            </w:rPr>
            <w:fldChar w:fldCharType="separate"/>
          </w:r>
          <w:ins w:id="390" w:author="作者" w:date="2020-09-25T15:34:00Z">
            <w:r w:rsidR="00CB126E" w:rsidRPr="008E60BE">
              <w:rPr>
                <w:rStyle w:val="aff6"/>
                <w:noProof/>
              </w:rPr>
              <w:fldChar w:fldCharType="begin"/>
            </w:r>
            <w:r w:rsidR="00CB126E" w:rsidRPr="008E60BE">
              <w:rPr>
                <w:rStyle w:val="aff6"/>
                <w:noProof/>
              </w:rPr>
              <w:instrText xml:space="preserve"> </w:instrText>
            </w:r>
            <w:r w:rsidR="00CB126E">
              <w:rPr>
                <w:noProof/>
              </w:rPr>
              <w:instrText>HYPERLINK \l "_Toc51940470"</w:instrText>
            </w:r>
            <w:r w:rsidR="00CB126E" w:rsidRPr="008E60BE">
              <w:rPr>
                <w:rStyle w:val="aff6"/>
                <w:noProof/>
              </w:rPr>
              <w:instrText xml:space="preserve"> </w:instrText>
            </w:r>
            <w:r w:rsidR="00CB126E" w:rsidRPr="008E60BE">
              <w:rPr>
                <w:rStyle w:val="aff6"/>
                <w:noProof/>
              </w:rPr>
              <w:fldChar w:fldCharType="separate"/>
            </w:r>
            <w:r w:rsidR="00CB126E" w:rsidRPr="008E60BE">
              <w:rPr>
                <w:rStyle w:val="aff6"/>
                <w:rFonts w:ascii="微软雅黑" w:hAnsi="微软雅黑"/>
                <w:noProof/>
              </w:rPr>
              <w:t>1</w:t>
            </w:r>
            <w:r w:rsidR="00CB126E">
              <w:rPr>
                <w:rFonts w:eastAsiaTheme="minorEastAsia" w:cstheme="minorBidi"/>
                <w:b w:val="0"/>
                <w:bCs w:val="0"/>
                <w:caps w:val="0"/>
                <w:noProof/>
                <w:kern w:val="2"/>
                <w:sz w:val="21"/>
                <w:szCs w:val="22"/>
              </w:rPr>
              <w:tab/>
            </w:r>
            <w:r w:rsidR="00CB126E" w:rsidRPr="008E60BE">
              <w:rPr>
                <w:rStyle w:val="aff6"/>
                <w:rFonts w:ascii="微软雅黑" w:hAnsi="微软雅黑"/>
                <w:noProof/>
              </w:rPr>
              <w:t>需求介绍</w:t>
            </w:r>
            <w:r w:rsidR="00CB126E">
              <w:rPr>
                <w:noProof/>
                <w:webHidden/>
              </w:rPr>
              <w:tab/>
            </w:r>
            <w:r w:rsidR="00CB126E">
              <w:rPr>
                <w:noProof/>
                <w:webHidden/>
              </w:rPr>
              <w:fldChar w:fldCharType="begin"/>
            </w:r>
            <w:r w:rsidR="00CB126E">
              <w:rPr>
                <w:noProof/>
                <w:webHidden/>
              </w:rPr>
              <w:instrText xml:space="preserve"> PAGEREF _Toc51940470 \h </w:instrText>
            </w:r>
          </w:ins>
          <w:r w:rsidR="00CB126E">
            <w:rPr>
              <w:noProof/>
              <w:webHidden/>
            </w:rPr>
          </w:r>
          <w:r w:rsidR="00CB126E">
            <w:rPr>
              <w:noProof/>
              <w:webHidden/>
            </w:rPr>
            <w:fldChar w:fldCharType="separate"/>
          </w:r>
          <w:ins w:id="391" w:author="作者" w:date="2020-09-25T15:35:00Z">
            <w:r w:rsidR="004A336C">
              <w:rPr>
                <w:noProof/>
                <w:webHidden/>
              </w:rPr>
              <w:t>2</w:t>
            </w:r>
          </w:ins>
          <w:ins w:id="392" w:author="作者" w:date="2020-09-25T15:34:00Z">
            <w:r w:rsidR="00CB126E">
              <w:rPr>
                <w:noProof/>
                <w:webHidden/>
              </w:rPr>
              <w:fldChar w:fldCharType="end"/>
            </w:r>
            <w:r w:rsidR="00CB126E" w:rsidRPr="008E60BE">
              <w:rPr>
                <w:rStyle w:val="aff6"/>
                <w:noProof/>
              </w:rPr>
              <w:fldChar w:fldCharType="end"/>
            </w:r>
          </w:ins>
        </w:p>
        <w:p w14:paraId="791B9946" w14:textId="3B3F9F38" w:rsidR="00CB126E" w:rsidRDefault="00CB126E">
          <w:pPr>
            <w:pStyle w:val="11"/>
            <w:rPr>
              <w:ins w:id="393" w:author="作者" w:date="2020-09-25T15:34:00Z"/>
              <w:rFonts w:eastAsiaTheme="minorEastAsia" w:cstheme="minorBidi"/>
              <w:b w:val="0"/>
              <w:bCs w:val="0"/>
              <w:caps w:val="0"/>
              <w:noProof/>
              <w:kern w:val="2"/>
              <w:sz w:val="21"/>
              <w:szCs w:val="22"/>
            </w:rPr>
          </w:pPr>
          <w:ins w:id="394" w:author="作者" w:date="2020-09-25T15:34:00Z">
            <w:r w:rsidRPr="008E60BE">
              <w:rPr>
                <w:rStyle w:val="aff6"/>
                <w:noProof/>
              </w:rPr>
              <w:fldChar w:fldCharType="begin"/>
            </w:r>
            <w:r w:rsidRPr="008E60BE">
              <w:rPr>
                <w:rStyle w:val="aff6"/>
                <w:noProof/>
              </w:rPr>
              <w:instrText xml:space="preserve"> </w:instrText>
            </w:r>
            <w:r>
              <w:rPr>
                <w:noProof/>
              </w:rPr>
              <w:instrText>HYPERLINK \l "_Toc51940472"</w:instrText>
            </w:r>
            <w:r w:rsidRPr="008E60BE">
              <w:rPr>
                <w:rStyle w:val="aff6"/>
                <w:noProof/>
              </w:rPr>
              <w:instrText xml:space="preserve"> </w:instrText>
            </w:r>
            <w:r w:rsidRPr="008E60BE">
              <w:rPr>
                <w:rStyle w:val="aff6"/>
                <w:noProof/>
              </w:rPr>
              <w:fldChar w:fldCharType="separate"/>
            </w:r>
            <w:r w:rsidRPr="008E60BE">
              <w:rPr>
                <w:rStyle w:val="aff6"/>
                <w:rFonts w:ascii="微软雅黑" w:hAnsi="微软雅黑"/>
                <w:noProof/>
              </w:rPr>
              <w:t>2</w:t>
            </w:r>
            <w:r>
              <w:rPr>
                <w:rFonts w:eastAsiaTheme="minorEastAsia" w:cstheme="minorBidi"/>
                <w:b w:val="0"/>
                <w:bCs w:val="0"/>
                <w:caps w:val="0"/>
                <w:noProof/>
                <w:kern w:val="2"/>
                <w:sz w:val="21"/>
                <w:szCs w:val="22"/>
              </w:rPr>
              <w:tab/>
            </w:r>
            <w:r w:rsidRPr="008E60BE">
              <w:rPr>
                <w:rStyle w:val="aff6"/>
                <w:rFonts w:ascii="微软雅黑" w:hAnsi="微软雅黑"/>
                <w:noProof/>
              </w:rPr>
              <w:t>需求内容</w:t>
            </w:r>
            <w:r>
              <w:rPr>
                <w:noProof/>
                <w:webHidden/>
              </w:rPr>
              <w:tab/>
            </w:r>
            <w:r>
              <w:rPr>
                <w:noProof/>
                <w:webHidden/>
              </w:rPr>
              <w:fldChar w:fldCharType="begin"/>
            </w:r>
            <w:r>
              <w:rPr>
                <w:noProof/>
                <w:webHidden/>
              </w:rPr>
              <w:instrText xml:space="preserve"> PAGEREF _Toc51940472 \h </w:instrText>
            </w:r>
          </w:ins>
          <w:r>
            <w:rPr>
              <w:noProof/>
              <w:webHidden/>
            </w:rPr>
          </w:r>
          <w:r>
            <w:rPr>
              <w:noProof/>
              <w:webHidden/>
            </w:rPr>
            <w:fldChar w:fldCharType="separate"/>
          </w:r>
          <w:ins w:id="395" w:author="作者" w:date="2020-09-25T15:35:00Z">
            <w:r w:rsidR="004A336C">
              <w:rPr>
                <w:noProof/>
                <w:webHidden/>
              </w:rPr>
              <w:t>3</w:t>
            </w:r>
          </w:ins>
          <w:ins w:id="396" w:author="作者" w:date="2020-09-25T15:34:00Z">
            <w:r>
              <w:rPr>
                <w:noProof/>
                <w:webHidden/>
              </w:rPr>
              <w:fldChar w:fldCharType="end"/>
            </w:r>
            <w:r w:rsidRPr="008E60BE">
              <w:rPr>
                <w:rStyle w:val="aff6"/>
                <w:noProof/>
              </w:rPr>
              <w:fldChar w:fldCharType="end"/>
            </w:r>
          </w:ins>
        </w:p>
        <w:p w14:paraId="32D41D46" w14:textId="04A221DF" w:rsidR="00CB126E" w:rsidRDefault="00CB126E">
          <w:pPr>
            <w:pStyle w:val="23"/>
            <w:tabs>
              <w:tab w:val="left" w:pos="800"/>
              <w:tab w:val="right" w:leader="dot" w:pos="9890"/>
            </w:tabs>
            <w:rPr>
              <w:ins w:id="397" w:author="作者" w:date="2020-09-25T15:34:00Z"/>
              <w:rFonts w:eastAsiaTheme="minorEastAsia" w:cstheme="minorBidi"/>
              <w:smallCaps w:val="0"/>
              <w:noProof/>
              <w:kern w:val="2"/>
              <w:sz w:val="21"/>
              <w:szCs w:val="22"/>
            </w:rPr>
          </w:pPr>
          <w:ins w:id="398" w:author="作者" w:date="2020-09-25T15:34:00Z">
            <w:r w:rsidRPr="008E60BE">
              <w:rPr>
                <w:rStyle w:val="aff6"/>
                <w:noProof/>
              </w:rPr>
              <w:fldChar w:fldCharType="begin"/>
            </w:r>
            <w:r w:rsidRPr="008E60BE">
              <w:rPr>
                <w:rStyle w:val="aff6"/>
                <w:noProof/>
              </w:rPr>
              <w:instrText xml:space="preserve"> </w:instrText>
            </w:r>
            <w:r>
              <w:rPr>
                <w:noProof/>
              </w:rPr>
              <w:instrText>HYPERLINK \l "_Toc51940473"</w:instrText>
            </w:r>
            <w:r w:rsidRPr="008E60BE">
              <w:rPr>
                <w:rStyle w:val="aff6"/>
                <w:noProof/>
              </w:rPr>
              <w:instrText xml:space="preserve"> </w:instrText>
            </w:r>
            <w:r w:rsidRPr="008E60BE">
              <w:rPr>
                <w:rStyle w:val="aff6"/>
                <w:noProof/>
              </w:rPr>
              <w:fldChar w:fldCharType="separate"/>
            </w:r>
            <w:r w:rsidRPr="008E60BE">
              <w:rPr>
                <w:rStyle w:val="aff6"/>
                <w:rFonts w:eastAsia="微软雅黑" w:cs="Arial"/>
                <w:noProof/>
              </w:rPr>
              <w:t>2.1</w:t>
            </w:r>
            <w:r>
              <w:rPr>
                <w:rFonts w:eastAsiaTheme="minorEastAsia" w:cstheme="minorBidi"/>
                <w:smallCaps w:val="0"/>
                <w:noProof/>
                <w:kern w:val="2"/>
                <w:sz w:val="21"/>
                <w:szCs w:val="22"/>
              </w:rPr>
              <w:tab/>
            </w:r>
            <w:r w:rsidRPr="008E60BE">
              <w:rPr>
                <w:rStyle w:val="aff6"/>
                <w:rFonts w:ascii="微软雅黑" w:eastAsia="微软雅黑" w:hAnsi="微软雅黑" w:cs="Arial"/>
                <w:noProof/>
              </w:rPr>
              <w:t>车型配置及差异</w:t>
            </w:r>
            <w:r>
              <w:rPr>
                <w:noProof/>
                <w:webHidden/>
              </w:rPr>
              <w:tab/>
            </w:r>
            <w:r>
              <w:rPr>
                <w:noProof/>
                <w:webHidden/>
              </w:rPr>
              <w:fldChar w:fldCharType="begin"/>
            </w:r>
            <w:r>
              <w:rPr>
                <w:noProof/>
                <w:webHidden/>
              </w:rPr>
              <w:instrText xml:space="preserve"> PAGEREF _Toc51940473 \h </w:instrText>
            </w:r>
          </w:ins>
          <w:r>
            <w:rPr>
              <w:noProof/>
              <w:webHidden/>
            </w:rPr>
          </w:r>
          <w:r>
            <w:rPr>
              <w:noProof/>
              <w:webHidden/>
            </w:rPr>
            <w:fldChar w:fldCharType="separate"/>
          </w:r>
          <w:ins w:id="399" w:author="作者" w:date="2020-09-25T15:35:00Z">
            <w:r w:rsidR="004A336C">
              <w:rPr>
                <w:noProof/>
                <w:webHidden/>
              </w:rPr>
              <w:t>3</w:t>
            </w:r>
          </w:ins>
          <w:ins w:id="400" w:author="作者" w:date="2020-09-25T15:34:00Z">
            <w:r>
              <w:rPr>
                <w:noProof/>
                <w:webHidden/>
              </w:rPr>
              <w:fldChar w:fldCharType="end"/>
            </w:r>
            <w:r w:rsidRPr="008E60BE">
              <w:rPr>
                <w:rStyle w:val="aff6"/>
                <w:noProof/>
              </w:rPr>
              <w:fldChar w:fldCharType="end"/>
            </w:r>
          </w:ins>
        </w:p>
        <w:p w14:paraId="0E73D03D" w14:textId="46D09557" w:rsidR="00CB126E" w:rsidRDefault="00CB126E">
          <w:pPr>
            <w:pStyle w:val="23"/>
            <w:tabs>
              <w:tab w:val="left" w:pos="800"/>
              <w:tab w:val="right" w:leader="dot" w:pos="9890"/>
            </w:tabs>
            <w:rPr>
              <w:ins w:id="401" w:author="作者" w:date="2020-09-25T15:34:00Z"/>
              <w:rFonts w:eastAsiaTheme="minorEastAsia" w:cstheme="minorBidi"/>
              <w:smallCaps w:val="0"/>
              <w:noProof/>
              <w:kern w:val="2"/>
              <w:sz w:val="21"/>
              <w:szCs w:val="22"/>
            </w:rPr>
          </w:pPr>
          <w:ins w:id="402" w:author="作者" w:date="2020-09-25T15:34:00Z">
            <w:r w:rsidRPr="008E60BE">
              <w:rPr>
                <w:rStyle w:val="aff6"/>
                <w:noProof/>
              </w:rPr>
              <w:fldChar w:fldCharType="begin"/>
            </w:r>
            <w:r w:rsidRPr="008E60BE">
              <w:rPr>
                <w:rStyle w:val="aff6"/>
                <w:noProof/>
              </w:rPr>
              <w:instrText xml:space="preserve"> </w:instrText>
            </w:r>
            <w:r>
              <w:rPr>
                <w:noProof/>
              </w:rPr>
              <w:instrText>HYPERLINK \l "_Toc51940487"</w:instrText>
            </w:r>
            <w:r w:rsidRPr="008E60BE">
              <w:rPr>
                <w:rStyle w:val="aff6"/>
                <w:noProof/>
              </w:rPr>
              <w:instrText xml:space="preserve"> </w:instrText>
            </w:r>
            <w:r w:rsidRPr="008E60BE">
              <w:rPr>
                <w:rStyle w:val="aff6"/>
                <w:noProof/>
              </w:rPr>
              <w:fldChar w:fldCharType="separate"/>
            </w:r>
            <w:r w:rsidRPr="008E60BE">
              <w:rPr>
                <w:rStyle w:val="aff6"/>
                <w:rFonts w:eastAsia="微软雅黑" w:cs="Arial"/>
                <w:noProof/>
              </w:rPr>
              <w:t>2.2</w:t>
            </w:r>
            <w:r>
              <w:rPr>
                <w:rFonts w:eastAsiaTheme="minorEastAsia" w:cstheme="minorBidi"/>
                <w:smallCaps w:val="0"/>
                <w:noProof/>
                <w:kern w:val="2"/>
                <w:sz w:val="21"/>
                <w:szCs w:val="22"/>
              </w:rPr>
              <w:tab/>
            </w:r>
            <w:r w:rsidRPr="008E60BE">
              <w:rPr>
                <w:rStyle w:val="aff6"/>
                <w:rFonts w:ascii="微软雅黑" w:eastAsia="微软雅黑" w:hAnsi="微软雅黑" w:cs="Arial"/>
                <w:noProof/>
              </w:rPr>
              <w:t>功能描述</w:t>
            </w:r>
            <w:r>
              <w:rPr>
                <w:noProof/>
                <w:webHidden/>
              </w:rPr>
              <w:tab/>
            </w:r>
            <w:r>
              <w:rPr>
                <w:noProof/>
                <w:webHidden/>
              </w:rPr>
              <w:fldChar w:fldCharType="begin"/>
            </w:r>
            <w:r>
              <w:rPr>
                <w:noProof/>
                <w:webHidden/>
              </w:rPr>
              <w:instrText xml:space="preserve"> PAGEREF _Toc51940487 \h </w:instrText>
            </w:r>
          </w:ins>
          <w:r>
            <w:rPr>
              <w:noProof/>
              <w:webHidden/>
            </w:rPr>
          </w:r>
          <w:r>
            <w:rPr>
              <w:noProof/>
              <w:webHidden/>
            </w:rPr>
            <w:fldChar w:fldCharType="separate"/>
          </w:r>
          <w:ins w:id="403" w:author="作者" w:date="2020-09-25T15:35:00Z">
            <w:r w:rsidR="004A336C">
              <w:rPr>
                <w:noProof/>
                <w:webHidden/>
              </w:rPr>
              <w:t>3</w:t>
            </w:r>
          </w:ins>
          <w:ins w:id="404" w:author="作者" w:date="2020-09-25T15:34:00Z">
            <w:r>
              <w:rPr>
                <w:noProof/>
                <w:webHidden/>
              </w:rPr>
              <w:fldChar w:fldCharType="end"/>
            </w:r>
            <w:r w:rsidRPr="008E60BE">
              <w:rPr>
                <w:rStyle w:val="aff6"/>
                <w:noProof/>
              </w:rPr>
              <w:fldChar w:fldCharType="end"/>
            </w:r>
          </w:ins>
        </w:p>
        <w:p w14:paraId="0C08646B" w14:textId="2AC1AC87" w:rsidR="00CB126E" w:rsidRDefault="00CB126E">
          <w:pPr>
            <w:pStyle w:val="33"/>
            <w:tabs>
              <w:tab w:val="left" w:pos="1200"/>
              <w:tab w:val="right" w:leader="dot" w:pos="9890"/>
            </w:tabs>
            <w:rPr>
              <w:ins w:id="405" w:author="作者" w:date="2020-09-25T15:34:00Z"/>
              <w:rFonts w:eastAsiaTheme="minorEastAsia" w:cstheme="minorBidi"/>
              <w:i w:val="0"/>
              <w:iCs w:val="0"/>
              <w:noProof/>
              <w:kern w:val="2"/>
              <w:sz w:val="21"/>
              <w:szCs w:val="22"/>
            </w:rPr>
          </w:pPr>
          <w:ins w:id="406" w:author="作者" w:date="2020-09-25T15:34:00Z">
            <w:r w:rsidRPr="008E60BE">
              <w:rPr>
                <w:rStyle w:val="aff6"/>
                <w:noProof/>
              </w:rPr>
              <w:fldChar w:fldCharType="begin"/>
            </w:r>
            <w:r w:rsidRPr="008E60BE">
              <w:rPr>
                <w:rStyle w:val="aff6"/>
                <w:noProof/>
              </w:rPr>
              <w:instrText xml:space="preserve"> </w:instrText>
            </w:r>
            <w:r>
              <w:rPr>
                <w:noProof/>
              </w:rPr>
              <w:instrText>HYPERLINK \l "_Toc51940490"</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noProof/>
              </w:rPr>
              <w:t>2.2.1</w:t>
            </w:r>
            <w:r>
              <w:rPr>
                <w:rFonts w:eastAsiaTheme="minorEastAsia" w:cstheme="minorBidi"/>
                <w:i w:val="0"/>
                <w:iCs w:val="0"/>
                <w:noProof/>
                <w:kern w:val="2"/>
                <w:sz w:val="21"/>
                <w:szCs w:val="22"/>
              </w:rPr>
              <w:tab/>
            </w:r>
            <w:r w:rsidRPr="008E60BE">
              <w:rPr>
                <w:rStyle w:val="aff6"/>
                <w:rFonts w:ascii="微软雅黑" w:eastAsia="微软雅黑" w:hAnsi="微软雅黑"/>
                <w:noProof/>
              </w:rPr>
              <w:t>功能架构</w:t>
            </w:r>
            <w:r>
              <w:rPr>
                <w:noProof/>
                <w:webHidden/>
              </w:rPr>
              <w:tab/>
            </w:r>
            <w:r>
              <w:rPr>
                <w:noProof/>
                <w:webHidden/>
              </w:rPr>
              <w:fldChar w:fldCharType="begin"/>
            </w:r>
            <w:r>
              <w:rPr>
                <w:noProof/>
                <w:webHidden/>
              </w:rPr>
              <w:instrText xml:space="preserve"> PAGEREF _Toc51940490 \h </w:instrText>
            </w:r>
          </w:ins>
          <w:r>
            <w:rPr>
              <w:noProof/>
              <w:webHidden/>
            </w:rPr>
          </w:r>
          <w:r>
            <w:rPr>
              <w:noProof/>
              <w:webHidden/>
            </w:rPr>
            <w:fldChar w:fldCharType="separate"/>
          </w:r>
          <w:ins w:id="407" w:author="作者" w:date="2020-09-25T15:35:00Z">
            <w:r w:rsidR="004A336C">
              <w:rPr>
                <w:noProof/>
                <w:webHidden/>
              </w:rPr>
              <w:t>3</w:t>
            </w:r>
          </w:ins>
          <w:ins w:id="408" w:author="作者" w:date="2020-09-25T15:34:00Z">
            <w:r>
              <w:rPr>
                <w:noProof/>
                <w:webHidden/>
              </w:rPr>
              <w:fldChar w:fldCharType="end"/>
            </w:r>
            <w:r w:rsidRPr="008E60BE">
              <w:rPr>
                <w:rStyle w:val="aff6"/>
                <w:noProof/>
              </w:rPr>
              <w:fldChar w:fldCharType="end"/>
            </w:r>
          </w:ins>
        </w:p>
        <w:p w14:paraId="39010F73" w14:textId="6FF232B5" w:rsidR="00CB126E" w:rsidRDefault="00CB126E">
          <w:pPr>
            <w:pStyle w:val="33"/>
            <w:tabs>
              <w:tab w:val="left" w:pos="1200"/>
              <w:tab w:val="right" w:leader="dot" w:pos="9890"/>
            </w:tabs>
            <w:rPr>
              <w:ins w:id="409" w:author="作者" w:date="2020-09-25T15:34:00Z"/>
              <w:rFonts w:eastAsiaTheme="minorEastAsia" w:cstheme="minorBidi"/>
              <w:i w:val="0"/>
              <w:iCs w:val="0"/>
              <w:noProof/>
              <w:kern w:val="2"/>
              <w:sz w:val="21"/>
              <w:szCs w:val="22"/>
            </w:rPr>
          </w:pPr>
          <w:ins w:id="410" w:author="作者" w:date="2020-09-25T15:34:00Z">
            <w:r w:rsidRPr="008E60BE">
              <w:rPr>
                <w:rStyle w:val="aff6"/>
                <w:noProof/>
              </w:rPr>
              <w:fldChar w:fldCharType="begin"/>
            </w:r>
            <w:r w:rsidRPr="008E60BE">
              <w:rPr>
                <w:rStyle w:val="aff6"/>
                <w:noProof/>
              </w:rPr>
              <w:instrText xml:space="preserve"> </w:instrText>
            </w:r>
            <w:r>
              <w:rPr>
                <w:noProof/>
              </w:rPr>
              <w:instrText>HYPERLINK \l "_Toc51940491"</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2.2.2</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功能入口</w:t>
            </w:r>
            <w:r>
              <w:rPr>
                <w:noProof/>
                <w:webHidden/>
              </w:rPr>
              <w:tab/>
            </w:r>
            <w:r>
              <w:rPr>
                <w:noProof/>
                <w:webHidden/>
              </w:rPr>
              <w:fldChar w:fldCharType="begin"/>
            </w:r>
            <w:r>
              <w:rPr>
                <w:noProof/>
                <w:webHidden/>
              </w:rPr>
              <w:instrText xml:space="preserve"> PAGEREF _Toc51940491 \h </w:instrText>
            </w:r>
          </w:ins>
          <w:r>
            <w:rPr>
              <w:noProof/>
              <w:webHidden/>
            </w:rPr>
          </w:r>
          <w:r>
            <w:rPr>
              <w:noProof/>
              <w:webHidden/>
            </w:rPr>
            <w:fldChar w:fldCharType="separate"/>
          </w:r>
          <w:ins w:id="411" w:author="作者" w:date="2020-09-25T15:35:00Z">
            <w:r w:rsidR="004A336C">
              <w:rPr>
                <w:noProof/>
                <w:webHidden/>
              </w:rPr>
              <w:t>5</w:t>
            </w:r>
          </w:ins>
          <w:ins w:id="412" w:author="作者" w:date="2020-09-25T15:34:00Z">
            <w:r>
              <w:rPr>
                <w:noProof/>
                <w:webHidden/>
              </w:rPr>
              <w:fldChar w:fldCharType="end"/>
            </w:r>
            <w:r w:rsidRPr="008E60BE">
              <w:rPr>
                <w:rStyle w:val="aff6"/>
                <w:noProof/>
              </w:rPr>
              <w:fldChar w:fldCharType="end"/>
            </w:r>
          </w:ins>
        </w:p>
        <w:p w14:paraId="78BA798D" w14:textId="1E24926E" w:rsidR="00CB126E" w:rsidRDefault="00CB126E">
          <w:pPr>
            <w:pStyle w:val="33"/>
            <w:tabs>
              <w:tab w:val="left" w:pos="1200"/>
              <w:tab w:val="right" w:leader="dot" w:pos="9890"/>
            </w:tabs>
            <w:rPr>
              <w:ins w:id="413" w:author="作者" w:date="2020-09-25T15:34:00Z"/>
              <w:rFonts w:eastAsiaTheme="minorEastAsia" w:cstheme="minorBidi"/>
              <w:i w:val="0"/>
              <w:iCs w:val="0"/>
              <w:noProof/>
              <w:kern w:val="2"/>
              <w:sz w:val="21"/>
              <w:szCs w:val="22"/>
            </w:rPr>
          </w:pPr>
          <w:ins w:id="414" w:author="作者" w:date="2020-09-25T15:34:00Z">
            <w:r w:rsidRPr="008E60BE">
              <w:rPr>
                <w:rStyle w:val="aff6"/>
                <w:noProof/>
              </w:rPr>
              <w:fldChar w:fldCharType="begin"/>
            </w:r>
            <w:r w:rsidRPr="008E60BE">
              <w:rPr>
                <w:rStyle w:val="aff6"/>
                <w:noProof/>
              </w:rPr>
              <w:instrText xml:space="preserve"> </w:instrText>
            </w:r>
            <w:r>
              <w:rPr>
                <w:noProof/>
              </w:rPr>
              <w:instrText>HYPERLINK \l "_Toc51940492"</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2.2.3</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模式一：静态模式</w:t>
            </w:r>
            <w:r>
              <w:rPr>
                <w:noProof/>
                <w:webHidden/>
              </w:rPr>
              <w:tab/>
            </w:r>
            <w:r>
              <w:rPr>
                <w:noProof/>
                <w:webHidden/>
              </w:rPr>
              <w:fldChar w:fldCharType="begin"/>
            </w:r>
            <w:r>
              <w:rPr>
                <w:noProof/>
                <w:webHidden/>
              </w:rPr>
              <w:instrText xml:space="preserve"> PAGEREF _Toc51940492 \h </w:instrText>
            </w:r>
          </w:ins>
          <w:r>
            <w:rPr>
              <w:noProof/>
              <w:webHidden/>
            </w:rPr>
          </w:r>
          <w:r>
            <w:rPr>
              <w:noProof/>
              <w:webHidden/>
            </w:rPr>
            <w:fldChar w:fldCharType="separate"/>
          </w:r>
          <w:ins w:id="415" w:author="作者" w:date="2020-09-25T15:35:00Z">
            <w:r w:rsidR="004A336C">
              <w:rPr>
                <w:noProof/>
                <w:webHidden/>
              </w:rPr>
              <w:t>7</w:t>
            </w:r>
          </w:ins>
          <w:ins w:id="416" w:author="作者" w:date="2020-09-25T15:34:00Z">
            <w:r>
              <w:rPr>
                <w:noProof/>
                <w:webHidden/>
              </w:rPr>
              <w:fldChar w:fldCharType="end"/>
            </w:r>
            <w:r w:rsidRPr="008E60BE">
              <w:rPr>
                <w:rStyle w:val="aff6"/>
                <w:noProof/>
              </w:rPr>
              <w:fldChar w:fldCharType="end"/>
            </w:r>
          </w:ins>
        </w:p>
        <w:p w14:paraId="24D62111" w14:textId="03BFADB9" w:rsidR="00CB126E" w:rsidRDefault="00CB126E">
          <w:pPr>
            <w:pStyle w:val="33"/>
            <w:tabs>
              <w:tab w:val="left" w:pos="1200"/>
              <w:tab w:val="right" w:leader="dot" w:pos="9890"/>
            </w:tabs>
            <w:rPr>
              <w:ins w:id="417" w:author="作者" w:date="2020-09-25T15:34:00Z"/>
              <w:rFonts w:eastAsiaTheme="minorEastAsia" w:cstheme="minorBidi"/>
              <w:i w:val="0"/>
              <w:iCs w:val="0"/>
              <w:noProof/>
              <w:kern w:val="2"/>
              <w:sz w:val="21"/>
              <w:szCs w:val="22"/>
            </w:rPr>
          </w:pPr>
          <w:ins w:id="418" w:author="作者" w:date="2020-09-25T15:34:00Z">
            <w:r w:rsidRPr="008E60BE">
              <w:rPr>
                <w:rStyle w:val="aff6"/>
                <w:noProof/>
              </w:rPr>
              <w:fldChar w:fldCharType="begin"/>
            </w:r>
            <w:r w:rsidRPr="008E60BE">
              <w:rPr>
                <w:rStyle w:val="aff6"/>
                <w:noProof/>
              </w:rPr>
              <w:instrText xml:space="preserve"> </w:instrText>
            </w:r>
            <w:r>
              <w:rPr>
                <w:noProof/>
              </w:rPr>
              <w:instrText>HYPERLINK \l "_Toc51940494"</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2.2.4</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模式二：动态模式</w:t>
            </w:r>
            <w:r>
              <w:rPr>
                <w:noProof/>
                <w:webHidden/>
              </w:rPr>
              <w:tab/>
            </w:r>
            <w:r>
              <w:rPr>
                <w:noProof/>
                <w:webHidden/>
              </w:rPr>
              <w:fldChar w:fldCharType="begin"/>
            </w:r>
            <w:r>
              <w:rPr>
                <w:noProof/>
                <w:webHidden/>
              </w:rPr>
              <w:instrText xml:space="preserve"> PAGEREF _Toc51940494 \h </w:instrText>
            </w:r>
          </w:ins>
          <w:r>
            <w:rPr>
              <w:noProof/>
              <w:webHidden/>
            </w:rPr>
          </w:r>
          <w:r>
            <w:rPr>
              <w:noProof/>
              <w:webHidden/>
            </w:rPr>
            <w:fldChar w:fldCharType="separate"/>
          </w:r>
          <w:ins w:id="419" w:author="作者" w:date="2020-09-25T15:35:00Z">
            <w:r w:rsidR="004A336C">
              <w:rPr>
                <w:noProof/>
                <w:webHidden/>
              </w:rPr>
              <w:t>8</w:t>
            </w:r>
          </w:ins>
          <w:ins w:id="420" w:author="作者" w:date="2020-09-25T15:34:00Z">
            <w:r>
              <w:rPr>
                <w:noProof/>
                <w:webHidden/>
              </w:rPr>
              <w:fldChar w:fldCharType="end"/>
            </w:r>
            <w:r w:rsidRPr="008E60BE">
              <w:rPr>
                <w:rStyle w:val="aff6"/>
                <w:noProof/>
              </w:rPr>
              <w:fldChar w:fldCharType="end"/>
            </w:r>
          </w:ins>
        </w:p>
        <w:p w14:paraId="45BF52FB" w14:textId="54ED6240" w:rsidR="00CB126E" w:rsidRDefault="00CB126E">
          <w:pPr>
            <w:pStyle w:val="33"/>
            <w:tabs>
              <w:tab w:val="left" w:pos="1200"/>
              <w:tab w:val="right" w:leader="dot" w:pos="9890"/>
            </w:tabs>
            <w:rPr>
              <w:ins w:id="421" w:author="作者" w:date="2020-09-25T15:34:00Z"/>
              <w:rFonts w:eastAsiaTheme="minorEastAsia" w:cstheme="minorBidi"/>
              <w:i w:val="0"/>
              <w:iCs w:val="0"/>
              <w:noProof/>
              <w:kern w:val="2"/>
              <w:sz w:val="21"/>
              <w:szCs w:val="22"/>
            </w:rPr>
          </w:pPr>
          <w:ins w:id="422" w:author="作者" w:date="2020-09-25T15:34:00Z">
            <w:r w:rsidRPr="008E60BE">
              <w:rPr>
                <w:rStyle w:val="aff6"/>
                <w:noProof/>
              </w:rPr>
              <w:fldChar w:fldCharType="begin"/>
            </w:r>
            <w:r w:rsidRPr="008E60BE">
              <w:rPr>
                <w:rStyle w:val="aff6"/>
                <w:noProof/>
              </w:rPr>
              <w:instrText xml:space="preserve"> </w:instrText>
            </w:r>
            <w:r>
              <w:rPr>
                <w:noProof/>
              </w:rPr>
              <w:instrText>HYPERLINK \l "_Toc51940502"</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2.2.5</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模式三：自定义模式</w:t>
            </w:r>
            <w:r>
              <w:rPr>
                <w:noProof/>
                <w:webHidden/>
              </w:rPr>
              <w:tab/>
            </w:r>
            <w:r>
              <w:rPr>
                <w:noProof/>
                <w:webHidden/>
              </w:rPr>
              <w:fldChar w:fldCharType="begin"/>
            </w:r>
            <w:r>
              <w:rPr>
                <w:noProof/>
                <w:webHidden/>
              </w:rPr>
              <w:instrText xml:space="preserve"> PAGEREF _Toc51940502 \h </w:instrText>
            </w:r>
          </w:ins>
          <w:r>
            <w:rPr>
              <w:noProof/>
              <w:webHidden/>
            </w:rPr>
          </w:r>
          <w:r>
            <w:rPr>
              <w:noProof/>
              <w:webHidden/>
            </w:rPr>
            <w:fldChar w:fldCharType="separate"/>
          </w:r>
          <w:ins w:id="423" w:author="作者" w:date="2020-09-25T15:35:00Z">
            <w:r w:rsidR="004A336C">
              <w:rPr>
                <w:noProof/>
                <w:webHidden/>
              </w:rPr>
              <w:t>9</w:t>
            </w:r>
          </w:ins>
          <w:ins w:id="424" w:author="作者" w:date="2020-09-25T15:34:00Z">
            <w:r>
              <w:rPr>
                <w:noProof/>
                <w:webHidden/>
              </w:rPr>
              <w:fldChar w:fldCharType="end"/>
            </w:r>
            <w:r w:rsidRPr="008E60BE">
              <w:rPr>
                <w:rStyle w:val="aff6"/>
                <w:noProof/>
              </w:rPr>
              <w:fldChar w:fldCharType="end"/>
            </w:r>
          </w:ins>
        </w:p>
        <w:p w14:paraId="57DF3DCD" w14:textId="4216BE60" w:rsidR="00CB126E" w:rsidRDefault="00CB126E">
          <w:pPr>
            <w:pStyle w:val="33"/>
            <w:tabs>
              <w:tab w:val="left" w:pos="1200"/>
              <w:tab w:val="right" w:leader="dot" w:pos="9890"/>
            </w:tabs>
            <w:rPr>
              <w:ins w:id="425" w:author="作者" w:date="2020-09-25T15:34:00Z"/>
              <w:rFonts w:eastAsiaTheme="minorEastAsia" w:cstheme="minorBidi"/>
              <w:i w:val="0"/>
              <w:iCs w:val="0"/>
              <w:noProof/>
              <w:kern w:val="2"/>
              <w:sz w:val="21"/>
              <w:szCs w:val="22"/>
            </w:rPr>
          </w:pPr>
          <w:ins w:id="426" w:author="作者" w:date="2020-09-25T15:34:00Z">
            <w:r w:rsidRPr="008E60BE">
              <w:rPr>
                <w:rStyle w:val="aff6"/>
                <w:noProof/>
              </w:rPr>
              <w:fldChar w:fldCharType="begin"/>
            </w:r>
            <w:r w:rsidRPr="008E60BE">
              <w:rPr>
                <w:rStyle w:val="aff6"/>
                <w:noProof/>
              </w:rPr>
              <w:instrText xml:space="preserve"> </w:instrText>
            </w:r>
            <w:r>
              <w:rPr>
                <w:noProof/>
              </w:rPr>
              <w:instrText>HYPERLINK \l "_Toc51940503"</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2.2.6</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模式四：音乐律动模式</w:t>
            </w:r>
            <w:r>
              <w:rPr>
                <w:noProof/>
                <w:webHidden/>
              </w:rPr>
              <w:tab/>
            </w:r>
            <w:r>
              <w:rPr>
                <w:noProof/>
                <w:webHidden/>
              </w:rPr>
              <w:fldChar w:fldCharType="begin"/>
            </w:r>
            <w:r>
              <w:rPr>
                <w:noProof/>
                <w:webHidden/>
              </w:rPr>
              <w:instrText xml:space="preserve"> PAGEREF _Toc51940503 \h </w:instrText>
            </w:r>
          </w:ins>
          <w:r>
            <w:rPr>
              <w:noProof/>
              <w:webHidden/>
            </w:rPr>
          </w:r>
          <w:r>
            <w:rPr>
              <w:noProof/>
              <w:webHidden/>
            </w:rPr>
            <w:fldChar w:fldCharType="separate"/>
          </w:r>
          <w:ins w:id="427" w:author="作者" w:date="2020-09-25T15:35:00Z">
            <w:r w:rsidR="004A336C">
              <w:rPr>
                <w:noProof/>
                <w:webHidden/>
              </w:rPr>
              <w:t>10</w:t>
            </w:r>
          </w:ins>
          <w:ins w:id="428" w:author="作者" w:date="2020-09-25T15:34:00Z">
            <w:r>
              <w:rPr>
                <w:noProof/>
                <w:webHidden/>
              </w:rPr>
              <w:fldChar w:fldCharType="end"/>
            </w:r>
            <w:r w:rsidRPr="008E60BE">
              <w:rPr>
                <w:rStyle w:val="aff6"/>
                <w:noProof/>
              </w:rPr>
              <w:fldChar w:fldCharType="end"/>
            </w:r>
          </w:ins>
        </w:p>
        <w:p w14:paraId="2A52BA6A" w14:textId="50FE9035" w:rsidR="00CB126E" w:rsidRDefault="00CB126E">
          <w:pPr>
            <w:pStyle w:val="33"/>
            <w:tabs>
              <w:tab w:val="left" w:pos="1200"/>
              <w:tab w:val="right" w:leader="dot" w:pos="9890"/>
            </w:tabs>
            <w:rPr>
              <w:ins w:id="429" w:author="作者" w:date="2020-09-25T15:34:00Z"/>
              <w:rFonts w:eastAsiaTheme="minorEastAsia" w:cstheme="minorBidi"/>
              <w:i w:val="0"/>
              <w:iCs w:val="0"/>
              <w:noProof/>
              <w:kern w:val="2"/>
              <w:sz w:val="21"/>
              <w:szCs w:val="22"/>
            </w:rPr>
          </w:pPr>
          <w:ins w:id="430" w:author="作者" w:date="2020-09-25T15:34:00Z">
            <w:r w:rsidRPr="008E60BE">
              <w:rPr>
                <w:rStyle w:val="aff6"/>
                <w:noProof/>
              </w:rPr>
              <w:fldChar w:fldCharType="begin"/>
            </w:r>
            <w:r w:rsidRPr="008E60BE">
              <w:rPr>
                <w:rStyle w:val="aff6"/>
                <w:noProof/>
              </w:rPr>
              <w:instrText xml:space="preserve"> </w:instrText>
            </w:r>
            <w:r>
              <w:rPr>
                <w:noProof/>
              </w:rPr>
              <w:instrText>HYPERLINK \l "_Toc51940504"</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2.2.7</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模式五：驾驶模式</w:t>
            </w:r>
            <w:r>
              <w:rPr>
                <w:noProof/>
                <w:webHidden/>
              </w:rPr>
              <w:tab/>
            </w:r>
            <w:r>
              <w:rPr>
                <w:noProof/>
                <w:webHidden/>
              </w:rPr>
              <w:fldChar w:fldCharType="begin"/>
            </w:r>
            <w:r>
              <w:rPr>
                <w:noProof/>
                <w:webHidden/>
              </w:rPr>
              <w:instrText xml:space="preserve"> PAGEREF _Toc51940504 \h </w:instrText>
            </w:r>
          </w:ins>
          <w:r>
            <w:rPr>
              <w:noProof/>
              <w:webHidden/>
            </w:rPr>
          </w:r>
          <w:r>
            <w:rPr>
              <w:noProof/>
              <w:webHidden/>
            </w:rPr>
            <w:fldChar w:fldCharType="separate"/>
          </w:r>
          <w:ins w:id="431" w:author="作者" w:date="2020-09-25T15:35:00Z">
            <w:r w:rsidR="004A336C">
              <w:rPr>
                <w:noProof/>
                <w:webHidden/>
              </w:rPr>
              <w:t>11</w:t>
            </w:r>
          </w:ins>
          <w:ins w:id="432" w:author="作者" w:date="2020-09-25T15:34:00Z">
            <w:r>
              <w:rPr>
                <w:noProof/>
                <w:webHidden/>
              </w:rPr>
              <w:fldChar w:fldCharType="end"/>
            </w:r>
            <w:r w:rsidRPr="008E60BE">
              <w:rPr>
                <w:rStyle w:val="aff6"/>
                <w:noProof/>
              </w:rPr>
              <w:fldChar w:fldCharType="end"/>
            </w:r>
          </w:ins>
        </w:p>
        <w:p w14:paraId="42C63F49" w14:textId="13A28686" w:rsidR="00CB126E" w:rsidRDefault="00CB126E">
          <w:pPr>
            <w:pStyle w:val="33"/>
            <w:tabs>
              <w:tab w:val="left" w:pos="1200"/>
              <w:tab w:val="right" w:leader="dot" w:pos="9890"/>
            </w:tabs>
            <w:rPr>
              <w:ins w:id="433" w:author="作者" w:date="2020-09-25T15:34:00Z"/>
              <w:rFonts w:eastAsiaTheme="minorEastAsia" w:cstheme="minorBidi"/>
              <w:i w:val="0"/>
              <w:iCs w:val="0"/>
              <w:noProof/>
              <w:kern w:val="2"/>
              <w:sz w:val="21"/>
              <w:szCs w:val="22"/>
            </w:rPr>
          </w:pPr>
          <w:ins w:id="434" w:author="作者" w:date="2020-09-25T15:34:00Z">
            <w:r w:rsidRPr="008E60BE">
              <w:rPr>
                <w:rStyle w:val="aff6"/>
                <w:noProof/>
              </w:rPr>
              <w:fldChar w:fldCharType="begin"/>
            </w:r>
            <w:r w:rsidRPr="008E60BE">
              <w:rPr>
                <w:rStyle w:val="aff6"/>
                <w:noProof/>
              </w:rPr>
              <w:instrText xml:space="preserve"> </w:instrText>
            </w:r>
            <w:r>
              <w:rPr>
                <w:noProof/>
              </w:rPr>
              <w:instrText>HYPERLINK \l "_Toc51940506"</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2.2.8</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模式六：休息模式</w:t>
            </w:r>
            <w:r>
              <w:rPr>
                <w:noProof/>
                <w:webHidden/>
              </w:rPr>
              <w:tab/>
            </w:r>
            <w:r>
              <w:rPr>
                <w:noProof/>
                <w:webHidden/>
              </w:rPr>
              <w:fldChar w:fldCharType="begin"/>
            </w:r>
            <w:r>
              <w:rPr>
                <w:noProof/>
                <w:webHidden/>
              </w:rPr>
              <w:instrText xml:space="preserve"> PAGEREF _Toc51940506 \h </w:instrText>
            </w:r>
          </w:ins>
          <w:r>
            <w:rPr>
              <w:noProof/>
              <w:webHidden/>
            </w:rPr>
          </w:r>
          <w:r>
            <w:rPr>
              <w:noProof/>
              <w:webHidden/>
            </w:rPr>
            <w:fldChar w:fldCharType="separate"/>
          </w:r>
          <w:ins w:id="435" w:author="作者" w:date="2020-09-25T15:35:00Z">
            <w:r w:rsidR="004A336C">
              <w:rPr>
                <w:noProof/>
                <w:webHidden/>
              </w:rPr>
              <w:t>11</w:t>
            </w:r>
          </w:ins>
          <w:ins w:id="436" w:author="作者" w:date="2020-09-25T15:34:00Z">
            <w:r>
              <w:rPr>
                <w:noProof/>
                <w:webHidden/>
              </w:rPr>
              <w:fldChar w:fldCharType="end"/>
            </w:r>
            <w:r w:rsidRPr="008E60BE">
              <w:rPr>
                <w:rStyle w:val="aff6"/>
                <w:noProof/>
              </w:rPr>
              <w:fldChar w:fldCharType="end"/>
            </w:r>
          </w:ins>
        </w:p>
        <w:p w14:paraId="4A76B800" w14:textId="03A46076" w:rsidR="00CB126E" w:rsidRDefault="00CB126E">
          <w:pPr>
            <w:pStyle w:val="33"/>
            <w:tabs>
              <w:tab w:val="left" w:pos="1200"/>
              <w:tab w:val="right" w:leader="dot" w:pos="9890"/>
            </w:tabs>
            <w:rPr>
              <w:ins w:id="437" w:author="作者" w:date="2020-09-25T15:34:00Z"/>
              <w:rFonts w:eastAsiaTheme="minorEastAsia" w:cstheme="minorBidi"/>
              <w:i w:val="0"/>
              <w:iCs w:val="0"/>
              <w:noProof/>
              <w:kern w:val="2"/>
              <w:sz w:val="21"/>
              <w:szCs w:val="22"/>
            </w:rPr>
          </w:pPr>
          <w:ins w:id="438" w:author="作者" w:date="2020-09-25T15:34:00Z">
            <w:r w:rsidRPr="008E60BE">
              <w:rPr>
                <w:rStyle w:val="aff6"/>
                <w:noProof/>
              </w:rPr>
              <w:fldChar w:fldCharType="begin"/>
            </w:r>
            <w:r w:rsidRPr="008E60BE">
              <w:rPr>
                <w:rStyle w:val="aff6"/>
                <w:noProof/>
              </w:rPr>
              <w:instrText xml:space="preserve"> </w:instrText>
            </w:r>
            <w:r>
              <w:rPr>
                <w:noProof/>
              </w:rPr>
              <w:instrText>HYPERLINK \l "_Toc51940507"</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2.2.9</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优先级</w:t>
            </w:r>
            <w:r>
              <w:rPr>
                <w:noProof/>
                <w:webHidden/>
              </w:rPr>
              <w:tab/>
            </w:r>
            <w:r>
              <w:rPr>
                <w:noProof/>
                <w:webHidden/>
              </w:rPr>
              <w:fldChar w:fldCharType="begin"/>
            </w:r>
            <w:r>
              <w:rPr>
                <w:noProof/>
                <w:webHidden/>
              </w:rPr>
              <w:instrText xml:space="preserve"> PAGEREF _Toc51940507 \h </w:instrText>
            </w:r>
          </w:ins>
          <w:r>
            <w:rPr>
              <w:noProof/>
              <w:webHidden/>
            </w:rPr>
          </w:r>
          <w:r>
            <w:rPr>
              <w:noProof/>
              <w:webHidden/>
            </w:rPr>
            <w:fldChar w:fldCharType="separate"/>
          </w:r>
          <w:ins w:id="439" w:author="作者" w:date="2020-09-25T15:35:00Z">
            <w:r w:rsidR="004A336C">
              <w:rPr>
                <w:noProof/>
                <w:webHidden/>
              </w:rPr>
              <w:t>12</w:t>
            </w:r>
          </w:ins>
          <w:ins w:id="440" w:author="作者" w:date="2020-09-25T15:34:00Z">
            <w:r>
              <w:rPr>
                <w:noProof/>
                <w:webHidden/>
              </w:rPr>
              <w:fldChar w:fldCharType="end"/>
            </w:r>
            <w:r w:rsidRPr="008E60BE">
              <w:rPr>
                <w:rStyle w:val="aff6"/>
                <w:noProof/>
              </w:rPr>
              <w:fldChar w:fldCharType="end"/>
            </w:r>
          </w:ins>
        </w:p>
        <w:p w14:paraId="477DA1BB" w14:textId="47CBA078" w:rsidR="00CB126E" w:rsidRDefault="00CB126E">
          <w:pPr>
            <w:pStyle w:val="33"/>
            <w:tabs>
              <w:tab w:val="left" w:pos="1400"/>
              <w:tab w:val="right" w:leader="dot" w:pos="9890"/>
            </w:tabs>
            <w:rPr>
              <w:ins w:id="441" w:author="作者" w:date="2020-09-25T15:34:00Z"/>
              <w:rFonts w:eastAsiaTheme="minorEastAsia" w:cstheme="minorBidi"/>
              <w:i w:val="0"/>
              <w:iCs w:val="0"/>
              <w:noProof/>
              <w:kern w:val="2"/>
              <w:sz w:val="21"/>
              <w:szCs w:val="22"/>
            </w:rPr>
          </w:pPr>
          <w:ins w:id="442" w:author="作者" w:date="2020-09-25T15:34:00Z">
            <w:r w:rsidRPr="008E60BE">
              <w:rPr>
                <w:rStyle w:val="aff6"/>
                <w:noProof/>
              </w:rPr>
              <w:fldChar w:fldCharType="begin"/>
            </w:r>
            <w:r w:rsidRPr="008E60BE">
              <w:rPr>
                <w:rStyle w:val="aff6"/>
                <w:noProof/>
              </w:rPr>
              <w:instrText xml:space="preserve"> </w:instrText>
            </w:r>
            <w:r>
              <w:rPr>
                <w:noProof/>
              </w:rPr>
              <w:instrText>HYPERLINK \l "_Toc51940771"</w:instrText>
            </w:r>
            <w:r w:rsidRPr="008E60BE">
              <w:rPr>
                <w:rStyle w:val="aff6"/>
                <w:noProof/>
              </w:rPr>
              <w:instrText xml:space="preserve"> </w:instrText>
            </w:r>
            <w:r w:rsidRPr="008E60BE">
              <w:rPr>
                <w:rStyle w:val="aff6"/>
                <w:noProof/>
              </w:rPr>
              <w:fldChar w:fldCharType="separate"/>
            </w:r>
            <w:r w:rsidRPr="008E60BE">
              <w:rPr>
                <w:rStyle w:val="aff6"/>
                <w:rFonts w:ascii="微软雅黑" w:eastAsia="微软雅黑" w:hAnsi="微软雅黑" w:cs="微软雅黑"/>
                <w:noProof/>
              </w:rPr>
              <w:t>2.2.10</w:t>
            </w:r>
            <w:r>
              <w:rPr>
                <w:rFonts w:eastAsiaTheme="minorEastAsia" w:cstheme="minorBidi"/>
                <w:i w:val="0"/>
                <w:iCs w:val="0"/>
                <w:noProof/>
                <w:kern w:val="2"/>
                <w:sz w:val="21"/>
                <w:szCs w:val="22"/>
              </w:rPr>
              <w:tab/>
            </w:r>
            <w:r w:rsidRPr="008E60BE">
              <w:rPr>
                <w:rStyle w:val="aff6"/>
                <w:rFonts w:ascii="微软雅黑" w:eastAsia="微软雅黑" w:hAnsi="微软雅黑" w:cs="微软雅黑"/>
                <w:noProof/>
              </w:rPr>
              <w:t>颜色亮度定义</w:t>
            </w:r>
            <w:r>
              <w:rPr>
                <w:noProof/>
                <w:webHidden/>
              </w:rPr>
              <w:tab/>
            </w:r>
            <w:r>
              <w:rPr>
                <w:noProof/>
                <w:webHidden/>
              </w:rPr>
              <w:fldChar w:fldCharType="begin"/>
            </w:r>
            <w:r>
              <w:rPr>
                <w:noProof/>
                <w:webHidden/>
              </w:rPr>
              <w:instrText xml:space="preserve"> PAGEREF _Toc51940771 \h </w:instrText>
            </w:r>
          </w:ins>
          <w:r>
            <w:rPr>
              <w:noProof/>
              <w:webHidden/>
            </w:rPr>
          </w:r>
          <w:r>
            <w:rPr>
              <w:noProof/>
              <w:webHidden/>
            </w:rPr>
            <w:fldChar w:fldCharType="separate"/>
          </w:r>
          <w:ins w:id="443" w:author="作者" w:date="2020-09-25T15:35:00Z">
            <w:r w:rsidR="004A336C">
              <w:rPr>
                <w:noProof/>
                <w:webHidden/>
              </w:rPr>
              <w:t>14</w:t>
            </w:r>
          </w:ins>
          <w:ins w:id="444" w:author="作者" w:date="2020-09-25T15:34:00Z">
            <w:r>
              <w:rPr>
                <w:noProof/>
                <w:webHidden/>
              </w:rPr>
              <w:fldChar w:fldCharType="end"/>
            </w:r>
            <w:r w:rsidRPr="008E60BE">
              <w:rPr>
                <w:rStyle w:val="aff6"/>
                <w:noProof/>
              </w:rPr>
              <w:fldChar w:fldCharType="end"/>
            </w:r>
          </w:ins>
        </w:p>
        <w:p w14:paraId="39B25295" w14:textId="51977838" w:rsidR="00CB126E" w:rsidRDefault="00CB126E">
          <w:pPr>
            <w:pStyle w:val="11"/>
            <w:rPr>
              <w:ins w:id="445" w:author="作者" w:date="2020-09-25T15:34:00Z"/>
              <w:rFonts w:eastAsiaTheme="minorEastAsia" w:cstheme="minorBidi"/>
              <w:b w:val="0"/>
              <w:bCs w:val="0"/>
              <w:caps w:val="0"/>
              <w:noProof/>
              <w:kern w:val="2"/>
              <w:sz w:val="21"/>
              <w:szCs w:val="22"/>
            </w:rPr>
          </w:pPr>
          <w:ins w:id="446" w:author="作者" w:date="2020-09-25T15:34:00Z">
            <w:r w:rsidRPr="008E60BE">
              <w:rPr>
                <w:rStyle w:val="aff6"/>
                <w:noProof/>
              </w:rPr>
              <w:fldChar w:fldCharType="begin"/>
            </w:r>
            <w:r w:rsidRPr="008E60BE">
              <w:rPr>
                <w:rStyle w:val="aff6"/>
                <w:noProof/>
              </w:rPr>
              <w:instrText xml:space="preserve"> </w:instrText>
            </w:r>
            <w:r>
              <w:rPr>
                <w:noProof/>
              </w:rPr>
              <w:instrText>HYPERLINK \l "_Toc51940821"</w:instrText>
            </w:r>
            <w:r w:rsidRPr="008E60BE">
              <w:rPr>
                <w:rStyle w:val="aff6"/>
                <w:noProof/>
              </w:rPr>
              <w:instrText xml:space="preserve"> </w:instrText>
            </w:r>
            <w:r w:rsidRPr="008E60BE">
              <w:rPr>
                <w:rStyle w:val="aff6"/>
                <w:noProof/>
              </w:rPr>
              <w:fldChar w:fldCharType="separate"/>
            </w:r>
            <w:r w:rsidRPr="008E60BE">
              <w:rPr>
                <w:rStyle w:val="aff6"/>
                <w:rFonts w:ascii="微软雅黑" w:hAnsi="微软雅黑"/>
                <w:noProof/>
              </w:rPr>
              <w:t>3</w:t>
            </w:r>
            <w:r>
              <w:rPr>
                <w:rFonts w:eastAsiaTheme="minorEastAsia" w:cstheme="minorBidi"/>
                <w:b w:val="0"/>
                <w:bCs w:val="0"/>
                <w:caps w:val="0"/>
                <w:noProof/>
                <w:kern w:val="2"/>
                <w:sz w:val="21"/>
                <w:szCs w:val="22"/>
              </w:rPr>
              <w:tab/>
            </w:r>
            <w:r w:rsidRPr="008E60BE">
              <w:rPr>
                <w:rStyle w:val="aff6"/>
                <w:rFonts w:ascii="微软雅黑" w:hAnsi="微软雅黑"/>
                <w:noProof/>
              </w:rPr>
              <w:t>系统边界</w:t>
            </w:r>
            <w:r>
              <w:rPr>
                <w:noProof/>
                <w:webHidden/>
              </w:rPr>
              <w:tab/>
            </w:r>
            <w:r>
              <w:rPr>
                <w:noProof/>
                <w:webHidden/>
              </w:rPr>
              <w:fldChar w:fldCharType="begin"/>
            </w:r>
            <w:r>
              <w:rPr>
                <w:noProof/>
                <w:webHidden/>
              </w:rPr>
              <w:instrText xml:space="preserve"> PAGEREF _Toc51940821 \h </w:instrText>
            </w:r>
          </w:ins>
          <w:r>
            <w:rPr>
              <w:noProof/>
              <w:webHidden/>
            </w:rPr>
          </w:r>
          <w:r>
            <w:rPr>
              <w:noProof/>
              <w:webHidden/>
            </w:rPr>
            <w:fldChar w:fldCharType="separate"/>
          </w:r>
          <w:ins w:id="447" w:author="作者" w:date="2020-09-25T15:35:00Z">
            <w:r w:rsidR="004A336C">
              <w:rPr>
                <w:noProof/>
                <w:webHidden/>
              </w:rPr>
              <w:t>15</w:t>
            </w:r>
          </w:ins>
          <w:ins w:id="448" w:author="作者" w:date="2020-09-25T15:34:00Z">
            <w:r>
              <w:rPr>
                <w:noProof/>
                <w:webHidden/>
              </w:rPr>
              <w:fldChar w:fldCharType="end"/>
            </w:r>
            <w:r w:rsidRPr="008E60BE">
              <w:rPr>
                <w:rStyle w:val="aff6"/>
                <w:noProof/>
              </w:rPr>
              <w:fldChar w:fldCharType="end"/>
            </w:r>
          </w:ins>
        </w:p>
        <w:p w14:paraId="4FBC1619" w14:textId="1FAD0045" w:rsidR="000B17C3" w:rsidDel="00CB126E" w:rsidRDefault="000B17C3">
          <w:pPr>
            <w:pStyle w:val="11"/>
            <w:rPr>
              <w:ins w:id="449" w:author="作者" w:date="2020-09-25T15:24:00Z"/>
              <w:del w:id="450" w:author="作者" w:date="2020-09-25T15:34:00Z"/>
              <w:rFonts w:eastAsiaTheme="minorEastAsia" w:cstheme="minorBidi"/>
              <w:b w:val="0"/>
              <w:bCs w:val="0"/>
              <w:caps w:val="0"/>
              <w:noProof/>
              <w:kern w:val="2"/>
              <w:sz w:val="21"/>
              <w:szCs w:val="22"/>
            </w:rPr>
          </w:pPr>
          <w:ins w:id="451" w:author="作者" w:date="2020-09-25T15:24:00Z">
            <w:del w:id="452" w:author="作者" w:date="2020-09-25T15:34:00Z">
              <w:r w:rsidRPr="004A336C" w:rsidDel="00CB126E">
                <w:rPr>
                  <w:rStyle w:val="aff6"/>
                  <w:rFonts w:ascii="微软雅黑" w:hAnsi="微软雅黑"/>
                  <w:b w:val="0"/>
                  <w:bCs w:val="0"/>
                  <w:caps w:val="0"/>
                  <w:noProof/>
                  <w:rPrChange w:id="453" w:author="作者" w:date="2020-09-25T15:34:00Z">
                    <w:rPr>
                      <w:rStyle w:val="aff6"/>
                      <w:rFonts w:ascii="微软雅黑" w:hAnsi="微软雅黑"/>
                      <w:b w:val="0"/>
                      <w:bCs w:val="0"/>
                      <w:caps w:val="0"/>
                    </w:rPr>
                  </w:rPrChange>
                </w:rPr>
                <w:delText>1</w:delText>
              </w:r>
              <w:r w:rsidDel="00CB126E">
                <w:rPr>
                  <w:rFonts w:eastAsiaTheme="minorEastAsia" w:cstheme="minorBidi"/>
                  <w:b w:val="0"/>
                  <w:bCs w:val="0"/>
                  <w:caps w:val="0"/>
                  <w:noProof/>
                  <w:kern w:val="2"/>
                  <w:sz w:val="21"/>
                  <w:szCs w:val="22"/>
                </w:rPr>
                <w:tab/>
              </w:r>
              <w:r w:rsidRPr="004A336C" w:rsidDel="00CB126E">
                <w:rPr>
                  <w:rStyle w:val="aff6"/>
                  <w:rFonts w:ascii="微软雅黑" w:hAnsi="微软雅黑"/>
                  <w:b w:val="0"/>
                  <w:bCs w:val="0"/>
                  <w:caps w:val="0"/>
                  <w:noProof/>
                  <w:rPrChange w:id="454" w:author="作者" w:date="2020-09-25T15:34:00Z">
                    <w:rPr>
                      <w:rStyle w:val="aff6"/>
                      <w:rFonts w:ascii="微软雅黑" w:hAnsi="微软雅黑"/>
                      <w:b w:val="0"/>
                      <w:bCs w:val="0"/>
                      <w:caps w:val="0"/>
                    </w:rPr>
                  </w:rPrChange>
                </w:rPr>
                <w:delText>需求介绍</w:delText>
              </w:r>
              <w:r w:rsidDel="00CB126E">
                <w:rPr>
                  <w:noProof/>
                  <w:webHidden/>
                </w:rPr>
                <w:tab/>
              </w:r>
            </w:del>
          </w:ins>
        </w:p>
        <w:p w14:paraId="7DA88E87" w14:textId="3914E00E" w:rsidR="000B17C3" w:rsidDel="00CB126E" w:rsidRDefault="000B17C3">
          <w:pPr>
            <w:pStyle w:val="11"/>
            <w:rPr>
              <w:ins w:id="455" w:author="作者" w:date="2020-09-25T15:24:00Z"/>
              <w:del w:id="456" w:author="作者" w:date="2020-09-25T15:34:00Z"/>
              <w:rFonts w:eastAsiaTheme="minorEastAsia" w:cstheme="minorBidi"/>
              <w:b w:val="0"/>
              <w:bCs w:val="0"/>
              <w:caps w:val="0"/>
              <w:noProof/>
              <w:kern w:val="2"/>
              <w:sz w:val="21"/>
              <w:szCs w:val="22"/>
            </w:rPr>
          </w:pPr>
          <w:ins w:id="457" w:author="作者" w:date="2020-09-25T15:24:00Z">
            <w:del w:id="458" w:author="作者" w:date="2020-09-25T15:34:00Z">
              <w:r w:rsidRPr="004A336C" w:rsidDel="00CB126E">
                <w:rPr>
                  <w:rStyle w:val="aff6"/>
                  <w:rFonts w:ascii="微软雅黑" w:hAnsi="微软雅黑"/>
                  <w:b w:val="0"/>
                  <w:bCs w:val="0"/>
                  <w:caps w:val="0"/>
                  <w:noProof/>
                  <w:rPrChange w:id="459" w:author="作者" w:date="2020-09-25T15:34:00Z">
                    <w:rPr>
                      <w:rStyle w:val="aff6"/>
                      <w:rFonts w:ascii="微软雅黑" w:hAnsi="微软雅黑"/>
                      <w:b w:val="0"/>
                      <w:bCs w:val="0"/>
                      <w:caps w:val="0"/>
                    </w:rPr>
                  </w:rPrChange>
                </w:rPr>
                <w:delText>2</w:delText>
              </w:r>
              <w:r w:rsidDel="00CB126E">
                <w:rPr>
                  <w:rFonts w:eastAsiaTheme="minorEastAsia" w:cstheme="minorBidi"/>
                  <w:b w:val="0"/>
                  <w:bCs w:val="0"/>
                  <w:caps w:val="0"/>
                  <w:noProof/>
                  <w:kern w:val="2"/>
                  <w:sz w:val="21"/>
                  <w:szCs w:val="22"/>
                </w:rPr>
                <w:tab/>
              </w:r>
              <w:r w:rsidRPr="004A336C" w:rsidDel="00CB126E">
                <w:rPr>
                  <w:rStyle w:val="aff6"/>
                  <w:rFonts w:ascii="微软雅黑" w:hAnsi="微软雅黑"/>
                  <w:b w:val="0"/>
                  <w:bCs w:val="0"/>
                  <w:caps w:val="0"/>
                  <w:noProof/>
                  <w:rPrChange w:id="460" w:author="作者" w:date="2020-09-25T15:34:00Z">
                    <w:rPr>
                      <w:rStyle w:val="aff6"/>
                      <w:rFonts w:ascii="微软雅黑" w:hAnsi="微软雅黑"/>
                      <w:b w:val="0"/>
                      <w:bCs w:val="0"/>
                      <w:caps w:val="0"/>
                    </w:rPr>
                  </w:rPrChange>
                </w:rPr>
                <w:delText>需求内容</w:delText>
              </w:r>
              <w:r w:rsidDel="00CB126E">
                <w:rPr>
                  <w:noProof/>
                  <w:webHidden/>
                </w:rPr>
                <w:tab/>
              </w:r>
            </w:del>
          </w:ins>
        </w:p>
        <w:p w14:paraId="4670BBE4" w14:textId="66C6C5F1" w:rsidR="000B17C3" w:rsidDel="00CB126E" w:rsidRDefault="000B17C3">
          <w:pPr>
            <w:pStyle w:val="23"/>
            <w:tabs>
              <w:tab w:val="left" w:pos="800"/>
              <w:tab w:val="right" w:leader="dot" w:pos="9890"/>
            </w:tabs>
            <w:rPr>
              <w:ins w:id="461" w:author="作者" w:date="2020-09-25T15:24:00Z"/>
              <w:del w:id="462" w:author="作者" w:date="2020-09-25T15:34:00Z"/>
              <w:rFonts w:eastAsiaTheme="minorEastAsia" w:cstheme="minorBidi"/>
              <w:smallCaps w:val="0"/>
              <w:noProof/>
              <w:kern w:val="2"/>
              <w:sz w:val="21"/>
              <w:szCs w:val="22"/>
            </w:rPr>
          </w:pPr>
          <w:ins w:id="463" w:author="作者" w:date="2020-09-25T15:24:00Z">
            <w:del w:id="464" w:author="作者" w:date="2020-09-25T15:34:00Z">
              <w:r w:rsidRPr="004A336C" w:rsidDel="00CB126E">
                <w:rPr>
                  <w:rStyle w:val="aff6"/>
                  <w:rFonts w:eastAsia="微软雅黑" w:cs="Arial"/>
                  <w:smallCaps w:val="0"/>
                  <w:noProof/>
                  <w:rPrChange w:id="465" w:author="作者" w:date="2020-09-25T15:34:00Z">
                    <w:rPr>
                      <w:rStyle w:val="aff6"/>
                      <w:rFonts w:eastAsia="微软雅黑" w:cs="Arial"/>
                      <w:smallCaps w:val="0"/>
                    </w:rPr>
                  </w:rPrChange>
                </w:rPr>
                <w:delText>2.1</w:delText>
              </w:r>
              <w:r w:rsidDel="00CB126E">
                <w:rPr>
                  <w:rFonts w:eastAsiaTheme="minorEastAsia" w:cstheme="minorBidi"/>
                  <w:smallCaps w:val="0"/>
                  <w:noProof/>
                  <w:kern w:val="2"/>
                  <w:sz w:val="21"/>
                  <w:szCs w:val="22"/>
                </w:rPr>
                <w:tab/>
              </w:r>
              <w:r w:rsidRPr="004A336C" w:rsidDel="00CB126E">
                <w:rPr>
                  <w:rStyle w:val="aff6"/>
                  <w:rFonts w:ascii="微软雅黑" w:eastAsia="微软雅黑" w:hAnsi="微软雅黑" w:cs="Arial"/>
                  <w:smallCaps w:val="0"/>
                  <w:noProof/>
                  <w:rPrChange w:id="466" w:author="作者" w:date="2020-09-25T15:34:00Z">
                    <w:rPr>
                      <w:rStyle w:val="aff6"/>
                      <w:rFonts w:ascii="微软雅黑" w:eastAsia="微软雅黑" w:hAnsi="微软雅黑" w:cs="Arial"/>
                      <w:smallCaps w:val="0"/>
                    </w:rPr>
                  </w:rPrChange>
                </w:rPr>
                <w:delText>车型配置及差异</w:delText>
              </w:r>
              <w:r w:rsidDel="00CB126E">
                <w:rPr>
                  <w:noProof/>
                  <w:webHidden/>
                </w:rPr>
                <w:tab/>
              </w:r>
            </w:del>
          </w:ins>
        </w:p>
        <w:p w14:paraId="6DE4F490" w14:textId="6C0DC528" w:rsidR="000B17C3" w:rsidDel="00CB126E" w:rsidRDefault="000B17C3">
          <w:pPr>
            <w:pStyle w:val="23"/>
            <w:tabs>
              <w:tab w:val="left" w:pos="800"/>
              <w:tab w:val="right" w:leader="dot" w:pos="9890"/>
            </w:tabs>
            <w:rPr>
              <w:ins w:id="467" w:author="作者" w:date="2020-09-25T15:24:00Z"/>
              <w:del w:id="468" w:author="作者" w:date="2020-09-25T15:34:00Z"/>
              <w:rFonts w:eastAsiaTheme="minorEastAsia" w:cstheme="minorBidi"/>
              <w:smallCaps w:val="0"/>
              <w:noProof/>
              <w:kern w:val="2"/>
              <w:sz w:val="21"/>
              <w:szCs w:val="22"/>
            </w:rPr>
          </w:pPr>
          <w:ins w:id="469" w:author="作者" w:date="2020-09-25T15:24:00Z">
            <w:del w:id="470" w:author="作者" w:date="2020-09-25T15:34:00Z">
              <w:r w:rsidRPr="004A336C" w:rsidDel="00CB126E">
                <w:rPr>
                  <w:rStyle w:val="aff6"/>
                  <w:rFonts w:eastAsia="微软雅黑" w:cs="Arial"/>
                  <w:smallCaps w:val="0"/>
                  <w:noProof/>
                  <w:rPrChange w:id="471" w:author="作者" w:date="2020-09-25T15:34:00Z">
                    <w:rPr>
                      <w:rStyle w:val="aff6"/>
                      <w:rFonts w:eastAsia="微软雅黑" w:cs="Arial"/>
                      <w:smallCaps w:val="0"/>
                    </w:rPr>
                  </w:rPrChange>
                </w:rPr>
                <w:delText>2.2</w:delText>
              </w:r>
              <w:r w:rsidDel="00CB126E">
                <w:rPr>
                  <w:rFonts w:eastAsiaTheme="minorEastAsia" w:cstheme="minorBidi"/>
                  <w:smallCaps w:val="0"/>
                  <w:noProof/>
                  <w:kern w:val="2"/>
                  <w:sz w:val="21"/>
                  <w:szCs w:val="22"/>
                </w:rPr>
                <w:tab/>
              </w:r>
              <w:r w:rsidRPr="004A336C" w:rsidDel="00CB126E">
                <w:rPr>
                  <w:rStyle w:val="aff6"/>
                  <w:rFonts w:ascii="微软雅黑" w:eastAsia="微软雅黑" w:hAnsi="微软雅黑" w:cs="Arial"/>
                  <w:smallCaps w:val="0"/>
                  <w:noProof/>
                  <w:rPrChange w:id="472" w:author="作者" w:date="2020-09-25T15:34:00Z">
                    <w:rPr>
                      <w:rStyle w:val="aff6"/>
                      <w:rFonts w:ascii="微软雅黑" w:eastAsia="微软雅黑" w:hAnsi="微软雅黑" w:cs="Arial"/>
                      <w:smallCaps w:val="0"/>
                    </w:rPr>
                  </w:rPrChange>
                </w:rPr>
                <w:delText>功能描述</w:delText>
              </w:r>
              <w:r w:rsidDel="00CB126E">
                <w:rPr>
                  <w:noProof/>
                  <w:webHidden/>
                </w:rPr>
                <w:tab/>
              </w:r>
            </w:del>
          </w:ins>
        </w:p>
        <w:p w14:paraId="0387373F" w14:textId="08DC4011" w:rsidR="000B17C3" w:rsidDel="00CB126E" w:rsidRDefault="000B17C3">
          <w:pPr>
            <w:pStyle w:val="33"/>
            <w:tabs>
              <w:tab w:val="left" w:pos="1200"/>
              <w:tab w:val="right" w:leader="dot" w:pos="9890"/>
            </w:tabs>
            <w:rPr>
              <w:ins w:id="473" w:author="作者" w:date="2020-09-25T15:24:00Z"/>
              <w:del w:id="474" w:author="作者" w:date="2020-09-25T15:34:00Z"/>
              <w:rFonts w:eastAsiaTheme="minorEastAsia" w:cstheme="minorBidi"/>
              <w:i w:val="0"/>
              <w:iCs w:val="0"/>
              <w:noProof/>
              <w:kern w:val="2"/>
              <w:sz w:val="21"/>
              <w:szCs w:val="22"/>
            </w:rPr>
          </w:pPr>
          <w:ins w:id="475" w:author="作者" w:date="2020-09-25T15:24:00Z">
            <w:del w:id="476" w:author="作者" w:date="2020-09-25T15:34:00Z">
              <w:r w:rsidRPr="004A336C" w:rsidDel="00CB126E">
                <w:rPr>
                  <w:rStyle w:val="aff6"/>
                  <w:rFonts w:ascii="微软雅黑" w:eastAsia="微软雅黑" w:hAnsi="微软雅黑"/>
                  <w:i w:val="0"/>
                  <w:iCs w:val="0"/>
                  <w:noProof/>
                  <w:rPrChange w:id="477" w:author="作者" w:date="2020-09-25T15:34:00Z">
                    <w:rPr>
                      <w:rStyle w:val="aff6"/>
                      <w:rFonts w:ascii="微软雅黑" w:eastAsia="微软雅黑" w:hAnsi="微软雅黑"/>
                      <w:i w:val="0"/>
                      <w:iCs w:val="0"/>
                    </w:rPr>
                  </w:rPrChange>
                </w:rPr>
                <w:delText>2.2.1</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i w:val="0"/>
                  <w:iCs w:val="0"/>
                  <w:noProof/>
                  <w:rPrChange w:id="478" w:author="作者" w:date="2020-09-25T15:34:00Z">
                    <w:rPr>
                      <w:rStyle w:val="aff6"/>
                      <w:rFonts w:ascii="微软雅黑" w:eastAsia="微软雅黑" w:hAnsi="微软雅黑"/>
                      <w:i w:val="0"/>
                      <w:iCs w:val="0"/>
                    </w:rPr>
                  </w:rPrChange>
                </w:rPr>
                <w:delText>功能架构</w:delText>
              </w:r>
              <w:r w:rsidDel="00CB126E">
                <w:rPr>
                  <w:noProof/>
                  <w:webHidden/>
                </w:rPr>
                <w:tab/>
              </w:r>
            </w:del>
          </w:ins>
        </w:p>
        <w:p w14:paraId="755F13F8" w14:textId="5BA6D8F2" w:rsidR="000B17C3" w:rsidDel="00CB126E" w:rsidRDefault="000B17C3">
          <w:pPr>
            <w:pStyle w:val="33"/>
            <w:tabs>
              <w:tab w:val="left" w:pos="1200"/>
              <w:tab w:val="right" w:leader="dot" w:pos="9890"/>
            </w:tabs>
            <w:rPr>
              <w:ins w:id="479" w:author="作者" w:date="2020-09-25T15:24:00Z"/>
              <w:del w:id="480" w:author="作者" w:date="2020-09-25T15:34:00Z"/>
              <w:rFonts w:eastAsiaTheme="minorEastAsia" w:cstheme="minorBidi"/>
              <w:i w:val="0"/>
              <w:iCs w:val="0"/>
              <w:noProof/>
              <w:kern w:val="2"/>
              <w:sz w:val="21"/>
              <w:szCs w:val="22"/>
            </w:rPr>
          </w:pPr>
          <w:ins w:id="481" w:author="作者" w:date="2020-09-25T15:24:00Z">
            <w:del w:id="482" w:author="作者" w:date="2020-09-25T15:34:00Z">
              <w:r w:rsidRPr="004A336C" w:rsidDel="00CB126E">
                <w:rPr>
                  <w:rStyle w:val="aff6"/>
                  <w:rFonts w:ascii="微软雅黑" w:eastAsia="微软雅黑" w:hAnsi="微软雅黑" w:cs="微软雅黑"/>
                  <w:i w:val="0"/>
                  <w:iCs w:val="0"/>
                  <w:noProof/>
                  <w:rPrChange w:id="483" w:author="作者" w:date="2020-09-25T15:34:00Z">
                    <w:rPr>
                      <w:rStyle w:val="aff6"/>
                      <w:rFonts w:ascii="微软雅黑" w:eastAsia="微软雅黑" w:hAnsi="微软雅黑" w:cs="微软雅黑"/>
                      <w:i w:val="0"/>
                      <w:iCs w:val="0"/>
                    </w:rPr>
                  </w:rPrChange>
                </w:rPr>
                <w:delText>2.2.2</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484" w:author="作者" w:date="2020-09-25T15:34:00Z">
                    <w:rPr>
                      <w:rStyle w:val="aff6"/>
                      <w:rFonts w:ascii="微软雅黑" w:eastAsia="微软雅黑" w:hAnsi="微软雅黑" w:cs="微软雅黑"/>
                      <w:i w:val="0"/>
                      <w:iCs w:val="0"/>
                    </w:rPr>
                  </w:rPrChange>
                </w:rPr>
                <w:delText>功能入口</w:delText>
              </w:r>
              <w:r w:rsidDel="00CB126E">
                <w:rPr>
                  <w:noProof/>
                  <w:webHidden/>
                </w:rPr>
                <w:tab/>
              </w:r>
            </w:del>
          </w:ins>
        </w:p>
        <w:p w14:paraId="5B8E181D" w14:textId="148CD1B4" w:rsidR="000B17C3" w:rsidDel="00CB126E" w:rsidRDefault="000B17C3">
          <w:pPr>
            <w:pStyle w:val="33"/>
            <w:tabs>
              <w:tab w:val="left" w:pos="1200"/>
              <w:tab w:val="right" w:leader="dot" w:pos="9890"/>
            </w:tabs>
            <w:rPr>
              <w:ins w:id="485" w:author="作者" w:date="2020-09-25T15:24:00Z"/>
              <w:del w:id="486" w:author="作者" w:date="2020-09-25T15:34:00Z"/>
              <w:rFonts w:eastAsiaTheme="minorEastAsia" w:cstheme="minorBidi"/>
              <w:i w:val="0"/>
              <w:iCs w:val="0"/>
              <w:noProof/>
              <w:kern w:val="2"/>
              <w:sz w:val="21"/>
              <w:szCs w:val="22"/>
            </w:rPr>
          </w:pPr>
          <w:ins w:id="487" w:author="作者" w:date="2020-09-25T15:24:00Z">
            <w:del w:id="488" w:author="作者" w:date="2020-09-25T15:34:00Z">
              <w:r w:rsidRPr="004A336C" w:rsidDel="00CB126E">
                <w:rPr>
                  <w:rStyle w:val="aff6"/>
                  <w:rFonts w:ascii="微软雅黑" w:eastAsia="微软雅黑" w:hAnsi="微软雅黑" w:cs="微软雅黑"/>
                  <w:i w:val="0"/>
                  <w:iCs w:val="0"/>
                  <w:noProof/>
                  <w:rPrChange w:id="489" w:author="作者" w:date="2020-09-25T15:34:00Z">
                    <w:rPr>
                      <w:rStyle w:val="aff6"/>
                      <w:rFonts w:ascii="微软雅黑" w:eastAsia="微软雅黑" w:hAnsi="微软雅黑" w:cs="微软雅黑"/>
                      <w:i w:val="0"/>
                      <w:iCs w:val="0"/>
                    </w:rPr>
                  </w:rPrChange>
                </w:rPr>
                <w:delText>2.2.3</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490" w:author="作者" w:date="2020-09-25T15:34:00Z">
                    <w:rPr>
                      <w:rStyle w:val="aff6"/>
                      <w:rFonts w:ascii="微软雅黑" w:eastAsia="微软雅黑" w:hAnsi="微软雅黑" w:cs="微软雅黑"/>
                      <w:i w:val="0"/>
                      <w:iCs w:val="0"/>
                    </w:rPr>
                  </w:rPrChange>
                </w:rPr>
                <w:delText>模式一：静态模式</w:delText>
              </w:r>
              <w:r w:rsidDel="00CB126E">
                <w:rPr>
                  <w:noProof/>
                  <w:webHidden/>
                </w:rPr>
                <w:tab/>
              </w:r>
            </w:del>
          </w:ins>
        </w:p>
        <w:p w14:paraId="753FF6A9" w14:textId="3A911076" w:rsidR="000B17C3" w:rsidDel="00CB126E" w:rsidRDefault="000B17C3">
          <w:pPr>
            <w:pStyle w:val="33"/>
            <w:tabs>
              <w:tab w:val="left" w:pos="1200"/>
              <w:tab w:val="right" w:leader="dot" w:pos="9890"/>
            </w:tabs>
            <w:rPr>
              <w:ins w:id="491" w:author="作者" w:date="2020-09-25T15:24:00Z"/>
              <w:del w:id="492" w:author="作者" w:date="2020-09-25T15:34:00Z"/>
              <w:rFonts w:eastAsiaTheme="minorEastAsia" w:cstheme="minorBidi"/>
              <w:i w:val="0"/>
              <w:iCs w:val="0"/>
              <w:noProof/>
              <w:kern w:val="2"/>
              <w:sz w:val="21"/>
              <w:szCs w:val="22"/>
            </w:rPr>
          </w:pPr>
          <w:ins w:id="493" w:author="作者" w:date="2020-09-25T15:24:00Z">
            <w:del w:id="494" w:author="作者" w:date="2020-09-25T15:34:00Z">
              <w:r w:rsidRPr="004A336C" w:rsidDel="00CB126E">
                <w:rPr>
                  <w:rStyle w:val="aff6"/>
                  <w:rFonts w:ascii="微软雅黑" w:eastAsia="微软雅黑" w:hAnsi="微软雅黑" w:cs="微软雅黑"/>
                  <w:i w:val="0"/>
                  <w:iCs w:val="0"/>
                  <w:noProof/>
                  <w:rPrChange w:id="495" w:author="作者" w:date="2020-09-25T15:34:00Z">
                    <w:rPr>
                      <w:rStyle w:val="aff6"/>
                      <w:rFonts w:ascii="微软雅黑" w:eastAsia="微软雅黑" w:hAnsi="微软雅黑" w:cs="微软雅黑"/>
                      <w:i w:val="0"/>
                      <w:iCs w:val="0"/>
                    </w:rPr>
                  </w:rPrChange>
                </w:rPr>
                <w:delText>2.2.4</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496" w:author="作者" w:date="2020-09-25T15:34:00Z">
                    <w:rPr>
                      <w:rStyle w:val="aff6"/>
                      <w:rFonts w:ascii="微软雅黑" w:eastAsia="微软雅黑" w:hAnsi="微软雅黑" w:cs="微软雅黑"/>
                      <w:i w:val="0"/>
                      <w:iCs w:val="0"/>
                    </w:rPr>
                  </w:rPrChange>
                </w:rPr>
                <w:delText>模式二：动态模式</w:delText>
              </w:r>
              <w:r w:rsidDel="00CB126E">
                <w:rPr>
                  <w:noProof/>
                  <w:webHidden/>
                </w:rPr>
                <w:tab/>
              </w:r>
            </w:del>
          </w:ins>
        </w:p>
        <w:p w14:paraId="31E6A157" w14:textId="22A38CD2" w:rsidR="000B17C3" w:rsidDel="00CB126E" w:rsidRDefault="000B17C3">
          <w:pPr>
            <w:pStyle w:val="33"/>
            <w:tabs>
              <w:tab w:val="left" w:pos="1200"/>
              <w:tab w:val="right" w:leader="dot" w:pos="9890"/>
            </w:tabs>
            <w:rPr>
              <w:ins w:id="497" w:author="作者" w:date="2020-09-25T15:24:00Z"/>
              <w:del w:id="498" w:author="作者" w:date="2020-09-25T15:34:00Z"/>
              <w:rFonts w:eastAsiaTheme="minorEastAsia" w:cstheme="minorBidi"/>
              <w:i w:val="0"/>
              <w:iCs w:val="0"/>
              <w:noProof/>
              <w:kern w:val="2"/>
              <w:sz w:val="21"/>
              <w:szCs w:val="22"/>
            </w:rPr>
          </w:pPr>
          <w:ins w:id="499" w:author="作者" w:date="2020-09-25T15:24:00Z">
            <w:del w:id="500" w:author="作者" w:date="2020-09-25T15:34:00Z">
              <w:r w:rsidRPr="004A336C" w:rsidDel="00CB126E">
                <w:rPr>
                  <w:rStyle w:val="aff6"/>
                  <w:rFonts w:ascii="微软雅黑" w:eastAsia="微软雅黑" w:hAnsi="微软雅黑" w:cs="微软雅黑"/>
                  <w:i w:val="0"/>
                  <w:iCs w:val="0"/>
                  <w:noProof/>
                  <w:rPrChange w:id="501" w:author="作者" w:date="2020-09-25T15:34:00Z">
                    <w:rPr>
                      <w:rStyle w:val="aff6"/>
                      <w:rFonts w:ascii="微软雅黑" w:eastAsia="微软雅黑" w:hAnsi="微软雅黑" w:cs="微软雅黑"/>
                      <w:i w:val="0"/>
                      <w:iCs w:val="0"/>
                    </w:rPr>
                  </w:rPrChange>
                </w:rPr>
                <w:delText>2.2.5</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502" w:author="作者" w:date="2020-09-25T15:34:00Z">
                    <w:rPr>
                      <w:rStyle w:val="aff6"/>
                      <w:rFonts w:ascii="微软雅黑" w:eastAsia="微软雅黑" w:hAnsi="微软雅黑" w:cs="微软雅黑"/>
                      <w:i w:val="0"/>
                      <w:iCs w:val="0"/>
                    </w:rPr>
                  </w:rPrChange>
                </w:rPr>
                <w:delText>模式三：自定义模式</w:delText>
              </w:r>
              <w:r w:rsidDel="00CB126E">
                <w:rPr>
                  <w:noProof/>
                  <w:webHidden/>
                </w:rPr>
                <w:tab/>
              </w:r>
            </w:del>
          </w:ins>
        </w:p>
        <w:p w14:paraId="77C84877" w14:textId="5CBB291F" w:rsidR="000B17C3" w:rsidDel="00CB126E" w:rsidRDefault="000B17C3">
          <w:pPr>
            <w:pStyle w:val="33"/>
            <w:tabs>
              <w:tab w:val="left" w:pos="1200"/>
              <w:tab w:val="right" w:leader="dot" w:pos="9890"/>
            </w:tabs>
            <w:rPr>
              <w:ins w:id="503" w:author="作者" w:date="2020-09-25T15:24:00Z"/>
              <w:del w:id="504" w:author="作者" w:date="2020-09-25T15:34:00Z"/>
              <w:rFonts w:eastAsiaTheme="minorEastAsia" w:cstheme="minorBidi"/>
              <w:i w:val="0"/>
              <w:iCs w:val="0"/>
              <w:noProof/>
              <w:kern w:val="2"/>
              <w:sz w:val="21"/>
              <w:szCs w:val="22"/>
            </w:rPr>
          </w:pPr>
          <w:ins w:id="505" w:author="作者" w:date="2020-09-25T15:24:00Z">
            <w:del w:id="506" w:author="作者" w:date="2020-09-25T15:34:00Z">
              <w:r w:rsidRPr="004A336C" w:rsidDel="00CB126E">
                <w:rPr>
                  <w:rStyle w:val="aff6"/>
                  <w:rFonts w:ascii="微软雅黑" w:eastAsia="微软雅黑" w:hAnsi="微软雅黑" w:cs="微软雅黑"/>
                  <w:i w:val="0"/>
                  <w:iCs w:val="0"/>
                  <w:noProof/>
                  <w:rPrChange w:id="507" w:author="作者" w:date="2020-09-25T15:34:00Z">
                    <w:rPr>
                      <w:rStyle w:val="aff6"/>
                      <w:rFonts w:ascii="微软雅黑" w:eastAsia="微软雅黑" w:hAnsi="微软雅黑" w:cs="微软雅黑"/>
                      <w:i w:val="0"/>
                      <w:iCs w:val="0"/>
                    </w:rPr>
                  </w:rPrChange>
                </w:rPr>
                <w:delText>2.2.6</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508" w:author="作者" w:date="2020-09-25T15:34:00Z">
                    <w:rPr>
                      <w:rStyle w:val="aff6"/>
                      <w:rFonts w:ascii="微软雅黑" w:eastAsia="微软雅黑" w:hAnsi="微软雅黑" w:cs="微软雅黑"/>
                      <w:i w:val="0"/>
                      <w:iCs w:val="0"/>
                    </w:rPr>
                  </w:rPrChange>
                </w:rPr>
                <w:delText>模式四：音乐律动模式</w:delText>
              </w:r>
              <w:r w:rsidDel="00CB126E">
                <w:rPr>
                  <w:noProof/>
                  <w:webHidden/>
                </w:rPr>
                <w:tab/>
              </w:r>
            </w:del>
          </w:ins>
        </w:p>
        <w:p w14:paraId="5990F078" w14:textId="1C206163" w:rsidR="000B17C3" w:rsidDel="00CB126E" w:rsidRDefault="000B17C3">
          <w:pPr>
            <w:pStyle w:val="33"/>
            <w:tabs>
              <w:tab w:val="left" w:pos="1200"/>
              <w:tab w:val="right" w:leader="dot" w:pos="9890"/>
            </w:tabs>
            <w:rPr>
              <w:ins w:id="509" w:author="作者" w:date="2020-09-25T15:24:00Z"/>
              <w:del w:id="510" w:author="作者" w:date="2020-09-25T15:34:00Z"/>
              <w:rFonts w:eastAsiaTheme="minorEastAsia" w:cstheme="minorBidi"/>
              <w:i w:val="0"/>
              <w:iCs w:val="0"/>
              <w:noProof/>
              <w:kern w:val="2"/>
              <w:sz w:val="21"/>
              <w:szCs w:val="22"/>
            </w:rPr>
          </w:pPr>
          <w:ins w:id="511" w:author="作者" w:date="2020-09-25T15:24:00Z">
            <w:del w:id="512" w:author="作者" w:date="2020-09-25T15:34:00Z">
              <w:r w:rsidRPr="004A336C" w:rsidDel="00CB126E">
                <w:rPr>
                  <w:rStyle w:val="aff6"/>
                  <w:rFonts w:ascii="微软雅黑" w:eastAsia="微软雅黑" w:hAnsi="微软雅黑" w:cs="微软雅黑"/>
                  <w:i w:val="0"/>
                  <w:iCs w:val="0"/>
                  <w:noProof/>
                  <w:rPrChange w:id="513" w:author="作者" w:date="2020-09-25T15:34:00Z">
                    <w:rPr>
                      <w:rStyle w:val="aff6"/>
                      <w:rFonts w:ascii="微软雅黑" w:eastAsia="微软雅黑" w:hAnsi="微软雅黑" w:cs="微软雅黑"/>
                      <w:i w:val="0"/>
                      <w:iCs w:val="0"/>
                    </w:rPr>
                  </w:rPrChange>
                </w:rPr>
                <w:delText>2.2.7</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514" w:author="作者" w:date="2020-09-25T15:34:00Z">
                    <w:rPr>
                      <w:rStyle w:val="aff6"/>
                      <w:rFonts w:ascii="微软雅黑" w:eastAsia="微软雅黑" w:hAnsi="微软雅黑" w:cs="微软雅黑"/>
                      <w:i w:val="0"/>
                      <w:iCs w:val="0"/>
                    </w:rPr>
                  </w:rPrChange>
                </w:rPr>
                <w:delText>模式五：驾驶模式</w:delText>
              </w:r>
              <w:r w:rsidDel="00CB126E">
                <w:rPr>
                  <w:noProof/>
                  <w:webHidden/>
                </w:rPr>
                <w:tab/>
              </w:r>
            </w:del>
          </w:ins>
        </w:p>
        <w:p w14:paraId="28661385" w14:textId="3D06757A" w:rsidR="000B17C3" w:rsidDel="00CB126E" w:rsidRDefault="000B17C3">
          <w:pPr>
            <w:pStyle w:val="33"/>
            <w:tabs>
              <w:tab w:val="left" w:pos="1200"/>
              <w:tab w:val="right" w:leader="dot" w:pos="9890"/>
            </w:tabs>
            <w:rPr>
              <w:ins w:id="515" w:author="作者" w:date="2020-09-25T15:24:00Z"/>
              <w:del w:id="516" w:author="作者" w:date="2020-09-25T15:34:00Z"/>
              <w:rFonts w:eastAsiaTheme="minorEastAsia" w:cstheme="minorBidi"/>
              <w:i w:val="0"/>
              <w:iCs w:val="0"/>
              <w:noProof/>
              <w:kern w:val="2"/>
              <w:sz w:val="21"/>
              <w:szCs w:val="22"/>
            </w:rPr>
          </w:pPr>
          <w:ins w:id="517" w:author="作者" w:date="2020-09-25T15:24:00Z">
            <w:del w:id="518" w:author="作者" w:date="2020-09-25T15:34:00Z">
              <w:r w:rsidRPr="004A336C" w:rsidDel="00CB126E">
                <w:rPr>
                  <w:rStyle w:val="aff6"/>
                  <w:rFonts w:ascii="微软雅黑" w:eastAsia="微软雅黑" w:hAnsi="微软雅黑" w:cs="微软雅黑"/>
                  <w:i w:val="0"/>
                  <w:iCs w:val="0"/>
                  <w:noProof/>
                  <w:rPrChange w:id="519" w:author="作者" w:date="2020-09-25T15:34:00Z">
                    <w:rPr>
                      <w:rStyle w:val="aff6"/>
                      <w:rFonts w:ascii="微软雅黑" w:eastAsia="微软雅黑" w:hAnsi="微软雅黑" w:cs="微软雅黑"/>
                      <w:i w:val="0"/>
                      <w:iCs w:val="0"/>
                    </w:rPr>
                  </w:rPrChange>
                </w:rPr>
                <w:delText>2.2.8</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520" w:author="作者" w:date="2020-09-25T15:34:00Z">
                    <w:rPr>
                      <w:rStyle w:val="aff6"/>
                      <w:rFonts w:ascii="微软雅黑" w:eastAsia="微软雅黑" w:hAnsi="微软雅黑" w:cs="微软雅黑"/>
                      <w:i w:val="0"/>
                      <w:iCs w:val="0"/>
                    </w:rPr>
                  </w:rPrChange>
                </w:rPr>
                <w:delText>模式六：休息模式</w:delText>
              </w:r>
              <w:r w:rsidDel="00CB126E">
                <w:rPr>
                  <w:noProof/>
                  <w:webHidden/>
                </w:rPr>
                <w:tab/>
              </w:r>
            </w:del>
          </w:ins>
        </w:p>
        <w:p w14:paraId="6F07ACAE" w14:textId="64721DD3" w:rsidR="000B17C3" w:rsidDel="00CB126E" w:rsidRDefault="000B17C3">
          <w:pPr>
            <w:pStyle w:val="33"/>
            <w:tabs>
              <w:tab w:val="left" w:pos="1200"/>
              <w:tab w:val="right" w:leader="dot" w:pos="9890"/>
            </w:tabs>
            <w:rPr>
              <w:ins w:id="521" w:author="作者" w:date="2020-09-25T15:24:00Z"/>
              <w:del w:id="522" w:author="作者" w:date="2020-09-25T15:34:00Z"/>
              <w:rFonts w:eastAsiaTheme="minorEastAsia" w:cstheme="minorBidi"/>
              <w:i w:val="0"/>
              <w:iCs w:val="0"/>
              <w:noProof/>
              <w:kern w:val="2"/>
              <w:sz w:val="21"/>
              <w:szCs w:val="22"/>
            </w:rPr>
          </w:pPr>
          <w:ins w:id="523" w:author="作者" w:date="2020-09-25T15:24:00Z">
            <w:del w:id="524" w:author="作者" w:date="2020-09-25T15:34:00Z">
              <w:r w:rsidRPr="004A336C" w:rsidDel="00CB126E">
                <w:rPr>
                  <w:rStyle w:val="aff6"/>
                  <w:rFonts w:ascii="微软雅黑" w:eastAsia="微软雅黑" w:hAnsi="微软雅黑" w:cs="微软雅黑"/>
                  <w:i w:val="0"/>
                  <w:iCs w:val="0"/>
                  <w:noProof/>
                  <w:rPrChange w:id="525" w:author="作者" w:date="2020-09-25T15:34:00Z">
                    <w:rPr>
                      <w:rStyle w:val="aff6"/>
                      <w:rFonts w:ascii="微软雅黑" w:eastAsia="微软雅黑" w:hAnsi="微软雅黑" w:cs="微软雅黑"/>
                      <w:i w:val="0"/>
                      <w:iCs w:val="0"/>
                    </w:rPr>
                  </w:rPrChange>
                </w:rPr>
                <w:delText>2.2.9</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526" w:author="作者" w:date="2020-09-25T15:34:00Z">
                    <w:rPr>
                      <w:rStyle w:val="aff6"/>
                      <w:rFonts w:ascii="微软雅黑" w:eastAsia="微软雅黑" w:hAnsi="微软雅黑" w:cs="微软雅黑"/>
                      <w:i w:val="0"/>
                      <w:iCs w:val="0"/>
                    </w:rPr>
                  </w:rPrChange>
                </w:rPr>
                <w:delText>优先级</w:delText>
              </w:r>
              <w:r w:rsidDel="00CB126E">
                <w:rPr>
                  <w:noProof/>
                  <w:webHidden/>
                </w:rPr>
                <w:tab/>
              </w:r>
            </w:del>
          </w:ins>
        </w:p>
        <w:p w14:paraId="14788779" w14:textId="07088D2A" w:rsidR="000B17C3" w:rsidDel="00CB126E" w:rsidRDefault="000B17C3">
          <w:pPr>
            <w:pStyle w:val="33"/>
            <w:tabs>
              <w:tab w:val="left" w:pos="1400"/>
              <w:tab w:val="right" w:leader="dot" w:pos="9890"/>
            </w:tabs>
            <w:rPr>
              <w:ins w:id="527" w:author="作者" w:date="2020-09-25T15:24:00Z"/>
              <w:del w:id="528" w:author="作者" w:date="2020-09-25T15:34:00Z"/>
              <w:rFonts w:eastAsiaTheme="minorEastAsia" w:cstheme="minorBidi"/>
              <w:i w:val="0"/>
              <w:iCs w:val="0"/>
              <w:noProof/>
              <w:kern w:val="2"/>
              <w:sz w:val="21"/>
              <w:szCs w:val="22"/>
            </w:rPr>
          </w:pPr>
          <w:ins w:id="529" w:author="作者" w:date="2020-09-25T15:24:00Z">
            <w:del w:id="530" w:author="作者" w:date="2020-09-25T15:34:00Z">
              <w:r w:rsidRPr="004A336C" w:rsidDel="00CB126E">
                <w:rPr>
                  <w:rStyle w:val="aff6"/>
                  <w:rFonts w:ascii="微软雅黑" w:eastAsia="微软雅黑" w:hAnsi="微软雅黑" w:cs="微软雅黑"/>
                  <w:i w:val="0"/>
                  <w:iCs w:val="0"/>
                  <w:noProof/>
                  <w:rPrChange w:id="531" w:author="作者" w:date="2020-09-25T15:34:00Z">
                    <w:rPr>
                      <w:rStyle w:val="aff6"/>
                      <w:rFonts w:ascii="微软雅黑" w:eastAsia="微软雅黑" w:hAnsi="微软雅黑" w:cs="微软雅黑"/>
                      <w:i w:val="0"/>
                      <w:iCs w:val="0"/>
                    </w:rPr>
                  </w:rPrChange>
                </w:rPr>
                <w:delText>2.2.10</w:delText>
              </w:r>
              <w:r w:rsidDel="00CB126E">
                <w:rPr>
                  <w:rFonts w:eastAsiaTheme="minorEastAsia" w:cstheme="minorBidi"/>
                  <w:i w:val="0"/>
                  <w:iCs w:val="0"/>
                  <w:noProof/>
                  <w:kern w:val="2"/>
                  <w:sz w:val="21"/>
                  <w:szCs w:val="22"/>
                </w:rPr>
                <w:tab/>
              </w:r>
              <w:r w:rsidRPr="004A336C" w:rsidDel="00CB126E">
                <w:rPr>
                  <w:rStyle w:val="aff6"/>
                  <w:rFonts w:ascii="微软雅黑" w:eastAsia="微软雅黑" w:hAnsi="微软雅黑" w:cs="微软雅黑"/>
                  <w:i w:val="0"/>
                  <w:iCs w:val="0"/>
                  <w:noProof/>
                  <w:rPrChange w:id="532" w:author="作者" w:date="2020-09-25T15:34:00Z">
                    <w:rPr>
                      <w:rStyle w:val="aff6"/>
                      <w:rFonts w:ascii="微软雅黑" w:eastAsia="微软雅黑" w:hAnsi="微软雅黑" w:cs="微软雅黑"/>
                      <w:i w:val="0"/>
                      <w:iCs w:val="0"/>
                    </w:rPr>
                  </w:rPrChange>
                </w:rPr>
                <w:delText>颜色亮度定义</w:delText>
              </w:r>
              <w:r w:rsidDel="00CB126E">
                <w:rPr>
                  <w:noProof/>
                  <w:webHidden/>
                </w:rPr>
                <w:tab/>
              </w:r>
            </w:del>
          </w:ins>
        </w:p>
        <w:p w14:paraId="6EF1F4F6" w14:textId="73238D8B" w:rsidR="000B17C3" w:rsidDel="00CB126E" w:rsidRDefault="000B17C3">
          <w:pPr>
            <w:pStyle w:val="11"/>
            <w:rPr>
              <w:ins w:id="533" w:author="作者" w:date="2020-09-25T15:24:00Z"/>
              <w:del w:id="534" w:author="作者" w:date="2020-09-25T15:34:00Z"/>
              <w:rFonts w:eastAsiaTheme="minorEastAsia" w:cstheme="minorBidi"/>
              <w:b w:val="0"/>
              <w:bCs w:val="0"/>
              <w:caps w:val="0"/>
              <w:noProof/>
              <w:kern w:val="2"/>
              <w:sz w:val="21"/>
              <w:szCs w:val="22"/>
            </w:rPr>
          </w:pPr>
          <w:ins w:id="535" w:author="作者" w:date="2020-09-25T15:24:00Z">
            <w:del w:id="536" w:author="作者" w:date="2020-09-25T15:34:00Z">
              <w:r w:rsidRPr="004A336C" w:rsidDel="00CB126E">
                <w:rPr>
                  <w:rStyle w:val="aff6"/>
                  <w:rFonts w:ascii="微软雅黑" w:hAnsi="微软雅黑"/>
                  <w:b w:val="0"/>
                  <w:bCs w:val="0"/>
                  <w:caps w:val="0"/>
                  <w:noProof/>
                  <w:rPrChange w:id="537" w:author="作者" w:date="2020-09-25T15:34:00Z">
                    <w:rPr>
                      <w:rStyle w:val="aff6"/>
                      <w:rFonts w:ascii="微软雅黑" w:hAnsi="微软雅黑"/>
                      <w:b w:val="0"/>
                      <w:bCs w:val="0"/>
                      <w:caps w:val="0"/>
                    </w:rPr>
                  </w:rPrChange>
                </w:rPr>
                <w:delText>3</w:delText>
              </w:r>
              <w:r w:rsidDel="00CB126E">
                <w:rPr>
                  <w:rFonts w:eastAsiaTheme="minorEastAsia" w:cstheme="minorBidi"/>
                  <w:b w:val="0"/>
                  <w:bCs w:val="0"/>
                  <w:caps w:val="0"/>
                  <w:noProof/>
                  <w:kern w:val="2"/>
                  <w:sz w:val="21"/>
                  <w:szCs w:val="22"/>
                </w:rPr>
                <w:tab/>
              </w:r>
              <w:r w:rsidRPr="004A336C" w:rsidDel="00CB126E">
                <w:rPr>
                  <w:rStyle w:val="aff6"/>
                  <w:rFonts w:ascii="微软雅黑" w:hAnsi="微软雅黑"/>
                  <w:b w:val="0"/>
                  <w:bCs w:val="0"/>
                  <w:caps w:val="0"/>
                  <w:noProof/>
                  <w:rPrChange w:id="538" w:author="作者" w:date="2020-09-25T15:34:00Z">
                    <w:rPr>
                      <w:rStyle w:val="aff6"/>
                      <w:rFonts w:ascii="微软雅黑" w:hAnsi="微软雅黑"/>
                      <w:b w:val="0"/>
                      <w:bCs w:val="0"/>
                      <w:caps w:val="0"/>
                    </w:rPr>
                  </w:rPrChange>
                </w:rPr>
                <w:delText>系统边界</w:delText>
              </w:r>
              <w:r w:rsidDel="00CB126E">
                <w:rPr>
                  <w:noProof/>
                  <w:webHidden/>
                </w:rPr>
                <w:tab/>
              </w:r>
            </w:del>
          </w:ins>
        </w:p>
        <w:p w14:paraId="0D75A196" w14:textId="253DD25E" w:rsidR="00A81EC1" w:rsidDel="00CB126E" w:rsidRDefault="00A81EC1">
          <w:pPr>
            <w:pStyle w:val="11"/>
            <w:rPr>
              <w:ins w:id="539" w:author="作者" w:date="2020-09-17T17:31:00Z"/>
              <w:del w:id="540" w:author="作者" w:date="2020-09-25T15:34:00Z"/>
              <w:rFonts w:eastAsiaTheme="minorEastAsia" w:cstheme="minorBidi"/>
              <w:b w:val="0"/>
              <w:bCs w:val="0"/>
              <w:caps w:val="0"/>
              <w:noProof/>
              <w:kern w:val="2"/>
              <w:sz w:val="21"/>
              <w:szCs w:val="22"/>
            </w:rPr>
          </w:pPr>
          <w:ins w:id="541" w:author="作者" w:date="2020-09-17T17:31:00Z">
            <w:del w:id="542" w:author="作者" w:date="2020-09-25T15:34:00Z">
              <w:r w:rsidRPr="00B36DAF" w:rsidDel="00CB126E">
                <w:rPr>
                  <w:rStyle w:val="aff6"/>
                  <w:rFonts w:ascii="微软雅黑" w:hAnsi="微软雅黑"/>
                  <w:b w:val="0"/>
                  <w:bCs w:val="0"/>
                  <w:caps w:val="0"/>
                  <w:noProof/>
                </w:rPr>
                <w:delText>1</w:delText>
              </w:r>
              <w:r w:rsidDel="00CB126E">
                <w:rPr>
                  <w:rFonts w:eastAsiaTheme="minorEastAsia" w:cstheme="minorBidi"/>
                  <w:b w:val="0"/>
                  <w:bCs w:val="0"/>
                  <w:caps w:val="0"/>
                  <w:noProof/>
                  <w:kern w:val="2"/>
                  <w:sz w:val="21"/>
                  <w:szCs w:val="22"/>
                </w:rPr>
                <w:tab/>
              </w:r>
              <w:r w:rsidRPr="00B36DAF" w:rsidDel="00CB126E">
                <w:rPr>
                  <w:rStyle w:val="aff6"/>
                  <w:rFonts w:ascii="微软雅黑" w:hAnsi="微软雅黑"/>
                  <w:b w:val="0"/>
                  <w:bCs w:val="0"/>
                  <w:caps w:val="0"/>
                  <w:noProof/>
                </w:rPr>
                <w:delText>需求介绍</w:delText>
              </w:r>
              <w:r w:rsidDel="00CB126E">
                <w:rPr>
                  <w:noProof/>
                  <w:webHidden/>
                </w:rPr>
                <w:tab/>
                <w:delText>2</w:delText>
              </w:r>
            </w:del>
          </w:ins>
        </w:p>
        <w:p w14:paraId="74C4A485" w14:textId="6DC7671B" w:rsidR="00A81EC1" w:rsidDel="00CB126E" w:rsidRDefault="00A81EC1">
          <w:pPr>
            <w:pStyle w:val="11"/>
            <w:rPr>
              <w:ins w:id="543" w:author="作者" w:date="2020-09-17T17:31:00Z"/>
              <w:del w:id="544" w:author="作者" w:date="2020-09-25T15:34:00Z"/>
              <w:rFonts w:eastAsiaTheme="minorEastAsia" w:cstheme="minorBidi"/>
              <w:b w:val="0"/>
              <w:bCs w:val="0"/>
              <w:caps w:val="0"/>
              <w:noProof/>
              <w:kern w:val="2"/>
              <w:sz w:val="21"/>
              <w:szCs w:val="22"/>
            </w:rPr>
          </w:pPr>
          <w:ins w:id="545" w:author="作者" w:date="2020-09-17T17:31:00Z">
            <w:del w:id="546" w:author="作者" w:date="2020-09-25T15:34:00Z">
              <w:r w:rsidRPr="00B36DAF" w:rsidDel="00CB126E">
                <w:rPr>
                  <w:rStyle w:val="aff6"/>
                  <w:rFonts w:ascii="微软雅黑" w:hAnsi="微软雅黑"/>
                  <w:b w:val="0"/>
                  <w:bCs w:val="0"/>
                  <w:caps w:val="0"/>
                  <w:noProof/>
                </w:rPr>
                <w:delText>2</w:delText>
              </w:r>
              <w:r w:rsidDel="00CB126E">
                <w:rPr>
                  <w:rFonts w:eastAsiaTheme="minorEastAsia" w:cstheme="minorBidi"/>
                  <w:b w:val="0"/>
                  <w:bCs w:val="0"/>
                  <w:caps w:val="0"/>
                  <w:noProof/>
                  <w:kern w:val="2"/>
                  <w:sz w:val="21"/>
                  <w:szCs w:val="22"/>
                </w:rPr>
                <w:tab/>
              </w:r>
              <w:r w:rsidRPr="00B36DAF" w:rsidDel="00CB126E">
                <w:rPr>
                  <w:rStyle w:val="aff6"/>
                  <w:rFonts w:ascii="微软雅黑" w:hAnsi="微软雅黑"/>
                  <w:b w:val="0"/>
                  <w:bCs w:val="0"/>
                  <w:caps w:val="0"/>
                  <w:noProof/>
                </w:rPr>
                <w:delText>需求内容</w:delText>
              </w:r>
              <w:r w:rsidDel="00CB126E">
                <w:rPr>
                  <w:noProof/>
                  <w:webHidden/>
                </w:rPr>
                <w:tab/>
                <w:delText>3</w:delText>
              </w:r>
            </w:del>
          </w:ins>
        </w:p>
        <w:p w14:paraId="36E888E3" w14:textId="7AFEEF0C" w:rsidR="00A81EC1" w:rsidDel="00CB126E" w:rsidRDefault="00A81EC1">
          <w:pPr>
            <w:pStyle w:val="23"/>
            <w:tabs>
              <w:tab w:val="left" w:pos="800"/>
              <w:tab w:val="right" w:leader="dot" w:pos="9890"/>
            </w:tabs>
            <w:rPr>
              <w:ins w:id="547" w:author="作者" w:date="2020-09-17T17:31:00Z"/>
              <w:del w:id="548" w:author="作者" w:date="2020-09-25T15:34:00Z"/>
              <w:rFonts w:eastAsiaTheme="minorEastAsia" w:cstheme="minorBidi"/>
              <w:smallCaps w:val="0"/>
              <w:noProof/>
              <w:kern w:val="2"/>
              <w:sz w:val="21"/>
              <w:szCs w:val="22"/>
            </w:rPr>
          </w:pPr>
          <w:ins w:id="549" w:author="作者" w:date="2020-09-17T17:31:00Z">
            <w:del w:id="550" w:author="作者" w:date="2020-09-25T15:34:00Z">
              <w:r w:rsidRPr="00B36DAF" w:rsidDel="00CB126E">
                <w:rPr>
                  <w:rStyle w:val="aff6"/>
                  <w:rFonts w:eastAsia="微软雅黑" w:cs="Arial"/>
                  <w:smallCaps w:val="0"/>
                  <w:noProof/>
                </w:rPr>
                <w:delText>2.1</w:delText>
              </w:r>
              <w:r w:rsidDel="00CB126E">
                <w:rPr>
                  <w:rFonts w:eastAsiaTheme="minorEastAsia" w:cstheme="minorBidi"/>
                  <w:smallCaps w:val="0"/>
                  <w:noProof/>
                  <w:kern w:val="2"/>
                  <w:sz w:val="21"/>
                  <w:szCs w:val="22"/>
                </w:rPr>
                <w:tab/>
              </w:r>
              <w:r w:rsidRPr="00B36DAF" w:rsidDel="00CB126E">
                <w:rPr>
                  <w:rStyle w:val="aff6"/>
                  <w:rFonts w:ascii="微软雅黑" w:eastAsia="微软雅黑" w:hAnsi="微软雅黑" w:cs="Arial"/>
                  <w:smallCaps w:val="0"/>
                  <w:noProof/>
                </w:rPr>
                <w:delText>车型配置及差异</w:delText>
              </w:r>
              <w:r w:rsidDel="00CB126E">
                <w:rPr>
                  <w:noProof/>
                  <w:webHidden/>
                </w:rPr>
                <w:tab/>
                <w:delText>3</w:delText>
              </w:r>
            </w:del>
          </w:ins>
        </w:p>
        <w:p w14:paraId="11D84F00" w14:textId="632B3FB5" w:rsidR="00A81EC1" w:rsidDel="00CB126E" w:rsidRDefault="00A81EC1">
          <w:pPr>
            <w:pStyle w:val="23"/>
            <w:tabs>
              <w:tab w:val="left" w:pos="800"/>
              <w:tab w:val="right" w:leader="dot" w:pos="9890"/>
            </w:tabs>
            <w:rPr>
              <w:ins w:id="551" w:author="作者" w:date="2020-09-17T17:31:00Z"/>
              <w:del w:id="552" w:author="作者" w:date="2020-09-25T15:34:00Z"/>
              <w:rFonts w:eastAsiaTheme="minorEastAsia" w:cstheme="minorBidi"/>
              <w:smallCaps w:val="0"/>
              <w:noProof/>
              <w:kern w:val="2"/>
              <w:sz w:val="21"/>
              <w:szCs w:val="22"/>
            </w:rPr>
          </w:pPr>
          <w:ins w:id="553" w:author="作者" w:date="2020-09-17T17:31:00Z">
            <w:del w:id="554" w:author="作者" w:date="2020-09-25T15:34:00Z">
              <w:r w:rsidRPr="00B36DAF" w:rsidDel="00CB126E">
                <w:rPr>
                  <w:rStyle w:val="aff6"/>
                  <w:rFonts w:eastAsia="微软雅黑" w:cs="Arial"/>
                  <w:smallCaps w:val="0"/>
                  <w:noProof/>
                </w:rPr>
                <w:delText>2.2</w:delText>
              </w:r>
              <w:r w:rsidDel="00CB126E">
                <w:rPr>
                  <w:rFonts w:eastAsiaTheme="minorEastAsia" w:cstheme="minorBidi"/>
                  <w:smallCaps w:val="0"/>
                  <w:noProof/>
                  <w:kern w:val="2"/>
                  <w:sz w:val="21"/>
                  <w:szCs w:val="22"/>
                </w:rPr>
                <w:tab/>
              </w:r>
              <w:r w:rsidRPr="00B36DAF" w:rsidDel="00CB126E">
                <w:rPr>
                  <w:rStyle w:val="aff6"/>
                  <w:rFonts w:ascii="微软雅黑" w:eastAsia="微软雅黑" w:hAnsi="微软雅黑" w:cs="Arial"/>
                  <w:smallCaps w:val="0"/>
                  <w:noProof/>
                </w:rPr>
                <w:delText>功能描述</w:delText>
              </w:r>
              <w:r w:rsidDel="00CB126E">
                <w:rPr>
                  <w:noProof/>
                  <w:webHidden/>
                </w:rPr>
                <w:tab/>
                <w:delText>3</w:delText>
              </w:r>
            </w:del>
          </w:ins>
        </w:p>
        <w:p w14:paraId="325B6102" w14:textId="59FC9DBC" w:rsidR="00A81EC1" w:rsidDel="00CB126E" w:rsidRDefault="00A81EC1">
          <w:pPr>
            <w:pStyle w:val="33"/>
            <w:tabs>
              <w:tab w:val="left" w:pos="1200"/>
              <w:tab w:val="right" w:leader="dot" w:pos="9890"/>
            </w:tabs>
            <w:rPr>
              <w:ins w:id="555" w:author="作者" w:date="2020-09-17T17:31:00Z"/>
              <w:del w:id="556" w:author="作者" w:date="2020-09-25T15:34:00Z"/>
              <w:rFonts w:eastAsiaTheme="minorEastAsia" w:cstheme="minorBidi"/>
              <w:i w:val="0"/>
              <w:iCs w:val="0"/>
              <w:noProof/>
              <w:kern w:val="2"/>
              <w:sz w:val="21"/>
              <w:szCs w:val="22"/>
            </w:rPr>
          </w:pPr>
          <w:ins w:id="557" w:author="作者" w:date="2020-09-17T17:31:00Z">
            <w:del w:id="558" w:author="作者" w:date="2020-09-25T15:34:00Z">
              <w:r w:rsidRPr="00B36DAF" w:rsidDel="00CB126E">
                <w:rPr>
                  <w:rStyle w:val="aff6"/>
                  <w:rFonts w:ascii="微软雅黑" w:eastAsia="微软雅黑" w:hAnsi="微软雅黑"/>
                  <w:i w:val="0"/>
                  <w:iCs w:val="0"/>
                  <w:noProof/>
                </w:rPr>
                <w:delText>2.2.1</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i w:val="0"/>
                  <w:iCs w:val="0"/>
                  <w:noProof/>
                </w:rPr>
                <w:delText>功能架构</w:delText>
              </w:r>
              <w:r w:rsidDel="00CB126E">
                <w:rPr>
                  <w:noProof/>
                  <w:webHidden/>
                </w:rPr>
                <w:tab/>
                <w:delText>3</w:delText>
              </w:r>
            </w:del>
          </w:ins>
        </w:p>
        <w:p w14:paraId="76A5516E" w14:textId="7DDAB2E6" w:rsidR="00A81EC1" w:rsidDel="00CB126E" w:rsidRDefault="00A81EC1">
          <w:pPr>
            <w:pStyle w:val="33"/>
            <w:tabs>
              <w:tab w:val="left" w:pos="1200"/>
              <w:tab w:val="right" w:leader="dot" w:pos="9890"/>
            </w:tabs>
            <w:rPr>
              <w:ins w:id="559" w:author="作者" w:date="2020-09-17T17:31:00Z"/>
              <w:del w:id="560" w:author="作者" w:date="2020-09-25T15:34:00Z"/>
              <w:rFonts w:eastAsiaTheme="minorEastAsia" w:cstheme="minorBidi"/>
              <w:i w:val="0"/>
              <w:iCs w:val="0"/>
              <w:noProof/>
              <w:kern w:val="2"/>
              <w:sz w:val="21"/>
              <w:szCs w:val="22"/>
            </w:rPr>
          </w:pPr>
          <w:ins w:id="561" w:author="作者" w:date="2020-09-17T17:31:00Z">
            <w:del w:id="562" w:author="作者" w:date="2020-09-25T15:34:00Z">
              <w:r w:rsidRPr="00B36DAF" w:rsidDel="00CB126E">
                <w:rPr>
                  <w:rStyle w:val="aff6"/>
                  <w:rFonts w:ascii="微软雅黑" w:eastAsia="微软雅黑" w:hAnsi="微软雅黑" w:cs="微软雅黑"/>
                  <w:i w:val="0"/>
                  <w:iCs w:val="0"/>
                  <w:noProof/>
                </w:rPr>
                <w:delText>2.2.2</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功能入口</w:delText>
              </w:r>
              <w:r w:rsidDel="00CB126E">
                <w:rPr>
                  <w:noProof/>
                  <w:webHidden/>
                </w:rPr>
                <w:tab/>
                <w:delText>5</w:delText>
              </w:r>
            </w:del>
          </w:ins>
        </w:p>
        <w:p w14:paraId="3F31E2A5" w14:textId="30A6A41D" w:rsidR="00A81EC1" w:rsidDel="00CB126E" w:rsidRDefault="00A81EC1">
          <w:pPr>
            <w:pStyle w:val="33"/>
            <w:tabs>
              <w:tab w:val="left" w:pos="1200"/>
              <w:tab w:val="right" w:leader="dot" w:pos="9890"/>
            </w:tabs>
            <w:rPr>
              <w:ins w:id="563" w:author="作者" w:date="2020-09-17T17:31:00Z"/>
              <w:del w:id="564" w:author="作者" w:date="2020-09-25T15:34:00Z"/>
              <w:rFonts w:eastAsiaTheme="minorEastAsia" w:cstheme="minorBidi"/>
              <w:i w:val="0"/>
              <w:iCs w:val="0"/>
              <w:noProof/>
              <w:kern w:val="2"/>
              <w:sz w:val="21"/>
              <w:szCs w:val="22"/>
            </w:rPr>
          </w:pPr>
          <w:ins w:id="565" w:author="作者" w:date="2020-09-17T17:31:00Z">
            <w:del w:id="566" w:author="作者" w:date="2020-09-25T15:34:00Z">
              <w:r w:rsidRPr="00B36DAF" w:rsidDel="00CB126E">
                <w:rPr>
                  <w:rStyle w:val="aff6"/>
                  <w:rFonts w:ascii="微软雅黑" w:eastAsia="微软雅黑" w:hAnsi="微软雅黑" w:cs="微软雅黑"/>
                  <w:i w:val="0"/>
                  <w:iCs w:val="0"/>
                  <w:noProof/>
                </w:rPr>
                <w:delText>2.2.3</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静态模式</w:delText>
              </w:r>
              <w:r w:rsidDel="00CB126E">
                <w:rPr>
                  <w:noProof/>
                  <w:webHidden/>
                </w:rPr>
                <w:tab/>
                <w:delText>6</w:delText>
              </w:r>
            </w:del>
          </w:ins>
        </w:p>
        <w:p w14:paraId="77D0AD2E" w14:textId="3FD74762" w:rsidR="00A81EC1" w:rsidDel="00CB126E" w:rsidRDefault="00A81EC1">
          <w:pPr>
            <w:pStyle w:val="33"/>
            <w:tabs>
              <w:tab w:val="left" w:pos="1200"/>
              <w:tab w:val="right" w:leader="dot" w:pos="9890"/>
            </w:tabs>
            <w:rPr>
              <w:ins w:id="567" w:author="作者" w:date="2020-09-17T17:31:00Z"/>
              <w:del w:id="568" w:author="作者" w:date="2020-09-25T15:34:00Z"/>
              <w:rFonts w:eastAsiaTheme="minorEastAsia" w:cstheme="minorBidi"/>
              <w:i w:val="0"/>
              <w:iCs w:val="0"/>
              <w:noProof/>
              <w:kern w:val="2"/>
              <w:sz w:val="21"/>
              <w:szCs w:val="22"/>
            </w:rPr>
          </w:pPr>
          <w:ins w:id="569" w:author="作者" w:date="2020-09-17T17:31:00Z">
            <w:del w:id="570" w:author="作者" w:date="2020-09-25T15:34:00Z">
              <w:r w:rsidRPr="00B36DAF" w:rsidDel="00CB126E">
                <w:rPr>
                  <w:rStyle w:val="aff6"/>
                  <w:rFonts w:ascii="微软雅黑" w:eastAsia="微软雅黑" w:hAnsi="微软雅黑" w:cs="微软雅黑"/>
                  <w:i w:val="0"/>
                  <w:iCs w:val="0"/>
                  <w:noProof/>
                </w:rPr>
                <w:delText>2.2.4</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动态模式</w:delText>
              </w:r>
              <w:r w:rsidDel="00CB126E">
                <w:rPr>
                  <w:noProof/>
                  <w:webHidden/>
                </w:rPr>
                <w:tab/>
                <w:delText>7</w:delText>
              </w:r>
            </w:del>
          </w:ins>
        </w:p>
        <w:p w14:paraId="1B90A45E" w14:textId="20F579DE" w:rsidR="00A81EC1" w:rsidDel="00CB126E" w:rsidRDefault="00A81EC1">
          <w:pPr>
            <w:pStyle w:val="33"/>
            <w:tabs>
              <w:tab w:val="left" w:pos="1200"/>
              <w:tab w:val="right" w:leader="dot" w:pos="9890"/>
            </w:tabs>
            <w:rPr>
              <w:ins w:id="571" w:author="作者" w:date="2020-09-17T17:31:00Z"/>
              <w:del w:id="572" w:author="作者" w:date="2020-09-25T15:34:00Z"/>
              <w:rFonts w:eastAsiaTheme="minorEastAsia" w:cstheme="minorBidi"/>
              <w:i w:val="0"/>
              <w:iCs w:val="0"/>
              <w:noProof/>
              <w:kern w:val="2"/>
              <w:sz w:val="21"/>
              <w:szCs w:val="22"/>
            </w:rPr>
          </w:pPr>
          <w:ins w:id="573" w:author="作者" w:date="2020-09-17T17:31:00Z">
            <w:del w:id="574" w:author="作者" w:date="2020-09-25T15:34:00Z">
              <w:r w:rsidRPr="00B36DAF" w:rsidDel="00CB126E">
                <w:rPr>
                  <w:rStyle w:val="aff6"/>
                  <w:rFonts w:ascii="微软雅黑" w:eastAsia="微软雅黑" w:hAnsi="微软雅黑" w:cs="微软雅黑"/>
                  <w:i w:val="0"/>
                  <w:iCs w:val="0"/>
                  <w:noProof/>
                </w:rPr>
                <w:delText>2.2.5</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自定义模式</w:delText>
              </w:r>
              <w:r w:rsidDel="00CB126E">
                <w:rPr>
                  <w:noProof/>
                  <w:webHidden/>
                </w:rPr>
                <w:tab/>
                <w:delText>8</w:delText>
              </w:r>
            </w:del>
          </w:ins>
        </w:p>
        <w:p w14:paraId="16FE57EF" w14:textId="5E9E95D4" w:rsidR="00A81EC1" w:rsidDel="00CB126E" w:rsidRDefault="00A81EC1">
          <w:pPr>
            <w:pStyle w:val="33"/>
            <w:tabs>
              <w:tab w:val="left" w:pos="1200"/>
              <w:tab w:val="right" w:leader="dot" w:pos="9890"/>
            </w:tabs>
            <w:rPr>
              <w:ins w:id="575" w:author="作者" w:date="2020-09-17T17:31:00Z"/>
              <w:del w:id="576" w:author="作者" w:date="2020-09-25T15:34:00Z"/>
              <w:rFonts w:eastAsiaTheme="minorEastAsia" w:cstheme="minorBidi"/>
              <w:i w:val="0"/>
              <w:iCs w:val="0"/>
              <w:noProof/>
              <w:kern w:val="2"/>
              <w:sz w:val="21"/>
              <w:szCs w:val="22"/>
            </w:rPr>
          </w:pPr>
          <w:ins w:id="577" w:author="作者" w:date="2020-09-17T17:31:00Z">
            <w:del w:id="578" w:author="作者" w:date="2020-09-25T15:34:00Z">
              <w:r w:rsidRPr="00B36DAF" w:rsidDel="00CB126E">
                <w:rPr>
                  <w:rStyle w:val="aff6"/>
                  <w:rFonts w:ascii="微软雅黑" w:eastAsia="微软雅黑" w:hAnsi="微软雅黑" w:cs="微软雅黑"/>
                  <w:i w:val="0"/>
                  <w:iCs w:val="0"/>
                  <w:noProof/>
                </w:rPr>
                <w:delText>2.2.6</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音乐律动模式</w:delText>
              </w:r>
              <w:r w:rsidDel="00CB126E">
                <w:rPr>
                  <w:noProof/>
                  <w:webHidden/>
                </w:rPr>
                <w:tab/>
                <w:delText>9</w:delText>
              </w:r>
            </w:del>
          </w:ins>
        </w:p>
        <w:p w14:paraId="36801EA0" w14:textId="1F5308AF" w:rsidR="00A81EC1" w:rsidDel="00CB126E" w:rsidRDefault="00A81EC1">
          <w:pPr>
            <w:pStyle w:val="33"/>
            <w:tabs>
              <w:tab w:val="left" w:pos="1200"/>
              <w:tab w:val="right" w:leader="dot" w:pos="9890"/>
            </w:tabs>
            <w:rPr>
              <w:ins w:id="579" w:author="作者" w:date="2020-09-17T17:31:00Z"/>
              <w:del w:id="580" w:author="作者" w:date="2020-09-25T15:34:00Z"/>
              <w:rFonts w:eastAsiaTheme="minorEastAsia" w:cstheme="minorBidi"/>
              <w:i w:val="0"/>
              <w:iCs w:val="0"/>
              <w:noProof/>
              <w:kern w:val="2"/>
              <w:sz w:val="21"/>
              <w:szCs w:val="22"/>
            </w:rPr>
          </w:pPr>
          <w:ins w:id="581" w:author="作者" w:date="2020-09-17T17:31:00Z">
            <w:del w:id="582" w:author="作者" w:date="2020-09-25T15:34:00Z">
              <w:r w:rsidRPr="00B36DAF" w:rsidDel="00CB126E">
                <w:rPr>
                  <w:rStyle w:val="aff6"/>
                  <w:rFonts w:ascii="微软雅黑" w:eastAsia="微软雅黑" w:hAnsi="微软雅黑" w:cs="微软雅黑"/>
                  <w:i w:val="0"/>
                  <w:iCs w:val="0"/>
                  <w:noProof/>
                </w:rPr>
                <w:delText>2.2.7</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驾驶模式</w:delText>
              </w:r>
              <w:r w:rsidDel="00CB126E">
                <w:rPr>
                  <w:noProof/>
                  <w:webHidden/>
                </w:rPr>
                <w:tab/>
                <w:delText>10</w:delText>
              </w:r>
            </w:del>
          </w:ins>
        </w:p>
        <w:p w14:paraId="6C23BFCE" w14:textId="1488E80F" w:rsidR="00A81EC1" w:rsidDel="00CB126E" w:rsidRDefault="00A81EC1">
          <w:pPr>
            <w:pStyle w:val="33"/>
            <w:tabs>
              <w:tab w:val="left" w:pos="1200"/>
              <w:tab w:val="right" w:leader="dot" w:pos="9890"/>
            </w:tabs>
            <w:rPr>
              <w:ins w:id="583" w:author="作者" w:date="2020-09-17T17:31:00Z"/>
              <w:del w:id="584" w:author="作者" w:date="2020-09-25T15:34:00Z"/>
              <w:rFonts w:eastAsiaTheme="minorEastAsia" w:cstheme="minorBidi"/>
              <w:i w:val="0"/>
              <w:iCs w:val="0"/>
              <w:noProof/>
              <w:kern w:val="2"/>
              <w:sz w:val="21"/>
              <w:szCs w:val="22"/>
            </w:rPr>
          </w:pPr>
          <w:ins w:id="585" w:author="作者" w:date="2020-09-17T17:31:00Z">
            <w:del w:id="586" w:author="作者" w:date="2020-09-25T15:34:00Z">
              <w:r w:rsidRPr="00B36DAF" w:rsidDel="00CB126E">
                <w:rPr>
                  <w:rStyle w:val="aff6"/>
                  <w:rFonts w:ascii="微软雅黑" w:eastAsia="微软雅黑" w:hAnsi="微软雅黑" w:cs="微软雅黑"/>
                  <w:i w:val="0"/>
                  <w:iCs w:val="0"/>
                  <w:noProof/>
                </w:rPr>
                <w:delText>2.2.8</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休息模式</w:delText>
              </w:r>
              <w:r w:rsidDel="00CB126E">
                <w:rPr>
                  <w:noProof/>
                  <w:webHidden/>
                </w:rPr>
                <w:tab/>
                <w:delText>11</w:delText>
              </w:r>
            </w:del>
          </w:ins>
        </w:p>
        <w:p w14:paraId="32824051" w14:textId="7ED75864" w:rsidR="00A81EC1" w:rsidDel="00CB126E" w:rsidRDefault="00A81EC1">
          <w:pPr>
            <w:pStyle w:val="33"/>
            <w:tabs>
              <w:tab w:val="left" w:pos="1200"/>
              <w:tab w:val="right" w:leader="dot" w:pos="9890"/>
            </w:tabs>
            <w:rPr>
              <w:ins w:id="587" w:author="作者" w:date="2020-09-17T17:31:00Z"/>
              <w:del w:id="588" w:author="作者" w:date="2020-09-25T15:34:00Z"/>
              <w:rFonts w:eastAsiaTheme="minorEastAsia" w:cstheme="minorBidi"/>
              <w:i w:val="0"/>
              <w:iCs w:val="0"/>
              <w:noProof/>
              <w:kern w:val="2"/>
              <w:sz w:val="21"/>
              <w:szCs w:val="22"/>
            </w:rPr>
          </w:pPr>
          <w:ins w:id="589" w:author="作者" w:date="2020-09-17T17:31:00Z">
            <w:del w:id="590" w:author="作者" w:date="2020-09-25T15:34:00Z">
              <w:r w:rsidRPr="00B36DAF" w:rsidDel="00CB126E">
                <w:rPr>
                  <w:rStyle w:val="aff6"/>
                  <w:rFonts w:ascii="微软雅黑" w:eastAsia="微软雅黑" w:hAnsi="微软雅黑" w:cs="微软雅黑"/>
                  <w:i w:val="0"/>
                  <w:iCs w:val="0"/>
                  <w:noProof/>
                </w:rPr>
                <w:delText>2.2.9</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优先级</w:delText>
              </w:r>
              <w:r w:rsidDel="00CB126E">
                <w:rPr>
                  <w:noProof/>
                  <w:webHidden/>
                </w:rPr>
                <w:tab/>
                <w:delText>11</w:delText>
              </w:r>
            </w:del>
          </w:ins>
        </w:p>
        <w:p w14:paraId="49EA2E47" w14:textId="53BFB8AE" w:rsidR="00A81EC1" w:rsidDel="00CB126E" w:rsidRDefault="00A81EC1">
          <w:pPr>
            <w:pStyle w:val="33"/>
            <w:tabs>
              <w:tab w:val="left" w:pos="1400"/>
              <w:tab w:val="right" w:leader="dot" w:pos="9890"/>
            </w:tabs>
            <w:rPr>
              <w:ins w:id="591" w:author="作者" w:date="2020-09-17T17:31:00Z"/>
              <w:del w:id="592" w:author="作者" w:date="2020-09-25T15:34:00Z"/>
              <w:rFonts w:eastAsiaTheme="minorEastAsia" w:cstheme="minorBidi"/>
              <w:i w:val="0"/>
              <w:iCs w:val="0"/>
              <w:noProof/>
              <w:kern w:val="2"/>
              <w:sz w:val="21"/>
              <w:szCs w:val="22"/>
            </w:rPr>
          </w:pPr>
          <w:ins w:id="593" w:author="作者" w:date="2020-09-17T17:31:00Z">
            <w:del w:id="594" w:author="作者" w:date="2020-09-25T15:34:00Z">
              <w:r w:rsidRPr="00B36DAF" w:rsidDel="00CB126E">
                <w:rPr>
                  <w:rStyle w:val="aff6"/>
                  <w:rFonts w:ascii="微软雅黑" w:eastAsia="微软雅黑" w:hAnsi="微软雅黑" w:cs="微软雅黑"/>
                  <w:i w:val="0"/>
                  <w:iCs w:val="0"/>
                  <w:noProof/>
                </w:rPr>
                <w:delText>2.2.10</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颜色亮度定义</w:delText>
              </w:r>
              <w:r w:rsidDel="00CB126E">
                <w:rPr>
                  <w:noProof/>
                  <w:webHidden/>
                </w:rPr>
                <w:tab/>
                <w:delText>14</w:delText>
              </w:r>
            </w:del>
          </w:ins>
        </w:p>
        <w:p w14:paraId="37FE453E" w14:textId="22DB4264" w:rsidR="00A81EC1" w:rsidDel="00CB126E" w:rsidRDefault="00A81EC1">
          <w:pPr>
            <w:pStyle w:val="33"/>
            <w:tabs>
              <w:tab w:val="left" w:pos="1200"/>
              <w:tab w:val="right" w:leader="dot" w:pos="9890"/>
            </w:tabs>
            <w:rPr>
              <w:ins w:id="595" w:author="作者" w:date="2020-09-17T17:31:00Z"/>
              <w:del w:id="596" w:author="作者" w:date="2020-09-25T15:34:00Z"/>
              <w:rFonts w:eastAsiaTheme="minorEastAsia" w:cstheme="minorBidi"/>
              <w:i w:val="0"/>
              <w:iCs w:val="0"/>
              <w:noProof/>
              <w:kern w:val="2"/>
              <w:sz w:val="21"/>
              <w:szCs w:val="22"/>
            </w:rPr>
          </w:pPr>
          <w:ins w:id="597" w:author="作者" w:date="2020-09-17T17:31:00Z">
            <w:del w:id="598" w:author="作者" w:date="2020-09-25T15:34:00Z">
              <w:r w:rsidRPr="00B36DAF" w:rsidDel="00CB126E">
                <w:rPr>
                  <w:rStyle w:val="aff6"/>
                  <w:rFonts w:ascii="微软雅黑" w:eastAsia="微软雅黑" w:hAnsi="微软雅黑" w:cs="微软雅黑"/>
                  <w:i w:val="0"/>
                  <w:iCs w:val="0"/>
                  <w:noProof/>
                </w:rPr>
                <w:delText>2.2.11</w:delText>
              </w:r>
              <w:r w:rsidDel="00CB126E">
                <w:rPr>
                  <w:rFonts w:eastAsiaTheme="minorEastAsia" w:cstheme="minorBidi"/>
                  <w:i w:val="0"/>
                  <w:iCs w:val="0"/>
                  <w:noProof/>
                  <w:kern w:val="2"/>
                  <w:sz w:val="21"/>
                  <w:szCs w:val="22"/>
                </w:rPr>
                <w:tab/>
              </w:r>
              <w:r w:rsidRPr="00B36DAF" w:rsidDel="00CB126E">
                <w:rPr>
                  <w:rStyle w:val="aff6"/>
                  <w:rFonts w:ascii="微软雅黑" w:eastAsia="微软雅黑" w:hAnsi="微软雅黑" w:cs="微软雅黑"/>
                  <w:i w:val="0"/>
                  <w:iCs w:val="0"/>
                  <w:noProof/>
                </w:rPr>
                <w:delText>TBD</w:delText>
              </w:r>
              <w:r w:rsidDel="00CB126E">
                <w:rPr>
                  <w:noProof/>
                  <w:webHidden/>
                </w:rPr>
                <w:tab/>
                <w:delText>14</w:delText>
              </w:r>
            </w:del>
          </w:ins>
        </w:p>
        <w:p w14:paraId="30B32122" w14:textId="0EC2F885" w:rsidR="00A81EC1" w:rsidDel="00CB126E" w:rsidRDefault="00A81EC1">
          <w:pPr>
            <w:pStyle w:val="11"/>
            <w:rPr>
              <w:ins w:id="599" w:author="作者" w:date="2020-09-17T17:31:00Z"/>
              <w:del w:id="600" w:author="作者" w:date="2020-09-25T15:34:00Z"/>
              <w:rFonts w:eastAsiaTheme="minorEastAsia" w:cstheme="minorBidi"/>
              <w:b w:val="0"/>
              <w:bCs w:val="0"/>
              <w:caps w:val="0"/>
              <w:noProof/>
              <w:kern w:val="2"/>
              <w:sz w:val="21"/>
              <w:szCs w:val="22"/>
            </w:rPr>
          </w:pPr>
          <w:ins w:id="601" w:author="作者" w:date="2020-09-17T17:31:00Z">
            <w:del w:id="602" w:author="作者" w:date="2020-09-25T15:34:00Z">
              <w:r w:rsidRPr="00B36DAF" w:rsidDel="00CB126E">
                <w:rPr>
                  <w:rStyle w:val="aff6"/>
                  <w:rFonts w:ascii="微软雅黑" w:hAnsi="微软雅黑"/>
                  <w:b w:val="0"/>
                  <w:bCs w:val="0"/>
                  <w:caps w:val="0"/>
                  <w:noProof/>
                </w:rPr>
                <w:delText>3</w:delText>
              </w:r>
              <w:r w:rsidDel="00CB126E">
                <w:rPr>
                  <w:rFonts w:eastAsiaTheme="minorEastAsia" w:cstheme="minorBidi"/>
                  <w:b w:val="0"/>
                  <w:bCs w:val="0"/>
                  <w:caps w:val="0"/>
                  <w:noProof/>
                  <w:kern w:val="2"/>
                  <w:sz w:val="21"/>
                  <w:szCs w:val="22"/>
                </w:rPr>
                <w:tab/>
              </w:r>
              <w:r w:rsidRPr="00B36DAF" w:rsidDel="00CB126E">
                <w:rPr>
                  <w:rStyle w:val="aff6"/>
                  <w:rFonts w:ascii="微软雅黑" w:hAnsi="微软雅黑"/>
                  <w:b w:val="0"/>
                  <w:bCs w:val="0"/>
                  <w:caps w:val="0"/>
                  <w:noProof/>
                </w:rPr>
                <w:delText>系统边界</w:delText>
              </w:r>
              <w:r w:rsidDel="00CB126E">
                <w:rPr>
                  <w:noProof/>
                  <w:webHidden/>
                </w:rPr>
                <w:tab/>
                <w:delText>16</w:delText>
              </w:r>
            </w:del>
          </w:ins>
        </w:p>
        <w:p w14:paraId="6F4402CD" w14:textId="4378D44F" w:rsidR="00C860D6" w:rsidDel="00CB126E" w:rsidRDefault="00C860D6">
          <w:pPr>
            <w:pStyle w:val="11"/>
            <w:rPr>
              <w:ins w:id="603" w:author="作者" w:date="2020-09-16T16:25:00Z"/>
              <w:del w:id="604" w:author="作者" w:date="2020-09-25T15:34:00Z"/>
              <w:rFonts w:eastAsiaTheme="minorEastAsia" w:cstheme="minorBidi"/>
              <w:b w:val="0"/>
              <w:bCs w:val="0"/>
              <w:caps w:val="0"/>
              <w:noProof/>
              <w:kern w:val="2"/>
              <w:sz w:val="21"/>
              <w:szCs w:val="22"/>
            </w:rPr>
          </w:pPr>
          <w:ins w:id="605" w:author="作者" w:date="2020-09-16T16:25:00Z">
            <w:del w:id="606" w:author="作者" w:date="2020-09-25T15:34:00Z">
              <w:r w:rsidRPr="00A81EC1" w:rsidDel="00CB126E">
                <w:rPr>
                  <w:rStyle w:val="aff6"/>
                  <w:rFonts w:ascii="微软雅黑" w:hAnsi="微软雅黑"/>
                  <w:b w:val="0"/>
                  <w:bCs w:val="0"/>
                  <w:caps w:val="0"/>
                  <w:noProof/>
                </w:rPr>
                <w:delText>1</w:delText>
              </w:r>
              <w:r w:rsidDel="00CB126E">
                <w:rPr>
                  <w:rFonts w:eastAsiaTheme="minorEastAsia" w:cstheme="minorBidi"/>
                  <w:b w:val="0"/>
                  <w:bCs w:val="0"/>
                  <w:caps w:val="0"/>
                  <w:noProof/>
                  <w:kern w:val="2"/>
                  <w:sz w:val="21"/>
                  <w:szCs w:val="22"/>
                </w:rPr>
                <w:tab/>
              </w:r>
              <w:r w:rsidRPr="00A81EC1" w:rsidDel="00CB126E">
                <w:rPr>
                  <w:rStyle w:val="aff6"/>
                  <w:rFonts w:ascii="微软雅黑" w:hAnsi="微软雅黑"/>
                  <w:b w:val="0"/>
                  <w:bCs w:val="0"/>
                  <w:caps w:val="0"/>
                  <w:noProof/>
                </w:rPr>
                <w:delText>需求介绍</w:delText>
              </w:r>
              <w:r w:rsidDel="00CB126E">
                <w:rPr>
                  <w:noProof/>
                  <w:webHidden/>
                </w:rPr>
                <w:tab/>
                <w:delText>2</w:delText>
              </w:r>
            </w:del>
          </w:ins>
        </w:p>
        <w:p w14:paraId="1F2C62B8" w14:textId="7FCB8D23" w:rsidR="00C860D6" w:rsidDel="00CB126E" w:rsidRDefault="00C860D6">
          <w:pPr>
            <w:pStyle w:val="11"/>
            <w:rPr>
              <w:ins w:id="607" w:author="作者" w:date="2020-09-16T16:25:00Z"/>
              <w:del w:id="608" w:author="作者" w:date="2020-09-25T15:34:00Z"/>
              <w:rFonts w:eastAsiaTheme="minorEastAsia" w:cstheme="minorBidi"/>
              <w:b w:val="0"/>
              <w:bCs w:val="0"/>
              <w:caps w:val="0"/>
              <w:noProof/>
              <w:kern w:val="2"/>
              <w:sz w:val="21"/>
              <w:szCs w:val="22"/>
            </w:rPr>
          </w:pPr>
          <w:ins w:id="609" w:author="作者" w:date="2020-09-16T16:25:00Z">
            <w:del w:id="610" w:author="作者" w:date="2020-09-25T15:34:00Z">
              <w:r w:rsidRPr="00A81EC1" w:rsidDel="00CB126E">
                <w:rPr>
                  <w:rStyle w:val="aff6"/>
                  <w:rFonts w:ascii="微软雅黑" w:hAnsi="微软雅黑"/>
                  <w:b w:val="0"/>
                  <w:bCs w:val="0"/>
                  <w:caps w:val="0"/>
                  <w:noProof/>
                </w:rPr>
                <w:delText>2</w:delText>
              </w:r>
              <w:r w:rsidDel="00CB126E">
                <w:rPr>
                  <w:rFonts w:eastAsiaTheme="minorEastAsia" w:cstheme="minorBidi"/>
                  <w:b w:val="0"/>
                  <w:bCs w:val="0"/>
                  <w:caps w:val="0"/>
                  <w:noProof/>
                  <w:kern w:val="2"/>
                  <w:sz w:val="21"/>
                  <w:szCs w:val="22"/>
                </w:rPr>
                <w:tab/>
              </w:r>
              <w:r w:rsidRPr="00A81EC1" w:rsidDel="00CB126E">
                <w:rPr>
                  <w:rStyle w:val="aff6"/>
                  <w:rFonts w:ascii="微软雅黑" w:hAnsi="微软雅黑"/>
                  <w:b w:val="0"/>
                  <w:bCs w:val="0"/>
                  <w:caps w:val="0"/>
                  <w:noProof/>
                </w:rPr>
                <w:delText>需求内容</w:delText>
              </w:r>
              <w:r w:rsidDel="00CB126E">
                <w:rPr>
                  <w:noProof/>
                  <w:webHidden/>
                </w:rPr>
                <w:tab/>
                <w:delText>3</w:delText>
              </w:r>
            </w:del>
          </w:ins>
        </w:p>
        <w:p w14:paraId="04D3E438" w14:textId="7C5BF78E" w:rsidR="00C860D6" w:rsidDel="00CB126E" w:rsidRDefault="00C860D6">
          <w:pPr>
            <w:pStyle w:val="23"/>
            <w:tabs>
              <w:tab w:val="left" w:pos="800"/>
              <w:tab w:val="right" w:leader="dot" w:pos="9890"/>
            </w:tabs>
            <w:rPr>
              <w:ins w:id="611" w:author="作者" w:date="2020-09-16T16:25:00Z"/>
              <w:del w:id="612" w:author="作者" w:date="2020-09-25T15:34:00Z"/>
              <w:rFonts w:eastAsiaTheme="minorEastAsia" w:cstheme="minorBidi"/>
              <w:smallCaps w:val="0"/>
              <w:noProof/>
              <w:kern w:val="2"/>
              <w:sz w:val="21"/>
              <w:szCs w:val="22"/>
            </w:rPr>
          </w:pPr>
          <w:ins w:id="613" w:author="作者" w:date="2020-09-16T16:25:00Z">
            <w:del w:id="614" w:author="作者" w:date="2020-09-25T15:34:00Z">
              <w:r w:rsidRPr="00A81EC1" w:rsidDel="00CB126E">
                <w:rPr>
                  <w:rStyle w:val="aff6"/>
                  <w:rFonts w:eastAsia="微软雅黑" w:cs="Arial"/>
                  <w:smallCaps w:val="0"/>
                  <w:noProof/>
                </w:rPr>
                <w:delText>2.1</w:delText>
              </w:r>
              <w:r w:rsidDel="00CB126E">
                <w:rPr>
                  <w:rFonts w:eastAsiaTheme="minorEastAsia" w:cstheme="minorBidi"/>
                  <w:smallCaps w:val="0"/>
                  <w:noProof/>
                  <w:kern w:val="2"/>
                  <w:sz w:val="21"/>
                  <w:szCs w:val="22"/>
                </w:rPr>
                <w:tab/>
              </w:r>
              <w:r w:rsidRPr="00A81EC1" w:rsidDel="00CB126E">
                <w:rPr>
                  <w:rStyle w:val="aff6"/>
                  <w:rFonts w:ascii="微软雅黑" w:eastAsia="微软雅黑" w:hAnsi="微软雅黑" w:cs="Arial"/>
                  <w:smallCaps w:val="0"/>
                  <w:noProof/>
                </w:rPr>
                <w:delText>车型配置及差异</w:delText>
              </w:r>
              <w:r w:rsidDel="00CB126E">
                <w:rPr>
                  <w:noProof/>
                  <w:webHidden/>
                </w:rPr>
                <w:tab/>
                <w:delText>3</w:delText>
              </w:r>
            </w:del>
          </w:ins>
        </w:p>
        <w:p w14:paraId="4FE6F4BC" w14:textId="587076FA" w:rsidR="00C860D6" w:rsidDel="00CB126E" w:rsidRDefault="00C860D6">
          <w:pPr>
            <w:pStyle w:val="23"/>
            <w:tabs>
              <w:tab w:val="left" w:pos="800"/>
              <w:tab w:val="right" w:leader="dot" w:pos="9890"/>
            </w:tabs>
            <w:rPr>
              <w:ins w:id="615" w:author="作者" w:date="2020-09-16T16:25:00Z"/>
              <w:del w:id="616" w:author="作者" w:date="2020-09-25T15:34:00Z"/>
              <w:rFonts w:eastAsiaTheme="minorEastAsia" w:cstheme="minorBidi"/>
              <w:smallCaps w:val="0"/>
              <w:noProof/>
              <w:kern w:val="2"/>
              <w:sz w:val="21"/>
              <w:szCs w:val="22"/>
            </w:rPr>
          </w:pPr>
          <w:ins w:id="617" w:author="作者" w:date="2020-09-16T16:25:00Z">
            <w:del w:id="618" w:author="作者" w:date="2020-09-25T15:34:00Z">
              <w:r w:rsidRPr="00A81EC1" w:rsidDel="00CB126E">
                <w:rPr>
                  <w:rStyle w:val="aff6"/>
                  <w:rFonts w:eastAsia="微软雅黑" w:cs="Arial"/>
                  <w:smallCaps w:val="0"/>
                  <w:noProof/>
                </w:rPr>
                <w:delText>2.2</w:delText>
              </w:r>
              <w:r w:rsidDel="00CB126E">
                <w:rPr>
                  <w:rFonts w:eastAsiaTheme="minorEastAsia" w:cstheme="minorBidi"/>
                  <w:smallCaps w:val="0"/>
                  <w:noProof/>
                  <w:kern w:val="2"/>
                  <w:sz w:val="21"/>
                  <w:szCs w:val="22"/>
                </w:rPr>
                <w:tab/>
              </w:r>
              <w:r w:rsidRPr="00A81EC1" w:rsidDel="00CB126E">
                <w:rPr>
                  <w:rStyle w:val="aff6"/>
                  <w:rFonts w:ascii="微软雅黑" w:eastAsia="微软雅黑" w:hAnsi="微软雅黑" w:cs="Arial"/>
                  <w:smallCaps w:val="0"/>
                  <w:noProof/>
                </w:rPr>
                <w:delText>功能描述</w:delText>
              </w:r>
              <w:r w:rsidDel="00CB126E">
                <w:rPr>
                  <w:noProof/>
                  <w:webHidden/>
                </w:rPr>
                <w:tab/>
                <w:delText>3</w:delText>
              </w:r>
            </w:del>
          </w:ins>
        </w:p>
        <w:p w14:paraId="6A47B992" w14:textId="503F3BBA" w:rsidR="00C860D6" w:rsidDel="00CB126E" w:rsidRDefault="00C860D6">
          <w:pPr>
            <w:pStyle w:val="33"/>
            <w:tabs>
              <w:tab w:val="left" w:pos="1200"/>
              <w:tab w:val="right" w:leader="dot" w:pos="9890"/>
            </w:tabs>
            <w:rPr>
              <w:ins w:id="619" w:author="作者" w:date="2020-09-16T16:25:00Z"/>
              <w:del w:id="620" w:author="作者" w:date="2020-09-25T15:34:00Z"/>
              <w:rFonts w:eastAsiaTheme="minorEastAsia" w:cstheme="minorBidi"/>
              <w:i w:val="0"/>
              <w:iCs w:val="0"/>
              <w:noProof/>
              <w:kern w:val="2"/>
              <w:sz w:val="21"/>
              <w:szCs w:val="22"/>
            </w:rPr>
          </w:pPr>
          <w:ins w:id="621" w:author="作者" w:date="2020-09-16T16:25:00Z">
            <w:del w:id="622" w:author="作者" w:date="2020-09-25T15:34:00Z">
              <w:r w:rsidRPr="00A81EC1" w:rsidDel="00CB126E">
                <w:rPr>
                  <w:rStyle w:val="aff6"/>
                  <w:rFonts w:ascii="微软雅黑" w:eastAsia="微软雅黑" w:hAnsi="微软雅黑"/>
                  <w:i w:val="0"/>
                  <w:iCs w:val="0"/>
                  <w:noProof/>
                </w:rPr>
                <w:delText>2.2.1</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i w:val="0"/>
                  <w:iCs w:val="0"/>
                  <w:noProof/>
                </w:rPr>
                <w:delText>功能架构</w:delText>
              </w:r>
              <w:r w:rsidDel="00CB126E">
                <w:rPr>
                  <w:noProof/>
                  <w:webHidden/>
                </w:rPr>
                <w:tab/>
                <w:delText>3</w:delText>
              </w:r>
            </w:del>
          </w:ins>
        </w:p>
        <w:p w14:paraId="5CA6F7BE" w14:textId="37009479" w:rsidR="00C860D6" w:rsidDel="00CB126E" w:rsidRDefault="00C860D6">
          <w:pPr>
            <w:pStyle w:val="33"/>
            <w:tabs>
              <w:tab w:val="left" w:pos="1200"/>
              <w:tab w:val="right" w:leader="dot" w:pos="9890"/>
            </w:tabs>
            <w:rPr>
              <w:ins w:id="623" w:author="作者" w:date="2020-09-16T16:25:00Z"/>
              <w:del w:id="624" w:author="作者" w:date="2020-09-25T15:34:00Z"/>
              <w:rFonts w:eastAsiaTheme="minorEastAsia" w:cstheme="minorBidi"/>
              <w:i w:val="0"/>
              <w:iCs w:val="0"/>
              <w:noProof/>
              <w:kern w:val="2"/>
              <w:sz w:val="21"/>
              <w:szCs w:val="22"/>
            </w:rPr>
          </w:pPr>
          <w:ins w:id="625" w:author="作者" w:date="2020-09-16T16:25:00Z">
            <w:del w:id="626" w:author="作者" w:date="2020-09-25T15:34:00Z">
              <w:r w:rsidRPr="00A81EC1" w:rsidDel="00CB126E">
                <w:rPr>
                  <w:rStyle w:val="aff6"/>
                  <w:rFonts w:ascii="微软雅黑" w:eastAsia="微软雅黑" w:hAnsi="微软雅黑" w:cs="微软雅黑"/>
                  <w:i w:val="0"/>
                  <w:iCs w:val="0"/>
                  <w:noProof/>
                </w:rPr>
                <w:delText>2.2.2</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功能入口</w:delText>
              </w:r>
              <w:r w:rsidDel="00CB126E">
                <w:rPr>
                  <w:noProof/>
                  <w:webHidden/>
                </w:rPr>
                <w:tab/>
                <w:delText>5</w:delText>
              </w:r>
            </w:del>
          </w:ins>
        </w:p>
        <w:p w14:paraId="0C7B2ED6" w14:textId="091F2FEC" w:rsidR="00C860D6" w:rsidDel="00CB126E" w:rsidRDefault="00C860D6">
          <w:pPr>
            <w:pStyle w:val="33"/>
            <w:tabs>
              <w:tab w:val="left" w:pos="1200"/>
              <w:tab w:val="right" w:leader="dot" w:pos="9890"/>
            </w:tabs>
            <w:rPr>
              <w:ins w:id="627" w:author="作者" w:date="2020-09-16T16:25:00Z"/>
              <w:del w:id="628" w:author="作者" w:date="2020-09-25T15:34:00Z"/>
              <w:rFonts w:eastAsiaTheme="minorEastAsia" w:cstheme="minorBidi"/>
              <w:i w:val="0"/>
              <w:iCs w:val="0"/>
              <w:noProof/>
              <w:kern w:val="2"/>
              <w:sz w:val="21"/>
              <w:szCs w:val="22"/>
            </w:rPr>
          </w:pPr>
          <w:ins w:id="629" w:author="作者" w:date="2020-09-16T16:25:00Z">
            <w:del w:id="630" w:author="作者" w:date="2020-09-25T15:34:00Z">
              <w:r w:rsidRPr="00A81EC1" w:rsidDel="00CB126E">
                <w:rPr>
                  <w:rStyle w:val="aff6"/>
                  <w:rFonts w:ascii="微软雅黑" w:eastAsia="微软雅黑" w:hAnsi="微软雅黑" w:cs="微软雅黑"/>
                  <w:i w:val="0"/>
                  <w:iCs w:val="0"/>
                  <w:noProof/>
                </w:rPr>
                <w:delText>2.2.3</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静态模式</w:delText>
              </w:r>
              <w:r w:rsidDel="00CB126E">
                <w:rPr>
                  <w:noProof/>
                  <w:webHidden/>
                </w:rPr>
                <w:tab/>
                <w:delText>6</w:delText>
              </w:r>
            </w:del>
          </w:ins>
        </w:p>
        <w:p w14:paraId="6CC0700D" w14:textId="77AD2F13" w:rsidR="00C860D6" w:rsidDel="00CB126E" w:rsidRDefault="00C860D6">
          <w:pPr>
            <w:pStyle w:val="33"/>
            <w:tabs>
              <w:tab w:val="left" w:pos="1200"/>
              <w:tab w:val="right" w:leader="dot" w:pos="9890"/>
            </w:tabs>
            <w:rPr>
              <w:ins w:id="631" w:author="作者" w:date="2020-09-16T16:25:00Z"/>
              <w:del w:id="632" w:author="作者" w:date="2020-09-25T15:34:00Z"/>
              <w:rFonts w:eastAsiaTheme="minorEastAsia" w:cstheme="minorBidi"/>
              <w:i w:val="0"/>
              <w:iCs w:val="0"/>
              <w:noProof/>
              <w:kern w:val="2"/>
              <w:sz w:val="21"/>
              <w:szCs w:val="22"/>
            </w:rPr>
          </w:pPr>
          <w:ins w:id="633" w:author="作者" w:date="2020-09-16T16:25:00Z">
            <w:del w:id="634" w:author="作者" w:date="2020-09-25T15:34:00Z">
              <w:r w:rsidRPr="00A81EC1" w:rsidDel="00CB126E">
                <w:rPr>
                  <w:rStyle w:val="aff6"/>
                  <w:rFonts w:ascii="微软雅黑" w:eastAsia="微软雅黑" w:hAnsi="微软雅黑" w:cs="微软雅黑"/>
                  <w:i w:val="0"/>
                  <w:iCs w:val="0"/>
                  <w:noProof/>
                </w:rPr>
                <w:delText>2.2.4</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动态模式</w:delText>
              </w:r>
              <w:r w:rsidDel="00CB126E">
                <w:rPr>
                  <w:noProof/>
                  <w:webHidden/>
                </w:rPr>
                <w:tab/>
                <w:delText>7</w:delText>
              </w:r>
            </w:del>
          </w:ins>
        </w:p>
        <w:p w14:paraId="2D979849" w14:textId="08390988" w:rsidR="00C860D6" w:rsidDel="00CB126E" w:rsidRDefault="00C860D6">
          <w:pPr>
            <w:pStyle w:val="33"/>
            <w:tabs>
              <w:tab w:val="left" w:pos="1200"/>
              <w:tab w:val="right" w:leader="dot" w:pos="9890"/>
            </w:tabs>
            <w:rPr>
              <w:ins w:id="635" w:author="作者" w:date="2020-09-16T16:25:00Z"/>
              <w:del w:id="636" w:author="作者" w:date="2020-09-25T15:34:00Z"/>
              <w:rFonts w:eastAsiaTheme="minorEastAsia" w:cstheme="minorBidi"/>
              <w:i w:val="0"/>
              <w:iCs w:val="0"/>
              <w:noProof/>
              <w:kern w:val="2"/>
              <w:sz w:val="21"/>
              <w:szCs w:val="22"/>
            </w:rPr>
          </w:pPr>
          <w:ins w:id="637" w:author="作者" w:date="2020-09-16T16:25:00Z">
            <w:del w:id="638" w:author="作者" w:date="2020-09-25T15:34:00Z">
              <w:r w:rsidRPr="00A81EC1" w:rsidDel="00CB126E">
                <w:rPr>
                  <w:rStyle w:val="aff6"/>
                  <w:rFonts w:ascii="微软雅黑" w:eastAsia="微软雅黑" w:hAnsi="微软雅黑" w:cs="微软雅黑"/>
                  <w:i w:val="0"/>
                  <w:iCs w:val="0"/>
                  <w:noProof/>
                </w:rPr>
                <w:delText>2.2.5</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自定义模式</w:delText>
              </w:r>
              <w:r w:rsidDel="00CB126E">
                <w:rPr>
                  <w:noProof/>
                  <w:webHidden/>
                </w:rPr>
                <w:tab/>
                <w:delText>8</w:delText>
              </w:r>
            </w:del>
          </w:ins>
        </w:p>
        <w:p w14:paraId="2BBA0236" w14:textId="6393A00E" w:rsidR="00C860D6" w:rsidDel="00CB126E" w:rsidRDefault="00C860D6">
          <w:pPr>
            <w:pStyle w:val="33"/>
            <w:tabs>
              <w:tab w:val="left" w:pos="1200"/>
              <w:tab w:val="right" w:leader="dot" w:pos="9890"/>
            </w:tabs>
            <w:rPr>
              <w:ins w:id="639" w:author="作者" w:date="2020-09-16T16:25:00Z"/>
              <w:del w:id="640" w:author="作者" w:date="2020-09-25T15:34:00Z"/>
              <w:rFonts w:eastAsiaTheme="minorEastAsia" w:cstheme="minorBidi"/>
              <w:i w:val="0"/>
              <w:iCs w:val="0"/>
              <w:noProof/>
              <w:kern w:val="2"/>
              <w:sz w:val="21"/>
              <w:szCs w:val="22"/>
            </w:rPr>
          </w:pPr>
          <w:ins w:id="641" w:author="作者" w:date="2020-09-16T16:25:00Z">
            <w:del w:id="642" w:author="作者" w:date="2020-09-25T15:34:00Z">
              <w:r w:rsidRPr="00A81EC1" w:rsidDel="00CB126E">
                <w:rPr>
                  <w:rStyle w:val="aff6"/>
                  <w:rFonts w:ascii="微软雅黑" w:eastAsia="微软雅黑" w:hAnsi="微软雅黑" w:cs="微软雅黑"/>
                  <w:i w:val="0"/>
                  <w:iCs w:val="0"/>
                  <w:noProof/>
                </w:rPr>
                <w:delText>2.2.6</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音乐律动模式</w:delText>
              </w:r>
              <w:r w:rsidDel="00CB126E">
                <w:rPr>
                  <w:noProof/>
                  <w:webHidden/>
                </w:rPr>
                <w:tab/>
                <w:delText>9</w:delText>
              </w:r>
            </w:del>
          </w:ins>
        </w:p>
        <w:p w14:paraId="19F3955B" w14:textId="08DC48A6" w:rsidR="00C860D6" w:rsidDel="00CB126E" w:rsidRDefault="00C860D6">
          <w:pPr>
            <w:pStyle w:val="33"/>
            <w:tabs>
              <w:tab w:val="left" w:pos="1200"/>
              <w:tab w:val="right" w:leader="dot" w:pos="9890"/>
            </w:tabs>
            <w:rPr>
              <w:ins w:id="643" w:author="作者" w:date="2020-09-16T16:25:00Z"/>
              <w:del w:id="644" w:author="作者" w:date="2020-09-25T15:34:00Z"/>
              <w:rFonts w:eastAsiaTheme="minorEastAsia" w:cstheme="minorBidi"/>
              <w:i w:val="0"/>
              <w:iCs w:val="0"/>
              <w:noProof/>
              <w:kern w:val="2"/>
              <w:sz w:val="21"/>
              <w:szCs w:val="22"/>
            </w:rPr>
          </w:pPr>
          <w:ins w:id="645" w:author="作者" w:date="2020-09-16T16:25:00Z">
            <w:del w:id="646" w:author="作者" w:date="2020-09-25T15:34:00Z">
              <w:r w:rsidRPr="00A81EC1" w:rsidDel="00CB126E">
                <w:rPr>
                  <w:rStyle w:val="aff6"/>
                  <w:rFonts w:ascii="微软雅黑" w:eastAsia="微软雅黑" w:hAnsi="微软雅黑" w:cs="微软雅黑"/>
                  <w:i w:val="0"/>
                  <w:iCs w:val="0"/>
                  <w:noProof/>
                </w:rPr>
                <w:delText>2.2.7</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驾驶模式</w:delText>
              </w:r>
              <w:r w:rsidDel="00CB126E">
                <w:rPr>
                  <w:noProof/>
                  <w:webHidden/>
                </w:rPr>
                <w:tab/>
                <w:delText>10</w:delText>
              </w:r>
            </w:del>
          </w:ins>
        </w:p>
        <w:p w14:paraId="30B57F54" w14:textId="380FED23" w:rsidR="00C860D6" w:rsidDel="00CB126E" w:rsidRDefault="00C860D6">
          <w:pPr>
            <w:pStyle w:val="33"/>
            <w:tabs>
              <w:tab w:val="left" w:pos="1200"/>
              <w:tab w:val="right" w:leader="dot" w:pos="9890"/>
            </w:tabs>
            <w:rPr>
              <w:ins w:id="647" w:author="作者" w:date="2020-09-16T16:25:00Z"/>
              <w:del w:id="648" w:author="作者" w:date="2020-09-25T15:34:00Z"/>
              <w:rFonts w:eastAsiaTheme="minorEastAsia" w:cstheme="minorBidi"/>
              <w:i w:val="0"/>
              <w:iCs w:val="0"/>
              <w:noProof/>
              <w:kern w:val="2"/>
              <w:sz w:val="21"/>
              <w:szCs w:val="22"/>
            </w:rPr>
          </w:pPr>
          <w:ins w:id="649" w:author="作者" w:date="2020-09-16T16:25:00Z">
            <w:del w:id="650" w:author="作者" w:date="2020-09-25T15:34:00Z">
              <w:r w:rsidRPr="00A81EC1" w:rsidDel="00CB126E">
                <w:rPr>
                  <w:rStyle w:val="aff6"/>
                  <w:rFonts w:ascii="微软雅黑" w:eastAsia="微软雅黑" w:hAnsi="微软雅黑" w:cs="微软雅黑"/>
                  <w:i w:val="0"/>
                  <w:iCs w:val="0"/>
                  <w:noProof/>
                </w:rPr>
                <w:delText>2.2.8</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休息模式</w:delText>
              </w:r>
              <w:r w:rsidDel="00CB126E">
                <w:rPr>
                  <w:noProof/>
                  <w:webHidden/>
                </w:rPr>
                <w:tab/>
                <w:delText>11</w:delText>
              </w:r>
            </w:del>
          </w:ins>
        </w:p>
        <w:p w14:paraId="3DE286FE" w14:textId="2145A166" w:rsidR="00C860D6" w:rsidDel="00CB126E" w:rsidRDefault="00C860D6">
          <w:pPr>
            <w:pStyle w:val="33"/>
            <w:tabs>
              <w:tab w:val="left" w:pos="1200"/>
              <w:tab w:val="right" w:leader="dot" w:pos="9890"/>
            </w:tabs>
            <w:rPr>
              <w:ins w:id="651" w:author="作者" w:date="2020-09-16T16:25:00Z"/>
              <w:del w:id="652" w:author="作者" w:date="2020-09-25T15:34:00Z"/>
              <w:rFonts w:eastAsiaTheme="minorEastAsia" w:cstheme="minorBidi"/>
              <w:i w:val="0"/>
              <w:iCs w:val="0"/>
              <w:noProof/>
              <w:kern w:val="2"/>
              <w:sz w:val="21"/>
              <w:szCs w:val="22"/>
            </w:rPr>
          </w:pPr>
          <w:ins w:id="653" w:author="作者" w:date="2020-09-16T16:25:00Z">
            <w:del w:id="654" w:author="作者" w:date="2020-09-25T15:34:00Z">
              <w:r w:rsidRPr="00A81EC1" w:rsidDel="00CB126E">
                <w:rPr>
                  <w:rStyle w:val="aff6"/>
                  <w:rFonts w:ascii="微软雅黑" w:eastAsia="微软雅黑" w:hAnsi="微软雅黑" w:cs="微软雅黑"/>
                  <w:i w:val="0"/>
                  <w:iCs w:val="0"/>
                  <w:noProof/>
                </w:rPr>
                <w:delText>2.2.9</w:delText>
              </w:r>
              <w:r w:rsidDel="00CB126E">
                <w:rPr>
                  <w:rFonts w:eastAsiaTheme="minorEastAsia" w:cstheme="minorBidi"/>
                  <w:i w:val="0"/>
                  <w:iCs w:val="0"/>
                  <w:noProof/>
                  <w:kern w:val="2"/>
                  <w:sz w:val="21"/>
                  <w:szCs w:val="22"/>
                </w:rPr>
                <w:tab/>
              </w:r>
              <w:r w:rsidRPr="00A81EC1" w:rsidDel="00CB126E">
                <w:rPr>
                  <w:rStyle w:val="aff6"/>
                  <w:rFonts w:ascii="微软雅黑" w:eastAsia="微软雅黑" w:hAnsi="微软雅黑" w:cs="微软雅黑"/>
                  <w:i w:val="0"/>
                  <w:iCs w:val="0"/>
                  <w:noProof/>
                </w:rPr>
                <w:delText>TBD</w:delText>
              </w:r>
              <w:r w:rsidDel="00CB126E">
                <w:rPr>
                  <w:noProof/>
                  <w:webHidden/>
                </w:rPr>
                <w:tab/>
                <w:delText>11</w:delText>
              </w:r>
            </w:del>
          </w:ins>
        </w:p>
        <w:p w14:paraId="36619112" w14:textId="4767E374" w:rsidR="00C860D6" w:rsidDel="00CB126E" w:rsidRDefault="00C860D6">
          <w:pPr>
            <w:pStyle w:val="11"/>
            <w:rPr>
              <w:ins w:id="655" w:author="作者" w:date="2020-09-16T16:25:00Z"/>
              <w:del w:id="656" w:author="作者" w:date="2020-09-25T15:34:00Z"/>
              <w:rFonts w:eastAsiaTheme="minorEastAsia" w:cstheme="minorBidi"/>
              <w:b w:val="0"/>
              <w:bCs w:val="0"/>
              <w:caps w:val="0"/>
              <w:noProof/>
              <w:kern w:val="2"/>
              <w:sz w:val="21"/>
              <w:szCs w:val="22"/>
            </w:rPr>
          </w:pPr>
          <w:ins w:id="657" w:author="作者" w:date="2020-09-16T16:25:00Z">
            <w:del w:id="658" w:author="作者" w:date="2020-09-25T15:34:00Z">
              <w:r w:rsidRPr="00A81EC1" w:rsidDel="00CB126E">
                <w:rPr>
                  <w:rStyle w:val="aff6"/>
                  <w:rFonts w:ascii="微软雅黑" w:hAnsi="微软雅黑"/>
                  <w:b w:val="0"/>
                  <w:bCs w:val="0"/>
                  <w:caps w:val="0"/>
                  <w:noProof/>
                </w:rPr>
                <w:delText>3</w:delText>
              </w:r>
              <w:r w:rsidDel="00CB126E">
                <w:rPr>
                  <w:rFonts w:eastAsiaTheme="minorEastAsia" w:cstheme="minorBidi"/>
                  <w:b w:val="0"/>
                  <w:bCs w:val="0"/>
                  <w:caps w:val="0"/>
                  <w:noProof/>
                  <w:kern w:val="2"/>
                  <w:sz w:val="21"/>
                  <w:szCs w:val="22"/>
                </w:rPr>
                <w:tab/>
              </w:r>
              <w:r w:rsidRPr="00A81EC1" w:rsidDel="00CB126E">
                <w:rPr>
                  <w:rStyle w:val="aff6"/>
                  <w:rFonts w:ascii="微软雅黑" w:hAnsi="微软雅黑"/>
                  <w:b w:val="0"/>
                  <w:bCs w:val="0"/>
                  <w:caps w:val="0"/>
                  <w:noProof/>
                </w:rPr>
                <w:delText>系统边界</w:delText>
              </w:r>
              <w:r w:rsidDel="00CB126E">
                <w:rPr>
                  <w:noProof/>
                  <w:webHidden/>
                </w:rPr>
                <w:tab/>
                <w:delText>13</w:delText>
              </w:r>
            </w:del>
          </w:ins>
        </w:p>
        <w:p w14:paraId="522F0743" w14:textId="04348E4E" w:rsidR="007B6642" w:rsidDel="00CB126E" w:rsidRDefault="007B6642">
          <w:pPr>
            <w:pStyle w:val="11"/>
            <w:rPr>
              <w:ins w:id="659" w:author="作者" w:date="2020-09-14T16:17:00Z"/>
              <w:del w:id="660" w:author="作者" w:date="2020-09-25T15:34:00Z"/>
              <w:rFonts w:eastAsiaTheme="minorEastAsia" w:cstheme="minorBidi"/>
              <w:b w:val="0"/>
              <w:bCs w:val="0"/>
              <w:caps w:val="0"/>
              <w:noProof/>
              <w:kern w:val="2"/>
              <w:sz w:val="21"/>
              <w:szCs w:val="22"/>
            </w:rPr>
          </w:pPr>
          <w:ins w:id="661" w:author="作者" w:date="2020-09-14T16:17:00Z">
            <w:del w:id="662" w:author="作者" w:date="2020-09-25T15:34:00Z">
              <w:r w:rsidRPr="00C860D6" w:rsidDel="00CB126E">
                <w:rPr>
                  <w:rStyle w:val="aff6"/>
                  <w:rFonts w:ascii="微软雅黑" w:hAnsi="微软雅黑"/>
                  <w:b w:val="0"/>
                  <w:bCs w:val="0"/>
                  <w:caps w:val="0"/>
                  <w:noProof/>
                </w:rPr>
                <w:delText>1</w:delText>
              </w:r>
              <w:r w:rsidDel="00CB126E">
                <w:rPr>
                  <w:rFonts w:eastAsiaTheme="minorEastAsia" w:cstheme="minorBidi"/>
                  <w:b w:val="0"/>
                  <w:bCs w:val="0"/>
                  <w:caps w:val="0"/>
                  <w:noProof/>
                  <w:kern w:val="2"/>
                  <w:sz w:val="21"/>
                  <w:szCs w:val="22"/>
                </w:rPr>
                <w:tab/>
              </w:r>
              <w:r w:rsidRPr="00C860D6" w:rsidDel="00CB126E">
                <w:rPr>
                  <w:rStyle w:val="aff6"/>
                  <w:rFonts w:ascii="微软雅黑" w:hAnsi="微软雅黑"/>
                  <w:b w:val="0"/>
                  <w:bCs w:val="0"/>
                  <w:caps w:val="0"/>
                  <w:noProof/>
                </w:rPr>
                <w:delText>需求介绍</w:delText>
              </w:r>
              <w:r w:rsidDel="00CB126E">
                <w:rPr>
                  <w:noProof/>
                  <w:webHidden/>
                </w:rPr>
                <w:tab/>
                <w:delText>2</w:delText>
              </w:r>
            </w:del>
          </w:ins>
        </w:p>
        <w:p w14:paraId="71368834" w14:textId="56F35D06" w:rsidR="007B6642" w:rsidDel="00CB126E" w:rsidRDefault="007B6642">
          <w:pPr>
            <w:pStyle w:val="11"/>
            <w:rPr>
              <w:ins w:id="663" w:author="作者" w:date="2020-09-14T16:17:00Z"/>
              <w:del w:id="664" w:author="作者" w:date="2020-09-25T15:34:00Z"/>
              <w:rFonts w:eastAsiaTheme="minorEastAsia" w:cstheme="minorBidi"/>
              <w:b w:val="0"/>
              <w:bCs w:val="0"/>
              <w:caps w:val="0"/>
              <w:noProof/>
              <w:kern w:val="2"/>
              <w:sz w:val="21"/>
              <w:szCs w:val="22"/>
            </w:rPr>
          </w:pPr>
          <w:ins w:id="665" w:author="作者" w:date="2020-09-14T16:17:00Z">
            <w:del w:id="666" w:author="作者" w:date="2020-09-25T15:34:00Z">
              <w:r w:rsidRPr="00C860D6" w:rsidDel="00CB126E">
                <w:rPr>
                  <w:rStyle w:val="aff6"/>
                  <w:rFonts w:ascii="微软雅黑" w:hAnsi="微软雅黑"/>
                  <w:b w:val="0"/>
                  <w:bCs w:val="0"/>
                  <w:caps w:val="0"/>
                  <w:noProof/>
                </w:rPr>
                <w:delText>2</w:delText>
              </w:r>
              <w:r w:rsidDel="00CB126E">
                <w:rPr>
                  <w:rFonts w:eastAsiaTheme="minorEastAsia" w:cstheme="minorBidi"/>
                  <w:b w:val="0"/>
                  <w:bCs w:val="0"/>
                  <w:caps w:val="0"/>
                  <w:noProof/>
                  <w:kern w:val="2"/>
                  <w:sz w:val="21"/>
                  <w:szCs w:val="22"/>
                </w:rPr>
                <w:tab/>
              </w:r>
              <w:r w:rsidRPr="00C860D6" w:rsidDel="00CB126E">
                <w:rPr>
                  <w:rStyle w:val="aff6"/>
                  <w:rFonts w:ascii="微软雅黑" w:hAnsi="微软雅黑"/>
                  <w:b w:val="0"/>
                  <w:bCs w:val="0"/>
                  <w:caps w:val="0"/>
                  <w:noProof/>
                </w:rPr>
                <w:delText>需求内容</w:delText>
              </w:r>
              <w:r w:rsidDel="00CB126E">
                <w:rPr>
                  <w:noProof/>
                  <w:webHidden/>
                </w:rPr>
                <w:tab/>
                <w:delText>3</w:delText>
              </w:r>
            </w:del>
          </w:ins>
        </w:p>
        <w:p w14:paraId="54141E30" w14:textId="101AA5E1" w:rsidR="007B6642" w:rsidDel="00CB126E" w:rsidRDefault="007B6642">
          <w:pPr>
            <w:pStyle w:val="23"/>
            <w:tabs>
              <w:tab w:val="left" w:pos="800"/>
              <w:tab w:val="right" w:leader="dot" w:pos="9890"/>
            </w:tabs>
            <w:rPr>
              <w:ins w:id="667" w:author="作者" w:date="2020-09-14T16:17:00Z"/>
              <w:del w:id="668" w:author="作者" w:date="2020-09-25T15:34:00Z"/>
              <w:rFonts w:eastAsiaTheme="minorEastAsia" w:cstheme="minorBidi"/>
              <w:smallCaps w:val="0"/>
              <w:noProof/>
              <w:kern w:val="2"/>
              <w:sz w:val="21"/>
              <w:szCs w:val="22"/>
            </w:rPr>
          </w:pPr>
          <w:ins w:id="669" w:author="作者" w:date="2020-09-14T16:17:00Z">
            <w:del w:id="670" w:author="作者" w:date="2020-09-25T15:34:00Z">
              <w:r w:rsidRPr="00C860D6" w:rsidDel="00CB126E">
                <w:rPr>
                  <w:rStyle w:val="aff6"/>
                  <w:rFonts w:eastAsia="微软雅黑" w:cs="Arial"/>
                  <w:smallCaps w:val="0"/>
                  <w:noProof/>
                </w:rPr>
                <w:delText>2.1</w:delText>
              </w:r>
              <w:r w:rsidDel="00CB126E">
                <w:rPr>
                  <w:rFonts w:eastAsiaTheme="minorEastAsia" w:cstheme="minorBidi"/>
                  <w:smallCaps w:val="0"/>
                  <w:noProof/>
                  <w:kern w:val="2"/>
                  <w:sz w:val="21"/>
                  <w:szCs w:val="22"/>
                </w:rPr>
                <w:tab/>
              </w:r>
              <w:r w:rsidRPr="00C860D6" w:rsidDel="00CB126E">
                <w:rPr>
                  <w:rStyle w:val="aff6"/>
                  <w:rFonts w:ascii="微软雅黑" w:eastAsia="微软雅黑" w:hAnsi="微软雅黑" w:cs="Arial"/>
                  <w:smallCaps w:val="0"/>
                  <w:noProof/>
                </w:rPr>
                <w:delText>车型配置及差异</w:delText>
              </w:r>
              <w:r w:rsidDel="00CB126E">
                <w:rPr>
                  <w:noProof/>
                  <w:webHidden/>
                </w:rPr>
                <w:tab/>
                <w:delText>3</w:delText>
              </w:r>
            </w:del>
          </w:ins>
        </w:p>
        <w:p w14:paraId="22D6F57A" w14:textId="20E78199" w:rsidR="007B6642" w:rsidDel="00CB126E" w:rsidRDefault="007B6642">
          <w:pPr>
            <w:pStyle w:val="23"/>
            <w:tabs>
              <w:tab w:val="left" w:pos="800"/>
              <w:tab w:val="right" w:leader="dot" w:pos="9890"/>
            </w:tabs>
            <w:rPr>
              <w:ins w:id="671" w:author="作者" w:date="2020-09-14T16:17:00Z"/>
              <w:del w:id="672" w:author="作者" w:date="2020-09-25T15:34:00Z"/>
              <w:rFonts w:eastAsiaTheme="minorEastAsia" w:cstheme="minorBidi"/>
              <w:smallCaps w:val="0"/>
              <w:noProof/>
              <w:kern w:val="2"/>
              <w:sz w:val="21"/>
              <w:szCs w:val="22"/>
            </w:rPr>
          </w:pPr>
          <w:ins w:id="673" w:author="作者" w:date="2020-09-14T16:17:00Z">
            <w:del w:id="674" w:author="作者" w:date="2020-09-25T15:34:00Z">
              <w:r w:rsidRPr="00C860D6" w:rsidDel="00CB126E">
                <w:rPr>
                  <w:rStyle w:val="aff6"/>
                  <w:rFonts w:eastAsia="微软雅黑" w:cs="Arial"/>
                  <w:smallCaps w:val="0"/>
                  <w:noProof/>
                </w:rPr>
                <w:delText>2.2</w:delText>
              </w:r>
              <w:r w:rsidDel="00CB126E">
                <w:rPr>
                  <w:rFonts w:eastAsiaTheme="minorEastAsia" w:cstheme="minorBidi"/>
                  <w:smallCaps w:val="0"/>
                  <w:noProof/>
                  <w:kern w:val="2"/>
                  <w:sz w:val="21"/>
                  <w:szCs w:val="22"/>
                </w:rPr>
                <w:tab/>
              </w:r>
              <w:r w:rsidRPr="00C860D6" w:rsidDel="00CB126E">
                <w:rPr>
                  <w:rStyle w:val="aff6"/>
                  <w:rFonts w:ascii="微软雅黑" w:eastAsia="微软雅黑" w:hAnsi="微软雅黑" w:cs="Arial"/>
                  <w:smallCaps w:val="0"/>
                  <w:noProof/>
                </w:rPr>
                <w:delText>功能描述</w:delText>
              </w:r>
              <w:r w:rsidDel="00CB126E">
                <w:rPr>
                  <w:noProof/>
                  <w:webHidden/>
                </w:rPr>
                <w:tab/>
                <w:delText>3</w:delText>
              </w:r>
            </w:del>
          </w:ins>
        </w:p>
        <w:p w14:paraId="2B93FB39" w14:textId="1319CA8E" w:rsidR="007B6642" w:rsidDel="00CB126E" w:rsidRDefault="007B6642">
          <w:pPr>
            <w:pStyle w:val="33"/>
            <w:tabs>
              <w:tab w:val="left" w:pos="1200"/>
              <w:tab w:val="right" w:leader="dot" w:pos="9890"/>
            </w:tabs>
            <w:rPr>
              <w:ins w:id="675" w:author="作者" w:date="2020-09-14T16:17:00Z"/>
              <w:del w:id="676" w:author="作者" w:date="2020-09-25T15:34:00Z"/>
              <w:rFonts w:eastAsiaTheme="minorEastAsia" w:cstheme="minorBidi"/>
              <w:i w:val="0"/>
              <w:iCs w:val="0"/>
              <w:noProof/>
              <w:kern w:val="2"/>
              <w:sz w:val="21"/>
              <w:szCs w:val="22"/>
            </w:rPr>
          </w:pPr>
          <w:ins w:id="677" w:author="作者" w:date="2020-09-14T16:17:00Z">
            <w:del w:id="678" w:author="作者" w:date="2020-09-25T15:34:00Z">
              <w:r w:rsidRPr="00C860D6" w:rsidDel="00CB126E">
                <w:rPr>
                  <w:rStyle w:val="aff6"/>
                  <w:rFonts w:ascii="微软雅黑" w:eastAsia="微软雅黑" w:hAnsi="微软雅黑"/>
                  <w:i w:val="0"/>
                  <w:iCs w:val="0"/>
                  <w:noProof/>
                </w:rPr>
                <w:delText>2.2.1</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i w:val="0"/>
                  <w:iCs w:val="0"/>
                  <w:noProof/>
                </w:rPr>
                <w:delText>功能架构</w:delText>
              </w:r>
              <w:r w:rsidDel="00CB126E">
                <w:rPr>
                  <w:noProof/>
                  <w:webHidden/>
                </w:rPr>
                <w:tab/>
                <w:delText>3</w:delText>
              </w:r>
            </w:del>
          </w:ins>
        </w:p>
        <w:p w14:paraId="6719927F" w14:textId="659C0ABC" w:rsidR="007B6642" w:rsidDel="00CB126E" w:rsidRDefault="007B6642">
          <w:pPr>
            <w:pStyle w:val="33"/>
            <w:tabs>
              <w:tab w:val="left" w:pos="1200"/>
              <w:tab w:val="right" w:leader="dot" w:pos="9890"/>
            </w:tabs>
            <w:rPr>
              <w:ins w:id="679" w:author="作者" w:date="2020-09-14T16:17:00Z"/>
              <w:del w:id="680" w:author="作者" w:date="2020-09-25T15:34:00Z"/>
              <w:rFonts w:eastAsiaTheme="minorEastAsia" w:cstheme="minorBidi"/>
              <w:i w:val="0"/>
              <w:iCs w:val="0"/>
              <w:noProof/>
              <w:kern w:val="2"/>
              <w:sz w:val="21"/>
              <w:szCs w:val="22"/>
            </w:rPr>
          </w:pPr>
          <w:ins w:id="681" w:author="作者" w:date="2020-09-14T16:17:00Z">
            <w:del w:id="682" w:author="作者" w:date="2020-09-25T15:34:00Z">
              <w:r w:rsidRPr="00C860D6" w:rsidDel="00CB126E">
                <w:rPr>
                  <w:rStyle w:val="aff6"/>
                  <w:rFonts w:ascii="微软雅黑" w:eastAsia="微软雅黑" w:hAnsi="微软雅黑" w:cs="微软雅黑"/>
                  <w:i w:val="0"/>
                  <w:iCs w:val="0"/>
                  <w:noProof/>
                </w:rPr>
                <w:delText>2.2.2</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功能入口</w:delText>
              </w:r>
              <w:r w:rsidDel="00CB126E">
                <w:rPr>
                  <w:noProof/>
                  <w:webHidden/>
                </w:rPr>
                <w:tab/>
                <w:delText>5</w:delText>
              </w:r>
            </w:del>
          </w:ins>
        </w:p>
        <w:p w14:paraId="5B15F557" w14:textId="34F609C5" w:rsidR="007B6642" w:rsidDel="00CB126E" w:rsidRDefault="007B6642">
          <w:pPr>
            <w:pStyle w:val="33"/>
            <w:tabs>
              <w:tab w:val="left" w:pos="1200"/>
              <w:tab w:val="right" w:leader="dot" w:pos="9890"/>
            </w:tabs>
            <w:rPr>
              <w:ins w:id="683" w:author="作者" w:date="2020-09-14T16:17:00Z"/>
              <w:del w:id="684" w:author="作者" w:date="2020-09-25T15:34:00Z"/>
              <w:rFonts w:eastAsiaTheme="minorEastAsia" w:cstheme="minorBidi"/>
              <w:i w:val="0"/>
              <w:iCs w:val="0"/>
              <w:noProof/>
              <w:kern w:val="2"/>
              <w:sz w:val="21"/>
              <w:szCs w:val="22"/>
            </w:rPr>
          </w:pPr>
          <w:ins w:id="685" w:author="作者" w:date="2020-09-14T16:17:00Z">
            <w:del w:id="686" w:author="作者" w:date="2020-09-25T15:34:00Z">
              <w:r w:rsidRPr="00C860D6" w:rsidDel="00CB126E">
                <w:rPr>
                  <w:rStyle w:val="aff6"/>
                  <w:rFonts w:ascii="微软雅黑" w:eastAsia="微软雅黑" w:hAnsi="微软雅黑" w:cs="微软雅黑"/>
                  <w:i w:val="0"/>
                  <w:iCs w:val="0"/>
                  <w:noProof/>
                </w:rPr>
                <w:delText>2.2.3</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静态模式</w:delText>
              </w:r>
              <w:r w:rsidDel="00CB126E">
                <w:rPr>
                  <w:noProof/>
                  <w:webHidden/>
                </w:rPr>
                <w:tab/>
                <w:delText>6</w:delText>
              </w:r>
            </w:del>
          </w:ins>
        </w:p>
        <w:p w14:paraId="7471F753" w14:textId="6227FAE3" w:rsidR="007B6642" w:rsidDel="00CB126E" w:rsidRDefault="007B6642">
          <w:pPr>
            <w:pStyle w:val="33"/>
            <w:tabs>
              <w:tab w:val="left" w:pos="1200"/>
              <w:tab w:val="right" w:leader="dot" w:pos="9890"/>
            </w:tabs>
            <w:rPr>
              <w:ins w:id="687" w:author="作者" w:date="2020-09-14T16:17:00Z"/>
              <w:del w:id="688" w:author="作者" w:date="2020-09-25T15:34:00Z"/>
              <w:rFonts w:eastAsiaTheme="minorEastAsia" w:cstheme="minorBidi"/>
              <w:i w:val="0"/>
              <w:iCs w:val="0"/>
              <w:noProof/>
              <w:kern w:val="2"/>
              <w:sz w:val="21"/>
              <w:szCs w:val="22"/>
            </w:rPr>
          </w:pPr>
          <w:ins w:id="689" w:author="作者" w:date="2020-09-14T16:17:00Z">
            <w:del w:id="690" w:author="作者" w:date="2020-09-25T15:34:00Z">
              <w:r w:rsidRPr="00C860D6" w:rsidDel="00CB126E">
                <w:rPr>
                  <w:rStyle w:val="aff6"/>
                  <w:rFonts w:ascii="微软雅黑" w:eastAsia="微软雅黑" w:hAnsi="微软雅黑" w:cs="微软雅黑"/>
                  <w:i w:val="0"/>
                  <w:iCs w:val="0"/>
                  <w:noProof/>
                </w:rPr>
                <w:delText>2.2.4</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动态模式</w:delText>
              </w:r>
              <w:r w:rsidDel="00CB126E">
                <w:rPr>
                  <w:noProof/>
                  <w:webHidden/>
                </w:rPr>
                <w:tab/>
                <w:delText>7</w:delText>
              </w:r>
            </w:del>
          </w:ins>
        </w:p>
        <w:p w14:paraId="532A1A7F" w14:textId="662C4AF7" w:rsidR="007B6642" w:rsidDel="00CB126E" w:rsidRDefault="007B6642">
          <w:pPr>
            <w:pStyle w:val="33"/>
            <w:tabs>
              <w:tab w:val="left" w:pos="1200"/>
              <w:tab w:val="right" w:leader="dot" w:pos="9890"/>
            </w:tabs>
            <w:rPr>
              <w:ins w:id="691" w:author="作者" w:date="2020-09-14T16:17:00Z"/>
              <w:del w:id="692" w:author="作者" w:date="2020-09-25T15:34:00Z"/>
              <w:rFonts w:eastAsiaTheme="minorEastAsia" w:cstheme="minorBidi"/>
              <w:i w:val="0"/>
              <w:iCs w:val="0"/>
              <w:noProof/>
              <w:kern w:val="2"/>
              <w:sz w:val="21"/>
              <w:szCs w:val="22"/>
            </w:rPr>
          </w:pPr>
          <w:ins w:id="693" w:author="作者" w:date="2020-09-14T16:17:00Z">
            <w:del w:id="694" w:author="作者" w:date="2020-09-25T15:34:00Z">
              <w:r w:rsidRPr="00C860D6" w:rsidDel="00CB126E">
                <w:rPr>
                  <w:rStyle w:val="aff6"/>
                  <w:rFonts w:ascii="微软雅黑" w:eastAsia="微软雅黑" w:hAnsi="微软雅黑" w:cs="微软雅黑"/>
                  <w:i w:val="0"/>
                  <w:iCs w:val="0"/>
                  <w:noProof/>
                </w:rPr>
                <w:delText>2.2.5</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自定义模式</w:delText>
              </w:r>
              <w:r w:rsidDel="00CB126E">
                <w:rPr>
                  <w:noProof/>
                  <w:webHidden/>
                </w:rPr>
                <w:tab/>
                <w:delText>8</w:delText>
              </w:r>
            </w:del>
          </w:ins>
        </w:p>
        <w:p w14:paraId="114750FB" w14:textId="1936F391" w:rsidR="007B6642" w:rsidDel="00CB126E" w:rsidRDefault="007B6642">
          <w:pPr>
            <w:pStyle w:val="33"/>
            <w:tabs>
              <w:tab w:val="left" w:pos="1200"/>
              <w:tab w:val="right" w:leader="dot" w:pos="9890"/>
            </w:tabs>
            <w:rPr>
              <w:ins w:id="695" w:author="作者" w:date="2020-09-14T16:17:00Z"/>
              <w:del w:id="696" w:author="作者" w:date="2020-09-25T15:34:00Z"/>
              <w:rFonts w:eastAsiaTheme="minorEastAsia" w:cstheme="minorBidi"/>
              <w:i w:val="0"/>
              <w:iCs w:val="0"/>
              <w:noProof/>
              <w:kern w:val="2"/>
              <w:sz w:val="21"/>
              <w:szCs w:val="22"/>
            </w:rPr>
          </w:pPr>
          <w:ins w:id="697" w:author="作者" w:date="2020-09-14T16:17:00Z">
            <w:del w:id="698" w:author="作者" w:date="2020-09-25T15:34:00Z">
              <w:r w:rsidRPr="00C860D6" w:rsidDel="00CB126E">
                <w:rPr>
                  <w:rStyle w:val="aff6"/>
                  <w:rFonts w:ascii="微软雅黑" w:eastAsia="微软雅黑" w:hAnsi="微软雅黑" w:cs="微软雅黑"/>
                  <w:i w:val="0"/>
                  <w:iCs w:val="0"/>
                  <w:noProof/>
                </w:rPr>
                <w:delText>2.2.6</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音乐随动模式</w:delText>
              </w:r>
              <w:r w:rsidDel="00CB126E">
                <w:rPr>
                  <w:noProof/>
                  <w:webHidden/>
                </w:rPr>
                <w:tab/>
                <w:delText>8</w:delText>
              </w:r>
            </w:del>
          </w:ins>
        </w:p>
        <w:p w14:paraId="77FA74A9" w14:textId="4EC2AB08" w:rsidR="007B6642" w:rsidDel="00CB126E" w:rsidRDefault="007B6642">
          <w:pPr>
            <w:pStyle w:val="33"/>
            <w:tabs>
              <w:tab w:val="left" w:pos="1200"/>
              <w:tab w:val="right" w:leader="dot" w:pos="9890"/>
            </w:tabs>
            <w:rPr>
              <w:ins w:id="699" w:author="作者" w:date="2020-09-14T16:17:00Z"/>
              <w:del w:id="700" w:author="作者" w:date="2020-09-25T15:34:00Z"/>
              <w:rFonts w:eastAsiaTheme="minorEastAsia" w:cstheme="minorBidi"/>
              <w:i w:val="0"/>
              <w:iCs w:val="0"/>
              <w:noProof/>
              <w:kern w:val="2"/>
              <w:sz w:val="21"/>
              <w:szCs w:val="22"/>
            </w:rPr>
          </w:pPr>
          <w:ins w:id="701" w:author="作者" w:date="2020-09-14T16:17:00Z">
            <w:del w:id="702" w:author="作者" w:date="2020-09-25T15:34:00Z">
              <w:r w:rsidRPr="00C860D6" w:rsidDel="00CB126E">
                <w:rPr>
                  <w:rStyle w:val="aff6"/>
                  <w:rFonts w:ascii="微软雅黑" w:eastAsia="微软雅黑" w:hAnsi="微软雅黑" w:cs="微软雅黑"/>
                  <w:i w:val="0"/>
                  <w:iCs w:val="0"/>
                  <w:noProof/>
                </w:rPr>
                <w:delText>2.2.7</w:delText>
              </w:r>
              <w:r w:rsidDel="00CB126E">
                <w:rPr>
                  <w:rFonts w:eastAsiaTheme="minorEastAsia" w:cstheme="minorBidi"/>
                  <w:i w:val="0"/>
                  <w:iCs w:val="0"/>
                  <w:noProof/>
                  <w:kern w:val="2"/>
                  <w:sz w:val="21"/>
                  <w:szCs w:val="22"/>
                </w:rPr>
                <w:tab/>
              </w:r>
              <w:r w:rsidRPr="00C860D6" w:rsidDel="00CB126E">
                <w:rPr>
                  <w:rStyle w:val="aff6"/>
                  <w:rFonts w:ascii="微软雅黑" w:eastAsia="微软雅黑" w:hAnsi="微软雅黑" w:cs="微软雅黑"/>
                  <w:i w:val="0"/>
                  <w:iCs w:val="0"/>
                  <w:noProof/>
                </w:rPr>
                <w:delText>TBD</w:delText>
              </w:r>
              <w:r w:rsidDel="00CB126E">
                <w:rPr>
                  <w:noProof/>
                  <w:webHidden/>
                </w:rPr>
                <w:tab/>
                <w:delText>9</w:delText>
              </w:r>
            </w:del>
          </w:ins>
        </w:p>
        <w:p w14:paraId="5E5A8289" w14:textId="2EF0692D" w:rsidR="007B6642" w:rsidDel="00CB126E" w:rsidRDefault="007B6642">
          <w:pPr>
            <w:pStyle w:val="11"/>
            <w:rPr>
              <w:ins w:id="703" w:author="作者" w:date="2020-09-14T16:17:00Z"/>
              <w:del w:id="704" w:author="作者" w:date="2020-09-25T15:34:00Z"/>
              <w:rFonts w:eastAsiaTheme="minorEastAsia" w:cstheme="minorBidi"/>
              <w:b w:val="0"/>
              <w:bCs w:val="0"/>
              <w:caps w:val="0"/>
              <w:noProof/>
              <w:kern w:val="2"/>
              <w:sz w:val="21"/>
              <w:szCs w:val="22"/>
            </w:rPr>
          </w:pPr>
          <w:ins w:id="705" w:author="作者" w:date="2020-09-14T16:17:00Z">
            <w:del w:id="706" w:author="作者" w:date="2020-09-25T15:34:00Z">
              <w:r w:rsidRPr="00C860D6" w:rsidDel="00CB126E">
                <w:rPr>
                  <w:rStyle w:val="aff6"/>
                  <w:rFonts w:ascii="微软雅黑" w:hAnsi="微软雅黑"/>
                  <w:b w:val="0"/>
                  <w:bCs w:val="0"/>
                  <w:caps w:val="0"/>
                  <w:noProof/>
                </w:rPr>
                <w:delText>3</w:delText>
              </w:r>
              <w:r w:rsidDel="00CB126E">
                <w:rPr>
                  <w:rFonts w:eastAsiaTheme="minorEastAsia" w:cstheme="minorBidi"/>
                  <w:b w:val="0"/>
                  <w:bCs w:val="0"/>
                  <w:caps w:val="0"/>
                  <w:noProof/>
                  <w:kern w:val="2"/>
                  <w:sz w:val="21"/>
                  <w:szCs w:val="22"/>
                </w:rPr>
                <w:tab/>
              </w:r>
              <w:r w:rsidRPr="00C860D6" w:rsidDel="00CB126E">
                <w:rPr>
                  <w:rStyle w:val="aff6"/>
                  <w:rFonts w:ascii="微软雅黑" w:hAnsi="微软雅黑"/>
                  <w:b w:val="0"/>
                  <w:bCs w:val="0"/>
                  <w:caps w:val="0"/>
                  <w:noProof/>
                </w:rPr>
                <w:delText>系统边界</w:delText>
              </w:r>
              <w:r w:rsidDel="00CB126E">
                <w:rPr>
                  <w:noProof/>
                  <w:webHidden/>
                </w:rPr>
                <w:tab/>
                <w:delText>10</w:delText>
              </w:r>
            </w:del>
          </w:ins>
        </w:p>
        <w:p w14:paraId="7182F7F4" w14:textId="6B41B0F8" w:rsidR="005A7A4A" w:rsidDel="00CB126E" w:rsidRDefault="005A7A4A">
          <w:pPr>
            <w:pStyle w:val="11"/>
            <w:rPr>
              <w:ins w:id="707" w:author="作者" w:date="2020-09-14T16:17:00Z"/>
              <w:del w:id="708" w:author="作者" w:date="2020-09-25T15:34:00Z"/>
              <w:rFonts w:eastAsiaTheme="minorEastAsia" w:cstheme="minorBidi"/>
              <w:b w:val="0"/>
              <w:bCs w:val="0"/>
              <w:caps w:val="0"/>
              <w:noProof/>
              <w:kern w:val="2"/>
              <w:sz w:val="21"/>
              <w:szCs w:val="22"/>
            </w:rPr>
          </w:pPr>
          <w:ins w:id="709" w:author="作者" w:date="2020-09-14T16:17:00Z">
            <w:del w:id="710" w:author="作者" w:date="2020-09-25T15:34:00Z">
              <w:r w:rsidRPr="007B6642" w:rsidDel="00CB126E">
                <w:rPr>
                  <w:rStyle w:val="aff6"/>
                  <w:rFonts w:ascii="微软雅黑" w:hAnsi="微软雅黑"/>
                  <w:b w:val="0"/>
                  <w:bCs w:val="0"/>
                  <w:caps w:val="0"/>
                  <w:noProof/>
                </w:rPr>
                <w:delText>1</w:delText>
              </w:r>
              <w:r w:rsidDel="00CB126E">
                <w:rPr>
                  <w:rFonts w:eastAsiaTheme="minorEastAsia" w:cstheme="minorBidi"/>
                  <w:b w:val="0"/>
                  <w:bCs w:val="0"/>
                  <w:caps w:val="0"/>
                  <w:noProof/>
                  <w:kern w:val="2"/>
                  <w:sz w:val="21"/>
                  <w:szCs w:val="22"/>
                </w:rPr>
                <w:tab/>
              </w:r>
              <w:r w:rsidRPr="007B6642" w:rsidDel="00CB126E">
                <w:rPr>
                  <w:rStyle w:val="aff6"/>
                  <w:rFonts w:ascii="微软雅黑" w:hAnsi="微软雅黑"/>
                  <w:b w:val="0"/>
                  <w:bCs w:val="0"/>
                  <w:caps w:val="0"/>
                  <w:noProof/>
                </w:rPr>
                <w:delText>需求介绍</w:delText>
              </w:r>
              <w:r w:rsidDel="00CB126E">
                <w:rPr>
                  <w:noProof/>
                  <w:webHidden/>
                </w:rPr>
                <w:tab/>
                <w:delText>2</w:delText>
              </w:r>
            </w:del>
          </w:ins>
        </w:p>
        <w:p w14:paraId="486F4D0B" w14:textId="21B702F5" w:rsidR="005A7A4A" w:rsidDel="00CB126E" w:rsidRDefault="005A7A4A">
          <w:pPr>
            <w:pStyle w:val="11"/>
            <w:rPr>
              <w:ins w:id="711" w:author="作者" w:date="2020-09-14T16:17:00Z"/>
              <w:del w:id="712" w:author="作者" w:date="2020-09-25T15:34:00Z"/>
              <w:rFonts w:eastAsiaTheme="minorEastAsia" w:cstheme="minorBidi"/>
              <w:b w:val="0"/>
              <w:bCs w:val="0"/>
              <w:caps w:val="0"/>
              <w:noProof/>
              <w:kern w:val="2"/>
              <w:sz w:val="21"/>
              <w:szCs w:val="22"/>
            </w:rPr>
          </w:pPr>
          <w:ins w:id="713" w:author="作者" w:date="2020-09-14T16:17:00Z">
            <w:del w:id="714" w:author="作者" w:date="2020-09-25T15:34:00Z">
              <w:r w:rsidRPr="007B6642" w:rsidDel="00CB126E">
                <w:rPr>
                  <w:rStyle w:val="aff6"/>
                  <w:rFonts w:ascii="微软雅黑" w:hAnsi="微软雅黑"/>
                  <w:b w:val="0"/>
                  <w:bCs w:val="0"/>
                  <w:caps w:val="0"/>
                  <w:noProof/>
                </w:rPr>
                <w:delText>2</w:delText>
              </w:r>
              <w:r w:rsidDel="00CB126E">
                <w:rPr>
                  <w:rFonts w:eastAsiaTheme="minorEastAsia" w:cstheme="minorBidi"/>
                  <w:b w:val="0"/>
                  <w:bCs w:val="0"/>
                  <w:caps w:val="0"/>
                  <w:noProof/>
                  <w:kern w:val="2"/>
                  <w:sz w:val="21"/>
                  <w:szCs w:val="22"/>
                </w:rPr>
                <w:tab/>
              </w:r>
              <w:r w:rsidRPr="007B6642" w:rsidDel="00CB126E">
                <w:rPr>
                  <w:rStyle w:val="aff6"/>
                  <w:rFonts w:ascii="微软雅黑" w:hAnsi="微软雅黑"/>
                  <w:b w:val="0"/>
                  <w:bCs w:val="0"/>
                  <w:caps w:val="0"/>
                  <w:noProof/>
                </w:rPr>
                <w:delText>需求内容</w:delText>
              </w:r>
              <w:r w:rsidDel="00CB126E">
                <w:rPr>
                  <w:noProof/>
                  <w:webHidden/>
                </w:rPr>
                <w:tab/>
                <w:delText>3</w:delText>
              </w:r>
            </w:del>
          </w:ins>
        </w:p>
        <w:p w14:paraId="70EB6D25" w14:textId="1D3F08C8" w:rsidR="005A7A4A" w:rsidDel="00CB126E" w:rsidRDefault="005A7A4A">
          <w:pPr>
            <w:pStyle w:val="23"/>
            <w:tabs>
              <w:tab w:val="left" w:pos="800"/>
              <w:tab w:val="right" w:leader="dot" w:pos="9890"/>
            </w:tabs>
            <w:rPr>
              <w:ins w:id="715" w:author="作者" w:date="2020-09-14T16:17:00Z"/>
              <w:del w:id="716" w:author="作者" w:date="2020-09-25T15:34:00Z"/>
              <w:rFonts w:eastAsiaTheme="minorEastAsia" w:cstheme="minorBidi"/>
              <w:smallCaps w:val="0"/>
              <w:noProof/>
              <w:kern w:val="2"/>
              <w:sz w:val="21"/>
              <w:szCs w:val="22"/>
            </w:rPr>
          </w:pPr>
          <w:ins w:id="717" w:author="作者" w:date="2020-09-14T16:17:00Z">
            <w:del w:id="718" w:author="作者" w:date="2020-09-25T15:34:00Z">
              <w:r w:rsidRPr="007B6642" w:rsidDel="00CB126E">
                <w:rPr>
                  <w:rStyle w:val="aff6"/>
                  <w:rFonts w:eastAsia="微软雅黑" w:cs="Arial"/>
                  <w:smallCaps w:val="0"/>
                  <w:noProof/>
                </w:rPr>
                <w:delText>2.1</w:delText>
              </w:r>
              <w:r w:rsidDel="00CB126E">
                <w:rPr>
                  <w:rFonts w:eastAsiaTheme="minorEastAsia" w:cstheme="minorBidi"/>
                  <w:smallCaps w:val="0"/>
                  <w:noProof/>
                  <w:kern w:val="2"/>
                  <w:sz w:val="21"/>
                  <w:szCs w:val="22"/>
                </w:rPr>
                <w:tab/>
              </w:r>
              <w:r w:rsidRPr="007B6642" w:rsidDel="00CB126E">
                <w:rPr>
                  <w:rStyle w:val="aff6"/>
                  <w:rFonts w:ascii="微软雅黑" w:eastAsia="微软雅黑" w:hAnsi="微软雅黑" w:cs="Arial"/>
                  <w:smallCaps w:val="0"/>
                  <w:noProof/>
                </w:rPr>
                <w:delText>车型配置及差异</w:delText>
              </w:r>
              <w:r w:rsidDel="00CB126E">
                <w:rPr>
                  <w:noProof/>
                  <w:webHidden/>
                </w:rPr>
                <w:tab/>
                <w:delText>3</w:delText>
              </w:r>
            </w:del>
          </w:ins>
        </w:p>
        <w:p w14:paraId="12C70F98" w14:textId="4E66434F" w:rsidR="005A7A4A" w:rsidDel="00CB126E" w:rsidRDefault="005A7A4A">
          <w:pPr>
            <w:pStyle w:val="23"/>
            <w:tabs>
              <w:tab w:val="left" w:pos="800"/>
              <w:tab w:val="right" w:leader="dot" w:pos="9890"/>
            </w:tabs>
            <w:rPr>
              <w:ins w:id="719" w:author="作者" w:date="2020-09-14T16:17:00Z"/>
              <w:del w:id="720" w:author="作者" w:date="2020-09-25T15:34:00Z"/>
              <w:rFonts w:eastAsiaTheme="minorEastAsia" w:cstheme="minorBidi"/>
              <w:smallCaps w:val="0"/>
              <w:noProof/>
              <w:kern w:val="2"/>
              <w:sz w:val="21"/>
              <w:szCs w:val="22"/>
            </w:rPr>
          </w:pPr>
          <w:ins w:id="721" w:author="作者" w:date="2020-09-14T16:17:00Z">
            <w:del w:id="722" w:author="作者" w:date="2020-09-25T15:34:00Z">
              <w:r w:rsidRPr="007B6642" w:rsidDel="00CB126E">
                <w:rPr>
                  <w:rStyle w:val="aff6"/>
                  <w:rFonts w:eastAsia="微软雅黑" w:cs="Arial"/>
                  <w:smallCaps w:val="0"/>
                  <w:noProof/>
                </w:rPr>
                <w:delText>2.2</w:delText>
              </w:r>
              <w:r w:rsidDel="00CB126E">
                <w:rPr>
                  <w:rFonts w:eastAsiaTheme="minorEastAsia" w:cstheme="minorBidi"/>
                  <w:smallCaps w:val="0"/>
                  <w:noProof/>
                  <w:kern w:val="2"/>
                  <w:sz w:val="21"/>
                  <w:szCs w:val="22"/>
                </w:rPr>
                <w:tab/>
              </w:r>
              <w:r w:rsidRPr="007B6642" w:rsidDel="00CB126E">
                <w:rPr>
                  <w:rStyle w:val="aff6"/>
                  <w:rFonts w:ascii="微软雅黑" w:eastAsia="微软雅黑" w:hAnsi="微软雅黑"/>
                  <w:smallCaps w:val="0"/>
                  <w:noProof/>
                </w:rPr>
                <w:delText>待确认项</w:delText>
              </w:r>
              <w:r w:rsidDel="00CB126E">
                <w:rPr>
                  <w:noProof/>
                  <w:webHidden/>
                </w:rPr>
                <w:tab/>
                <w:delText>3</w:delText>
              </w:r>
            </w:del>
          </w:ins>
        </w:p>
        <w:p w14:paraId="79ADE41A" w14:textId="64AA801C" w:rsidR="005A7A4A" w:rsidDel="00CB126E" w:rsidRDefault="005A7A4A">
          <w:pPr>
            <w:pStyle w:val="23"/>
            <w:tabs>
              <w:tab w:val="left" w:pos="800"/>
              <w:tab w:val="right" w:leader="dot" w:pos="9890"/>
            </w:tabs>
            <w:rPr>
              <w:ins w:id="723" w:author="作者" w:date="2020-09-14T16:17:00Z"/>
              <w:del w:id="724" w:author="作者" w:date="2020-09-25T15:34:00Z"/>
              <w:rFonts w:eastAsiaTheme="minorEastAsia" w:cstheme="minorBidi"/>
              <w:smallCaps w:val="0"/>
              <w:noProof/>
              <w:kern w:val="2"/>
              <w:sz w:val="21"/>
              <w:szCs w:val="22"/>
            </w:rPr>
          </w:pPr>
          <w:ins w:id="725" w:author="作者" w:date="2020-09-14T16:17:00Z">
            <w:del w:id="726" w:author="作者" w:date="2020-09-25T15:34:00Z">
              <w:r w:rsidRPr="007B6642" w:rsidDel="00CB126E">
                <w:rPr>
                  <w:rStyle w:val="aff6"/>
                  <w:rFonts w:eastAsia="微软雅黑" w:cs="Arial"/>
                  <w:smallCaps w:val="0"/>
                  <w:noProof/>
                </w:rPr>
                <w:delText>2.3</w:delText>
              </w:r>
              <w:r w:rsidDel="00CB126E">
                <w:rPr>
                  <w:rFonts w:eastAsiaTheme="minorEastAsia" w:cstheme="minorBidi"/>
                  <w:smallCaps w:val="0"/>
                  <w:noProof/>
                  <w:kern w:val="2"/>
                  <w:sz w:val="21"/>
                  <w:szCs w:val="22"/>
                </w:rPr>
                <w:tab/>
              </w:r>
              <w:r w:rsidRPr="007B6642" w:rsidDel="00CB126E">
                <w:rPr>
                  <w:rStyle w:val="aff6"/>
                  <w:rFonts w:ascii="微软雅黑" w:eastAsia="微软雅黑" w:hAnsi="微软雅黑" w:cs="Arial"/>
                  <w:smallCaps w:val="0"/>
                  <w:noProof/>
                </w:rPr>
                <w:delText>流程图（Flow chat）</w:delText>
              </w:r>
              <w:r w:rsidDel="00CB126E">
                <w:rPr>
                  <w:noProof/>
                  <w:webHidden/>
                </w:rPr>
                <w:tab/>
                <w:delText>3</w:delText>
              </w:r>
            </w:del>
          </w:ins>
        </w:p>
        <w:p w14:paraId="1F14A7E4" w14:textId="40BC0988" w:rsidR="005A7A4A" w:rsidDel="00CB126E" w:rsidRDefault="005A7A4A">
          <w:pPr>
            <w:pStyle w:val="23"/>
            <w:tabs>
              <w:tab w:val="left" w:pos="800"/>
              <w:tab w:val="right" w:leader="dot" w:pos="9890"/>
            </w:tabs>
            <w:rPr>
              <w:ins w:id="727" w:author="作者" w:date="2020-09-14T16:17:00Z"/>
              <w:del w:id="728" w:author="作者" w:date="2020-09-25T15:34:00Z"/>
              <w:rFonts w:eastAsiaTheme="minorEastAsia" w:cstheme="minorBidi"/>
              <w:smallCaps w:val="0"/>
              <w:noProof/>
              <w:kern w:val="2"/>
              <w:sz w:val="21"/>
              <w:szCs w:val="22"/>
            </w:rPr>
          </w:pPr>
          <w:ins w:id="729" w:author="作者" w:date="2020-09-14T16:17:00Z">
            <w:del w:id="730" w:author="作者" w:date="2020-09-25T15:34:00Z">
              <w:r w:rsidRPr="007B6642" w:rsidDel="00CB126E">
                <w:rPr>
                  <w:rStyle w:val="aff6"/>
                  <w:rFonts w:eastAsia="微软雅黑" w:cs="Arial"/>
                  <w:smallCaps w:val="0"/>
                  <w:noProof/>
                </w:rPr>
                <w:delText>2.4</w:delText>
              </w:r>
              <w:r w:rsidDel="00CB126E">
                <w:rPr>
                  <w:rFonts w:eastAsiaTheme="minorEastAsia" w:cstheme="minorBidi"/>
                  <w:smallCaps w:val="0"/>
                  <w:noProof/>
                  <w:kern w:val="2"/>
                  <w:sz w:val="21"/>
                  <w:szCs w:val="22"/>
                </w:rPr>
                <w:tab/>
              </w:r>
              <w:r w:rsidRPr="007B6642" w:rsidDel="00CB126E">
                <w:rPr>
                  <w:rStyle w:val="aff6"/>
                  <w:rFonts w:ascii="微软雅黑" w:eastAsia="微软雅黑" w:hAnsi="微软雅黑" w:cs="Arial"/>
                  <w:smallCaps w:val="0"/>
                  <w:noProof/>
                </w:rPr>
                <w:delText>功能描述</w:delText>
              </w:r>
              <w:r w:rsidDel="00CB126E">
                <w:rPr>
                  <w:noProof/>
                  <w:webHidden/>
                </w:rPr>
                <w:tab/>
                <w:delText>4</w:delText>
              </w:r>
            </w:del>
          </w:ins>
        </w:p>
        <w:p w14:paraId="7679A5C6" w14:textId="296D9DEA" w:rsidR="005A7A4A" w:rsidDel="00CB126E" w:rsidRDefault="005A7A4A">
          <w:pPr>
            <w:pStyle w:val="33"/>
            <w:tabs>
              <w:tab w:val="left" w:pos="1200"/>
              <w:tab w:val="right" w:leader="dot" w:pos="9890"/>
            </w:tabs>
            <w:rPr>
              <w:ins w:id="731" w:author="作者" w:date="2020-09-14T16:17:00Z"/>
              <w:del w:id="732" w:author="作者" w:date="2020-09-25T15:34:00Z"/>
              <w:rFonts w:eastAsiaTheme="minorEastAsia" w:cstheme="minorBidi"/>
              <w:i w:val="0"/>
              <w:iCs w:val="0"/>
              <w:noProof/>
              <w:kern w:val="2"/>
              <w:sz w:val="21"/>
              <w:szCs w:val="22"/>
            </w:rPr>
          </w:pPr>
          <w:ins w:id="733" w:author="作者" w:date="2020-09-14T16:17:00Z">
            <w:del w:id="734" w:author="作者" w:date="2020-09-25T15:34:00Z">
              <w:r w:rsidRPr="007B6642" w:rsidDel="00CB126E">
                <w:rPr>
                  <w:rStyle w:val="aff6"/>
                  <w:rFonts w:ascii="微软雅黑" w:eastAsia="微软雅黑" w:hAnsi="微软雅黑"/>
                  <w:i w:val="0"/>
                  <w:iCs w:val="0"/>
                  <w:noProof/>
                </w:rPr>
                <w:delText>2.4.1</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i w:val="0"/>
                  <w:iCs w:val="0"/>
                  <w:noProof/>
                </w:rPr>
                <w:delText>功能架构</w:delText>
              </w:r>
              <w:r w:rsidDel="00CB126E">
                <w:rPr>
                  <w:noProof/>
                  <w:webHidden/>
                </w:rPr>
                <w:tab/>
                <w:delText>4</w:delText>
              </w:r>
            </w:del>
          </w:ins>
        </w:p>
        <w:p w14:paraId="33D995DD" w14:textId="0CFC1E4A" w:rsidR="005A7A4A" w:rsidDel="00CB126E" w:rsidRDefault="005A7A4A">
          <w:pPr>
            <w:pStyle w:val="33"/>
            <w:tabs>
              <w:tab w:val="left" w:pos="1200"/>
              <w:tab w:val="right" w:leader="dot" w:pos="9890"/>
            </w:tabs>
            <w:rPr>
              <w:ins w:id="735" w:author="作者" w:date="2020-09-14T16:17:00Z"/>
              <w:del w:id="736" w:author="作者" w:date="2020-09-25T15:34:00Z"/>
              <w:rFonts w:eastAsiaTheme="minorEastAsia" w:cstheme="minorBidi"/>
              <w:i w:val="0"/>
              <w:iCs w:val="0"/>
              <w:noProof/>
              <w:kern w:val="2"/>
              <w:sz w:val="21"/>
              <w:szCs w:val="22"/>
            </w:rPr>
          </w:pPr>
          <w:ins w:id="737" w:author="作者" w:date="2020-09-14T16:17:00Z">
            <w:del w:id="738" w:author="作者" w:date="2020-09-25T15:34:00Z">
              <w:r w:rsidRPr="007B6642" w:rsidDel="00CB126E">
                <w:rPr>
                  <w:rStyle w:val="aff6"/>
                  <w:rFonts w:ascii="微软雅黑" w:eastAsia="微软雅黑" w:hAnsi="微软雅黑" w:cs="微软雅黑"/>
                  <w:i w:val="0"/>
                  <w:iCs w:val="0"/>
                  <w:noProof/>
                </w:rPr>
                <w:delText>2.4.2</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功能入口</w:delText>
              </w:r>
              <w:r w:rsidDel="00CB126E">
                <w:rPr>
                  <w:noProof/>
                  <w:webHidden/>
                </w:rPr>
                <w:tab/>
                <w:delText>5</w:delText>
              </w:r>
            </w:del>
          </w:ins>
        </w:p>
        <w:p w14:paraId="3D571FB8" w14:textId="017852E6" w:rsidR="005A7A4A" w:rsidDel="00CB126E" w:rsidRDefault="005A7A4A">
          <w:pPr>
            <w:pStyle w:val="33"/>
            <w:tabs>
              <w:tab w:val="left" w:pos="1200"/>
              <w:tab w:val="right" w:leader="dot" w:pos="9890"/>
            </w:tabs>
            <w:rPr>
              <w:ins w:id="739" w:author="作者" w:date="2020-09-14T16:17:00Z"/>
              <w:del w:id="740" w:author="作者" w:date="2020-09-25T15:34:00Z"/>
              <w:rFonts w:eastAsiaTheme="minorEastAsia" w:cstheme="minorBidi"/>
              <w:i w:val="0"/>
              <w:iCs w:val="0"/>
              <w:noProof/>
              <w:kern w:val="2"/>
              <w:sz w:val="21"/>
              <w:szCs w:val="22"/>
            </w:rPr>
          </w:pPr>
          <w:ins w:id="741" w:author="作者" w:date="2020-09-14T16:17:00Z">
            <w:del w:id="742" w:author="作者" w:date="2020-09-25T15:34:00Z">
              <w:r w:rsidRPr="007B6642" w:rsidDel="00CB126E">
                <w:rPr>
                  <w:rStyle w:val="aff6"/>
                  <w:rFonts w:ascii="微软雅黑" w:eastAsia="微软雅黑" w:hAnsi="微软雅黑" w:cs="微软雅黑"/>
                  <w:i w:val="0"/>
                  <w:iCs w:val="0"/>
                  <w:noProof/>
                </w:rPr>
                <w:delText>2.4.3</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静态模式</w:delText>
              </w:r>
              <w:r w:rsidDel="00CB126E">
                <w:rPr>
                  <w:noProof/>
                  <w:webHidden/>
                </w:rPr>
                <w:tab/>
                <w:delText>6</w:delText>
              </w:r>
            </w:del>
          </w:ins>
        </w:p>
        <w:p w14:paraId="5268A6EA" w14:textId="273DF30A" w:rsidR="005A7A4A" w:rsidDel="00CB126E" w:rsidRDefault="005A7A4A">
          <w:pPr>
            <w:pStyle w:val="33"/>
            <w:tabs>
              <w:tab w:val="left" w:pos="1200"/>
              <w:tab w:val="right" w:leader="dot" w:pos="9890"/>
            </w:tabs>
            <w:rPr>
              <w:ins w:id="743" w:author="作者" w:date="2020-09-14T16:17:00Z"/>
              <w:del w:id="744" w:author="作者" w:date="2020-09-25T15:34:00Z"/>
              <w:rFonts w:eastAsiaTheme="minorEastAsia" w:cstheme="minorBidi"/>
              <w:i w:val="0"/>
              <w:iCs w:val="0"/>
              <w:noProof/>
              <w:kern w:val="2"/>
              <w:sz w:val="21"/>
              <w:szCs w:val="22"/>
            </w:rPr>
          </w:pPr>
          <w:ins w:id="745" w:author="作者" w:date="2020-09-14T16:17:00Z">
            <w:del w:id="746" w:author="作者" w:date="2020-09-25T15:34:00Z">
              <w:r w:rsidRPr="007B6642" w:rsidDel="00CB126E">
                <w:rPr>
                  <w:rStyle w:val="aff6"/>
                  <w:rFonts w:ascii="微软雅黑" w:eastAsia="微软雅黑" w:hAnsi="微软雅黑" w:cs="微软雅黑"/>
                  <w:i w:val="0"/>
                  <w:iCs w:val="0"/>
                  <w:noProof/>
                </w:rPr>
                <w:delText>2.4.4</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动态模式</w:delText>
              </w:r>
              <w:r w:rsidDel="00CB126E">
                <w:rPr>
                  <w:noProof/>
                  <w:webHidden/>
                </w:rPr>
                <w:tab/>
                <w:delText>7</w:delText>
              </w:r>
            </w:del>
          </w:ins>
        </w:p>
        <w:p w14:paraId="13D84D61" w14:textId="4E3E006A" w:rsidR="005A7A4A" w:rsidDel="00CB126E" w:rsidRDefault="005A7A4A">
          <w:pPr>
            <w:pStyle w:val="33"/>
            <w:tabs>
              <w:tab w:val="left" w:pos="1200"/>
              <w:tab w:val="right" w:leader="dot" w:pos="9890"/>
            </w:tabs>
            <w:rPr>
              <w:ins w:id="747" w:author="作者" w:date="2020-09-14T16:17:00Z"/>
              <w:del w:id="748" w:author="作者" w:date="2020-09-25T15:34:00Z"/>
              <w:rFonts w:eastAsiaTheme="minorEastAsia" w:cstheme="minorBidi"/>
              <w:i w:val="0"/>
              <w:iCs w:val="0"/>
              <w:noProof/>
              <w:kern w:val="2"/>
              <w:sz w:val="21"/>
              <w:szCs w:val="22"/>
            </w:rPr>
          </w:pPr>
          <w:ins w:id="749" w:author="作者" w:date="2020-09-14T16:17:00Z">
            <w:del w:id="750" w:author="作者" w:date="2020-09-25T15:34:00Z">
              <w:r w:rsidRPr="007B6642" w:rsidDel="00CB126E">
                <w:rPr>
                  <w:rStyle w:val="aff6"/>
                  <w:rFonts w:ascii="微软雅黑" w:eastAsia="微软雅黑" w:hAnsi="微软雅黑" w:cs="微软雅黑"/>
                  <w:i w:val="0"/>
                  <w:iCs w:val="0"/>
                  <w:noProof/>
                </w:rPr>
                <w:delText>2.4.5</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自定义模式</w:delText>
              </w:r>
              <w:r w:rsidDel="00CB126E">
                <w:rPr>
                  <w:noProof/>
                  <w:webHidden/>
                </w:rPr>
                <w:tab/>
                <w:delText>8</w:delText>
              </w:r>
            </w:del>
          </w:ins>
        </w:p>
        <w:p w14:paraId="6C1D4B11" w14:textId="53FCAB22" w:rsidR="005A7A4A" w:rsidDel="00CB126E" w:rsidRDefault="005A7A4A">
          <w:pPr>
            <w:pStyle w:val="33"/>
            <w:tabs>
              <w:tab w:val="left" w:pos="1200"/>
              <w:tab w:val="right" w:leader="dot" w:pos="9890"/>
            </w:tabs>
            <w:rPr>
              <w:ins w:id="751" w:author="作者" w:date="2020-09-14T16:17:00Z"/>
              <w:del w:id="752" w:author="作者" w:date="2020-09-25T15:34:00Z"/>
              <w:rFonts w:eastAsiaTheme="minorEastAsia" w:cstheme="minorBidi"/>
              <w:i w:val="0"/>
              <w:iCs w:val="0"/>
              <w:noProof/>
              <w:kern w:val="2"/>
              <w:sz w:val="21"/>
              <w:szCs w:val="22"/>
            </w:rPr>
          </w:pPr>
          <w:ins w:id="753" w:author="作者" w:date="2020-09-14T16:17:00Z">
            <w:del w:id="754" w:author="作者" w:date="2020-09-25T15:34:00Z">
              <w:r w:rsidRPr="007B6642" w:rsidDel="00CB126E">
                <w:rPr>
                  <w:rStyle w:val="aff6"/>
                  <w:rFonts w:ascii="微软雅黑" w:eastAsia="微软雅黑" w:hAnsi="微软雅黑" w:cs="微软雅黑"/>
                  <w:i w:val="0"/>
                  <w:iCs w:val="0"/>
                  <w:noProof/>
                </w:rPr>
                <w:delText>2.4.6</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音乐随动模式</w:delText>
              </w:r>
              <w:r w:rsidDel="00CB126E">
                <w:rPr>
                  <w:noProof/>
                  <w:webHidden/>
                </w:rPr>
                <w:tab/>
                <w:delText>8</w:delText>
              </w:r>
            </w:del>
          </w:ins>
        </w:p>
        <w:p w14:paraId="3AD5BA4C" w14:textId="2E63B21A" w:rsidR="005A7A4A" w:rsidDel="00CB126E" w:rsidRDefault="005A7A4A">
          <w:pPr>
            <w:pStyle w:val="33"/>
            <w:tabs>
              <w:tab w:val="left" w:pos="1200"/>
              <w:tab w:val="right" w:leader="dot" w:pos="9890"/>
            </w:tabs>
            <w:rPr>
              <w:ins w:id="755" w:author="作者" w:date="2020-09-14T16:17:00Z"/>
              <w:del w:id="756" w:author="作者" w:date="2020-09-25T15:34:00Z"/>
              <w:rFonts w:eastAsiaTheme="minorEastAsia" w:cstheme="minorBidi"/>
              <w:i w:val="0"/>
              <w:iCs w:val="0"/>
              <w:noProof/>
              <w:kern w:val="2"/>
              <w:sz w:val="21"/>
              <w:szCs w:val="22"/>
            </w:rPr>
          </w:pPr>
          <w:ins w:id="757" w:author="作者" w:date="2020-09-14T16:17:00Z">
            <w:del w:id="758" w:author="作者" w:date="2020-09-25T15:34:00Z">
              <w:r w:rsidRPr="007B6642" w:rsidDel="00CB126E">
                <w:rPr>
                  <w:rStyle w:val="aff6"/>
                  <w:rFonts w:ascii="微软雅黑" w:eastAsia="微软雅黑" w:hAnsi="微软雅黑" w:cs="微软雅黑"/>
                  <w:i w:val="0"/>
                  <w:iCs w:val="0"/>
                  <w:noProof/>
                </w:rPr>
                <w:delText>2.4.7</w:delText>
              </w:r>
              <w:r w:rsidDel="00CB126E">
                <w:rPr>
                  <w:rFonts w:eastAsiaTheme="minorEastAsia" w:cstheme="minorBidi"/>
                  <w:i w:val="0"/>
                  <w:iCs w:val="0"/>
                  <w:noProof/>
                  <w:kern w:val="2"/>
                  <w:sz w:val="21"/>
                  <w:szCs w:val="22"/>
                </w:rPr>
                <w:tab/>
              </w:r>
              <w:r w:rsidRPr="007B6642" w:rsidDel="00CB126E">
                <w:rPr>
                  <w:rStyle w:val="aff6"/>
                  <w:rFonts w:ascii="微软雅黑" w:eastAsia="微软雅黑" w:hAnsi="微软雅黑" w:cs="微软雅黑"/>
                  <w:i w:val="0"/>
                  <w:iCs w:val="0"/>
                  <w:noProof/>
                </w:rPr>
                <w:delText>TBD</w:delText>
              </w:r>
              <w:r w:rsidDel="00CB126E">
                <w:rPr>
                  <w:noProof/>
                  <w:webHidden/>
                </w:rPr>
                <w:tab/>
                <w:delText>9</w:delText>
              </w:r>
            </w:del>
          </w:ins>
        </w:p>
        <w:p w14:paraId="3458B779" w14:textId="6D92B4A2" w:rsidR="005A7A4A" w:rsidDel="00CB126E" w:rsidRDefault="005A7A4A">
          <w:pPr>
            <w:pStyle w:val="11"/>
            <w:rPr>
              <w:ins w:id="759" w:author="作者" w:date="2020-09-14T16:17:00Z"/>
              <w:del w:id="760" w:author="作者" w:date="2020-09-25T15:34:00Z"/>
              <w:rFonts w:eastAsiaTheme="minorEastAsia" w:cstheme="minorBidi"/>
              <w:b w:val="0"/>
              <w:bCs w:val="0"/>
              <w:caps w:val="0"/>
              <w:noProof/>
              <w:kern w:val="2"/>
              <w:sz w:val="21"/>
              <w:szCs w:val="22"/>
            </w:rPr>
          </w:pPr>
          <w:ins w:id="761" w:author="作者" w:date="2020-09-14T16:17:00Z">
            <w:del w:id="762" w:author="作者" w:date="2020-09-25T15:34:00Z">
              <w:r w:rsidRPr="007B6642" w:rsidDel="00CB126E">
                <w:rPr>
                  <w:rStyle w:val="aff6"/>
                  <w:rFonts w:ascii="微软雅黑" w:hAnsi="微软雅黑"/>
                  <w:b w:val="0"/>
                  <w:bCs w:val="0"/>
                  <w:caps w:val="0"/>
                  <w:noProof/>
                </w:rPr>
                <w:delText>3</w:delText>
              </w:r>
              <w:r w:rsidDel="00CB126E">
                <w:rPr>
                  <w:rFonts w:eastAsiaTheme="minorEastAsia" w:cstheme="minorBidi"/>
                  <w:b w:val="0"/>
                  <w:bCs w:val="0"/>
                  <w:caps w:val="0"/>
                  <w:noProof/>
                  <w:kern w:val="2"/>
                  <w:sz w:val="21"/>
                  <w:szCs w:val="22"/>
                </w:rPr>
                <w:tab/>
              </w:r>
              <w:r w:rsidRPr="007B6642" w:rsidDel="00CB126E">
                <w:rPr>
                  <w:rStyle w:val="aff6"/>
                  <w:rFonts w:ascii="微软雅黑" w:hAnsi="微软雅黑"/>
                  <w:b w:val="0"/>
                  <w:bCs w:val="0"/>
                  <w:caps w:val="0"/>
                  <w:noProof/>
                </w:rPr>
                <w:delText>系统边界</w:delText>
              </w:r>
              <w:r w:rsidDel="00CB126E">
                <w:rPr>
                  <w:noProof/>
                  <w:webHidden/>
                </w:rPr>
                <w:tab/>
                <w:delText>10</w:delText>
              </w:r>
            </w:del>
          </w:ins>
        </w:p>
        <w:p w14:paraId="1DC7E7C6" w14:textId="14E35D67" w:rsidR="004F3FF9" w:rsidDel="00CB126E" w:rsidRDefault="004F3FF9">
          <w:pPr>
            <w:pStyle w:val="11"/>
            <w:rPr>
              <w:del w:id="763" w:author="作者" w:date="2020-09-25T15:34:00Z"/>
              <w:rFonts w:eastAsiaTheme="minorEastAsia" w:cstheme="minorBidi"/>
              <w:b w:val="0"/>
              <w:bCs w:val="0"/>
              <w:caps w:val="0"/>
              <w:noProof/>
              <w:kern w:val="2"/>
              <w:sz w:val="21"/>
              <w:szCs w:val="22"/>
            </w:rPr>
          </w:pPr>
          <w:del w:id="764" w:author="作者" w:date="2020-09-25T15:34:00Z">
            <w:r w:rsidRPr="005A7A4A" w:rsidDel="00CB126E">
              <w:rPr>
                <w:rPrChange w:id="765" w:author="作者" w:date="2020-09-14T16:17:00Z">
                  <w:rPr>
                    <w:rStyle w:val="aff6"/>
                    <w:rFonts w:ascii="微软雅黑" w:hAnsi="微软雅黑"/>
                    <w:noProof/>
                  </w:rPr>
                </w:rPrChange>
              </w:rPr>
              <w:delText>1</w:delText>
            </w:r>
            <w:r w:rsidDel="00CB126E">
              <w:rPr>
                <w:rFonts w:eastAsiaTheme="minorEastAsia" w:cstheme="minorBidi"/>
                <w:b w:val="0"/>
                <w:bCs w:val="0"/>
                <w:caps w:val="0"/>
                <w:noProof/>
                <w:kern w:val="2"/>
                <w:sz w:val="21"/>
                <w:szCs w:val="22"/>
              </w:rPr>
              <w:tab/>
            </w:r>
            <w:r w:rsidRPr="005A7A4A" w:rsidDel="00CB126E">
              <w:rPr>
                <w:rPrChange w:id="766" w:author="作者" w:date="2020-09-14T16:17:00Z">
                  <w:rPr>
                    <w:rStyle w:val="aff6"/>
                    <w:rFonts w:ascii="微软雅黑" w:hAnsi="微软雅黑"/>
                    <w:noProof/>
                  </w:rPr>
                </w:rPrChange>
              </w:rPr>
              <w:delText>需求介绍</w:delText>
            </w:r>
            <w:r w:rsidDel="00CB126E">
              <w:rPr>
                <w:noProof/>
                <w:webHidden/>
              </w:rPr>
              <w:tab/>
              <w:delText>3</w:delText>
            </w:r>
          </w:del>
        </w:p>
        <w:p w14:paraId="19135FEA" w14:textId="74A6C031" w:rsidR="004F3FF9" w:rsidDel="00CB126E" w:rsidRDefault="004F3FF9">
          <w:pPr>
            <w:pStyle w:val="11"/>
            <w:rPr>
              <w:del w:id="767" w:author="作者" w:date="2020-09-25T15:34:00Z"/>
              <w:rFonts w:eastAsiaTheme="minorEastAsia" w:cstheme="minorBidi"/>
              <w:b w:val="0"/>
              <w:bCs w:val="0"/>
              <w:caps w:val="0"/>
              <w:noProof/>
              <w:kern w:val="2"/>
              <w:sz w:val="21"/>
              <w:szCs w:val="22"/>
            </w:rPr>
          </w:pPr>
          <w:del w:id="768" w:author="作者" w:date="2020-09-25T15:34:00Z">
            <w:r w:rsidRPr="005A7A4A" w:rsidDel="00CB126E">
              <w:rPr>
                <w:rPrChange w:id="769" w:author="作者" w:date="2020-09-14T16:17:00Z">
                  <w:rPr>
                    <w:rStyle w:val="aff6"/>
                    <w:rFonts w:ascii="微软雅黑" w:hAnsi="微软雅黑"/>
                    <w:noProof/>
                  </w:rPr>
                </w:rPrChange>
              </w:rPr>
              <w:delText>2</w:delText>
            </w:r>
            <w:r w:rsidDel="00CB126E">
              <w:rPr>
                <w:rFonts w:eastAsiaTheme="minorEastAsia" w:cstheme="minorBidi"/>
                <w:b w:val="0"/>
                <w:bCs w:val="0"/>
                <w:caps w:val="0"/>
                <w:noProof/>
                <w:kern w:val="2"/>
                <w:sz w:val="21"/>
                <w:szCs w:val="22"/>
              </w:rPr>
              <w:tab/>
            </w:r>
            <w:r w:rsidRPr="005A7A4A" w:rsidDel="00CB126E">
              <w:rPr>
                <w:rPrChange w:id="770" w:author="作者" w:date="2020-09-14T16:17:00Z">
                  <w:rPr>
                    <w:rStyle w:val="aff6"/>
                    <w:rFonts w:ascii="微软雅黑" w:hAnsi="微软雅黑"/>
                    <w:noProof/>
                  </w:rPr>
                </w:rPrChange>
              </w:rPr>
              <w:delText>需求内容</w:delText>
            </w:r>
            <w:r w:rsidDel="00CB126E">
              <w:rPr>
                <w:noProof/>
                <w:webHidden/>
              </w:rPr>
              <w:tab/>
              <w:delText>4</w:delText>
            </w:r>
          </w:del>
        </w:p>
        <w:p w14:paraId="17534457" w14:textId="63DBDB9E" w:rsidR="004F3FF9" w:rsidDel="00CB126E" w:rsidRDefault="004F3FF9">
          <w:pPr>
            <w:pStyle w:val="23"/>
            <w:tabs>
              <w:tab w:val="left" w:pos="800"/>
              <w:tab w:val="right" w:leader="dot" w:pos="9890"/>
            </w:tabs>
            <w:rPr>
              <w:del w:id="771" w:author="作者" w:date="2020-09-25T15:34:00Z"/>
              <w:rFonts w:eastAsiaTheme="minorEastAsia" w:cstheme="minorBidi"/>
              <w:smallCaps w:val="0"/>
              <w:noProof/>
              <w:kern w:val="2"/>
              <w:sz w:val="21"/>
              <w:szCs w:val="22"/>
            </w:rPr>
          </w:pPr>
          <w:del w:id="772" w:author="作者" w:date="2020-09-25T15:34:00Z">
            <w:r w:rsidRPr="005A7A4A" w:rsidDel="00CB126E">
              <w:rPr>
                <w:rPrChange w:id="773" w:author="作者" w:date="2020-09-14T16:17:00Z">
                  <w:rPr>
                    <w:rStyle w:val="aff6"/>
                    <w:rFonts w:eastAsia="微软雅黑" w:cs="Arial"/>
                    <w:noProof/>
                  </w:rPr>
                </w:rPrChange>
              </w:rPr>
              <w:delText>2.1</w:delText>
            </w:r>
            <w:r w:rsidDel="00CB126E">
              <w:rPr>
                <w:rFonts w:eastAsiaTheme="minorEastAsia" w:cstheme="minorBidi"/>
                <w:smallCaps w:val="0"/>
                <w:noProof/>
                <w:kern w:val="2"/>
                <w:sz w:val="21"/>
                <w:szCs w:val="22"/>
              </w:rPr>
              <w:tab/>
            </w:r>
            <w:r w:rsidRPr="005A7A4A" w:rsidDel="00CB126E">
              <w:rPr>
                <w:rPrChange w:id="774" w:author="作者" w:date="2020-09-14T16:17:00Z">
                  <w:rPr>
                    <w:rStyle w:val="aff6"/>
                    <w:rFonts w:ascii="微软雅黑" w:eastAsia="微软雅黑" w:hAnsi="微软雅黑" w:cs="Arial"/>
                    <w:noProof/>
                  </w:rPr>
                </w:rPrChange>
              </w:rPr>
              <w:delText>车型配置及差异</w:delText>
            </w:r>
            <w:r w:rsidDel="00CB126E">
              <w:rPr>
                <w:noProof/>
                <w:webHidden/>
              </w:rPr>
              <w:tab/>
              <w:delText>4</w:delText>
            </w:r>
          </w:del>
        </w:p>
        <w:p w14:paraId="70717726" w14:textId="3FF0774F" w:rsidR="004F3FF9" w:rsidDel="00CB126E" w:rsidRDefault="004F3FF9">
          <w:pPr>
            <w:pStyle w:val="23"/>
            <w:tabs>
              <w:tab w:val="left" w:pos="800"/>
              <w:tab w:val="right" w:leader="dot" w:pos="9890"/>
            </w:tabs>
            <w:rPr>
              <w:del w:id="775" w:author="作者" w:date="2020-09-25T15:34:00Z"/>
              <w:rFonts w:eastAsiaTheme="minorEastAsia" w:cstheme="minorBidi"/>
              <w:smallCaps w:val="0"/>
              <w:noProof/>
              <w:kern w:val="2"/>
              <w:sz w:val="21"/>
              <w:szCs w:val="22"/>
            </w:rPr>
          </w:pPr>
          <w:del w:id="776" w:author="作者" w:date="2020-09-25T15:34:00Z">
            <w:r w:rsidRPr="005A7A4A" w:rsidDel="00CB126E">
              <w:rPr>
                <w:rPrChange w:id="777" w:author="作者" w:date="2020-09-14T16:17:00Z">
                  <w:rPr>
                    <w:rStyle w:val="aff6"/>
                    <w:rFonts w:eastAsia="微软雅黑" w:cs="Arial"/>
                    <w:noProof/>
                  </w:rPr>
                </w:rPrChange>
              </w:rPr>
              <w:delText>2.2</w:delText>
            </w:r>
            <w:r w:rsidDel="00CB126E">
              <w:rPr>
                <w:rFonts w:eastAsiaTheme="minorEastAsia" w:cstheme="minorBidi"/>
                <w:smallCaps w:val="0"/>
                <w:noProof/>
                <w:kern w:val="2"/>
                <w:sz w:val="21"/>
                <w:szCs w:val="22"/>
              </w:rPr>
              <w:tab/>
            </w:r>
            <w:r w:rsidRPr="005A7A4A" w:rsidDel="00CB126E">
              <w:rPr>
                <w:rPrChange w:id="778" w:author="作者" w:date="2020-09-14T16:17:00Z">
                  <w:rPr>
                    <w:rStyle w:val="aff6"/>
                    <w:rFonts w:ascii="微软雅黑" w:eastAsia="微软雅黑" w:hAnsi="微软雅黑"/>
                    <w:noProof/>
                  </w:rPr>
                </w:rPrChange>
              </w:rPr>
              <w:delText>待确认项</w:delText>
            </w:r>
            <w:r w:rsidDel="00CB126E">
              <w:rPr>
                <w:noProof/>
                <w:webHidden/>
              </w:rPr>
              <w:tab/>
              <w:delText>4</w:delText>
            </w:r>
          </w:del>
        </w:p>
        <w:p w14:paraId="4BF4D9D3" w14:textId="6C249D3B" w:rsidR="004F3FF9" w:rsidDel="00CB126E" w:rsidRDefault="004F3FF9">
          <w:pPr>
            <w:pStyle w:val="23"/>
            <w:tabs>
              <w:tab w:val="left" w:pos="800"/>
              <w:tab w:val="right" w:leader="dot" w:pos="9890"/>
            </w:tabs>
            <w:rPr>
              <w:del w:id="779" w:author="作者" w:date="2020-09-25T15:34:00Z"/>
              <w:rFonts w:eastAsiaTheme="minorEastAsia" w:cstheme="minorBidi"/>
              <w:smallCaps w:val="0"/>
              <w:noProof/>
              <w:kern w:val="2"/>
              <w:sz w:val="21"/>
              <w:szCs w:val="22"/>
            </w:rPr>
          </w:pPr>
          <w:del w:id="780" w:author="作者" w:date="2020-09-25T15:34:00Z">
            <w:r w:rsidRPr="005A7A4A" w:rsidDel="00CB126E">
              <w:rPr>
                <w:rPrChange w:id="781" w:author="作者" w:date="2020-09-14T16:17:00Z">
                  <w:rPr>
                    <w:rStyle w:val="aff6"/>
                    <w:rFonts w:eastAsia="微软雅黑" w:cs="Arial"/>
                    <w:noProof/>
                  </w:rPr>
                </w:rPrChange>
              </w:rPr>
              <w:delText>2.3</w:delText>
            </w:r>
            <w:r w:rsidDel="00CB126E">
              <w:rPr>
                <w:rFonts w:eastAsiaTheme="minorEastAsia" w:cstheme="minorBidi"/>
                <w:smallCaps w:val="0"/>
                <w:noProof/>
                <w:kern w:val="2"/>
                <w:sz w:val="21"/>
                <w:szCs w:val="22"/>
              </w:rPr>
              <w:tab/>
            </w:r>
            <w:r w:rsidRPr="005A7A4A" w:rsidDel="00CB126E">
              <w:rPr>
                <w:rPrChange w:id="782" w:author="作者" w:date="2020-09-14T16:17:00Z">
                  <w:rPr>
                    <w:rStyle w:val="aff6"/>
                    <w:rFonts w:ascii="微软雅黑" w:eastAsia="微软雅黑" w:hAnsi="微软雅黑" w:cs="Arial"/>
                    <w:noProof/>
                  </w:rPr>
                </w:rPrChange>
              </w:rPr>
              <w:delText>流程图（</w:delText>
            </w:r>
            <w:r w:rsidRPr="005A7A4A" w:rsidDel="00CB126E">
              <w:rPr>
                <w:rPrChange w:id="783" w:author="作者" w:date="2020-09-14T16:17:00Z">
                  <w:rPr>
                    <w:rStyle w:val="aff6"/>
                    <w:rFonts w:ascii="微软雅黑" w:eastAsia="微软雅黑" w:hAnsi="微软雅黑" w:cs="Arial"/>
                    <w:noProof/>
                  </w:rPr>
                </w:rPrChange>
              </w:rPr>
              <w:delText>Flow chat</w:delText>
            </w:r>
            <w:r w:rsidRPr="005A7A4A" w:rsidDel="00CB126E">
              <w:rPr>
                <w:rPrChange w:id="784" w:author="作者" w:date="2020-09-14T16:17:00Z">
                  <w:rPr>
                    <w:rStyle w:val="aff6"/>
                    <w:rFonts w:ascii="微软雅黑" w:eastAsia="微软雅黑" w:hAnsi="微软雅黑" w:cs="Arial"/>
                    <w:noProof/>
                  </w:rPr>
                </w:rPrChange>
              </w:rPr>
              <w:delText>）</w:delText>
            </w:r>
            <w:r w:rsidDel="00CB126E">
              <w:rPr>
                <w:noProof/>
                <w:webHidden/>
              </w:rPr>
              <w:tab/>
              <w:delText>4</w:delText>
            </w:r>
          </w:del>
        </w:p>
        <w:p w14:paraId="0B555896" w14:textId="3A66343F" w:rsidR="004F3FF9" w:rsidDel="00CB126E" w:rsidRDefault="004F3FF9">
          <w:pPr>
            <w:pStyle w:val="23"/>
            <w:tabs>
              <w:tab w:val="left" w:pos="800"/>
              <w:tab w:val="right" w:leader="dot" w:pos="9890"/>
            </w:tabs>
            <w:rPr>
              <w:del w:id="785" w:author="作者" w:date="2020-09-25T15:34:00Z"/>
              <w:rFonts w:eastAsiaTheme="minorEastAsia" w:cstheme="minorBidi"/>
              <w:smallCaps w:val="0"/>
              <w:noProof/>
              <w:kern w:val="2"/>
              <w:sz w:val="21"/>
              <w:szCs w:val="22"/>
            </w:rPr>
          </w:pPr>
          <w:del w:id="786" w:author="作者" w:date="2020-09-25T15:34:00Z">
            <w:r w:rsidRPr="005A7A4A" w:rsidDel="00CB126E">
              <w:rPr>
                <w:rPrChange w:id="787" w:author="作者" w:date="2020-09-14T16:17:00Z">
                  <w:rPr>
                    <w:rStyle w:val="aff6"/>
                    <w:rFonts w:eastAsia="微软雅黑" w:cs="Arial"/>
                    <w:noProof/>
                  </w:rPr>
                </w:rPrChange>
              </w:rPr>
              <w:delText>2.4</w:delText>
            </w:r>
            <w:r w:rsidDel="00CB126E">
              <w:rPr>
                <w:rFonts w:eastAsiaTheme="minorEastAsia" w:cstheme="minorBidi"/>
                <w:smallCaps w:val="0"/>
                <w:noProof/>
                <w:kern w:val="2"/>
                <w:sz w:val="21"/>
                <w:szCs w:val="22"/>
              </w:rPr>
              <w:tab/>
            </w:r>
            <w:r w:rsidRPr="005A7A4A" w:rsidDel="00CB126E">
              <w:rPr>
                <w:rPrChange w:id="788" w:author="作者" w:date="2020-09-14T16:17:00Z">
                  <w:rPr>
                    <w:rStyle w:val="aff6"/>
                    <w:rFonts w:ascii="微软雅黑" w:eastAsia="微软雅黑" w:hAnsi="微软雅黑" w:cs="Arial"/>
                    <w:noProof/>
                  </w:rPr>
                </w:rPrChange>
              </w:rPr>
              <w:delText>功能描述</w:delText>
            </w:r>
            <w:r w:rsidDel="00CB126E">
              <w:rPr>
                <w:noProof/>
                <w:webHidden/>
              </w:rPr>
              <w:tab/>
              <w:delText>6</w:delText>
            </w:r>
          </w:del>
        </w:p>
        <w:p w14:paraId="6434194E" w14:textId="406FF23C" w:rsidR="004F3FF9" w:rsidDel="00CB126E" w:rsidRDefault="004F3FF9">
          <w:pPr>
            <w:pStyle w:val="33"/>
            <w:tabs>
              <w:tab w:val="left" w:pos="1200"/>
              <w:tab w:val="right" w:leader="dot" w:pos="9890"/>
            </w:tabs>
            <w:rPr>
              <w:del w:id="789" w:author="作者" w:date="2020-09-25T15:34:00Z"/>
              <w:rFonts w:eastAsiaTheme="minorEastAsia" w:cstheme="minorBidi"/>
              <w:i w:val="0"/>
              <w:iCs w:val="0"/>
              <w:noProof/>
              <w:kern w:val="2"/>
              <w:sz w:val="21"/>
              <w:szCs w:val="22"/>
            </w:rPr>
          </w:pPr>
          <w:del w:id="790" w:author="作者" w:date="2020-09-25T15:34:00Z">
            <w:r w:rsidRPr="005A7A4A" w:rsidDel="00CB126E">
              <w:rPr>
                <w:rPrChange w:id="791" w:author="作者" w:date="2020-09-14T16:17:00Z">
                  <w:rPr>
                    <w:rStyle w:val="aff6"/>
                    <w:rFonts w:ascii="微软雅黑" w:eastAsia="微软雅黑" w:hAnsi="微软雅黑"/>
                    <w:noProof/>
                  </w:rPr>
                </w:rPrChange>
              </w:rPr>
              <w:delText>2.4.1</w:delText>
            </w:r>
            <w:r w:rsidDel="00CB126E">
              <w:rPr>
                <w:rFonts w:eastAsiaTheme="minorEastAsia" w:cstheme="minorBidi"/>
                <w:i w:val="0"/>
                <w:iCs w:val="0"/>
                <w:noProof/>
                <w:kern w:val="2"/>
                <w:sz w:val="21"/>
                <w:szCs w:val="22"/>
              </w:rPr>
              <w:tab/>
            </w:r>
            <w:r w:rsidRPr="005A7A4A" w:rsidDel="00CB126E">
              <w:rPr>
                <w:rPrChange w:id="792" w:author="作者" w:date="2020-09-14T16:17:00Z">
                  <w:rPr>
                    <w:rStyle w:val="aff6"/>
                    <w:rFonts w:ascii="微软雅黑" w:eastAsia="微软雅黑" w:hAnsi="微软雅黑"/>
                    <w:noProof/>
                  </w:rPr>
                </w:rPrChange>
              </w:rPr>
              <w:delText>功能架构</w:delText>
            </w:r>
            <w:r w:rsidDel="00CB126E">
              <w:rPr>
                <w:noProof/>
                <w:webHidden/>
              </w:rPr>
              <w:tab/>
              <w:delText>6</w:delText>
            </w:r>
          </w:del>
        </w:p>
        <w:p w14:paraId="3DBBA29F" w14:textId="7DEC2C20" w:rsidR="004F3FF9" w:rsidDel="00CB126E" w:rsidRDefault="004F3FF9">
          <w:pPr>
            <w:pStyle w:val="33"/>
            <w:tabs>
              <w:tab w:val="left" w:pos="1200"/>
              <w:tab w:val="right" w:leader="dot" w:pos="9890"/>
            </w:tabs>
            <w:rPr>
              <w:del w:id="793" w:author="作者" w:date="2020-09-25T15:34:00Z"/>
              <w:rFonts w:eastAsiaTheme="minorEastAsia" w:cstheme="minorBidi"/>
              <w:i w:val="0"/>
              <w:iCs w:val="0"/>
              <w:noProof/>
              <w:kern w:val="2"/>
              <w:sz w:val="21"/>
              <w:szCs w:val="22"/>
            </w:rPr>
          </w:pPr>
          <w:del w:id="794" w:author="作者" w:date="2020-09-25T15:34:00Z">
            <w:r w:rsidRPr="005A7A4A" w:rsidDel="00CB126E">
              <w:rPr>
                <w:rPrChange w:id="795" w:author="作者" w:date="2020-09-14T16:17:00Z">
                  <w:rPr>
                    <w:rStyle w:val="aff6"/>
                    <w:rFonts w:ascii="微软雅黑" w:eastAsia="微软雅黑" w:hAnsi="微软雅黑"/>
                    <w:noProof/>
                  </w:rPr>
                </w:rPrChange>
              </w:rPr>
              <w:delText>2.4.2</w:delText>
            </w:r>
            <w:r w:rsidDel="00CB126E">
              <w:rPr>
                <w:rFonts w:eastAsiaTheme="minorEastAsia" w:cstheme="minorBidi"/>
                <w:i w:val="0"/>
                <w:iCs w:val="0"/>
                <w:noProof/>
                <w:kern w:val="2"/>
                <w:sz w:val="21"/>
                <w:szCs w:val="22"/>
              </w:rPr>
              <w:tab/>
            </w:r>
            <w:r w:rsidRPr="005A7A4A" w:rsidDel="00CB126E">
              <w:rPr>
                <w:rPrChange w:id="796" w:author="作者" w:date="2020-09-14T16:17:00Z">
                  <w:rPr>
                    <w:rStyle w:val="aff6"/>
                    <w:rFonts w:ascii="微软雅黑" w:eastAsia="微软雅黑" w:hAnsi="微软雅黑" w:cs="微软雅黑"/>
                    <w:noProof/>
                  </w:rPr>
                </w:rPrChange>
              </w:rPr>
              <w:delText>共享局域网</w:delText>
            </w:r>
            <w:r w:rsidDel="00CB126E">
              <w:rPr>
                <w:noProof/>
                <w:webHidden/>
              </w:rPr>
              <w:tab/>
              <w:delText>7</w:delText>
            </w:r>
          </w:del>
        </w:p>
        <w:p w14:paraId="625A8D12" w14:textId="7147A62B" w:rsidR="004F3FF9" w:rsidDel="00CB126E" w:rsidRDefault="004F3FF9">
          <w:pPr>
            <w:pStyle w:val="33"/>
            <w:tabs>
              <w:tab w:val="left" w:pos="1200"/>
              <w:tab w:val="right" w:leader="dot" w:pos="9890"/>
            </w:tabs>
            <w:rPr>
              <w:del w:id="797" w:author="作者" w:date="2020-09-25T15:34:00Z"/>
              <w:rFonts w:eastAsiaTheme="minorEastAsia" w:cstheme="minorBidi"/>
              <w:i w:val="0"/>
              <w:iCs w:val="0"/>
              <w:noProof/>
              <w:kern w:val="2"/>
              <w:sz w:val="21"/>
              <w:szCs w:val="22"/>
            </w:rPr>
          </w:pPr>
          <w:del w:id="798" w:author="作者" w:date="2020-09-25T15:34:00Z">
            <w:r w:rsidRPr="005A7A4A" w:rsidDel="00CB126E">
              <w:rPr>
                <w:rPrChange w:id="799" w:author="作者" w:date="2020-09-14T16:17:00Z">
                  <w:rPr>
                    <w:rStyle w:val="aff6"/>
                    <w:rFonts w:ascii="微软雅黑" w:eastAsia="微软雅黑" w:hAnsi="微软雅黑"/>
                    <w:noProof/>
                  </w:rPr>
                </w:rPrChange>
              </w:rPr>
              <w:delText>2.4.3</w:delText>
            </w:r>
            <w:r w:rsidDel="00CB126E">
              <w:rPr>
                <w:rFonts w:eastAsiaTheme="minorEastAsia" w:cstheme="minorBidi"/>
                <w:i w:val="0"/>
                <w:iCs w:val="0"/>
                <w:noProof/>
                <w:kern w:val="2"/>
                <w:sz w:val="21"/>
                <w:szCs w:val="22"/>
              </w:rPr>
              <w:tab/>
            </w:r>
            <w:r w:rsidRPr="005A7A4A" w:rsidDel="00CB126E">
              <w:rPr>
                <w:rPrChange w:id="800" w:author="作者" w:date="2020-09-14T16:17:00Z">
                  <w:rPr>
                    <w:rStyle w:val="aff6"/>
                    <w:rFonts w:ascii="微软雅黑" w:eastAsia="微软雅黑" w:hAnsi="微软雅黑" w:cs="微软雅黑"/>
                    <w:noProof/>
                  </w:rPr>
                </w:rPrChange>
              </w:rPr>
              <w:delText>播放设备查询和选择</w:delText>
            </w:r>
            <w:r w:rsidDel="00CB126E">
              <w:rPr>
                <w:noProof/>
                <w:webHidden/>
              </w:rPr>
              <w:tab/>
              <w:delText>7</w:delText>
            </w:r>
          </w:del>
        </w:p>
        <w:p w14:paraId="46E2C72D" w14:textId="52B1BE78" w:rsidR="004F3FF9" w:rsidDel="00CB126E" w:rsidRDefault="004F3FF9">
          <w:pPr>
            <w:pStyle w:val="33"/>
            <w:tabs>
              <w:tab w:val="left" w:pos="1200"/>
              <w:tab w:val="right" w:leader="dot" w:pos="9890"/>
            </w:tabs>
            <w:rPr>
              <w:del w:id="801" w:author="作者" w:date="2020-09-25T15:34:00Z"/>
              <w:rFonts w:eastAsiaTheme="minorEastAsia" w:cstheme="minorBidi"/>
              <w:i w:val="0"/>
              <w:iCs w:val="0"/>
              <w:noProof/>
              <w:kern w:val="2"/>
              <w:sz w:val="21"/>
              <w:szCs w:val="22"/>
            </w:rPr>
          </w:pPr>
          <w:del w:id="802" w:author="作者" w:date="2020-09-25T15:34:00Z">
            <w:r w:rsidRPr="005A7A4A" w:rsidDel="00CB126E">
              <w:rPr>
                <w:rPrChange w:id="803" w:author="作者" w:date="2020-09-14T16:17:00Z">
                  <w:rPr>
                    <w:rStyle w:val="aff6"/>
                    <w:rFonts w:ascii="微软雅黑" w:eastAsia="微软雅黑" w:hAnsi="微软雅黑"/>
                    <w:noProof/>
                  </w:rPr>
                </w:rPrChange>
              </w:rPr>
              <w:delText>2.4.4</w:delText>
            </w:r>
            <w:r w:rsidDel="00CB126E">
              <w:rPr>
                <w:rFonts w:eastAsiaTheme="minorEastAsia" w:cstheme="minorBidi"/>
                <w:i w:val="0"/>
                <w:iCs w:val="0"/>
                <w:noProof/>
                <w:kern w:val="2"/>
                <w:sz w:val="21"/>
                <w:szCs w:val="22"/>
              </w:rPr>
              <w:tab/>
            </w:r>
            <w:r w:rsidRPr="005A7A4A" w:rsidDel="00CB126E">
              <w:rPr>
                <w:rPrChange w:id="804" w:author="作者" w:date="2020-09-14T16:17:00Z">
                  <w:rPr>
                    <w:rStyle w:val="aff6"/>
                    <w:rFonts w:ascii="微软雅黑" w:eastAsia="微软雅黑" w:hAnsi="微软雅黑" w:cs="微软雅黑"/>
                    <w:noProof/>
                  </w:rPr>
                </w:rPrChange>
              </w:rPr>
              <w:delText>图片投屏</w:delText>
            </w:r>
            <w:r w:rsidDel="00CB126E">
              <w:rPr>
                <w:noProof/>
                <w:webHidden/>
              </w:rPr>
              <w:tab/>
              <w:delText>8</w:delText>
            </w:r>
          </w:del>
        </w:p>
        <w:p w14:paraId="04FFE8CF" w14:textId="3083B8D7" w:rsidR="004F3FF9" w:rsidDel="00CB126E" w:rsidRDefault="004F3FF9">
          <w:pPr>
            <w:pStyle w:val="33"/>
            <w:tabs>
              <w:tab w:val="left" w:pos="1200"/>
              <w:tab w:val="right" w:leader="dot" w:pos="9890"/>
            </w:tabs>
            <w:rPr>
              <w:del w:id="805" w:author="作者" w:date="2020-09-25T15:34:00Z"/>
              <w:rFonts w:eastAsiaTheme="minorEastAsia" w:cstheme="minorBidi"/>
              <w:i w:val="0"/>
              <w:iCs w:val="0"/>
              <w:noProof/>
              <w:kern w:val="2"/>
              <w:sz w:val="21"/>
              <w:szCs w:val="22"/>
            </w:rPr>
          </w:pPr>
          <w:del w:id="806" w:author="作者" w:date="2020-09-25T15:34:00Z">
            <w:r w:rsidRPr="005A7A4A" w:rsidDel="00CB126E">
              <w:rPr>
                <w:rPrChange w:id="807" w:author="作者" w:date="2020-09-14T16:17:00Z">
                  <w:rPr>
                    <w:rStyle w:val="aff6"/>
                    <w:rFonts w:ascii="微软雅黑" w:eastAsia="微软雅黑" w:hAnsi="微软雅黑"/>
                    <w:noProof/>
                  </w:rPr>
                </w:rPrChange>
              </w:rPr>
              <w:delText>2.4.5</w:delText>
            </w:r>
            <w:r w:rsidDel="00CB126E">
              <w:rPr>
                <w:rFonts w:eastAsiaTheme="minorEastAsia" w:cstheme="minorBidi"/>
                <w:i w:val="0"/>
                <w:iCs w:val="0"/>
                <w:noProof/>
                <w:kern w:val="2"/>
                <w:sz w:val="21"/>
                <w:szCs w:val="22"/>
              </w:rPr>
              <w:tab/>
            </w:r>
            <w:r w:rsidRPr="005A7A4A" w:rsidDel="00CB126E">
              <w:rPr>
                <w:rPrChange w:id="808" w:author="作者" w:date="2020-09-14T16:17:00Z">
                  <w:rPr>
                    <w:rStyle w:val="aff6"/>
                    <w:rFonts w:ascii="微软雅黑" w:eastAsia="微软雅黑" w:hAnsi="微软雅黑" w:cs="微软雅黑"/>
                    <w:noProof/>
                  </w:rPr>
                </w:rPrChange>
              </w:rPr>
              <w:delText>音频投屏</w:delText>
            </w:r>
            <w:r w:rsidDel="00CB126E">
              <w:rPr>
                <w:noProof/>
                <w:webHidden/>
              </w:rPr>
              <w:tab/>
              <w:delText>9</w:delText>
            </w:r>
          </w:del>
        </w:p>
        <w:p w14:paraId="68931068" w14:textId="508E4AA5" w:rsidR="004F3FF9" w:rsidDel="00CB126E" w:rsidRDefault="004F3FF9">
          <w:pPr>
            <w:pStyle w:val="33"/>
            <w:tabs>
              <w:tab w:val="left" w:pos="1200"/>
              <w:tab w:val="right" w:leader="dot" w:pos="9890"/>
            </w:tabs>
            <w:rPr>
              <w:del w:id="809" w:author="作者" w:date="2020-09-25T15:34:00Z"/>
              <w:rFonts w:eastAsiaTheme="minorEastAsia" w:cstheme="minorBidi"/>
              <w:i w:val="0"/>
              <w:iCs w:val="0"/>
              <w:noProof/>
              <w:kern w:val="2"/>
              <w:sz w:val="21"/>
              <w:szCs w:val="22"/>
            </w:rPr>
          </w:pPr>
          <w:del w:id="810" w:author="作者" w:date="2020-09-25T15:34:00Z">
            <w:r w:rsidRPr="005A7A4A" w:rsidDel="00CB126E">
              <w:rPr>
                <w:rPrChange w:id="811" w:author="作者" w:date="2020-09-14T16:17:00Z">
                  <w:rPr>
                    <w:rStyle w:val="aff6"/>
                    <w:rFonts w:ascii="微软雅黑" w:eastAsia="微软雅黑" w:hAnsi="微软雅黑"/>
                    <w:noProof/>
                  </w:rPr>
                </w:rPrChange>
              </w:rPr>
              <w:delText>2.4.6</w:delText>
            </w:r>
            <w:r w:rsidDel="00CB126E">
              <w:rPr>
                <w:rFonts w:eastAsiaTheme="minorEastAsia" w:cstheme="minorBidi"/>
                <w:i w:val="0"/>
                <w:iCs w:val="0"/>
                <w:noProof/>
                <w:kern w:val="2"/>
                <w:sz w:val="21"/>
                <w:szCs w:val="22"/>
              </w:rPr>
              <w:tab/>
            </w:r>
            <w:r w:rsidRPr="005A7A4A" w:rsidDel="00CB126E">
              <w:rPr>
                <w:rPrChange w:id="812" w:author="作者" w:date="2020-09-14T16:17:00Z">
                  <w:rPr>
                    <w:rStyle w:val="aff6"/>
                    <w:rFonts w:ascii="微软雅黑" w:eastAsia="微软雅黑" w:hAnsi="微软雅黑" w:cs="微软雅黑"/>
                    <w:noProof/>
                  </w:rPr>
                </w:rPrChange>
              </w:rPr>
              <w:delText>视频投屏</w:delText>
            </w:r>
            <w:r w:rsidDel="00CB126E">
              <w:rPr>
                <w:noProof/>
                <w:webHidden/>
              </w:rPr>
              <w:tab/>
              <w:delText>11</w:delText>
            </w:r>
          </w:del>
        </w:p>
        <w:p w14:paraId="6CE9635C" w14:textId="2C5E001B" w:rsidR="004F3FF9" w:rsidDel="00CB126E" w:rsidRDefault="004F3FF9">
          <w:pPr>
            <w:pStyle w:val="23"/>
            <w:tabs>
              <w:tab w:val="left" w:pos="800"/>
              <w:tab w:val="right" w:leader="dot" w:pos="9890"/>
            </w:tabs>
            <w:rPr>
              <w:del w:id="813" w:author="作者" w:date="2020-09-25T15:34:00Z"/>
              <w:rFonts w:eastAsiaTheme="minorEastAsia" w:cstheme="minorBidi"/>
              <w:smallCaps w:val="0"/>
              <w:noProof/>
              <w:kern w:val="2"/>
              <w:sz w:val="21"/>
              <w:szCs w:val="22"/>
            </w:rPr>
          </w:pPr>
          <w:del w:id="814" w:author="作者" w:date="2020-09-25T15:34:00Z">
            <w:r w:rsidRPr="005A7A4A" w:rsidDel="00CB126E">
              <w:rPr>
                <w:rPrChange w:id="815" w:author="作者" w:date="2020-09-14T16:17:00Z">
                  <w:rPr>
                    <w:rStyle w:val="aff6"/>
                    <w:rFonts w:eastAsia="微软雅黑" w:cs="Arial"/>
                    <w:noProof/>
                  </w:rPr>
                </w:rPrChange>
              </w:rPr>
              <w:delText>2.5</w:delText>
            </w:r>
            <w:r w:rsidDel="00CB126E">
              <w:rPr>
                <w:rFonts w:eastAsiaTheme="minorEastAsia" w:cstheme="minorBidi"/>
                <w:smallCaps w:val="0"/>
                <w:noProof/>
                <w:kern w:val="2"/>
                <w:sz w:val="21"/>
                <w:szCs w:val="22"/>
              </w:rPr>
              <w:tab/>
            </w:r>
            <w:r w:rsidRPr="005A7A4A" w:rsidDel="00CB126E">
              <w:rPr>
                <w:rPrChange w:id="816" w:author="作者" w:date="2020-09-14T16:17:00Z">
                  <w:rPr>
                    <w:rStyle w:val="aff6"/>
                    <w:rFonts w:ascii="微软雅黑" w:eastAsia="微软雅黑" w:hAnsi="微软雅黑" w:cs="Arial"/>
                    <w:noProof/>
                  </w:rPr>
                </w:rPrChange>
              </w:rPr>
              <w:delText>DLNA</w:delText>
            </w:r>
            <w:r w:rsidRPr="005A7A4A" w:rsidDel="00CB126E">
              <w:rPr>
                <w:rPrChange w:id="817" w:author="作者" w:date="2020-09-14T16:17:00Z">
                  <w:rPr>
                    <w:rStyle w:val="aff6"/>
                    <w:rFonts w:ascii="微软雅黑" w:eastAsia="微软雅黑" w:hAnsi="微软雅黑"/>
                    <w:noProof/>
                  </w:rPr>
                </w:rPrChange>
              </w:rPr>
              <w:delText xml:space="preserve"> </w:delText>
            </w:r>
            <w:r w:rsidRPr="005A7A4A" w:rsidDel="00CB126E">
              <w:rPr>
                <w:rPrChange w:id="818" w:author="作者" w:date="2020-09-14T16:17:00Z">
                  <w:rPr>
                    <w:rStyle w:val="aff6"/>
                    <w:rFonts w:ascii="微软雅黑" w:eastAsia="微软雅黑" w:hAnsi="微软雅黑"/>
                    <w:noProof/>
                  </w:rPr>
                </w:rPrChange>
              </w:rPr>
              <w:delText>认证</w:delText>
            </w:r>
            <w:r w:rsidDel="00CB126E">
              <w:rPr>
                <w:noProof/>
                <w:webHidden/>
              </w:rPr>
              <w:tab/>
              <w:delText>14</w:delText>
            </w:r>
          </w:del>
        </w:p>
        <w:p w14:paraId="5095AABF" w14:textId="70E44F89" w:rsidR="004F3FF9" w:rsidDel="00CB126E" w:rsidRDefault="004F3FF9">
          <w:pPr>
            <w:pStyle w:val="23"/>
            <w:tabs>
              <w:tab w:val="left" w:pos="800"/>
              <w:tab w:val="right" w:leader="dot" w:pos="9890"/>
            </w:tabs>
            <w:rPr>
              <w:del w:id="819" w:author="作者" w:date="2020-09-25T15:34:00Z"/>
              <w:rFonts w:eastAsiaTheme="minorEastAsia" w:cstheme="minorBidi"/>
              <w:smallCaps w:val="0"/>
              <w:noProof/>
              <w:kern w:val="2"/>
              <w:sz w:val="21"/>
              <w:szCs w:val="22"/>
            </w:rPr>
          </w:pPr>
          <w:del w:id="820" w:author="作者" w:date="2020-09-25T15:34:00Z">
            <w:r w:rsidRPr="005A7A4A" w:rsidDel="00CB126E">
              <w:rPr>
                <w:rPrChange w:id="821" w:author="作者" w:date="2020-09-14T16:17:00Z">
                  <w:rPr>
                    <w:rStyle w:val="aff6"/>
                    <w:rFonts w:eastAsia="微软雅黑" w:cs="Arial"/>
                    <w:noProof/>
                  </w:rPr>
                </w:rPrChange>
              </w:rPr>
              <w:delText>2.6</w:delText>
            </w:r>
            <w:r w:rsidDel="00CB126E">
              <w:rPr>
                <w:rFonts w:eastAsiaTheme="minorEastAsia" w:cstheme="minorBidi"/>
                <w:smallCaps w:val="0"/>
                <w:noProof/>
                <w:kern w:val="2"/>
                <w:sz w:val="21"/>
                <w:szCs w:val="22"/>
              </w:rPr>
              <w:tab/>
            </w:r>
            <w:r w:rsidRPr="005A7A4A" w:rsidDel="00CB126E">
              <w:rPr>
                <w:rPrChange w:id="822" w:author="作者" w:date="2020-09-14T16:17:00Z">
                  <w:rPr>
                    <w:rStyle w:val="aff6"/>
                    <w:rFonts w:ascii="微软雅黑" w:eastAsia="微软雅黑" w:hAnsi="微软雅黑" w:cs="Arial"/>
                    <w:noProof/>
                  </w:rPr>
                </w:rPrChange>
              </w:rPr>
              <w:delText>行车安全约束</w:delText>
            </w:r>
            <w:r w:rsidDel="00CB126E">
              <w:rPr>
                <w:noProof/>
                <w:webHidden/>
              </w:rPr>
              <w:tab/>
              <w:delText>14</w:delText>
            </w:r>
          </w:del>
        </w:p>
        <w:p w14:paraId="18C431A3" w14:textId="370A2D6A" w:rsidR="004F3FF9" w:rsidDel="00CB126E" w:rsidRDefault="004F3FF9">
          <w:pPr>
            <w:pStyle w:val="11"/>
            <w:rPr>
              <w:del w:id="823" w:author="作者" w:date="2020-09-25T15:34:00Z"/>
              <w:rFonts w:eastAsiaTheme="minorEastAsia" w:cstheme="minorBidi"/>
              <w:b w:val="0"/>
              <w:bCs w:val="0"/>
              <w:caps w:val="0"/>
              <w:noProof/>
              <w:kern w:val="2"/>
              <w:sz w:val="21"/>
              <w:szCs w:val="22"/>
            </w:rPr>
          </w:pPr>
          <w:del w:id="824" w:author="作者" w:date="2020-09-25T15:34:00Z">
            <w:r w:rsidRPr="005A7A4A" w:rsidDel="00CB126E">
              <w:rPr>
                <w:rPrChange w:id="825" w:author="作者" w:date="2020-09-14T16:17:00Z">
                  <w:rPr>
                    <w:rStyle w:val="aff6"/>
                    <w:rFonts w:ascii="微软雅黑" w:hAnsi="微软雅黑"/>
                    <w:noProof/>
                  </w:rPr>
                </w:rPrChange>
              </w:rPr>
              <w:delText>3</w:delText>
            </w:r>
            <w:r w:rsidDel="00CB126E">
              <w:rPr>
                <w:rFonts w:eastAsiaTheme="minorEastAsia" w:cstheme="minorBidi"/>
                <w:b w:val="0"/>
                <w:bCs w:val="0"/>
                <w:caps w:val="0"/>
                <w:noProof/>
                <w:kern w:val="2"/>
                <w:sz w:val="21"/>
                <w:szCs w:val="22"/>
              </w:rPr>
              <w:tab/>
            </w:r>
            <w:r w:rsidRPr="005A7A4A" w:rsidDel="00CB126E">
              <w:rPr>
                <w:rPrChange w:id="826" w:author="作者" w:date="2020-09-14T16:17:00Z">
                  <w:rPr>
                    <w:rStyle w:val="aff6"/>
                    <w:rFonts w:ascii="微软雅黑" w:hAnsi="微软雅黑"/>
                    <w:noProof/>
                  </w:rPr>
                </w:rPrChange>
              </w:rPr>
              <w:delText>系统边界</w:delText>
            </w:r>
            <w:r w:rsidDel="00CB126E">
              <w:rPr>
                <w:noProof/>
                <w:webHidden/>
              </w:rPr>
              <w:tab/>
              <w:delText>15</w:delText>
            </w:r>
          </w:del>
        </w:p>
        <w:p w14:paraId="39B1024C" w14:textId="77777777" w:rsidR="001960AD" w:rsidRPr="00E26B2A" w:rsidRDefault="00665F5E">
          <w:pPr>
            <w:rPr>
              <w:rFonts w:ascii="微软雅黑" w:eastAsia="微软雅黑" w:hAnsi="微软雅黑"/>
            </w:rPr>
          </w:pPr>
          <w:r w:rsidRPr="00E26B2A">
            <w:rPr>
              <w:rFonts w:ascii="微软雅黑" w:eastAsia="微软雅黑" w:hAnsi="微软雅黑"/>
              <w:bCs/>
              <w:lang w:val="zh-CN"/>
            </w:rPr>
            <w:fldChar w:fldCharType="end"/>
          </w:r>
        </w:p>
      </w:sdtContent>
    </w:sdt>
    <w:p w14:paraId="56B1ED68" w14:textId="77777777" w:rsidR="001960AD" w:rsidRPr="00E26B2A" w:rsidRDefault="001960AD">
      <w:pPr>
        <w:pStyle w:val="11"/>
        <w:rPr>
          <w:rFonts w:ascii="微软雅黑" w:hAnsi="微软雅黑"/>
        </w:rPr>
      </w:pPr>
    </w:p>
    <w:p w14:paraId="02ED99C8" w14:textId="77777777" w:rsidR="001960AD" w:rsidRPr="00E26B2A" w:rsidRDefault="007711E1">
      <w:pPr>
        <w:pStyle w:val="1"/>
        <w:keepLines w:val="0"/>
        <w:tabs>
          <w:tab w:val="clear" w:pos="432"/>
          <w:tab w:val="left" w:pos="567"/>
        </w:tabs>
        <w:spacing w:before="240" w:after="240" w:line="240" w:lineRule="auto"/>
        <w:ind w:left="567" w:hanging="567"/>
        <w:rPr>
          <w:rFonts w:ascii="微软雅黑" w:eastAsia="微软雅黑" w:hAnsi="微软雅黑" w:cs="Arial"/>
          <w:lang w:eastAsia="zh-CN"/>
        </w:rPr>
      </w:pPr>
      <w:bookmarkStart w:id="827" w:name="_Toc25323954"/>
      <w:bookmarkStart w:id="828" w:name="_Toc51940470"/>
      <w:bookmarkEnd w:id="0"/>
      <w:r w:rsidRPr="00E26B2A">
        <w:rPr>
          <w:rFonts w:ascii="微软雅黑" w:eastAsia="微软雅黑" w:hAnsi="微软雅黑" w:cs="Arial" w:hint="eastAsia"/>
          <w:lang w:eastAsia="zh-CN"/>
        </w:rPr>
        <w:lastRenderedPageBreak/>
        <w:t>需求介绍</w:t>
      </w:r>
      <w:bookmarkEnd w:id="827"/>
      <w:bookmarkEnd w:id="828"/>
    </w:p>
    <w:p w14:paraId="70314FD1" w14:textId="023A07F9" w:rsidR="001960AD" w:rsidRPr="00E26B2A" w:rsidRDefault="007711E1">
      <w:pPr>
        <w:pStyle w:val="a1"/>
        <w:rPr>
          <w:rFonts w:ascii="微软雅黑" w:eastAsia="微软雅黑" w:hAnsi="微软雅黑"/>
          <w:sz w:val="21"/>
          <w:szCs w:val="21"/>
          <w:lang w:eastAsia="zh-CN"/>
        </w:rPr>
      </w:pPr>
      <w:r w:rsidRPr="00E26B2A">
        <w:rPr>
          <w:rFonts w:ascii="微软雅黑" w:eastAsia="微软雅黑" w:hAnsi="微软雅黑" w:hint="eastAsia"/>
          <w:sz w:val="21"/>
          <w:szCs w:val="21"/>
          <w:lang w:eastAsia="zh-CN"/>
        </w:rPr>
        <w:t>本文主要描述</w:t>
      </w:r>
      <w:del w:id="829" w:author="作者" w:date="2020-09-14T11:04:00Z">
        <w:r w:rsidR="003E5193" w:rsidRPr="00E26B2A" w:rsidDel="008A066E">
          <w:rPr>
            <w:rFonts w:ascii="微软雅黑" w:eastAsia="微软雅黑" w:hAnsi="微软雅黑" w:hint="eastAsia"/>
            <w:sz w:val="21"/>
            <w:szCs w:val="21"/>
            <w:lang w:eastAsia="zh-CN"/>
          </w:rPr>
          <w:delText>DLNA</w:delText>
        </w:r>
      </w:del>
      <w:ins w:id="830" w:author="作者" w:date="2020-09-14T11:04:00Z">
        <w:r w:rsidR="008A066E">
          <w:rPr>
            <w:rFonts w:ascii="微软雅黑" w:eastAsia="微软雅黑" w:hAnsi="微软雅黑" w:hint="eastAsia"/>
            <w:sz w:val="21"/>
            <w:szCs w:val="21"/>
            <w:lang w:eastAsia="zh-CN"/>
          </w:rPr>
          <w:t>氛围灯</w:t>
        </w:r>
      </w:ins>
      <w:r w:rsidRPr="00E26B2A">
        <w:rPr>
          <w:rFonts w:ascii="微软雅黑" w:eastAsia="微软雅黑" w:hAnsi="微软雅黑" w:hint="eastAsia"/>
          <w:sz w:val="21"/>
          <w:szCs w:val="21"/>
          <w:lang w:eastAsia="zh-CN"/>
        </w:rPr>
        <w:t>相关的功能，参考文档有福特提供的</w:t>
      </w:r>
      <w:del w:id="831" w:author="作者" w:date="2020-09-16T15:31:00Z">
        <w:r w:rsidRPr="00E26B2A" w:rsidDel="00690E59">
          <w:rPr>
            <w:rFonts w:ascii="微软雅黑" w:eastAsia="微软雅黑" w:hAnsi="微软雅黑" w:hint="eastAsia"/>
            <w:sz w:val="21"/>
            <w:szCs w:val="21"/>
            <w:lang w:eastAsia="zh-CN"/>
          </w:rPr>
          <w:delText>SPSS</w:delText>
        </w:r>
      </w:del>
      <w:r w:rsidRPr="00E26B2A">
        <w:rPr>
          <w:rFonts w:ascii="微软雅黑" w:eastAsia="微软雅黑" w:hAnsi="微软雅黑" w:hint="eastAsia"/>
          <w:sz w:val="21"/>
          <w:szCs w:val="21"/>
          <w:lang w:eastAsia="zh-CN"/>
        </w:rPr>
        <w:t>文档：</w:t>
      </w:r>
    </w:p>
    <w:p w14:paraId="4E53DF0B" w14:textId="6971A0A3" w:rsidR="00496238" w:rsidRDefault="008A066E" w:rsidP="00496238">
      <w:pPr>
        <w:pStyle w:val="a1"/>
        <w:numPr>
          <w:ilvl w:val="0"/>
          <w:numId w:val="17"/>
        </w:numPr>
        <w:rPr>
          <w:ins w:id="832" w:author="作者" w:date="2020-09-16T15:28:00Z"/>
          <w:rFonts w:ascii="微软雅黑" w:eastAsia="微软雅黑" w:hAnsi="微软雅黑"/>
          <w:sz w:val="21"/>
          <w:szCs w:val="21"/>
          <w:lang w:eastAsia="zh-CN"/>
        </w:rPr>
      </w:pPr>
      <w:ins w:id="833" w:author="作者" w:date="2020-09-14T11:04:00Z">
        <w:del w:id="834" w:author="作者" w:date="2020-09-25T09:58:00Z">
          <w:r w:rsidRPr="008A066E" w:rsidDel="00496238">
            <w:rPr>
              <w:rFonts w:ascii="微软雅黑" w:eastAsia="微软雅黑" w:hAnsi="微软雅黑"/>
              <w:sz w:val="21"/>
              <w:szCs w:val="21"/>
              <w:lang w:eastAsia="zh-CN"/>
            </w:rPr>
            <w:delText>Specification for functional requirements of ambient light-V6_0904.docx</w:delText>
          </w:r>
          <w:r w:rsidRPr="008A066E" w:rsidDel="00496238">
            <w:rPr>
              <w:rFonts w:ascii="微软雅黑" w:eastAsia="微软雅黑" w:hAnsi="微软雅黑" w:hint="eastAsia"/>
              <w:sz w:val="21"/>
              <w:szCs w:val="21"/>
              <w:lang w:eastAsia="zh-CN"/>
            </w:rPr>
            <w:delText xml:space="preserve"> </w:delText>
          </w:r>
        </w:del>
      </w:ins>
      <w:ins w:id="835" w:author="作者" w:date="2020-09-25T09:58:00Z">
        <w:r w:rsidR="00496238" w:rsidRPr="00496238">
          <w:rPr>
            <w:rFonts w:ascii="微软雅黑" w:eastAsia="微软雅黑" w:hAnsi="微软雅黑"/>
            <w:sz w:val="21"/>
            <w:szCs w:val="21"/>
            <w:lang w:eastAsia="zh-CN"/>
          </w:rPr>
          <w:t>Specification for functional requirements of ambient light-V6_0924.docx</w:t>
        </w:r>
      </w:ins>
    </w:p>
    <w:p w14:paraId="4DA8CB36" w14:textId="0D6AB052" w:rsidR="009034F0" w:rsidRPr="00690E59" w:rsidDel="00690E59" w:rsidRDefault="00690E59">
      <w:pPr>
        <w:pStyle w:val="aff9"/>
        <w:ind w:left="420" w:firstLineChars="0" w:firstLine="0"/>
        <w:jc w:val="both"/>
        <w:rPr>
          <w:ins w:id="836" w:author="作者" w:date="2020-09-16T15:28:00Z"/>
          <w:del w:id="837" w:author="作者" w:date="2020-09-16T15:29:00Z"/>
          <w:rFonts w:ascii="微软雅黑" w:eastAsia="微软雅黑" w:hAnsi="微软雅黑" w:cs="Times New Roman"/>
          <w:sz w:val="21"/>
          <w:szCs w:val="21"/>
          <w:rPrChange w:id="838" w:author="作者" w:date="2020-09-16T15:31:00Z">
            <w:rPr>
              <w:ins w:id="839" w:author="作者" w:date="2020-09-16T15:28:00Z"/>
              <w:del w:id="840" w:author="作者" w:date="2020-09-16T15:29:00Z"/>
              <w:rFonts w:ascii="等线" w:hAnsi="等线"/>
            </w:rPr>
          </w:rPrChange>
        </w:rPr>
        <w:pPrChange w:id="841" w:author="作者" w:date="2020-09-16T15:29:00Z">
          <w:pPr>
            <w:pStyle w:val="aff9"/>
            <w:numPr>
              <w:numId w:val="17"/>
            </w:numPr>
            <w:ind w:left="420" w:firstLineChars="0" w:hanging="420"/>
            <w:jc w:val="both"/>
          </w:pPr>
        </w:pPrChange>
      </w:pPr>
      <w:ins w:id="842" w:author="作者" w:date="2020-09-16T15:31:00Z">
        <w:r>
          <w:rPr>
            <w:rFonts w:ascii="微软雅黑" w:eastAsia="微软雅黑" w:hAnsi="微软雅黑" w:cs="Times New Roman" w:hint="eastAsia"/>
            <w:sz w:val="21"/>
            <w:szCs w:val="21"/>
          </w:rPr>
          <w:t>其中</w:t>
        </w:r>
      </w:ins>
      <w:ins w:id="843" w:author="作者" w:date="2020-09-16T15:28:00Z">
        <w:r w:rsidR="009034F0" w:rsidRPr="00690E59">
          <w:rPr>
            <w:rFonts w:ascii="微软雅黑" w:eastAsia="微软雅黑" w:hAnsi="微软雅黑" w:cs="Times New Roman"/>
            <w:sz w:val="21"/>
            <w:szCs w:val="21"/>
            <w:rPrChange w:id="844" w:author="作者" w:date="2020-09-16T15:31:00Z">
              <w:rPr/>
            </w:rPrChange>
          </w:rPr>
          <w:t>IVI需要关注的章节</w:t>
        </w:r>
        <w:bookmarkStart w:id="845" w:name="_Toc49782411"/>
        <w:r w:rsidR="009034F0" w:rsidRPr="00690E59">
          <w:rPr>
            <w:rFonts w:ascii="微软雅黑" w:eastAsia="微软雅黑" w:hAnsi="微软雅黑" w:cs="Times New Roman" w:hint="eastAsia"/>
            <w:sz w:val="21"/>
            <w:szCs w:val="21"/>
            <w:rPrChange w:id="846" w:author="作者" w:date="2020-09-16T15:31:00Z">
              <w:rPr>
                <w:rFonts w:hint="eastAsia"/>
              </w:rPr>
            </w:rPrChange>
          </w:rPr>
          <w:t>是：</w:t>
        </w:r>
      </w:ins>
      <w:bookmarkEnd w:id="845"/>
      <w:ins w:id="847" w:author="作者" w:date="2020-09-16T15:29:00Z">
        <w:r w:rsidRPr="00690E59">
          <w:rPr>
            <w:rFonts w:ascii="微软雅黑" w:eastAsia="微软雅黑" w:hAnsi="微软雅黑" w:cs="Times New Roman"/>
            <w:sz w:val="21"/>
            <w:szCs w:val="21"/>
            <w:rPrChange w:id="848" w:author="作者" w:date="2020-09-16T15:31:00Z">
              <w:rPr/>
            </w:rPrChange>
          </w:rPr>
          <w:t xml:space="preserve">3 </w:t>
        </w:r>
      </w:ins>
    </w:p>
    <w:p w14:paraId="5F88B972" w14:textId="1F6A0797" w:rsidR="009034F0" w:rsidRPr="00690E59" w:rsidRDefault="009034F0">
      <w:pPr>
        <w:pStyle w:val="aff9"/>
        <w:ind w:left="420" w:firstLineChars="0" w:firstLine="0"/>
        <w:jc w:val="both"/>
        <w:rPr>
          <w:ins w:id="849" w:author="作者" w:date="2020-09-16T15:28:00Z"/>
          <w:rFonts w:ascii="微软雅黑" w:eastAsia="微软雅黑" w:hAnsi="微软雅黑" w:cs="Times New Roman"/>
          <w:sz w:val="21"/>
          <w:szCs w:val="21"/>
          <w:rPrChange w:id="850" w:author="作者" w:date="2020-09-16T15:31:00Z">
            <w:rPr>
              <w:ins w:id="851" w:author="作者" w:date="2020-09-16T15:28:00Z"/>
            </w:rPr>
          </w:rPrChange>
        </w:rPr>
        <w:pPrChange w:id="852" w:author="作者" w:date="2020-09-16T15:29:00Z">
          <w:pPr>
            <w:pStyle w:val="aff9"/>
            <w:ind w:left="360" w:firstLine="480"/>
          </w:pPr>
        </w:pPrChange>
      </w:pPr>
      <w:ins w:id="853" w:author="作者" w:date="2020-09-16T15:28:00Z">
        <w:r w:rsidRPr="00690E59">
          <w:rPr>
            <w:rFonts w:ascii="微软雅黑" w:eastAsia="微软雅黑" w:hAnsi="微软雅黑" w:cs="Times New Roman"/>
            <w:sz w:val="21"/>
            <w:szCs w:val="21"/>
            <w:rPrChange w:id="854" w:author="作者" w:date="2020-09-16T15:31:00Z">
              <w:rPr/>
            </w:rPrChange>
          </w:rPr>
          <w:t>Function requirement中的3.1.</w:t>
        </w:r>
        <w:del w:id="855" w:author="作者" w:date="2020-09-25T10:02:00Z">
          <w:r w:rsidRPr="00690E59" w:rsidDel="00253BA8">
            <w:rPr>
              <w:rFonts w:ascii="微软雅黑" w:eastAsia="微软雅黑" w:hAnsi="微软雅黑" w:cs="Times New Roman"/>
              <w:sz w:val="21"/>
              <w:szCs w:val="21"/>
              <w:rPrChange w:id="856" w:author="作者" w:date="2020-09-16T15:31:00Z">
                <w:rPr/>
              </w:rPrChange>
            </w:rPr>
            <w:delText>7</w:delText>
          </w:r>
        </w:del>
      </w:ins>
      <w:ins w:id="857" w:author="作者" w:date="2020-09-25T10:02:00Z">
        <w:r w:rsidR="00253BA8">
          <w:rPr>
            <w:rFonts w:ascii="微软雅黑" w:eastAsia="微软雅黑" w:hAnsi="微软雅黑" w:cs="Times New Roman"/>
            <w:sz w:val="21"/>
            <w:szCs w:val="21"/>
          </w:rPr>
          <w:t>6</w:t>
        </w:r>
      </w:ins>
      <w:ins w:id="858" w:author="作者" w:date="2020-09-16T15:28:00Z">
        <w:r w:rsidRPr="00690E59">
          <w:rPr>
            <w:rFonts w:ascii="微软雅黑" w:eastAsia="微软雅黑" w:hAnsi="微软雅黑" w:cs="Times New Roman"/>
            <w:sz w:val="21"/>
            <w:szCs w:val="21"/>
            <w:rPrChange w:id="859" w:author="作者" w:date="2020-09-16T15:31:00Z">
              <w:rPr/>
            </w:rPrChange>
          </w:rPr>
          <w:t>~~3.1.1</w:t>
        </w:r>
        <w:del w:id="860" w:author="作者" w:date="2020-09-25T10:02:00Z">
          <w:r w:rsidRPr="00690E59" w:rsidDel="00253BA8">
            <w:rPr>
              <w:rFonts w:ascii="微软雅黑" w:eastAsia="微软雅黑" w:hAnsi="微软雅黑" w:cs="Times New Roman"/>
              <w:sz w:val="21"/>
              <w:szCs w:val="21"/>
              <w:rPrChange w:id="861" w:author="作者" w:date="2020-09-16T15:31:00Z">
                <w:rPr/>
              </w:rPrChange>
            </w:rPr>
            <w:delText>3</w:delText>
          </w:r>
        </w:del>
      </w:ins>
      <w:ins w:id="862" w:author="作者" w:date="2020-09-25T10:02:00Z">
        <w:r w:rsidR="00253BA8">
          <w:rPr>
            <w:rFonts w:ascii="微软雅黑" w:eastAsia="微软雅黑" w:hAnsi="微软雅黑" w:cs="Times New Roman"/>
            <w:sz w:val="21"/>
            <w:szCs w:val="21"/>
          </w:rPr>
          <w:t>2</w:t>
        </w:r>
      </w:ins>
      <w:ins w:id="863" w:author="作者" w:date="2020-09-16T15:28:00Z">
        <w:r w:rsidRPr="00690E59">
          <w:rPr>
            <w:rFonts w:ascii="微软雅黑" w:eastAsia="微软雅黑" w:hAnsi="微软雅黑" w:cs="Times New Roman"/>
            <w:sz w:val="21"/>
            <w:szCs w:val="21"/>
            <w:rPrChange w:id="864" w:author="作者" w:date="2020-09-16T15:31:00Z">
              <w:rPr/>
            </w:rPrChange>
          </w:rPr>
          <w:t>和3.3</w:t>
        </w:r>
        <w:bookmarkStart w:id="865" w:name="_Toc49782427"/>
        <w:r w:rsidRPr="00690E59">
          <w:rPr>
            <w:rFonts w:ascii="微软雅黑" w:eastAsia="微软雅黑" w:hAnsi="微软雅黑" w:cs="Times New Roman"/>
            <w:sz w:val="21"/>
            <w:szCs w:val="21"/>
            <w:rPrChange w:id="866" w:author="作者" w:date="2020-09-16T15:31:00Z">
              <w:rPr/>
            </w:rPrChange>
          </w:rPr>
          <w:t xml:space="preserve"> ALM Priority definition</w:t>
        </w:r>
        <w:bookmarkEnd w:id="865"/>
        <w:r w:rsidRPr="00690E59">
          <w:rPr>
            <w:rFonts w:ascii="微软雅黑" w:eastAsia="微软雅黑" w:hAnsi="微软雅黑" w:cs="Times New Roman" w:hint="eastAsia"/>
            <w:sz w:val="21"/>
            <w:szCs w:val="21"/>
            <w:rPrChange w:id="867" w:author="作者" w:date="2020-09-16T15:31:00Z">
              <w:rPr>
                <w:rFonts w:hint="eastAsia"/>
              </w:rPr>
            </w:rPrChange>
          </w:rPr>
          <w:t>，以及</w:t>
        </w:r>
        <w:r w:rsidRPr="00690E59">
          <w:rPr>
            <w:rFonts w:ascii="微软雅黑" w:eastAsia="微软雅黑" w:hAnsi="微软雅黑" w:cs="Times New Roman"/>
            <w:sz w:val="21"/>
            <w:szCs w:val="21"/>
            <w:rPrChange w:id="868" w:author="作者" w:date="2020-09-16T15:31:00Z">
              <w:rPr/>
            </w:rPrChange>
          </w:rPr>
          <w:t>4</w:t>
        </w:r>
        <w:bookmarkStart w:id="869" w:name="_Toc49782428"/>
        <w:r w:rsidRPr="00690E59">
          <w:rPr>
            <w:rFonts w:ascii="微软雅黑" w:eastAsia="微软雅黑" w:hAnsi="微软雅黑" w:cs="Times New Roman"/>
            <w:sz w:val="21"/>
            <w:szCs w:val="21"/>
            <w:rPrChange w:id="870" w:author="作者" w:date="2020-09-16T15:31:00Z">
              <w:rPr/>
            </w:rPrChange>
          </w:rPr>
          <w:t xml:space="preserve"> Color and Brightness define</w:t>
        </w:r>
        <w:bookmarkEnd w:id="869"/>
      </w:ins>
    </w:p>
    <w:p w14:paraId="2ECFEDAE" w14:textId="47C75FF1" w:rsidR="003E5193" w:rsidRPr="00E26B2A" w:rsidDel="009034F0" w:rsidRDefault="003E5193" w:rsidP="009034F0">
      <w:pPr>
        <w:pStyle w:val="a1"/>
        <w:numPr>
          <w:ilvl w:val="0"/>
          <w:numId w:val="17"/>
        </w:numPr>
        <w:rPr>
          <w:del w:id="871" w:author="作者" w:date="2020-09-16T15:28:00Z"/>
          <w:rFonts w:ascii="微软雅黑" w:eastAsia="微软雅黑" w:hAnsi="微软雅黑"/>
          <w:sz w:val="21"/>
          <w:szCs w:val="21"/>
          <w:lang w:eastAsia="zh-CN"/>
        </w:rPr>
      </w:pPr>
      <w:del w:id="872" w:author="作者" w:date="2020-09-16T15:28:00Z">
        <w:r w:rsidRPr="00E26B2A" w:rsidDel="009034F0">
          <w:rPr>
            <w:rFonts w:ascii="微软雅黑" w:eastAsia="微软雅黑" w:hAnsi="微软雅黑" w:hint="eastAsia"/>
            <w:sz w:val="21"/>
            <w:szCs w:val="21"/>
            <w:lang w:eastAsia="zh-CN"/>
          </w:rPr>
          <w:delText>DLNA投屏--PRD.pdf</w:delText>
        </w:r>
        <w:bookmarkStart w:id="873" w:name="_Toc51165945"/>
        <w:bookmarkStart w:id="874" w:name="_Toc51256310"/>
        <w:bookmarkStart w:id="875" w:name="_Toc51939888"/>
        <w:bookmarkStart w:id="876" w:name="_Toc51940471"/>
        <w:bookmarkEnd w:id="873"/>
        <w:bookmarkEnd w:id="874"/>
        <w:bookmarkEnd w:id="875"/>
        <w:bookmarkEnd w:id="876"/>
      </w:del>
    </w:p>
    <w:p w14:paraId="79DDF437" w14:textId="77777777" w:rsidR="001960AD" w:rsidRPr="00E26B2A" w:rsidRDefault="007711E1">
      <w:pPr>
        <w:pStyle w:val="1"/>
        <w:rPr>
          <w:rFonts w:ascii="微软雅黑" w:eastAsia="微软雅黑" w:hAnsi="微软雅黑" w:cs="Arial"/>
          <w:lang w:eastAsia="zh-CN"/>
        </w:rPr>
      </w:pPr>
      <w:bookmarkStart w:id="877" w:name="_Toc25323955"/>
      <w:bookmarkStart w:id="878" w:name="_Toc51940472"/>
      <w:r w:rsidRPr="00E26B2A">
        <w:rPr>
          <w:rFonts w:ascii="微软雅黑" w:eastAsia="微软雅黑" w:hAnsi="微软雅黑" w:cs="Arial" w:hint="eastAsia"/>
          <w:lang w:eastAsia="zh-CN"/>
        </w:rPr>
        <w:lastRenderedPageBreak/>
        <w:t>需求内容</w:t>
      </w:r>
      <w:bookmarkEnd w:id="877"/>
      <w:bookmarkEnd w:id="878"/>
    </w:p>
    <w:p w14:paraId="52EED12C" w14:textId="77777777" w:rsidR="001960AD" w:rsidRPr="00E26B2A" w:rsidRDefault="007711E1">
      <w:pPr>
        <w:pStyle w:val="21"/>
        <w:keepLines w:val="0"/>
        <w:spacing w:before="240" w:after="60" w:line="240" w:lineRule="auto"/>
        <w:rPr>
          <w:rFonts w:ascii="微软雅黑" w:eastAsia="微软雅黑" w:hAnsi="微软雅黑" w:cs="Arial"/>
          <w:lang w:eastAsia="zh-CN"/>
        </w:rPr>
      </w:pPr>
      <w:bookmarkStart w:id="879" w:name="_Toc25323956"/>
      <w:bookmarkStart w:id="880" w:name="_Toc51940473"/>
      <w:r w:rsidRPr="00E26B2A">
        <w:rPr>
          <w:rFonts w:ascii="微软雅黑" w:eastAsia="微软雅黑" w:hAnsi="微软雅黑" w:cs="Arial" w:hint="eastAsia"/>
          <w:lang w:eastAsia="zh-CN"/>
        </w:rPr>
        <w:t>车型配置及差异</w:t>
      </w:r>
      <w:bookmarkEnd w:id="879"/>
      <w:bookmarkEnd w:id="880"/>
    </w:p>
    <w:tbl>
      <w:tblPr>
        <w:tblStyle w:val="aff1"/>
        <w:tblW w:w="10397" w:type="dxa"/>
        <w:tblLayout w:type="fixed"/>
        <w:tblLook w:val="04A0" w:firstRow="1" w:lastRow="0" w:firstColumn="1" w:lastColumn="0" w:noHBand="0" w:noVBand="1"/>
      </w:tblPr>
      <w:tblGrid>
        <w:gridCol w:w="1668"/>
        <w:gridCol w:w="1247"/>
        <w:gridCol w:w="1247"/>
        <w:gridCol w:w="1247"/>
        <w:gridCol w:w="1247"/>
        <w:gridCol w:w="1247"/>
        <w:gridCol w:w="1247"/>
        <w:gridCol w:w="1247"/>
      </w:tblGrid>
      <w:tr w:rsidR="00D31E69" w:rsidRPr="00E26B2A" w14:paraId="5E15E7E0" w14:textId="77777777">
        <w:tc>
          <w:tcPr>
            <w:tcW w:w="1668" w:type="dxa"/>
            <w:shd w:val="clear" w:color="auto" w:fill="92D050"/>
          </w:tcPr>
          <w:p w14:paraId="2EDB741B" w14:textId="77777777" w:rsidR="00D31E69" w:rsidRPr="00E26B2A" w:rsidRDefault="00D31E69" w:rsidP="00D31E69">
            <w:pPr>
              <w:pStyle w:val="a1"/>
              <w:jc w:val="center"/>
              <w:rPr>
                <w:rFonts w:ascii="微软雅黑" w:eastAsia="微软雅黑" w:hAnsi="微软雅黑"/>
                <w:color w:val="FFFFFF" w:themeColor="background1"/>
                <w:lang w:eastAsia="zh-CN"/>
              </w:rPr>
            </w:pPr>
          </w:p>
        </w:tc>
        <w:tc>
          <w:tcPr>
            <w:tcW w:w="2494" w:type="dxa"/>
            <w:gridSpan w:val="2"/>
            <w:shd w:val="clear" w:color="auto" w:fill="92D050"/>
          </w:tcPr>
          <w:p w14:paraId="3401F199" w14:textId="77777777" w:rsidR="00D31E69" w:rsidRPr="00E26B2A" w:rsidRDefault="00D31E69" w:rsidP="00D31E69">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CD542</w:t>
            </w:r>
          </w:p>
        </w:tc>
        <w:tc>
          <w:tcPr>
            <w:tcW w:w="1247" w:type="dxa"/>
            <w:shd w:val="clear" w:color="auto" w:fill="92D050"/>
          </w:tcPr>
          <w:p w14:paraId="499E407D" w14:textId="77777777" w:rsidR="00D31E69" w:rsidRPr="00E26B2A" w:rsidRDefault="00D31E69" w:rsidP="00D31E69">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CX727</w:t>
            </w:r>
          </w:p>
        </w:tc>
        <w:tc>
          <w:tcPr>
            <w:tcW w:w="1247" w:type="dxa"/>
            <w:shd w:val="clear" w:color="auto" w:fill="92D050"/>
          </w:tcPr>
          <w:p w14:paraId="571CE74E" w14:textId="66DDCF9A" w:rsidR="00D31E69" w:rsidRPr="00E26B2A" w:rsidRDefault="00D31E69" w:rsidP="00D31E69">
            <w:pPr>
              <w:pStyle w:val="a1"/>
              <w:jc w:val="center"/>
              <w:rPr>
                <w:rFonts w:ascii="微软雅黑" w:eastAsia="微软雅黑" w:hAnsi="微软雅黑"/>
                <w:color w:val="FFFFFF" w:themeColor="background1"/>
                <w:lang w:eastAsia="zh-CN"/>
              </w:rPr>
            </w:pPr>
            <w:ins w:id="881" w:author="作者" w:date="2020-09-14T11:08:00Z">
              <w:r w:rsidRPr="00E26B2A">
                <w:rPr>
                  <w:rFonts w:ascii="微软雅黑" w:eastAsia="微软雅黑" w:hAnsi="微软雅黑"/>
                  <w:color w:val="FFFFFF" w:themeColor="background1"/>
                  <w:lang w:eastAsia="zh-CN"/>
                </w:rPr>
                <w:t>P702</w:t>
              </w:r>
            </w:ins>
            <w:del w:id="882" w:author="作者" w:date="2020-09-14T11:08:00Z">
              <w:r w:rsidRPr="00E26B2A" w:rsidDel="00042838">
                <w:rPr>
                  <w:rFonts w:ascii="微软雅黑" w:eastAsia="微软雅黑" w:hAnsi="微软雅黑"/>
                  <w:color w:val="FFFFFF" w:themeColor="background1"/>
                  <w:lang w:eastAsia="zh-CN"/>
                </w:rPr>
                <w:delText>U725</w:delText>
              </w:r>
            </w:del>
          </w:p>
        </w:tc>
        <w:tc>
          <w:tcPr>
            <w:tcW w:w="1247" w:type="dxa"/>
            <w:shd w:val="clear" w:color="auto" w:fill="92D050"/>
          </w:tcPr>
          <w:p w14:paraId="0AE28AC2" w14:textId="46D8C8BB" w:rsidR="00D31E69" w:rsidRPr="00E26B2A" w:rsidRDefault="00D31E69" w:rsidP="00D31E69">
            <w:pPr>
              <w:pStyle w:val="a1"/>
              <w:jc w:val="center"/>
              <w:rPr>
                <w:rFonts w:ascii="微软雅黑" w:eastAsia="微软雅黑" w:hAnsi="微软雅黑"/>
                <w:color w:val="FFFFFF" w:themeColor="background1"/>
                <w:lang w:eastAsia="zh-CN"/>
              </w:rPr>
            </w:pPr>
            <w:ins w:id="883" w:author="作者" w:date="2020-09-14T11:08:00Z">
              <w:r w:rsidRPr="00E26B2A">
                <w:rPr>
                  <w:rFonts w:ascii="微软雅黑" w:eastAsia="微软雅黑" w:hAnsi="微软雅黑"/>
                  <w:color w:val="FFFFFF" w:themeColor="background1"/>
                  <w:lang w:eastAsia="zh-CN"/>
                </w:rPr>
                <w:t>U554</w:t>
              </w:r>
            </w:ins>
            <w:del w:id="884" w:author="作者" w:date="2020-09-14T11:08:00Z">
              <w:r w:rsidRPr="00E26B2A" w:rsidDel="00042838">
                <w:rPr>
                  <w:rFonts w:ascii="微软雅黑" w:eastAsia="微软雅黑" w:hAnsi="微软雅黑"/>
                  <w:color w:val="FFFFFF" w:themeColor="background1"/>
                  <w:lang w:eastAsia="zh-CN"/>
                </w:rPr>
                <w:delText>P702</w:delText>
              </w:r>
            </w:del>
          </w:p>
        </w:tc>
        <w:tc>
          <w:tcPr>
            <w:tcW w:w="1247" w:type="dxa"/>
            <w:shd w:val="clear" w:color="auto" w:fill="92D050"/>
          </w:tcPr>
          <w:p w14:paraId="2FF1EBC6" w14:textId="6CCCB62E" w:rsidR="00D31E69" w:rsidRPr="00E26B2A" w:rsidRDefault="00D31E69" w:rsidP="00D31E69">
            <w:pPr>
              <w:pStyle w:val="a1"/>
              <w:jc w:val="center"/>
              <w:rPr>
                <w:rFonts w:ascii="微软雅黑" w:eastAsia="微软雅黑" w:hAnsi="微软雅黑"/>
                <w:color w:val="FFFFFF" w:themeColor="background1"/>
                <w:lang w:eastAsia="zh-CN"/>
              </w:rPr>
            </w:pPr>
            <w:ins w:id="885" w:author="作者" w:date="2020-09-14T11:08:00Z">
              <w:r w:rsidRPr="00E26B2A">
                <w:rPr>
                  <w:rFonts w:ascii="微软雅黑" w:eastAsia="微软雅黑" w:hAnsi="微软雅黑"/>
                  <w:color w:val="FFFFFF" w:themeColor="background1"/>
                  <w:lang w:eastAsia="zh-CN"/>
                </w:rPr>
                <w:t>U625ICA</w:t>
              </w:r>
            </w:ins>
            <w:del w:id="886" w:author="作者" w:date="2020-09-14T11:08:00Z">
              <w:r w:rsidRPr="00E26B2A" w:rsidDel="00042838">
                <w:rPr>
                  <w:rFonts w:ascii="微软雅黑" w:eastAsia="微软雅黑" w:hAnsi="微软雅黑"/>
                  <w:color w:val="FFFFFF" w:themeColor="background1"/>
                  <w:lang w:eastAsia="zh-CN"/>
                </w:rPr>
                <w:delText>U554</w:delText>
              </w:r>
            </w:del>
          </w:p>
        </w:tc>
        <w:tc>
          <w:tcPr>
            <w:tcW w:w="1247" w:type="dxa"/>
            <w:shd w:val="clear" w:color="auto" w:fill="92D050"/>
          </w:tcPr>
          <w:p w14:paraId="6EEEE6B7" w14:textId="77954307" w:rsidR="00D31E69" w:rsidRPr="00E26B2A" w:rsidRDefault="00D31E69" w:rsidP="00D31E69">
            <w:pPr>
              <w:pStyle w:val="a1"/>
              <w:jc w:val="center"/>
              <w:rPr>
                <w:rFonts w:ascii="微软雅黑" w:eastAsia="微软雅黑" w:hAnsi="微软雅黑"/>
                <w:color w:val="FFFFFF" w:themeColor="background1"/>
                <w:lang w:eastAsia="zh-CN"/>
              </w:rPr>
            </w:pPr>
            <w:ins w:id="887" w:author="作者" w:date="2020-09-14T11:08:00Z">
              <w:r w:rsidRPr="00D31E69">
                <w:rPr>
                  <w:rFonts w:ascii="微软雅黑" w:eastAsia="微软雅黑" w:hAnsi="微软雅黑"/>
                  <w:color w:val="FFFFFF" w:themeColor="background1"/>
                  <w:lang w:eastAsia="zh-CN"/>
                </w:rPr>
                <w:t>CD764</w:t>
              </w:r>
            </w:ins>
            <w:del w:id="888" w:author="作者" w:date="2020-09-14T11:08:00Z">
              <w:r w:rsidRPr="00E26B2A" w:rsidDel="00D31E69">
                <w:rPr>
                  <w:rFonts w:ascii="微软雅黑" w:eastAsia="微软雅黑" w:hAnsi="微软雅黑"/>
                  <w:color w:val="FFFFFF" w:themeColor="background1"/>
                  <w:lang w:eastAsia="zh-CN"/>
                </w:rPr>
                <w:delText>U625ICA</w:delText>
              </w:r>
            </w:del>
          </w:p>
        </w:tc>
      </w:tr>
      <w:tr w:rsidR="00D31E69" w:rsidRPr="00E26B2A" w14:paraId="624A4FBF" w14:textId="77777777">
        <w:tc>
          <w:tcPr>
            <w:tcW w:w="1668" w:type="dxa"/>
            <w:shd w:val="clear" w:color="auto" w:fill="92D050"/>
          </w:tcPr>
          <w:p w14:paraId="096D5DB6" w14:textId="77777777" w:rsidR="00D31E69" w:rsidRPr="00E26B2A" w:rsidRDefault="00D31E69" w:rsidP="00D31E69">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hint="eastAsia"/>
                <w:color w:val="FFFFFF" w:themeColor="background1"/>
                <w:lang w:eastAsia="zh-CN"/>
              </w:rPr>
              <w:t>功能</w:t>
            </w:r>
          </w:p>
        </w:tc>
        <w:tc>
          <w:tcPr>
            <w:tcW w:w="1247" w:type="dxa"/>
            <w:shd w:val="clear" w:color="auto" w:fill="92D050"/>
          </w:tcPr>
          <w:p w14:paraId="43B0C0B8" w14:textId="77777777" w:rsidR="00D31E69" w:rsidRPr="00E26B2A" w:rsidRDefault="00D31E69" w:rsidP="00D31E69">
            <w:pPr>
              <w:pStyle w:val="a1"/>
              <w:tabs>
                <w:tab w:val="left" w:pos="735"/>
              </w:tabs>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Ambient/Trend</w:t>
            </w:r>
          </w:p>
        </w:tc>
        <w:tc>
          <w:tcPr>
            <w:tcW w:w="1247" w:type="dxa"/>
            <w:shd w:val="clear" w:color="auto" w:fill="92D050"/>
          </w:tcPr>
          <w:p w14:paraId="6EDE361F" w14:textId="77777777" w:rsidR="00D31E69" w:rsidRPr="00E26B2A" w:rsidRDefault="00D31E69" w:rsidP="00D31E69">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Titanium/ST Line</w:t>
            </w:r>
          </w:p>
        </w:tc>
        <w:tc>
          <w:tcPr>
            <w:tcW w:w="1247" w:type="dxa"/>
            <w:shd w:val="clear" w:color="auto" w:fill="92D050"/>
          </w:tcPr>
          <w:p w14:paraId="3A24AD2D" w14:textId="77777777" w:rsidR="00D31E69" w:rsidRPr="00E26B2A" w:rsidRDefault="00D31E69" w:rsidP="00D31E69">
            <w:pPr>
              <w:pStyle w:val="a1"/>
              <w:jc w:val="center"/>
              <w:rPr>
                <w:ins w:id="889" w:author="作者" w:date="2020-09-14T11:08:00Z"/>
                <w:rFonts w:ascii="微软雅黑" w:eastAsia="微软雅黑" w:hAnsi="微软雅黑"/>
                <w:color w:val="FFFFFF" w:themeColor="background1"/>
                <w:lang w:eastAsia="zh-CN"/>
              </w:rPr>
            </w:pPr>
            <w:ins w:id="890" w:author="作者" w:date="2020-09-14T11:08:00Z">
              <w:r w:rsidRPr="00E26B2A">
                <w:rPr>
                  <w:rFonts w:ascii="微软雅黑" w:eastAsia="微软雅黑" w:hAnsi="微软雅黑"/>
                  <w:color w:val="FFFFFF" w:themeColor="background1"/>
                  <w:lang w:eastAsia="zh-CN"/>
                </w:rPr>
                <w:t>Ford Raptor F-150</w:t>
              </w:r>
            </w:ins>
          </w:p>
          <w:p w14:paraId="5DCF36F3" w14:textId="2C147B9A" w:rsidR="00D31E69" w:rsidRPr="00E26B2A" w:rsidRDefault="00D31E69" w:rsidP="00D31E69">
            <w:pPr>
              <w:pStyle w:val="a1"/>
              <w:jc w:val="center"/>
              <w:rPr>
                <w:rFonts w:ascii="微软雅黑" w:eastAsia="微软雅黑" w:hAnsi="微软雅黑"/>
                <w:color w:val="FFFFFF" w:themeColor="background1"/>
                <w:lang w:eastAsia="zh-CN"/>
              </w:rPr>
            </w:pPr>
            <w:ins w:id="891" w:author="作者" w:date="2020-09-14T11:08:00Z">
              <w:r w:rsidRPr="00E26B2A">
                <w:rPr>
                  <w:rFonts w:ascii="微软雅黑" w:eastAsia="微软雅黑" w:hAnsi="微软雅黑"/>
                  <w:color w:val="FFFFFF" w:themeColor="background1"/>
                  <w:lang w:eastAsia="zh-CN"/>
                </w:rPr>
                <w:t>Pickup truck</w:t>
              </w:r>
            </w:ins>
            <w:del w:id="892" w:author="作者" w:date="2020-09-14T11:08:00Z">
              <w:r w:rsidRPr="00E26B2A" w:rsidDel="00042838">
                <w:rPr>
                  <w:rFonts w:ascii="微软雅黑" w:eastAsia="微软雅黑" w:hAnsi="微软雅黑"/>
                  <w:color w:val="FFFFFF" w:themeColor="background1"/>
                  <w:lang w:eastAsia="zh-CN"/>
                </w:rPr>
                <w:delText>Mid/High</w:delText>
              </w:r>
            </w:del>
          </w:p>
        </w:tc>
        <w:tc>
          <w:tcPr>
            <w:tcW w:w="1247" w:type="dxa"/>
            <w:shd w:val="clear" w:color="auto" w:fill="92D050"/>
          </w:tcPr>
          <w:p w14:paraId="00007DBA" w14:textId="77777777" w:rsidR="00D31E69" w:rsidRPr="00E26B2A" w:rsidRDefault="00D31E69" w:rsidP="00D31E69">
            <w:pPr>
              <w:pStyle w:val="a1"/>
              <w:jc w:val="center"/>
              <w:rPr>
                <w:ins w:id="893" w:author="作者" w:date="2020-09-14T11:08:00Z"/>
                <w:rFonts w:ascii="微软雅黑" w:eastAsia="微软雅黑" w:hAnsi="微软雅黑"/>
                <w:color w:val="FFFFFF" w:themeColor="background1"/>
                <w:lang w:eastAsia="zh-CN"/>
              </w:rPr>
            </w:pPr>
            <w:ins w:id="894" w:author="作者" w:date="2020-09-14T11:08:00Z">
              <w:r w:rsidRPr="00E26B2A">
                <w:rPr>
                  <w:rFonts w:ascii="微软雅黑" w:eastAsia="微软雅黑" w:hAnsi="微软雅黑"/>
                  <w:color w:val="FFFFFF" w:themeColor="background1"/>
                  <w:lang w:eastAsia="zh-CN"/>
                </w:rPr>
                <w:t>Lincoln Navigator</w:t>
              </w:r>
            </w:ins>
          </w:p>
          <w:p w14:paraId="717BF37F" w14:textId="2DE3F72D" w:rsidR="00D31E69" w:rsidRPr="00E26B2A" w:rsidRDefault="00D31E69" w:rsidP="00D31E69">
            <w:pPr>
              <w:pStyle w:val="a1"/>
              <w:jc w:val="center"/>
              <w:rPr>
                <w:rFonts w:ascii="微软雅黑" w:eastAsia="微软雅黑" w:hAnsi="微软雅黑"/>
                <w:color w:val="FFFFFF" w:themeColor="background1"/>
                <w:lang w:eastAsia="zh-CN"/>
              </w:rPr>
            </w:pPr>
            <w:ins w:id="895" w:author="作者" w:date="2020-09-14T11:08:00Z">
              <w:r w:rsidRPr="00E26B2A">
                <w:rPr>
                  <w:rFonts w:ascii="微软雅黑" w:eastAsia="微软雅黑" w:hAnsi="微软雅黑"/>
                  <w:color w:val="FFFFFF" w:themeColor="background1"/>
                  <w:lang w:eastAsia="zh-CN"/>
                </w:rPr>
                <w:t>Large SUV (3 row seat)</w:t>
              </w:r>
            </w:ins>
            <w:del w:id="896" w:author="作者" w:date="2020-09-14T11:08:00Z">
              <w:r w:rsidRPr="00E26B2A" w:rsidDel="00042838">
                <w:rPr>
                  <w:rFonts w:ascii="微软雅黑" w:eastAsia="微软雅黑" w:hAnsi="微软雅黑"/>
                  <w:color w:val="FFFFFF" w:themeColor="background1"/>
                  <w:lang w:eastAsia="zh-CN"/>
                </w:rPr>
                <w:delText>Ford Bronco SUV</w:delText>
              </w:r>
            </w:del>
          </w:p>
        </w:tc>
        <w:tc>
          <w:tcPr>
            <w:tcW w:w="1247" w:type="dxa"/>
            <w:shd w:val="clear" w:color="auto" w:fill="92D050"/>
          </w:tcPr>
          <w:p w14:paraId="3B394C91" w14:textId="0D235578" w:rsidR="00D31E69" w:rsidRPr="00E26B2A" w:rsidDel="00042838" w:rsidRDefault="00D31E69" w:rsidP="00D31E69">
            <w:pPr>
              <w:pStyle w:val="a1"/>
              <w:jc w:val="center"/>
              <w:rPr>
                <w:del w:id="897" w:author="作者" w:date="2020-09-14T11:08:00Z"/>
                <w:rFonts w:ascii="微软雅黑" w:eastAsia="微软雅黑" w:hAnsi="微软雅黑"/>
                <w:color w:val="FFFFFF" w:themeColor="background1"/>
                <w:lang w:eastAsia="zh-CN"/>
              </w:rPr>
            </w:pPr>
            <w:ins w:id="898" w:author="作者" w:date="2020-09-14T11:08:00Z">
              <w:r w:rsidRPr="00E26B2A">
                <w:rPr>
                  <w:rFonts w:ascii="微软雅黑" w:eastAsia="微软雅黑" w:hAnsi="微软雅黑"/>
                  <w:color w:val="FFFFFF" w:themeColor="background1"/>
                  <w:lang w:eastAsia="zh-CN"/>
                </w:rPr>
                <w:t>Explorer</w:t>
              </w:r>
            </w:ins>
            <w:del w:id="899" w:author="作者" w:date="2020-09-14T11:08:00Z">
              <w:r w:rsidRPr="00E26B2A" w:rsidDel="00042838">
                <w:rPr>
                  <w:rFonts w:ascii="微软雅黑" w:eastAsia="微软雅黑" w:hAnsi="微软雅黑"/>
                  <w:color w:val="FFFFFF" w:themeColor="background1"/>
                  <w:lang w:eastAsia="zh-CN"/>
                </w:rPr>
                <w:delText>Ford Raptor F-150</w:delText>
              </w:r>
            </w:del>
          </w:p>
          <w:p w14:paraId="203B3337" w14:textId="521F12DC" w:rsidR="00D31E69" w:rsidRPr="00E26B2A" w:rsidRDefault="00D31E69" w:rsidP="00D31E69">
            <w:pPr>
              <w:pStyle w:val="a1"/>
              <w:jc w:val="center"/>
              <w:rPr>
                <w:rFonts w:ascii="微软雅黑" w:eastAsia="微软雅黑" w:hAnsi="微软雅黑"/>
                <w:color w:val="FFFFFF" w:themeColor="background1"/>
                <w:lang w:eastAsia="zh-CN"/>
              </w:rPr>
            </w:pPr>
            <w:del w:id="900" w:author="作者" w:date="2020-09-14T11:08:00Z">
              <w:r w:rsidRPr="00E26B2A" w:rsidDel="00042838">
                <w:rPr>
                  <w:rFonts w:ascii="微软雅黑" w:eastAsia="微软雅黑" w:hAnsi="微软雅黑"/>
                  <w:color w:val="FFFFFF" w:themeColor="background1"/>
                  <w:lang w:eastAsia="zh-CN"/>
                </w:rPr>
                <w:delText>Pickup truck</w:delText>
              </w:r>
            </w:del>
          </w:p>
        </w:tc>
        <w:tc>
          <w:tcPr>
            <w:tcW w:w="1247" w:type="dxa"/>
            <w:shd w:val="clear" w:color="auto" w:fill="92D050"/>
          </w:tcPr>
          <w:p w14:paraId="1A2884F9" w14:textId="77777777" w:rsidR="00D31E69" w:rsidRPr="00E26B2A" w:rsidRDefault="00D31E69" w:rsidP="00D31E69">
            <w:pPr>
              <w:pStyle w:val="a1"/>
              <w:jc w:val="center"/>
              <w:rPr>
                <w:rFonts w:ascii="微软雅黑" w:eastAsia="微软雅黑" w:hAnsi="微软雅黑"/>
                <w:color w:val="FFFFFF" w:themeColor="background1"/>
                <w:lang w:eastAsia="zh-CN"/>
              </w:rPr>
            </w:pPr>
            <w:r w:rsidRPr="00E26B2A">
              <w:rPr>
                <w:rFonts w:ascii="微软雅黑" w:eastAsia="微软雅黑" w:hAnsi="微软雅黑"/>
                <w:color w:val="FFFFFF" w:themeColor="background1"/>
                <w:lang w:eastAsia="zh-CN"/>
              </w:rPr>
              <w:t>Lincoln Navigator</w:t>
            </w:r>
          </w:p>
          <w:p w14:paraId="1F81FC95" w14:textId="77777777" w:rsidR="00D31E69" w:rsidRPr="00E26B2A" w:rsidRDefault="00D31E69" w:rsidP="00D31E69">
            <w:pPr>
              <w:pStyle w:val="a1"/>
              <w:jc w:val="center"/>
              <w:rPr>
                <w:rFonts w:ascii="微软雅黑" w:eastAsia="微软雅黑" w:hAnsi="微软雅黑"/>
                <w:color w:val="FFFFFF" w:themeColor="background1"/>
              </w:rPr>
            </w:pPr>
            <w:r w:rsidRPr="00E26B2A">
              <w:rPr>
                <w:rFonts w:ascii="微软雅黑" w:eastAsia="微软雅黑" w:hAnsi="微软雅黑"/>
                <w:color w:val="FFFFFF" w:themeColor="background1"/>
                <w:lang w:eastAsia="zh-CN"/>
              </w:rPr>
              <w:t>Large SUV (3 row seat)</w:t>
            </w:r>
          </w:p>
        </w:tc>
        <w:tc>
          <w:tcPr>
            <w:tcW w:w="1247" w:type="dxa"/>
            <w:shd w:val="clear" w:color="auto" w:fill="92D050"/>
          </w:tcPr>
          <w:p w14:paraId="58C3957A" w14:textId="6C722CB3" w:rsidR="00D31E69" w:rsidRPr="00E26B2A" w:rsidRDefault="00D31E69" w:rsidP="00D31E69">
            <w:pPr>
              <w:pStyle w:val="a1"/>
              <w:jc w:val="center"/>
              <w:rPr>
                <w:rFonts w:ascii="微软雅黑" w:eastAsia="微软雅黑" w:hAnsi="微软雅黑"/>
                <w:color w:val="FFFFFF" w:themeColor="background1"/>
              </w:rPr>
            </w:pPr>
            <w:ins w:id="901" w:author="作者" w:date="2020-09-14T11:08:00Z">
              <w:r w:rsidRPr="00D31E69">
                <w:rPr>
                  <w:rFonts w:ascii="微软雅黑" w:eastAsia="微软雅黑" w:hAnsi="微软雅黑"/>
                  <w:color w:val="FFFFFF" w:themeColor="background1"/>
                  <w:lang w:eastAsia="zh-CN"/>
                </w:rPr>
                <w:t>Lincoln Sedan</w:t>
              </w:r>
            </w:ins>
            <w:del w:id="902" w:author="作者" w:date="2020-09-14T11:08:00Z">
              <w:r w:rsidRPr="00E26B2A" w:rsidDel="00D31E69">
                <w:rPr>
                  <w:rFonts w:ascii="微软雅黑" w:eastAsia="微软雅黑" w:hAnsi="微软雅黑"/>
                  <w:color w:val="FFFFFF" w:themeColor="background1"/>
                  <w:lang w:eastAsia="zh-CN"/>
                </w:rPr>
                <w:delText>Explorer</w:delText>
              </w:r>
            </w:del>
          </w:p>
        </w:tc>
      </w:tr>
      <w:tr w:rsidR="00D31E69" w:rsidRPr="00E26B2A" w14:paraId="23E491BC" w14:textId="77777777">
        <w:tc>
          <w:tcPr>
            <w:tcW w:w="1668" w:type="dxa"/>
          </w:tcPr>
          <w:p w14:paraId="57E237D7" w14:textId="1B6CF8E1" w:rsidR="00D31E69" w:rsidRPr="00E26B2A" w:rsidRDefault="00D31E69" w:rsidP="00D31E69">
            <w:pPr>
              <w:pStyle w:val="a1"/>
              <w:jc w:val="center"/>
              <w:rPr>
                <w:rFonts w:ascii="微软雅黑" w:eastAsia="微软雅黑" w:hAnsi="微软雅黑"/>
                <w:lang w:eastAsia="zh-CN"/>
              </w:rPr>
            </w:pPr>
            <w:ins w:id="903" w:author="作者" w:date="2020-09-14T11:09:00Z">
              <w:r>
                <w:rPr>
                  <w:rFonts w:ascii="等线" w:eastAsia="等线" w:hAnsi="等线" w:hint="eastAsia"/>
                  <w:sz w:val="16"/>
                  <w:szCs w:val="16"/>
                </w:rPr>
                <w:t>Ambient Lighting - Music Visualizer</w:t>
              </w:r>
            </w:ins>
            <w:ins w:id="904" w:author="作者" w:date="2020-09-14T11:05:00Z">
              <w:del w:id="905" w:author="作者" w:date="2020-09-14T11:09:00Z">
                <w:r w:rsidRPr="008A066E" w:rsidDel="00154452">
                  <w:rPr>
                    <w:rFonts w:ascii="微软雅黑" w:eastAsia="微软雅黑" w:hAnsi="微软雅黑"/>
                    <w:sz w:val="21"/>
                    <w:szCs w:val="21"/>
                    <w:lang w:eastAsia="zh-CN"/>
                  </w:rPr>
                  <w:delText>ambient light</w:delText>
                </w:r>
              </w:del>
            </w:ins>
          </w:p>
        </w:tc>
        <w:tc>
          <w:tcPr>
            <w:tcW w:w="1247" w:type="dxa"/>
          </w:tcPr>
          <w:p w14:paraId="1C850AB3" w14:textId="267ACB14" w:rsidR="00D31E69" w:rsidRPr="00E26B2A" w:rsidRDefault="00D31E69" w:rsidP="00D31E69">
            <w:pPr>
              <w:pStyle w:val="a1"/>
              <w:jc w:val="center"/>
              <w:rPr>
                <w:rFonts w:ascii="微软雅黑" w:eastAsia="微软雅黑" w:hAnsi="微软雅黑"/>
                <w:lang w:eastAsia="zh-CN"/>
              </w:rPr>
            </w:pPr>
            <w:ins w:id="906" w:author="作者" w:date="2020-09-14T11:09:00Z">
              <w:r>
                <w:rPr>
                  <w:rFonts w:ascii="微软雅黑" w:eastAsia="微软雅黑" w:hAnsi="微软雅黑" w:hint="eastAsia"/>
                  <w:lang w:eastAsia="zh-CN"/>
                </w:rPr>
                <w:t>N</w:t>
              </w:r>
            </w:ins>
          </w:p>
        </w:tc>
        <w:tc>
          <w:tcPr>
            <w:tcW w:w="1247" w:type="dxa"/>
          </w:tcPr>
          <w:p w14:paraId="36F83577" w14:textId="463DCE8B" w:rsidR="00D31E69" w:rsidRPr="00E26B2A" w:rsidRDefault="00D31E69" w:rsidP="00D31E69">
            <w:pPr>
              <w:pStyle w:val="a1"/>
              <w:jc w:val="center"/>
              <w:rPr>
                <w:rFonts w:ascii="微软雅黑" w:eastAsia="微软雅黑" w:hAnsi="微软雅黑"/>
                <w:lang w:eastAsia="zh-CN"/>
              </w:rPr>
            </w:pPr>
            <w:ins w:id="907" w:author="作者" w:date="2020-09-14T11:09:00Z">
              <w:r>
                <w:rPr>
                  <w:rFonts w:ascii="微软雅黑" w:eastAsia="微软雅黑" w:hAnsi="微软雅黑" w:hint="eastAsia"/>
                  <w:lang w:eastAsia="zh-CN"/>
                </w:rPr>
                <w:t>N</w:t>
              </w:r>
            </w:ins>
          </w:p>
        </w:tc>
        <w:tc>
          <w:tcPr>
            <w:tcW w:w="1247" w:type="dxa"/>
          </w:tcPr>
          <w:p w14:paraId="6B27F829" w14:textId="70049BB9" w:rsidR="00D31E69" w:rsidRPr="00E26B2A" w:rsidRDefault="00D31E69" w:rsidP="00D31E69">
            <w:pPr>
              <w:pStyle w:val="a1"/>
              <w:jc w:val="center"/>
              <w:rPr>
                <w:rFonts w:ascii="微软雅黑" w:eastAsia="微软雅黑" w:hAnsi="微软雅黑"/>
                <w:lang w:eastAsia="zh-CN"/>
              </w:rPr>
            </w:pPr>
            <w:ins w:id="908" w:author="作者" w:date="2020-09-14T11:09:00Z">
              <w:r>
                <w:rPr>
                  <w:rFonts w:ascii="微软雅黑" w:eastAsia="微软雅黑" w:hAnsi="微软雅黑" w:hint="eastAsia"/>
                  <w:lang w:eastAsia="zh-CN"/>
                </w:rPr>
                <w:t>N</w:t>
              </w:r>
            </w:ins>
          </w:p>
        </w:tc>
        <w:tc>
          <w:tcPr>
            <w:tcW w:w="1247" w:type="dxa"/>
          </w:tcPr>
          <w:p w14:paraId="7768263E" w14:textId="43541DA7" w:rsidR="00D31E69" w:rsidRPr="00E26B2A" w:rsidRDefault="00D31E69" w:rsidP="00D31E69">
            <w:pPr>
              <w:pStyle w:val="a1"/>
              <w:jc w:val="center"/>
              <w:rPr>
                <w:rFonts w:ascii="微软雅黑" w:eastAsia="微软雅黑" w:hAnsi="微软雅黑"/>
                <w:lang w:eastAsia="zh-CN"/>
              </w:rPr>
            </w:pPr>
            <w:ins w:id="909" w:author="作者" w:date="2020-09-14T11:09:00Z">
              <w:r>
                <w:rPr>
                  <w:rFonts w:ascii="微软雅黑" w:eastAsia="微软雅黑" w:hAnsi="微软雅黑" w:hint="eastAsia"/>
                  <w:lang w:eastAsia="zh-CN"/>
                </w:rPr>
                <w:t>N</w:t>
              </w:r>
            </w:ins>
          </w:p>
        </w:tc>
        <w:tc>
          <w:tcPr>
            <w:tcW w:w="1247" w:type="dxa"/>
          </w:tcPr>
          <w:p w14:paraId="71900158" w14:textId="039A5428" w:rsidR="00D31E69" w:rsidRPr="00E26B2A" w:rsidRDefault="00D31E69" w:rsidP="00D31E69">
            <w:pPr>
              <w:pStyle w:val="a1"/>
              <w:jc w:val="center"/>
              <w:rPr>
                <w:rFonts w:ascii="微软雅黑" w:eastAsia="微软雅黑" w:hAnsi="微软雅黑"/>
                <w:lang w:eastAsia="zh-CN"/>
              </w:rPr>
            </w:pPr>
            <w:ins w:id="910" w:author="作者" w:date="2020-09-14T11:09:00Z">
              <w:r>
                <w:rPr>
                  <w:rFonts w:ascii="微软雅黑" w:eastAsia="微软雅黑" w:hAnsi="微软雅黑" w:hint="eastAsia"/>
                  <w:lang w:eastAsia="zh-CN"/>
                </w:rPr>
                <w:t>N</w:t>
              </w:r>
            </w:ins>
          </w:p>
        </w:tc>
        <w:tc>
          <w:tcPr>
            <w:tcW w:w="1247" w:type="dxa"/>
          </w:tcPr>
          <w:p w14:paraId="3C9091AB" w14:textId="56C6EA8A" w:rsidR="00D31E69" w:rsidRPr="00E26B2A" w:rsidRDefault="00D31E69" w:rsidP="00D31E69">
            <w:pPr>
              <w:pStyle w:val="a1"/>
              <w:jc w:val="center"/>
              <w:rPr>
                <w:rFonts w:ascii="微软雅黑" w:eastAsia="微软雅黑" w:hAnsi="微软雅黑"/>
                <w:lang w:eastAsia="zh-CN"/>
              </w:rPr>
            </w:pPr>
            <w:ins w:id="911" w:author="作者" w:date="2020-09-14T11:09:00Z">
              <w:r>
                <w:rPr>
                  <w:rFonts w:ascii="微软雅黑" w:eastAsia="微软雅黑" w:hAnsi="微软雅黑" w:hint="eastAsia"/>
                  <w:lang w:eastAsia="zh-CN"/>
                </w:rPr>
                <w:t>N</w:t>
              </w:r>
            </w:ins>
          </w:p>
        </w:tc>
        <w:tc>
          <w:tcPr>
            <w:tcW w:w="1247" w:type="dxa"/>
          </w:tcPr>
          <w:p w14:paraId="11311AFA" w14:textId="42283EA6" w:rsidR="00D31E69" w:rsidRPr="00E26B2A" w:rsidRDefault="00D31E69" w:rsidP="00D31E69">
            <w:pPr>
              <w:pStyle w:val="a1"/>
              <w:jc w:val="center"/>
              <w:rPr>
                <w:rFonts w:ascii="微软雅黑" w:eastAsia="微软雅黑" w:hAnsi="微软雅黑"/>
                <w:lang w:eastAsia="zh-CN"/>
              </w:rPr>
            </w:pPr>
            <w:ins w:id="912" w:author="作者" w:date="2020-09-14T11:09:00Z">
              <w:r>
                <w:rPr>
                  <w:rFonts w:ascii="微软雅黑" w:eastAsia="微软雅黑" w:hAnsi="微软雅黑" w:hint="eastAsia"/>
                  <w:lang w:eastAsia="zh-CN"/>
                </w:rPr>
                <w:t>Y</w:t>
              </w:r>
            </w:ins>
          </w:p>
        </w:tc>
      </w:tr>
      <w:tr w:rsidR="00D31E69" w:rsidRPr="00E26B2A" w14:paraId="0DC026C1" w14:textId="77777777">
        <w:tc>
          <w:tcPr>
            <w:tcW w:w="1668" w:type="dxa"/>
          </w:tcPr>
          <w:p w14:paraId="12B79385" w14:textId="3E948C5B" w:rsidR="00D31E69" w:rsidRPr="00E26B2A" w:rsidRDefault="00D31E69" w:rsidP="00D31E69">
            <w:pPr>
              <w:pStyle w:val="a1"/>
              <w:jc w:val="center"/>
              <w:rPr>
                <w:rFonts w:ascii="微软雅黑" w:eastAsia="微软雅黑" w:hAnsi="微软雅黑"/>
                <w:lang w:eastAsia="zh-CN"/>
              </w:rPr>
            </w:pPr>
            <w:ins w:id="913" w:author="作者" w:date="2020-09-14T11:09:00Z">
              <w:r>
                <w:rPr>
                  <w:rFonts w:ascii="等线" w:eastAsia="等线" w:hAnsi="等线" w:hint="eastAsia"/>
                  <w:sz w:val="16"/>
                  <w:szCs w:val="16"/>
                </w:rPr>
                <w:t>Ambient Lighting - Breath Control (setting: on/off)</w:t>
              </w:r>
            </w:ins>
          </w:p>
        </w:tc>
        <w:tc>
          <w:tcPr>
            <w:tcW w:w="1247" w:type="dxa"/>
          </w:tcPr>
          <w:p w14:paraId="27A30DF7" w14:textId="60BCEA4B" w:rsidR="00D31E69" w:rsidRPr="00E26B2A" w:rsidRDefault="00D31E69" w:rsidP="00D31E69">
            <w:pPr>
              <w:pStyle w:val="a1"/>
              <w:jc w:val="center"/>
              <w:rPr>
                <w:rFonts w:ascii="微软雅黑" w:eastAsia="微软雅黑" w:hAnsi="微软雅黑"/>
                <w:lang w:eastAsia="zh-CN"/>
              </w:rPr>
            </w:pPr>
            <w:ins w:id="914" w:author="作者" w:date="2020-09-14T11:09:00Z">
              <w:r>
                <w:rPr>
                  <w:rFonts w:ascii="微软雅黑" w:eastAsia="微软雅黑" w:hAnsi="微软雅黑" w:hint="eastAsia"/>
                  <w:lang w:eastAsia="zh-CN"/>
                </w:rPr>
                <w:t>N</w:t>
              </w:r>
            </w:ins>
          </w:p>
        </w:tc>
        <w:tc>
          <w:tcPr>
            <w:tcW w:w="1247" w:type="dxa"/>
          </w:tcPr>
          <w:p w14:paraId="355B7C7F" w14:textId="4C298F6D" w:rsidR="00D31E69" w:rsidRPr="00E26B2A" w:rsidRDefault="00D31E69" w:rsidP="00D31E69">
            <w:pPr>
              <w:pStyle w:val="a1"/>
              <w:jc w:val="center"/>
              <w:rPr>
                <w:rFonts w:ascii="微软雅黑" w:eastAsia="微软雅黑" w:hAnsi="微软雅黑"/>
                <w:lang w:eastAsia="zh-CN"/>
              </w:rPr>
            </w:pPr>
            <w:ins w:id="915" w:author="作者" w:date="2020-09-14T11:09:00Z">
              <w:r>
                <w:rPr>
                  <w:rFonts w:ascii="微软雅黑" w:eastAsia="微软雅黑" w:hAnsi="微软雅黑" w:hint="eastAsia"/>
                  <w:lang w:eastAsia="zh-CN"/>
                </w:rPr>
                <w:t>N</w:t>
              </w:r>
            </w:ins>
          </w:p>
        </w:tc>
        <w:tc>
          <w:tcPr>
            <w:tcW w:w="1247" w:type="dxa"/>
          </w:tcPr>
          <w:p w14:paraId="11C3DDB8" w14:textId="7BD70110" w:rsidR="00D31E69" w:rsidRPr="00E26B2A" w:rsidRDefault="00D31E69" w:rsidP="00D31E69">
            <w:pPr>
              <w:pStyle w:val="a1"/>
              <w:jc w:val="center"/>
              <w:rPr>
                <w:rFonts w:ascii="微软雅黑" w:eastAsia="微软雅黑" w:hAnsi="微软雅黑"/>
                <w:lang w:eastAsia="zh-CN"/>
              </w:rPr>
            </w:pPr>
            <w:ins w:id="916" w:author="作者" w:date="2020-09-14T11:09:00Z">
              <w:r>
                <w:rPr>
                  <w:rFonts w:ascii="微软雅黑" w:eastAsia="微软雅黑" w:hAnsi="微软雅黑" w:hint="eastAsia"/>
                  <w:lang w:eastAsia="zh-CN"/>
                </w:rPr>
                <w:t>N</w:t>
              </w:r>
            </w:ins>
          </w:p>
        </w:tc>
        <w:tc>
          <w:tcPr>
            <w:tcW w:w="1247" w:type="dxa"/>
          </w:tcPr>
          <w:p w14:paraId="221D9D8F" w14:textId="0D027294" w:rsidR="00D31E69" w:rsidRPr="00E26B2A" w:rsidRDefault="00D31E69" w:rsidP="00D31E69">
            <w:pPr>
              <w:pStyle w:val="a1"/>
              <w:jc w:val="center"/>
              <w:rPr>
                <w:rFonts w:ascii="微软雅黑" w:eastAsia="微软雅黑" w:hAnsi="微软雅黑"/>
                <w:lang w:eastAsia="zh-CN"/>
              </w:rPr>
            </w:pPr>
            <w:ins w:id="917" w:author="作者" w:date="2020-09-14T11:09:00Z">
              <w:r>
                <w:rPr>
                  <w:rFonts w:ascii="微软雅黑" w:eastAsia="微软雅黑" w:hAnsi="微软雅黑" w:hint="eastAsia"/>
                  <w:lang w:eastAsia="zh-CN"/>
                </w:rPr>
                <w:t>N</w:t>
              </w:r>
            </w:ins>
          </w:p>
        </w:tc>
        <w:tc>
          <w:tcPr>
            <w:tcW w:w="1247" w:type="dxa"/>
          </w:tcPr>
          <w:p w14:paraId="653235E3" w14:textId="529B2A3E" w:rsidR="00D31E69" w:rsidRPr="00E26B2A" w:rsidRDefault="00D31E69" w:rsidP="00D31E69">
            <w:pPr>
              <w:pStyle w:val="a1"/>
              <w:jc w:val="center"/>
              <w:rPr>
                <w:rFonts w:ascii="微软雅黑" w:eastAsia="微软雅黑" w:hAnsi="微软雅黑"/>
                <w:lang w:eastAsia="zh-CN"/>
              </w:rPr>
            </w:pPr>
            <w:ins w:id="918" w:author="作者" w:date="2020-09-14T11:09:00Z">
              <w:r>
                <w:rPr>
                  <w:rFonts w:ascii="微软雅黑" w:eastAsia="微软雅黑" w:hAnsi="微软雅黑" w:hint="eastAsia"/>
                  <w:lang w:eastAsia="zh-CN"/>
                </w:rPr>
                <w:t>N</w:t>
              </w:r>
            </w:ins>
          </w:p>
        </w:tc>
        <w:tc>
          <w:tcPr>
            <w:tcW w:w="1247" w:type="dxa"/>
          </w:tcPr>
          <w:p w14:paraId="524A357B" w14:textId="28209B35" w:rsidR="00D31E69" w:rsidRPr="00E26B2A" w:rsidRDefault="00D31E69" w:rsidP="00D31E69">
            <w:pPr>
              <w:pStyle w:val="a1"/>
              <w:jc w:val="center"/>
              <w:rPr>
                <w:rFonts w:ascii="微软雅黑" w:eastAsia="微软雅黑" w:hAnsi="微软雅黑"/>
                <w:lang w:eastAsia="zh-CN"/>
              </w:rPr>
            </w:pPr>
            <w:ins w:id="919" w:author="作者" w:date="2020-09-14T11:09:00Z">
              <w:r>
                <w:rPr>
                  <w:rFonts w:ascii="微软雅黑" w:eastAsia="微软雅黑" w:hAnsi="微软雅黑" w:hint="eastAsia"/>
                  <w:lang w:eastAsia="zh-CN"/>
                </w:rPr>
                <w:t>N</w:t>
              </w:r>
            </w:ins>
          </w:p>
        </w:tc>
        <w:tc>
          <w:tcPr>
            <w:tcW w:w="1247" w:type="dxa"/>
          </w:tcPr>
          <w:p w14:paraId="03F29EBB" w14:textId="34E2C7DF" w:rsidR="00D31E69" w:rsidRPr="00E26B2A" w:rsidRDefault="00D31E69" w:rsidP="00D31E69">
            <w:pPr>
              <w:pStyle w:val="a1"/>
              <w:jc w:val="center"/>
              <w:rPr>
                <w:rFonts w:ascii="微软雅黑" w:eastAsia="微软雅黑" w:hAnsi="微软雅黑"/>
                <w:lang w:eastAsia="zh-CN"/>
              </w:rPr>
            </w:pPr>
            <w:ins w:id="920" w:author="作者" w:date="2020-09-14T11:09:00Z">
              <w:r>
                <w:rPr>
                  <w:rFonts w:ascii="微软雅黑" w:eastAsia="微软雅黑" w:hAnsi="微软雅黑" w:hint="eastAsia"/>
                  <w:lang w:eastAsia="zh-CN"/>
                </w:rPr>
                <w:t>Y</w:t>
              </w:r>
            </w:ins>
          </w:p>
        </w:tc>
      </w:tr>
      <w:tr w:rsidR="00D31E69" w:rsidRPr="00E26B2A" w14:paraId="7AFB4988" w14:textId="77777777">
        <w:tc>
          <w:tcPr>
            <w:tcW w:w="1668" w:type="dxa"/>
          </w:tcPr>
          <w:p w14:paraId="1F9B8425"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C29449A"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46399486"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A03A495"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68CDC20A"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3899F8A3"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05E45A7D"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47015A6" w14:textId="77777777" w:rsidR="00D31E69" w:rsidRPr="00E26B2A" w:rsidRDefault="00D31E69" w:rsidP="00D31E69">
            <w:pPr>
              <w:pStyle w:val="a1"/>
              <w:jc w:val="center"/>
              <w:rPr>
                <w:rFonts w:ascii="微软雅黑" w:eastAsia="微软雅黑" w:hAnsi="微软雅黑"/>
                <w:lang w:eastAsia="zh-CN"/>
              </w:rPr>
            </w:pPr>
          </w:p>
        </w:tc>
      </w:tr>
      <w:tr w:rsidR="00D31E69" w:rsidRPr="00E26B2A" w14:paraId="77537453" w14:textId="77777777">
        <w:tc>
          <w:tcPr>
            <w:tcW w:w="1668" w:type="dxa"/>
          </w:tcPr>
          <w:p w14:paraId="1540EA82"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767139B1"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70BF2B8A"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70F6513B"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34972744"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5CA25A9"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57138295" w14:textId="77777777" w:rsidR="00D31E69" w:rsidRPr="00E26B2A" w:rsidRDefault="00D31E69" w:rsidP="00D31E69">
            <w:pPr>
              <w:pStyle w:val="a1"/>
              <w:jc w:val="center"/>
              <w:rPr>
                <w:rFonts w:ascii="微软雅黑" w:eastAsia="微软雅黑" w:hAnsi="微软雅黑"/>
                <w:lang w:eastAsia="zh-CN"/>
              </w:rPr>
            </w:pPr>
          </w:p>
        </w:tc>
        <w:tc>
          <w:tcPr>
            <w:tcW w:w="1247" w:type="dxa"/>
          </w:tcPr>
          <w:p w14:paraId="22858531" w14:textId="77777777" w:rsidR="00D31E69" w:rsidRPr="00E26B2A" w:rsidRDefault="00D31E69" w:rsidP="00D31E69">
            <w:pPr>
              <w:pStyle w:val="a1"/>
              <w:jc w:val="center"/>
              <w:rPr>
                <w:rFonts w:ascii="微软雅黑" w:eastAsia="微软雅黑" w:hAnsi="微软雅黑"/>
                <w:lang w:eastAsia="zh-CN"/>
              </w:rPr>
            </w:pPr>
          </w:p>
        </w:tc>
      </w:tr>
    </w:tbl>
    <w:p w14:paraId="57A297F3" w14:textId="2A0FA807" w:rsidR="001960AD" w:rsidRPr="00080E76" w:rsidDel="00EC2AB8" w:rsidRDefault="00586937">
      <w:pPr>
        <w:pStyle w:val="a1"/>
        <w:rPr>
          <w:ins w:id="921" w:author="作者" w:date="2020-09-14T13:07:00Z"/>
          <w:del w:id="922" w:author="作者" w:date="2020-10-22T17:58:00Z"/>
          <w:rFonts w:ascii="微软雅黑" w:eastAsia="微软雅黑" w:hAnsi="微软雅黑"/>
          <w:sz w:val="21"/>
          <w:szCs w:val="21"/>
          <w:lang w:eastAsia="zh-CN"/>
          <w:rPrChange w:id="923" w:author="作者" w:date="2020-09-16T15:31:00Z">
            <w:rPr>
              <w:ins w:id="924" w:author="作者" w:date="2020-09-14T13:07:00Z"/>
              <w:del w:id="925" w:author="作者" w:date="2020-10-22T17:58:00Z"/>
              <w:rFonts w:ascii="微软雅黑" w:eastAsia="微软雅黑" w:hAnsi="微软雅黑"/>
              <w:lang w:eastAsia="zh-CN"/>
            </w:rPr>
          </w:rPrChange>
        </w:rPr>
      </w:pPr>
      <w:ins w:id="926" w:author="作者" w:date="2020-09-14T12:59:00Z">
        <w:r w:rsidRPr="00080E76">
          <w:rPr>
            <w:rFonts w:ascii="微软雅黑" w:eastAsia="微软雅黑" w:hAnsi="微软雅黑" w:hint="eastAsia"/>
            <w:sz w:val="21"/>
            <w:szCs w:val="21"/>
            <w:rPrChange w:id="927" w:author="作者" w:date="2020-09-16T15:31:00Z">
              <w:rPr>
                <w:rFonts w:ascii="微软雅黑" w:eastAsia="微软雅黑" w:hAnsi="微软雅黑" w:hint="eastAsia"/>
              </w:rPr>
            </w:rPrChange>
          </w:rPr>
          <w:t>配置位</w:t>
        </w:r>
      </w:ins>
      <w:ins w:id="928" w:author="作者" w:date="2020-09-16T15:31:00Z">
        <w:r w:rsidR="00080E76" w:rsidRPr="00080E76">
          <w:rPr>
            <w:rFonts w:ascii="微软雅黑" w:eastAsia="微软雅黑" w:hAnsi="微软雅黑" w:hint="eastAsia"/>
            <w:sz w:val="21"/>
            <w:szCs w:val="21"/>
            <w:rPrChange w:id="929" w:author="作者" w:date="2020-09-16T15:31:00Z">
              <w:rPr>
                <w:rFonts w:ascii="微软雅黑" w:eastAsia="微软雅黑" w:hAnsi="微软雅黑" w:hint="eastAsia"/>
                <w:highlight w:val="yellow"/>
              </w:rPr>
            </w:rPrChange>
          </w:rPr>
          <w:t>：</w:t>
        </w:r>
      </w:ins>
      <w:ins w:id="930" w:author="作者" w:date="2020-09-16T16:26:00Z">
        <w:del w:id="931" w:author="作者" w:date="2020-10-22T17:58:00Z">
          <w:r w:rsidR="00313087" w:rsidDel="00EC2AB8">
            <w:rPr>
              <w:rFonts w:ascii="微软雅黑" w:eastAsia="微软雅黑" w:hAnsi="微软雅黑" w:hint="eastAsia"/>
              <w:sz w:val="21"/>
              <w:szCs w:val="21"/>
              <w:lang w:eastAsia="zh-CN"/>
            </w:rPr>
            <w:delText>无，</w:delText>
          </w:r>
        </w:del>
      </w:ins>
      <w:ins w:id="932" w:author="作者" w:date="2020-09-14T12:59:00Z">
        <w:del w:id="933" w:author="作者" w:date="2020-10-22T17:58:00Z">
          <w:r w:rsidRPr="00080E76" w:rsidDel="00EC2AB8">
            <w:rPr>
              <w:rFonts w:ascii="微软雅黑" w:eastAsia="微软雅黑" w:hAnsi="微软雅黑" w:hint="eastAsia"/>
              <w:sz w:val="21"/>
              <w:szCs w:val="21"/>
              <w:rPrChange w:id="934" w:author="作者" w:date="2020-09-16T15:31:00Z">
                <w:rPr>
                  <w:rFonts w:ascii="微软雅黑" w:eastAsia="微软雅黑" w:hAnsi="微软雅黑" w:hint="eastAsia"/>
                </w:rPr>
              </w:rPrChange>
            </w:rPr>
            <w:delText>？？</w:delText>
          </w:r>
        </w:del>
      </w:ins>
    </w:p>
    <w:p w14:paraId="46A52C62" w14:textId="4AE183CF" w:rsidR="00080E76" w:rsidRPr="00080E76" w:rsidRDefault="00080E76">
      <w:pPr>
        <w:pStyle w:val="a1"/>
        <w:rPr>
          <w:ins w:id="935" w:author="作者" w:date="2020-09-16T15:31:00Z"/>
          <w:rFonts w:ascii="微软雅黑" w:eastAsia="微软雅黑" w:hAnsi="微软雅黑"/>
          <w:sz w:val="21"/>
          <w:szCs w:val="21"/>
          <w:lang w:eastAsia="zh-CN"/>
          <w:rPrChange w:id="936" w:author="作者" w:date="2020-09-16T15:31:00Z">
            <w:rPr>
              <w:ins w:id="937" w:author="作者" w:date="2020-09-16T15:31:00Z"/>
              <w:rFonts w:eastAsia="微软雅黑"/>
              <w:lang w:eastAsia="zh-CN"/>
            </w:rPr>
          </w:rPrChange>
        </w:rPr>
        <w:pPrChange w:id="938" w:author="作者" w:date="2020-10-22T17:58:00Z">
          <w:pPr>
            <w:pStyle w:val="a1"/>
            <w:numPr>
              <w:numId w:val="17"/>
            </w:numPr>
            <w:ind w:left="420" w:hanging="420"/>
          </w:pPr>
        </w:pPrChange>
      </w:pPr>
      <w:ins w:id="939" w:author="作者" w:date="2020-09-16T15:31:00Z">
        <w:del w:id="940" w:author="作者" w:date="2020-10-22T17:58:00Z">
          <w:r w:rsidRPr="00080E76" w:rsidDel="00EC2AB8">
            <w:rPr>
              <w:rFonts w:ascii="微软雅黑" w:eastAsia="微软雅黑" w:hAnsi="微软雅黑"/>
              <w:sz w:val="21"/>
              <w:szCs w:val="21"/>
              <w:lang w:eastAsia="zh-CN"/>
              <w:rPrChange w:id="941" w:author="作者" w:date="2020-09-16T15:31:00Z">
                <w:rPr/>
              </w:rPrChange>
            </w:rPr>
            <w:delText>IVI</w:delText>
          </w:r>
          <w:r w:rsidRPr="00080E76" w:rsidDel="00EC2AB8">
            <w:rPr>
              <w:rFonts w:ascii="微软雅黑" w:eastAsia="微软雅黑" w:hAnsi="微软雅黑" w:hint="eastAsia"/>
              <w:sz w:val="21"/>
              <w:szCs w:val="21"/>
              <w:lang w:eastAsia="zh-CN"/>
              <w:rPrChange w:id="942" w:author="作者" w:date="2020-09-16T15:31:00Z">
                <w:rPr>
                  <w:rFonts w:ascii="微软雅黑" w:eastAsia="微软雅黑" w:hAnsi="微软雅黑" w:cs="微软雅黑" w:hint="eastAsia"/>
                </w:rPr>
              </w:rPrChange>
            </w:rPr>
            <w:delText>氛围灯设置界面只有一套，不涉及高低配</w:delText>
          </w:r>
        </w:del>
      </w:ins>
      <w:ins w:id="943" w:author="作者" w:date="2020-10-22T17:58:00Z">
        <w:r w:rsidR="00EC2AB8">
          <w:rPr>
            <w:rFonts w:ascii="微软雅黑" w:eastAsia="微软雅黑" w:hAnsi="微软雅黑" w:hint="eastAsia"/>
            <w:sz w:val="21"/>
            <w:szCs w:val="21"/>
            <w:lang w:eastAsia="zh-CN"/>
          </w:rPr>
          <w:t>不同车型，氛围灯设置界面</w:t>
        </w:r>
      </w:ins>
      <w:ins w:id="944" w:author="作者" w:date="2020-10-22T17:59:00Z">
        <w:r w:rsidR="00C5434A">
          <w:rPr>
            <w:rFonts w:ascii="微软雅黑" w:eastAsia="微软雅黑" w:hAnsi="微软雅黑" w:hint="eastAsia"/>
            <w:sz w:val="21"/>
            <w:szCs w:val="21"/>
            <w:lang w:eastAsia="zh-CN"/>
          </w:rPr>
          <w:t>中</w:t>
        </w:r>
      </w:ins>
      <w:ins w:id="945" w:author="作者" w:date="2020-10-22T17:58:00Z">
        <w:del w:id="946" w:author="作者" w:date="2020-10-22T17:59:00Z">
          <w:r w:rsidR="00EC2AB8" w:rsidDel="00C5434A">
            <w:rPr>
              <w:rFonts w:ascii="微软雅黑" w:eastAsia="微软雅黑" w:hAnsi="微软雅黑" w:hint="eastAsia"/>
              <w:sz w:val="21"/>
              <w:szCs w:val="21"/>
              <w:lang w:eastAsia="zh-CN"/>
            </w:rPr>
            <w:delText>的</w:delText>
          </w:r>
        </w:del>
        <w:r w:rsidR="00EC2AB8">
          <w:rPr>
            <w:rFonts w:ascii="微软雅黑" w:eastAsia="微软雅黑" w:hAnsi="微软雅黑" w:hint="eastAsia"/>
            <w:sz w:val="21"/>
            <w:szCs w:val="21"/>
            <w:lang w:eastAsia="zh-CN"/>
          </w:rPr>
          <w:t>车模</w:t>
        </w:r>
      </w:ins>
      <w:ins w:id="947" w:author="作者" w:date="2020-10-22T17:59:00Z">
        <w:r w:rsidR="00C5434A">
          <w:rPr>
            <w:rFonts w:ascii="微软雅黑" w:eastAsia="微软雅黑" w:hAnsi="微软雅黑" w:hint="eastAsia"/>
            <w:sz w:val="21"/>
            <w:szCs w:val="21"/>
            <w:lang w:eastAsia="zh-CN"/>
          </w:rPr>
          <w:t>灯的示意图</w:t>
        </w:r>
      </w:ins>
      <w:ins w:id="948" w:author="作者" w:date="2020-10-22T17:58:00Z">
        <w:r w:rsidR="00EC2AB8">
          <w:rPr>
            <w:rFonts w:ascii="微软雅黑" w:eastAsia="微软雅黑" w:hAnsi="微软雅黑" w:hint="eastAsia"/>
            <w:sz w:val="21"/>
            <w:szCs w:val="21"/>
            <w:lang w:eastAsia="zh-CN"/>
          </w:rPr>
          <w:t>不一样</w:t>
        </w:r>
      </w:ins>
    </w:p>
    <w:tbl>
      <w:tblPr>
        <w:tblW w:w="9350" w:type="dxa"/>
        <w:tblInd w:w="-1" w:type="dxa"/>
        <w:tblCellMar>
          <w:left w:w="0" w:type="dxa"/>
          <w:right w:w="0" w:type="dxa"/>
        </w:tblCellMar>
        <w:tblLook w:val="04A0" w:firstRow="1" w:lastRow="0" w:firstColumn="1" w:lastColumn="0" w:noHBand="0" w:noVBand="1"/>
      </w:tblPr>
      <w:tblGrid>
        <w:gridCol w:w="333"/>
        <w:gridCol w:w="340"/>
        <w:gridCol w:w="333"/>
        <w:gridCol w:w="1425"/>
        <w:gridCol w:w="739"/>
        <w:gridCol w:w="263"/>
        <w:gridCol w:w="493"/>
        <w:gridCol w:w="521"/>
        <w:gridCol w:w="942"/>
        <w:gridCol w:w="1138"/>
        <w:gridCol w:w="1033"/>
        <w:gridCol w:w="729"/>
        <w:gridCol w:w="1110"/>
        <w:gridCol w:w="718"/>
      </w:tblGrid>
      <w:tr w:rsidR="00EC2AB8" w14:paraId="15FB510A" w14:textId="77777777" w:rsidTr="00EC2AB8">
        <w:trPr>
          <w:trHeight w:val="792"/>
          <w:ins w:id="949" w:author="作者" w:date="2020-10-22T17:58:00Z"/>
        </w:trPr>
        <w:tc>
          <w:tcPr>
            <w:tcW w:w="299"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1E8E7207" w14:textId="77777777" w:rsidR="00EC2AB8" w:rsidRDefault="00EC2AB8">
            <w:pPr>
              <w:jc w:val="center"/>
              <w:rPr>
                <w:ins w:id="950" w:author="作者" w:date="2020-10-22T17:58:00Z"/>
                <w:rFonts w:ascii="微软雅黑" w:eastAsia="微软雅黑" w:hAnsi="微软雅黑"/>
              </w:rPr>
            </w:pPr>
            <w:ins w:id="951" w:author="作者" w:date="2020-10-22T17:58:00Z">
              <w:r>
                <w:rPr>
                  <w:rFonts w:ascii="微软雅黑" w:eastAsia="微软雅黑" w:hAnsi="微软雅黑" w:hint="eastAsia"/>
                </w:rPr>
                <w:t xml:space="preserve">3 </w:t>
              </w:r>
            </w:ins>
          </w:p>
        </w:tc>
        <w:tc>
          <w:tcPr>
            <w:tcW w:w="342"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59B93BB3" w14:textId="77777777" w:rsidR="00EC2AB8" w:rsidRDefault="00EC2AB8">
            <w:pPr>
              <w:jc w:val="center"/>
              <w:rPr>
                <w:ins w:id="952" w:author="作者" w:date="2020-10-22T17:58:00Z"/>
                <w:rFonts w:ascii="微软雅黑" w:eastAsia="微软雅黑" w:hAnsi="微软雅黑"/>
              </w:rPr>
            </w:pPr>
            <w:ins w:id="953" w:author="作者" w:date="2020-10-22T17:58:00Z">
              <w:r>
                <w:rPr>
                  <w:rFonts w:ascii="微软雅黑" w:eastAsia="微软雅黑" w:hAnsi="微软雅黑" w:hint="eastAsia"/>
                </w:rPr>
                <w:t xml:space="preserve">7 </w:t>
              </w:r>
            </w:ins>
          </w:p>
        </w:tc>
        <w:tc>
          <w:tcPr>
            <w:tcW w:w="335"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323434F8" w14:textId="77777777" w:rsidR="00EC2AB8" w:rsidRDefault="00EC2AB8">
            <w:pPr>
              <w:jc w:val="center"/>
              <w:rPr>
                <w:ins w:id="954" w:author="作者" w:date="2020-10-22T17:58:00Z"/>
                <w:rFonts w:ascii="微软雅黑" w:eastAsia="微软雅黑" w:hAnsi="微软雅黑"/>
              </w:rPr>
            </w:pPr>
            <w:ins w:id="955" w:author="作者" w:date="2020-10-22T17:58:00Z">
              <w:r>
                <w:rPr>
                  <w:rFonts w:ascii="微软雅黑" w:eastAsia="微软雅黑" w:hAnsi="微软雅黑" w:hint="eastAsia"/>
                </w:rPr>
                <w:t xml:space="preserve">4 </w:t>
              </w:r>
            </w:ins>
          </w:p>
        </w:tc>
        <w:tc>
          <w:tcPr>
            <w:tcW w:w="1448"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17E0DA00" w14:textId="77777777" w:rsidR="00EC2AB8" w:rsidRDefault="00EC2AB8">
            <w:pPr>
              <w:rPr>
                <w:ins w:id="956" w:author="作者" w:date="2020-10-22T17:58:00Z"/>
                <w:rFonts w:ascii="微软雅黑" w:eastAsia="微软雅黑" w:hAnsi="微软雅黑"/>
              </w:rPr>
            </w:pPr>
            <w:ins w:id="957" w:author="作者" w:date="2020-10-22T17:58:00Z">
              <w:r>
                <w:rPr>
                  <w:rFonts w:ascii="微软雅黑" w:eastAsia="微软雅黑" w:hAnsi="微软雅黑" w:hint="eastAsia"/>
                </w:rPr>
                <w:t>Ambient Light</w:t>
              </w:r>
            </w:ins>
          </w:p>
        </w:tc>
        <w:tc>
          <w:tcPr>
            <w:tcW w:w="749"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2817E58D" w14:textId="77777777" w:rsidR="00EC2AB8" w:rsidRDefault="00EC2AB8">
            <w:pPr>
              <w:rPr>
                <w:ins w:id="958" w:author="作者" w:date="2020-10-22T17:58:00Z"/>
                <w:rFonts w:ascii="微软雅黑" w:eastAsia="微软雅黑" w:hAnsi="微软雅黑"/>
                <w:sz w:val="16"/>
                <w:szCs w:val="16"/>
              </w:rPr>
            </w:pPr>
            <w:ins w:id="959" w:author="作者" w:date="2020-10-22T17:58:00Z">
              <w:r>
                <w:rPr>
                  <w:rFonts w:ascii="微软雅黑" w:eastAsia="微软雅黑" w:hAnsi="微软雅黑" w:hint="eastAsia"/>
                  <w:sz w:val="16"/>
                  <w:szCs w:val="16"/>
                </w:rPr>
                <w:t>氛围灯</w:t>
              </w:r>
            </w:ins>
          </w:p>
        </w:tc>
        <w:tc>
          <w:tcPr>
            <w:tcW w:w="27"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37CE2ADD" w14:textId="77777777" w:rsidR="00EC2AB8" w:rsidRDefault="00EC2AB8">
            <w:pPr>
              <w:rPr>
                <w:ins w:id="960" w:author="作者" w:date="2020-10-22T17:58:00Z"/>
                <w:rFonts w:ascii="微软雅黑" w:eastAsia="微软雅黑" w:hAnsi="微软雅黑"/>
                <w:sz w:val="16"/>
                <w:szCs w:val="16"/>
              </w:rPr>
            </w:pPr>
            <w:ins w:id="961" w:author="作者" w:date="2020-10-22T17:58:00Z">
              <w:r>
                <w:rPr>
                  <w:rFonts w:ascii="微软雅黑" w:eastAsia="微软雅黑" w:hAnsi="微软雅黑" w:hint="eastAsia"/>
                  <w:sz w:val="16"/>
                  <w:szCs w:val="16"/>
                </w:rPr>
                <w:t> </w:t>
              </w:r>
            </w:ins>
          </w:p>
        </w:tc>
        <w:tc>
          <w:tcPr>
            <w:tcW w:w="111" w:type="dxa"/>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B4F358D" w14:textId="77777777" w:rsidR="00EC2AB8" w:rsidRDefault="00EC2AB8">
            <w:pPr>
              <w:jc w:val="center"/>
              <w:rPr>
                <w:ins w:id="962" w:author="作者" w:date="2020-10-22T17:58:00Z"/>
                <w:rFonts w:ascii="微软雅黑" w:eastAsia="微软雅黑" w:hAnsi="微软雅黑"/>
                <w:color w:val="000000"/>
                <w:sz w:val="16"/>
                <w:szCs w:val="16"/>
              </w:rPr>
            </w:pPr>
            <w:ins w:id="963" w:author="作者" w:date="2020-10-22T17:58:00Z">
              <w:r>
                <w:rPr>
                  <w:rFonts w:ascii="微软雅黑" w:eastAsia="微软雅黑" w:hAnsi="微软雅黑" w:hint="eastAsia"/>
                  <w:color w:val="000000"/>
                  <w:sz w:val="16"/>
                  <w:szCs w:val="16"/>
                </w:rPr>
                <w:t>11 233 234</w:t>
              </w:r>
            </w:ins>
          </w:p>
        </w:tc>
        <w:tc>
          <w:tcPr>
            <w:tcW w:w="527"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28C65730" w14:textId="77777777" w:rsidR="00EC2AB8" w:rsidRDefault="00EC2AB8">
            <w:pPr>
              <w:jc w:val="center"/>
              <w:rPr>
                <w:ins w:id="964" w:author="作者" w:date="2020-10-22T17:58:00Z"/>
                <w:rFonts w:ascii="微软雅黑" w:eastAsia="微软雅黑" w:hAnsi="微软雅黑"/>
                <w:sz w:val="16"/>
                <w:szCs w:val="16"/>
              </w:rPr>
            </w:pPr>
            <w:ins w:id="965" w:author="作者" w:date="2020-10-22T17:58:00Z">
              <w:r>
                <w:rPr>
                  <w:rFonts w:ascii="微软雅黑" w:eastAsia="微软雅黑" w:hAnsi="微软雅黑" w:hint="eastAsia"/>
                  <w:sz w:val="16"/>
                  <w:szCs w:val="16"/>
                </w:rPr>
                <w:t>刘晓刚</w:t>
              </w:r>
            </w:ins>
          </w:p>
        </w:tc>
        <w:tc>
          <w:tcPr>
            <w:tcW w:w="956"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5C0B94BE" w14:textId="77777777" w:rsidR="00EC2AB8" w:rsidRDefault="00EC2AB8">
            <w:pPr>
              <w:jc w:val="center"/>
              <w:rPr>
                <w:ins w:id="966" w:author="作者" w:date="2020-10-22T17:58:00Z"/>
                <w:rFonts w:ascii="微软雅黑" w:eastAsia="微软雅黑" w:hAnsi="微软雅黑"/>
                <w:sz w:val="16"/>
                <w:szCs w:val="16"/>
              </w:rPr>
            </w:pPr>
            <w:ins w:id="967" w:author="作者" w:date="2020-10-22T17:58:00Z">
              <w:r>
                <w:rPr>
                  <w:rFonts w:ascii="微软雅黑" w:eastAsia="微软雅黑" w:hAnsi="微软雅黑" w:hint="eastAsia"/>
                  <w:sz w:val="16"/>
                  <w:szCs w:val="16"/>
                </w:rPr>
                <w:t>Disabled</w:t>
              </w:r>
            </w:ins>
          </w:p>
        </w:tc>
        <w:tc>
          <w:tcPr>
            <w:tcW w:w="1155"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435621BA" w14:textId="77777777" w:rsidR="00EC2AB8" w:rsidRDefault="00EC2AB8">
            <w:pPr>
              <w:jc w:val="center"/>
              <w:rPr>
                <w:ins w:id="968" w:author="作者" w:date="2020-10-22T17:58:00Z"/>
                <w:rFonts w:ascii="微软雅黑" w:eastAsia="微软雅黑" w:hAnsi="微软雅黑"/>
                <w:sz w:val="16"/>
                <w:szCs w:val="16"/>
              </w:rPr>
            </w:pPr>
            <w:ins w:id="969" w:author="作者" w:date="2020-10-22T17:58:00Z">
              <w:r>
                <w:rPr>
                  <w:rFonts w:ascii="微软雅黑" w:eastAsia="微软雅黑" w:hAnsi="微软雅黑" w:hint="eastAsia"/>
                  <w:sz w:val="16"/>
                  <w:szCs w:val="16"/>
                </w:rPr>
                <w:t>Single color</w:t>
              </w:r>
            </w:ins>
          </w:p>
        </w:tc>
        <w:tc>
          <w:tcPr>
            <w:tcW w:w="1048"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5A58BB34" w14:textId="77777777" w:rsidR="00EC2AB8" w:rsidRDefault="00EC2AB8">
            <w:pPr>
              <w:jc w:val="center"/>
              <w:rPr>
                <w:ins w:id="970" w:author="作者" w:date="2020-10-22T17:58:00Z"/>
                <w:rFonts w:ascii="微软雅黑" w:eastAsia="微软雅黑" w:hAnsi="微软雅黑"/>
                <w:sz w:val="16"/>
                <w:szCs w:val="16"/>
              </w:rPr>
            </w:pPr>
            <w:ins w:id="971" w:author="作者" w:date="2020-10-22T17:58:00Z">
              <w:r>
                <w:rPr>
                  <w:rFonts w:ascii="微软雅黑" w:eastAsia="微软雅黑" w:hAnsi="微软雅黑" w:hint="eastAsia"/>
                  <w:sz w:val="16"/>
                  <w:szCs w:val="16"/>
                </w:rPr>
                <w:t>Multi-color</w:t>
              </w:r>
            </w:ins>
          </w:p>
        </w:tc>
        <w:tc>
          <w:tcPr>
            <w:tcW w:w="61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1912A38B" w14:textId="77777777" w:rsidR="00EC2AB8" w:rsidRDefault="00EC2AB8">
            <w:pPr>
              <w:jc w:val="center"/>
              <w:rPr>
                <w:ins w:id="972" w:author="作者" w:date="2020-10-22T17:58:00Z"/>
                <w:rFonts w:ascii="微软雅黑" w:eastAsia="微软雅黑" w:hAnsi="微软雅黑"/>
                <w:sz w:val="16"/>
                <w:szCs w:val="16"/>
              </w:rPr>
            </w:pPr>
            <w:ins w:id="973" w:author="作者" w:date="2020-10-22T17:58:00Z">
              <w:r>
                <w:rPr>
                  <w:rFonts w:ascii="微软雅黑" w:eastAsia="微软雅黑" w:hAnsi="微软雅黑" w:hint="eastAsia"/>
                  <w:sz w:val="16"/>
                  <w:szCs w:val="16"/>
                </w:rPr>
                <w:t>Multi-color variant 2</w:t>
              </w:r>
            </w:ins>
          </w:p>
        </w:tc>
        <w:tc>
          <w:tcPr>
            <w:tcW w:w="1127"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7B18C350" w14:textId="77777777" w:rsidR="00EC2AB8" w:rsidRDefault="00EC2AB8">
            <w:pPr>
              <w:jc w:val="center"/>
              <w:rPr>
                <w:ins w:id="974" w:author="作者" w:date="2020-10-22T17:58:00Z"/>
                <w:rFonts w:ascii="微软雅黑" w:eastAsia="微软雅黑" w:hAnsi="微软雅黑"/>
                <w:color w:val="FF0000"/>
                <w:sz w:val="16"/>
                <w:szCs w:val="16"/>
              </w:rPr>
            </w:pPr>
            <w:ins w:id="975" w:author="作者" w:date="2020-10-22T17:58:00Z">
              <w:r>
                <w:rPr>
                  <w:rFonts w:ascii="微软雅黑" w:eastAsia="微软雅黑" w:hAnsi="微软雅黑" w:hint="eastAsia"/>
                  <w:color w:val="FF0000"/>
                  <w:sz w:val="16"/>
                  <w:szCs w:val="16"/>
                </w:rPr>
                <w:t>CD764 low </w:t>
              </w:r>
            </w:ins>
          </w:p>
        </w:tc>
        <w:tc>
          <w:tcPr>
            <w:tcW w:w="613"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center"/>
            <w:hideMark/>
          </w:tcPr>
          <w:p w14:paraId="0009E0A2" w14:textId="77777777" w:rsidR="00EC2AB8" w:rsidRDefault="00EC2AB8">
            <w:pPr>
              <w:jc w:val="center"/>
              <w:rPr>
                <w:ins w:id="976" w:author="作者" w:date="2020-10-22T17:58:00Z"/>
                <w:rFonts w:ascii="微软雅黑" w:eastAsia="微软雅黑" w:hAnsi="微软雅黑"/>
                <w:color w:val="FF0000"/>
                <w:sz w:val="16"/>
                <w:szCs w:val="16"/>
              </w:rPr>
            </w:pPr>
            <w:ins w:id="977" w:author="作者" w:date="2020-10-22T17:58:00Z">
              <w:r>
                <w:rPr>
                  <w:rFonts w:ascii="微软雅黑" w:eastAsia="微软雅黑" w:hAnsi="微软雅黑" w:hint="eastAsia"/>
                  <w:color w:val="FF0000"/>
                  <w:sz w:val="16"/>
                  <w:szCs w:val="16"/>
                </w:rPr>
                <w:t>CD764 High </w:t>
              </w:r>
            </w:ins>
          </w:p>
        </w:tc>
      </w:tr>
    </w:tbl>
    <w:p w14:paraId="6A143922" w14:textId="468DEE30" w:rsidR="000A2D48" w:rsidRPr="00080E76" w:rsidDel="000A1D0F" w:rsidRDefault="000A2D48">
      <w:pPr>
        <w:pStyle w:val="a1"/>
        <w:rPr>
          <w:ins w:id="978" w:author="作者" w:date="2020-09-14T13:07:00Z"/>
          <w:del w:id="979" w:author="作者" w:date="2020-09-14T15:06:00Z"/>
          <w:rFonts w:ascii="微软雅黑" w:eastAsia="微软雅黑" w:hAnsi="微软雅黑"/>
          <w:lang w:eastAsia="zh-CN"/>
        </w:rPr>
      </w:pPr>
    </w:p>
    <w:p w14:paraId="17C67956" w14:textId="7C2BA992" w:rsidR="000A2D48" w:rsidDel="000A1D0F" w:rsidRDefault="000A2D48">
      <w:pPr>
        <w:pStyle w:val="HR"/>
        <w:ind w:firstLineChars="0" w:firstLine="0"/>
        <w:jc w:val="left"/>
        <w:rPr>
          <w:ins w:id="980" w:author="作者" w:date="2020-09-14T13:08:00Z"/>
          <w:moveFrom w:id="981" w:author="作者" w:date="2020-09-14T15:06:00Z"/>
          <w:rFonts w:cs="Times New Roman"/>
        </w:rPr>
        <w:pPrChange w:id="982" w:author="作者" w:date="2020-09-14T13:08:00Z">
          <w:pPr>
            <w:pStyle w:val="HR"/>
            <w:ind w:firstLine="480"/>
            <w:jc w:val="left"/>
          </w:pPr>
        </w:pPrChange>
      </w:pPr>
      <w:moveFromRangeStart w:id="983" w:author="作者" w:date="2020-09-14T15:06:00Z" w:name="move50988387"/>
      <w:moveFrom w:id="984" w:author="作者" w:date="2020-09-14T15:06:00Z">
        <w:ins w:id="985" w:author="作者" w:date="2020-09-14T13:08:00Z">
          <w:r w:rsidDel="000A1D0F">
            <w:rPr>
              <w:rFonts w:cs="Times New Roman" w:hint="eastAsia"/>
            </w:rPr>
            <w:t>低配</w:t>
          </w:r>
          <w:r w:rsidDel="000A1D0F">
            <w:rPr>
              <w:rFonts w:cs="Times New Roman"/>
            </w:rPr>
            <w:t>:</w:t>
          </w:r>
        </w:ins>
      </w:moveFrom>
    </w:p>
    <w:p w14:paraId="3429A92A" w14:textId="735D1F7A" w:rsidR="000A2D48" w:rsidDel="000A1D0F" w:rsidRDefault="000A2D48" w:rsidP="000A2D48">
      <w:pPr>
        <w:pStyle w:val="HR"/>
        <w:ind w:firstLine="480"/>
        <w:jc w:val="center"/>
        <w:rPr>
          <w:ins w:id="986" w:author="作者" w:date="2020-09-14T13:08:00Z"/>
          <w:moveFrom w:id="987" w:author="作者" w:date="2020-09-14T15:06:00Z"/>
          <w:noProof/>
        </w:rPr>
      </w:pPr>
      <w:moveFrom w:id="988" w:author="作者" w:date="2020-09-14T15:06:00Z">
        <w:ins w:id="989" w:author="作者" w:date="2020-09-14T13:08:00Z">
          <w:r w:rsidDel="000A1D0F">
            <w:rPr>
              <w:noProof/>
            </w:rPr>
            <w:drawing>
              <wp:inline distT="0" distB="0" distL="0" distR="0" wp14:anchorId="2D6107EF" wp14:editId="7E7A2493">
                <wp:extent cx="5486400" cy="51060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5106035"/>
                        </a:xfrm>
                        <a:prstGeom prst="rect">
                          <a:avLst/>
                        </a:prstGeom>
                      </pic:spPr>
                    </pic:pic>
                  </a:graphicData>
                </a:graphic>
              </wp:inline>
            </w:drawing>
          </w:r>
        </w:ins>
      </w:moveFrom>
    </w:p>
    <w:p w14:paraId="3D4B90B1" w14:textId="34E30E48" w:rsidR="000A2D48" w:rsidDel="000A1D0F" w:rsidRDefault="000A2D48" w:rsidP="000A2D48">
      <w:pPr>
        <w:pStyle w:val="HR"/>
        <w:ind w:firstLine="480"/>
        <w:jc w:val="center"/>
        <w:rPr>
          <w:ins w:id="990" w:author="作者" w:date="2020-09-14T13:08:00Z"/>
          <w:moveFrom w:id="991" w:author="作者" w:date="2020-09-14T15:06:00Z"/>
          <w:noProof/>
        </w:rPr>
      </w:pPr>
    </w:p>
    <w:p w14:paraId="16FAA760" w14:textId="3CF01595" w:rsidR="000A2D48" w:rsidDel="000A1D0F" w:rsidRDefault="000A2D48">
      <w:pPr>
        <w:pStyle w:val="HR"/>
        <w:ind w:firstLineChars="0" w:firstLine="0"/>
        <w:jc w:val="left"/>
        <w:rPr>
          <w:ins w:id="992" w:author="作者" w:date="2020-09-14T13:08:00Z"/>
          <w:moveFrom w:id="993" w:author="作者" w:date="2020-09-14T15:06:00Z"/>
          <w:noProof/>
        </w:rPr>
        <w:pPrChange w:id="994" w:author="作者" w:date="2020-09-14T13:09:00Z">
          <w:pPr>
            <w:pStyle w:val="HR"/>
            <w:ind w:firstLine="480"/>
            <w:jc w:val="left"/>
          </w:pPr>
        </w:pPrChange>
      </w:pPr>
      <w:moveFrom w:id="995" w:author="作者" w:date="2020-09-14T15:06:00Z">
        <w:ins w:id="996" w:author="作者" w:date="2020-09-14T13:08:00Z">
          <w:r w:rsidDel="000A1D0F">
            <w:rPr>
              <w:rFonts w:hint="eastAsia"/>
              <w:noProof/>
            </w:rPr>
            <w:t>高配</w:t>
          </w:r>
          <w:r w:rsidDel="000A1D0F">
            <w:rPr>
              <w:rFonts w:hint="eastAsia"/>
              <w:noProof/>
            </w:rPr>
            <w:t xml:space="preserve"> </w:t>
          </w:r>
          <w:r w:rsidDel="000A1D0F">
            <w:rPr>
              <w:noProof/>
            </w:rPr>
            <w:t>:</w:t>
          </w:r>
        </w:ins>
      </w:moveFrom>
    </w:p>
    <w:p w14:paraId="28F3D5E2" w14:textId="708C6A14" w:rsidR="000A2D48" w:rsidDel="000A1D0F" w:rsidRDefault="000A2D48" w:rsidP="000A2D48">
      <w:pPr>
        <w:pStyle w:val="HR"/>
        <w:ind w:firstLine="480"/>
        <w:jc w:val="center"/>
        <w:rPr>
          <w:ins w:id="997" w:author="作者" w:date="2020-09-14T13:08:00Z"/>
          <w:moveFrom w:id="998" w:author="作者" w:date="2020-09-14T15:06:00Z"/>
          <w:noProof/>
        </w:rPr>
      </w:pPr>
      <w:moveFrom w:id="999" w:author="作者" w:date="2020-09-14T15:06:00Z">
        <w:ins w:id="1000" w:author="作者" w:date="2020-09-14T13:08:00Z">
          <w:r w:rsidDel="000A1D0F">
            <w:rPr>
              <w:noProof/>
            </w:rPr>
            <w:drawing>
              <wp:inline distT="0" distB="0" distL="0" distR="0" wp14:anchorId="2EDA29EB" wp14:editId="0286E26F">
                <wp:extent cx="4916032" cy="5354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7409" cy="5356220"/>
                        </a:xfrm>
                        <a:prstGeom prst="rect">
                          <a:avLst/>
                        </a:prstGeom>
                      </pic:spPr>
                    </pic:pic>
                  </a:graphicData>
                </a:graphic>
              </wp:inline>
            </w:drawing>
          </w:r>
        </w:ins>
      </w:moveFrom>
    </w:p>
    <w:p w14:paraId="03C8B95B" w14:textId="1FAFF1A2" w:rsidR="000A2D48" w:rsidDel="000A1D0F" w:rsidRDefault="000A2D48">
      <w:pPr>
        <w:pStyle w:val="a1"/>
        <w:rPr>
          <w:ins w:id="1001" w:author="作者" w:date="2020-09-14T13:07:00Z"/>
          <w:moveFrom w:id="1002" w:author="作者" w:date="2020-09-14T15:06:00Z"/>
          <w:rFonts w:ascii="微软雅黑" w:eastAsia="微软雅黑" w:hAnsi="微软雅黑"/>
          <w:lang w:eastAsia="zh-CN"/>
        </w:rPr>
      </w:pPr>
    </w:p>
    <w:moveFromRangeEnd w:id="983"/>
    <w:p w14:paraId="1C4E9209" w14:textId="77777777" w:rsidR="000A2D48" w:rsidRPr="00E26B2A" w:rsidDel="009953B7" w:rsidRDefault="000A2D48">
      <w:pPr>
        <w:pStyle w:val="a1"/>
        <w:rPr>
          <w:del w:id="1003" w:author="作者" w:date="2020-09-14T16:17:00Z"/>
          <w:rFonts w:ascii="微软雅黑" w:eastAsia="微软雅黑" w:hAnsi="微软雅黑"/>
          <w:lang w:eastAsia="zh-CN"/>
        </w:rPr>
      </w:pPr>
    </w:p>
    <w:p w14:paraId="13AC329A" w14:textId="6A2885DA" w:rsidR="001960AD" w:rsidRPr="00E26B2A" w:rsidDel="009953B7" w:rsidRDefault="007711E1">
      <w:pPr>
        <w:pStyle w:val="21"/>
        <w:rPr>
          <w:del w:id="1004" w:author="作者" w:date="2020-09-14T16:17:00Z"/>
          <w:rFonts w:ascii="微软雅黑" w:eastAsia="微软雅黑" w:hAnsi="微软雅黑"/>
        </w:rPr>
      </w:pPr>
      <w:del w:id="1005" w:author="作者" w:date="2020-09-14T16:17:00Z">
        <w:r w:rsidRPr="00E26B2A" w:rsidDel="009953B7">
          <w:rPr>
            <w:rFonts w:ascii="微软雅黑" w:eastAsia="微软雅黑" w:hAnsi="微软雅黑" w:hint="eastAsia"/>
          </w:rPr>
          <w:delText>待确认项</w:delText>
        </w:r>
      </w:del>
    </w:p>
    <w:p w14:paraId="501DF1F2" w14:textId="2F1BD4E9" w:rsidR="001960AD" w:rsidRPr="00E26B2A" w:rsidDel="009953B7" w:rsidRDefault="001960AD">
      <w:pPr>
        <w:rPr>
          <w:del w:id="1006" w:author="作者" w:date="2020-09-14T16:17:00Z"/>
          <w:rFonts w:ascii="微软雅黑" w:eastAsia="微软雅黑" w:hAnsi="微软雅黑"/>
        </w:rPr>
      </w:pPr>
    </w:p>
    <w:p w14:paraId="27D7AD01" w14:textId="2B396161" w:rsidR="001960AD" w:rsidRPr="00E26B2A" w:rsidDel="009953B7" w:rsidRDefault="001960AD">
      <w:pPr>
        <w:pStyle w:val="a1"/>
        <w:rPr>
          <w:del w:id="1007" w:author="作者" w:date="2020-09-14T16:17:00Z"/>
          <w:rFonts w:ascii="微软雅黑" w:eastAsia="微软雅黑" w:hAnsi="微软雅黑"/>
          <w:lang w:eastAsia="zh-CN"/>
        </w:rPr>
      </w:pPr>
    </w:p>
    <w:p w14:paraId="1814BBE8" w14:textId="278F620F" w:rsidR="001960AD" w:rsidRPr="00E26B2A" w:rsidDel="009953B7" w:rsidRDefault="007711E1">
      <w:pPr>
        <w:pStyle w:val="21"/>
        <w:keepLines w:val="0"/>
        <w:spacing w:before="240" w:after="60" w:line="240" w:lineRule="auto"/>
        <w:rPr>
          <w:del w:id="1008" w:author="作者" w:date="2020-09-14T16:17:00Z"/>
          <w:rFonts w:ascii="微软雅黑" w:eastAsia="微软雅黑" w:hAnsi="微软雅黑" w:cs="Arial"/>
          <w:lang w:eastAsia="zh-CN"/>
        </w:rPr>
      </w:pPr>
      <w:bookmarkStart w:id="1009" w:name="_Toc25323957"/>
      <w:del w:id="1010" w:author="作者" w:date="2020-09-14T16:17:00Z">
        <w:r w:rsidRPr="00E26B2A" w:rsidDel="009953B7">
          <w:rPr>
            <w:rFonts w:ascii="微软雅黑" w:eastAsia="微软雅黑" w:hAnsi="微软雅黑" w:cs="Arial" w:hint="eastAsia"/>
            <w:lang w:eastAsia="zh-CN"/>
          </w:rPr>
          <w:delText>流程图（Flow</w:delText>
        </w:r>
        <w:r w:rsidRPr="00E26B2A" w:rsidDel="009953B7">
          <w:rPr>
            <w:rFonts w:ascii="微软雅黑" w:eastAsia="微软雅黑" w:hAnsi="微软雅黑" w:cs="Arial"/>
            <w:lang w:eastAsia="zh-CN"/>
          </w:rPr>
          <w:delText xml:space="preserve"> </w:delText>
        </w:r>
        <w:r w:rsidRPr="00E26B2A" w:rsidDel="009953B7">
          <w:rPr>
            <w:rFonts w:ascii="微软雅黑" w:eastAsia="微软雅黑" w:hAnsi="微软雅黑" w:cs="Arial" w:hint="eastAsia"/>
            <w:lang w:eastAsia="zh-CN"/>
          </w:rPr>
          <w:delText>chat）</w:delText>
        </w:r>
        <w:bookmarkEnd w:id="1009"/>
      </w:del>
    </w:p>
    <w:p w14:paraId="6E798420" w14:textId="0D48BB48" w:rsidR="00ED2764" w:rsidDel="00996912" w:rsidRDefault="00ED2764" w:rsidP="00ED2764">
      <w:pPr>
        <w:shd w:val="clear" w:color="auto" w:fill="FFFFFF"/>
        <w:rPr>
          <w:del w:id="1011" w:author="作者" w:date="2020-09-14T13:04:00Z"/>
          <w:rFonts w:ascii="等线" w:eastAsia="等线" w:hAnsi="Calibri" w:cs="宋体"/>
          <w:color w:val="212121"/>
          <w:sz w:val="21"/>
          <w:szCs w:val="21"/>
        </w:rPr>
      </w:pPr>
      <w:del w:id="1012" w:author="作者" w:date="2020-09-14T13:04:00Z">
        <w:r w:rsidRPr="00ED2764" w:rsidDel="00996912">
          <w:rPr>
            <w:rFonts w:ascii="等线" w:eastAsia="等线" w:hAnsi="Calibri" w:cs="宋体" w:hint="eastAsia"/>
            <w:color w:val="212121"/>
            <w:sz w:val="21"/>
            <w:szCs w:val="21"/>
          </w:rPr>
          <w:delText>这个是属于中国的新功能，</w:delText>
        </w:r>
        <w:r w:rsidR="001C4E15" w:rsidDel="00996912">
          <w:rPr>
            <w:rFonts w:ascii="等线" w:eastAsia="等线" w:hAnsi="Calibri" w:cs="宋体" w:hint="eastAsia"/>
            <w:color w:val="212121"/>
            <w:sz w:val="21"/>
            <w:szCs w:val="21"/>
          </w:rPr>
          <w:delText>需要根据</w:delText>
        </w:r>
        <w:r w:rsidRPr="00ED2764" w:rsidDel="00996912">
          <w:rPr>
            <w:rFonts w:ascii="等线" w:eastAsia="等线" w:hAnsi="Calibri" w:cs="宋体" w:hint="eastAsia"/>
            <w:color w:val="212121"/>
            <w:sz w:val="21"/>
            <w:szCs w:val="21"/>
          </w:rPr>
          <w:delText>SPSS进行UE</w:delText>
        </w:r>
        <w:r w:rsidR="001C4E15" w:rsidDel="00996912">
          <w:rPr>
            <w:rFonts w:ascii="等线" w:eastAsia="等线" w:hAnsi="Calibri" w:cs="宋体" w:hint="eastAsia"/>
            <w:color w:val="212121"/>
            <w:sz w:val="21"/>
            <w:szCs w:val="21"/>
          </w:rPr>
          <w:delText>联合设计。</w:delText>
        </w:r>
      </w:del>
    </w:p>
    <w:p w14:paraId="46CEBF74" w14:textId="32783079" w:rsidR="00F27E73" w:rsidDel="00996912" w:rsidRDefault="00F27E73" w:rsidP="00ED2764">
      <w:pPr>
        <w:shd w:val="clear" w:color="auto" w:fill="FFFFFF"/>
        <w:rPr>
          <w:del w:id="1013" w:author="作者" w:date="2020-09-14T13:04:00Z"/>
          <w:rFonts w:ascii="等线" w:eastAsia="等线" w:hAnsi="Calibri" w:cs="宋体"/>
          <w:color w:val="212121"/>
          <w:sz w:val="21"/>
          <w:szCs w:val="21"/>
        </w:rPr>
      </w:pPr>
    </w:p>
    <w:p w14:paraId="04939A7D" w14:textId="5DD2F2CC" w:rsidR="009237BC" w:rsidDel="00996912" w:rsidRDefault="009237BC" w:rsidP="00ED2764">
      <w:pPr>
        <w:shd w:val="clear" w:color="auto" w:fill="FFFFFF"/>
        <w:rPr>
          <w:del w:id="1014" w:author="作者" w:date="2020-09-14T13:04:00Z"/>
          <w:rFonts w:ascii="等线" w:eastAsia="等线" w:hAnsi="Calibri" w:cs="宋体"/>
          <w:color w:val="212121"/>
          <w:sz w:val="21"/>
          <w:szCs w:val="21"/>
        </w:rPr>
      </w:pPr>
    </w:p>
    <w:p w14:paraId="2D9A5C9E" w14:textId="7F83DC60" w:rsidR="009237BC" w:rsidDel="00996912" w:rsidRDefault="009237BC" w:rsidP="00ED2764">
      <w:pPr>
        <w:shd w:val="clear" w:color="auto" w:fill="FFFFFF"/>
        <w:rPr>
          <w:del w:id="1015" w:author="作者" w:date="2020-09-14T13:04:00Z"/>
          <w:rFonts w:ascii="等线" w:eastAsia="等线" w:hAnsi="Calibri" w:cs="宋体"/>
          <w:color w:val="212121"/>
          <w:sz w:val="21"/>
          <w:szCs w:val="21"/>
        </w:rPr>
      </w:pPr>
    </w:p>
    <w:p w14:paraId="15DFDD83" w14:textId="77777777" w:rsidR="009237BC" w:rsidRDefault="009237BC" w:rsidP="00ED2764">
      <w:pPr>
        <w:shd w:val="clear" w:color="auto" w:fill="FFFFFF"/>
        <w:rPr>
          <w:rFonts w:ascii="等线" w:eastAsia="等线" w:hAnsi="Calibri" w:cs="宋体"/>
          <w:color w:val="212121"/>
          <w:sz w:val="21"/>
          <w:szCs w:val="21"/>
        </w:rPr>
      </w:pPr>
    </w:p>
    <w:p w14:paraId="4841A256" w14:textId="5E936A5C" w:rsidR="009237BC" w:rsidDel="00B508D8" w:rsidRDefault="009237BC" w:rsidP="00ED2764">
      <w:pPr>
        <w:shd w:val="clear" w:color="auto" w:fill="FFFFFF"/>
        <w:rPr>
          <w:del w:id="1016" w:author="作者" w:date="2020-09-14T13:03:00Z"/>
          <w:rFonts w:ascii="等线" w:eastAsia="等线" w:hAnsi="Calibri" w:cs="宋体"/>
          <w:color w:val="212121"/>
          <w:sz w:val="21"/>
          <w:szCs w:val="21"/>
        </w:rPr>
      </w:pPr>
      <w:bookmarkStart w:id="1017" w:name="_Toc50992648"/>
      <w:bookmarkStart w:id="1018" w:name="_Toc50992673"/>
      <w:bookmarkStart w:id="1019" w:name="_Toc51165948"/>
      <w:bookmarkStart w:id="1020" w:name="_Toc51256313"/>
      <w:bookmarkStart w:id="1021" w:name="_Toc51939891"/>
      <w:bookmarkStart w:id="1022" w:name="_Toc51940474"/>
      <w:bookmarkEnd w:id="1017"/>
      <w:bookmarkEnd w:id="1018"/>
      <w:bookmarkEnd w:id="1019"/>
      <w:bookmarkEnd w:id="1020"/>
      <w:bookmarkEnd w:id="1021"/>
      <w:bookmarkEnd w:id="1022"/>
    </w:p>
    <w:p w14:paraId="18FD9C7B" w14:textId="58644554" w:rsidR="009237BC" w:rsidDel="00B508D8" w:rsidRDefault="009237BC" w:rsidP="00ED2764">
      <w:pPr>
        <w:shd w:val="clear" w:color="auto" w:fill="FFFFFF"/>
        <w:rPr>
          <w:del w:id="1023" w:author="作者" w:date="2020-09-14T13:03:00Z"/>
          <w:rFonts w:ascii="等线" w:eastAsia="等线" w:hAnsi="Calibri" w:cs="宋体"/>
          <w:color w:val="212121"/>
          <w:sz w:val="21"/>
          <w:szCs w:val="21"/>
        </w:rPr>
      </w:pPr>
      <w:bookmarkStart w:id="1024" w:name="_Toc50992649"/>
      <w:bookmarkStart w:id="1025" w:name="_Toc50992674"/>
      <w:bookmarkStart w:id="1026" w:name="_Toc51165949"/>
      <w:bookmarkStart w:id="1027" w:name="_Toc51256314"/>
      <w:bookmarkStart w:id="1028" w:name="_Toc51939892"/>
      <w:bookmarkStart w:id="1029" w:name="_Toc51940475"/>
      <w:bookmarkEnd w:id="1024"/>
      <w:bookmarkEnd w:id="1025"/>
      <w:bookmarkEnd w:id="1026"/>
      <w:bookmarkEnd w:id="1027"/>
      <w:bookmarkEnd w:id="1028"/>
      <w:bookmarkEnd w:id="1029"/>
    </w:p>
    <w:p w14:paraId="5468C8FD" w14:textId="19C495AA" w:rsidR="009237BC" w:rsidDel="00B508D8" w:rsidRDefault="009237BC" w:rsidP="00ED2764">
      <w:pPr>
        <w:shd w:val="clear" w:color="auto" w:fill="FFFFFF"/>
        <w:rPr>
          <w:del w:id="1030" w:author="作者" w:date="2020-09-14T13:03:00Z"/>
          <w:rFonts w:ascii="等线" w:eastAsia="等线" w:hAnsi="Calibri" w:cs="宋体"/>
          <w:color w:val="212121"/>
          <w:sz w:val="21"/>
          <w:szCs w:val="21"/>
        </w:rPr>
      </w:pPr>
      <w:bookmarkStart w:id="1031" w:name="_Toc50992650"/>
      <w:bookmarkStart w:id="1032" w:name="_Toc50992675"/>
      <w:bookmarkStart w:id="1033" w:name="_Toc51165950"/>
      <w:bookmarkStart w:id="1034" w:name="_Toc51256315"/>
      <w:bookmarkStart w:id="1035" w:name="_Toc51939893"/>
      <w:bookmarkStart w:id="1036" w:name="_Toc51940476"/>
      <w:bookmarkEnd w:id="1031"/>
      <w:bookmarkEnd w:id="1032"/>
      <w:bookmarkEnd w:id="1033"/>
      <w:bookmarkEnd w:id="1034"/>
      <w:bookmarkEnd w:id="1035"/>
      <w:bookmarkEnd w:id="1036"/>
    </w:p>
    <w:p w14:paraId="52F3757D" w14:textId="25AE4EAF" w:rsidR="009237BC" w:rsidDel="00B508D8" w:rsidRDefault="009237BC" w:rsidP="00ED2764">
      <w:pPr>
        <w:shd w:val="clear" w:color="auto" w:fill="FFFFFF"/>
        <w:rPr>
          <w:del w:id="1037" w:author="作者" w:date="2020-09-14T13:03:00Z"/>
          <w:rFonts w:ascii="等线" w:eastAsia="等线" w:hAnsi="Calibri" w:cs="宋体"/>
          <w:color w:val="212121"/>
          <w:sz w:val="21"/>
          <w:szCs w:val="21"/>
        </w:rPr>
      </w:pPr>
      <w:bookmarkStart w:id="1038" w:name="_Toc50992651"/>
      <w:bookmarkStart w:id="1039" w:name="_Toc50992676"/>
      <w:bookmarkStart w:id="1040" w:name="_Toc51165951"/>
      <w:bookmarkStart w:id="1041" w:name="_Toc51256316"/>
      <w:bookmarkStart w:id="1042" w:name="_Toc51939894"/>
      <w:bookmarkStart w:id="1043" w:name="_Toc51940477"/>
      <w:bookmarkEnd w:id="1038"/>
      <w:bookmarkEnd w:id="1039"/>
      <w:bookmarkEnd w:id="1040"/>
      <w:bookmarkEnd w:id="1041"/>
      <w:bookmarkEnd w:id="1042"/>
      <w:bookmarkEnd w:id="1043"/>
    </w:p>
    <w:p w14:paraId="60EF259C" w14:textId="1EF183FE" w:rsidR="00F27E73" w:rsidDel="00B508D8" w:rsidRDefault="00F27E73" w:rsidP="00ED2764">
      <w:pPr>
        <w:shd w:val="clear" w:color="auto" w:fill="FFFFFF"/>
        <w:rPr>
          <w:del w:id="1044" w:author="作者" w:date="2020-09-14T13:03:00Z"/>
          <w:rFonts w:ascii="微软雅黑" w:eastAsia="微软雅黑" w:hAnsi="微软雅黑"/>
          <w:b/>
          <w:szCs w:val="19"/>
        </w:rPr>
      </w:pPr>
      <w:del w:id="1045" w:author="作者" w:date="2020-09-14T13:03:00Z">
        <w:r w:rsidRPr="003D41DF" w:rsidDel="00B508D8">
          <w:rPr>
            <w:rFonts w:ascii="微软雅黑" w:eastAsia="微软雅黑" w:hAnsi="微软雅黑" w:hint="eastAsia"/>
            <w:b/>
            <w:szCs w:val="19"/>
          </w:rPr>
          <w:delText>DLNA连接界面</w:delText>
        </w:r>
        <w:bookmarkStart w:id="1046" w:name="_Toc50992652"/>
        <w:bookmarkStart w:id="1047" w:name="_Toc50992677"/>
        <w:bookmarkStart w:id="1048" w:name="_Toc51165952"/>
        <w:bookmarkStart w:id="1049" w:name="_Toc51256317"/>
        <w:bookmarkStart w:id="1050" w:name="_Toc51939895"/>
        <w:bookmarkStart w:id="1051" w:name="_Toc51940478"/>
        <w:bookmarkEnd w:id="1046"/>
        <w:bookmarkEnd w:id="1047"/>
        <w:bookmarkEnd w:id="1048"/>
        <w:bookmarkEnd w:id="1049"/>
        <w:bookmarkEnd w:id="1050"/>
        <w:bookmarkEnd w:id="1051"/>
      </w:del>
    </w:p>
    <w:p w14:paraId="5182AC69" w14:textId="5C5C03FD" w:rsidR="00EA4D98" w:rsidRPr="009237BC" w:rsidDel="00B508D8" w:rsidRDefault="00EA4D98" w:rsidP="00ED2764">
      <w:pPr>
        <w:shd w:val="clear" w:color="auto" w:fill="FFFFFF"/>
        <w:rPr>
          <w:del w:id="1052" w:author="作者" w:date="2020-09-14T13:03:00Z"/>
          <w:rFonts w:ascii="微软雅黑" w:eastAsia="微软雅黑" w:hAnsi="微软雅黑"/>
          <w:b/>
          <w:szCs w:val="19"/>
        </w:rPr>
      </w:pPr>
      <w:del w:id="1053" w:author="作者" w:date="2020-09-14T13:03:00Z">
        <w:r w:rsidDel="00B508D8">
          <w:rPr>
            <w:noProof/>
          </w:rPr>
          <w:drawing>
            <wp:inline distT="0" distB="0" distL="0" distR="0" wp14:anchorId="1C4E58AD" wp14:editId="04AC9E06">
              <wp:extent cx="3788565" cy="21453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2702" cy="2153328"/>
                      </a:xfrm>
                      <a:prstGeom prst="rect">
                        <a:avLst/>
                      </a:prstGeom>
                    </pic:spPr>
                  </pic:pic>
                </a:graphicData>
              </a:graphic>
            </wp:inline>
          </w:drawing>
        </w:r>
        <w:bookmarkStart w:id="1054" w:name="_Toc50992653"/>
        <w:bookmarkStart w:id="1055" w:name="_Toc50992678"/>
        <w:bookmarkStart w:id="1056" w:name="_Toc51165953"/>
        <w:bookmarkStart w:id="1057" w:name="_Toc51256318"/>
        <w:bookmarkStart w:id="1058" w:name="_Toc51939896"/>
        <w:bookmarkStart w:id="1059" w:name="_Toc51940479"/>
        <w:bookmarkEnd w:id="1054"/>
        <w:bookmarkEnd w:id="1055"/>
        <w:bookmarkEnd w:id="1056"/>
        <w:bookmarkEnd w:id="1057"/>
        <w:bookmarkEnd w:id="1058"/>
        <w:bookmarkEnd w:id="1059"/>
      </w:del>
    </w:p>
    <w:p w14:paraId="1D1D10B6" w14:textId="08386B7D" w:rsidR="00F27E73" w:rsidDel="00B508D8" w:rsidRDefault="00F27E73" w:rsidP="00ED2764">
      <w:pPr>
        <w:shd w:val="clear" w:color="auto" w:fill="FFFFFF"/>
        <w:rPr>
          <w:del w:id="1060" w:author="作者" w:date="2020-09-14T13:03:00Z"/>
          <w:rFonts w:ascii="等线" w:eastAsia="等线" w:hAnsi="Calibri" w:cs="宋体"/>
          <w:color w:val="212121"/>
          <w:sz w:val="21"/>
          <w:szCs w:val="21"/>
        </w:rPr>
      </w:pPr>
      <w:bookmarkStart w:id="1061" w:name="_Toc50992654"/>
      <w:bookmarkStart w:id="1062" w:name="_Toc50992679"/>
      <w:bookmarkStart w:id="1063" w:name="_Toc51165954"/>
      <w:bookmarkStart w:id="1064" w:name="_Toc51256319"/>
      <w:bookmarkStart w:id="1065" w:name="_Toc51939897"/>
      <w:bookmarkStart w:id="1066" w:name="_Toc51940480"/>
      <w:bookmarkEnd w:id="1061"/>
      <w:bookmarkEnd w:id="1062"/>
      <w:bookmarkEnd w:id="1063"/>
      <w:bookmarkEnd w:id="1064"/>
      <w:bookmarkEnd w:id="1065"/>
      <w:bookmarkEnd w:id="1066"/>
    </w:p>
    <w:p w14:paraId="7F16E46A" w14:textId="2DD93078" w:rsidR="00F27E73" w:rsidDel="00B508D8" w:rsidRDefault="00F27E73" w:rsidP="00ED2764">
      <w:pPr>
        <w:shd w:val="clear" w:color="auto" w:fill="FFFFFF"/>
        <w:rPr>
          <w:del w:id="1067" w:author="作者" w:date="2020-09-14T13:03:00Z"/>
          <w:rFonts w:ascii="微软雅黑" w:eastAsia="微软雅黑" w:hAnsi="微软雅黑"/>
          <w:b/>
          <w:szCs w:val="19"/>
        </w:rPr>
      </w:pPr>
      <w:del w:id="1068" w:author="作者" w:date="2020-09-14T13:03:00Z">
        <w:r w:rsidRPr="003D41DF" w:rsidDel="00B508D8">
          <w:rPr>
            <w:rFonts w:ascii="微软雅黑" w:eastAsia="微软雅黑" w:hAnsi="微软雅黑" w:hint="eastAsia"/>
            <w:b/>
            <w:szCs w:val="19"/>
          </w:rPr>
          <w:delText>DLNA连接过程中界面</w:delText>
        </w:r>
        <w:bookmarkStart w:id="1069" w:name="_Toc50992655"/>
        <w:bookmarkStart w:id="1070" w:name="_Toc50992680"/>
        <w:bookmarkStart w:id="1071" w:name="_Toc51165955"/>
        <w:bookmarkStart w:id="1072" w:name="_Toc51256320"/>
        <w:bookmarkStart w:id="1073" w:name="_Toc51939898"/>
        <w:bookmarkStart w:id="1074" w:name="_Toc51940481"/>
        <w:bookmarkEnd w:id="1069"/>
        <w:bookmarkEnd w:id="1070"/>
        <w:bookmarkEnd w:id="1071"/>
        <w:bookmarkEnd w:id="1072"/>
        <w:bookmarkEnd w:id="1073"/>
        <w:bookmarkEnd w:id="1074"/>
      </w:del>
    </w:p>
    <w:p w14:paraId="2C45AF98" w14:textId="2FBD7251" w:rsidR="00EA4D98" w:rsidRPr="003D41DF" w:rsidDel="00B508D8" w:rsidRDefault="00EA4D98" w:rsidP="00ED2764">
      <w:pPr>
        <w:shd w:val="clear" w:color="auto" w:fill="FFFFFF"/>
        <w:rPr>
          <w:del w:id="1075" w:author="作者" w:date="2020-09-14T13:03:00Z"/>
          <w:rFonts w:ascii="微软雅黑" w:eastAsia="微软雅黑" w:hAnsi="微软雅黑"/>
          <w:b/>
          <w:szCs w:val="19"/>
        </w:rPr>
      </w:pPr>
      <w:del w:id="1076" w:author="作者" w:date="2020-09-14T13:03:00Z">
        <w:r w:rsidDel="00B508D8">
          <w:rPr>
            <w:noProof/>
          </w:rPr>
          <w:drawing>
            <wp:inline distT="0" distB="0" distL="0" distR="0" wp14:anchorId="6D36EFFE" wp14:editId="6FA1DCBB">
              <wp:extent cx="3770415" cy="2297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90151" cy="2309903"/>
                      </a:xfrm>
                      <a:prstGeom prst="rect">
                        <a:avLst/>
                      </a:prstGeom>
                    </pic:spPr>
                  </pic:pic>
                </a:graphicData>
              </a:graphic>
            </wp:inline>
          </w:drawing>
        </w:r>
        <w:bookmarkStart w:id="1077" w:name="_Toc50992656"/>
        <w:bookmarkStart w:id="1078" w:name="_Toc50992681"/>
        <w:bookmarkStart w:id="1079" w:name="_Toc51165956"/>
        <w:bookmarkStart w:id="1080" w:name="_Toc51256321"/>
        <w:bookmarkStart w:id="1081" w:name="_Toc51939899"/>
        <w:bookmarkStart w:id="1082" w:name="_Toc51940482"/>
        <w:bookmarkEnd w:id="1077"/>
        <w:bookmarkEnd w:id="1078"/>
        <w:bookmarkEnd w:id="1079"/>
        <w:bookmarkEnd w:id="1080"/>
        <w:bookmarkEnd w:id="1081"/>
        <w:bookmarkEnd w:id="1082"/>
      </w:del>
    </w:p>
    <w:p w14:paraId="086E2214" w14:textId="726ED71B" w:rsidR="00F27E73" w:rsidDel="00B508D8" w:rsidRDefault="00F27E73" w:rsidP="00ED2764">
      <w:pPr>
        <w:shd w:val="clear" w:color="auto" w:fill="FFFFFF"/>
        <w:rPr>
          <w:del w:id="1083" w:author="作者" w:date="2020-09-14T13:03:00Z"/>
          <w:rFonts w:ascii="等线" w:eastAsia="等线" w:hAnsi="Calibri" w:cs="宋体"/>
          <w:color w:val="212121"/>
          <w:sz w:val="21"/>
          <w:szCs w:val="21"/>
        </w:rPr>
      </w:pPr>
      <w:bookmarkStart w:id="1084" w:name="_Toc50992657"/>
      <w:bookmarkStart w:id="1085" w:name="_Toc50992682"/>
      <w:bookmarkStart w:id="1086" w:name="_Toc51165957"/>
      <w:bookmarkStart w:id="1087" w:name="_Toc51256322"/>
      <w:bookmarkStart w:id="1088" w:name="_Toc51939900"/>
      <w:bookmarkStart w:id="1089" w:name="_Toc51940483"/>
      <w:bookmarkEnd w:id="1084"/>
      <w:bookmarkEnd w:id="1085"/>
      <w:bookmarkEnd w:id="1086"/>
      <w:bookmarkEnd w:id="1087"/>
      <w:bookmarkEnd w:id="1088"/>
      <w:bookmarkEnd w:id="1089"/>
    </w:p>
    <w:p w14:paraId="041E142A" w14:textId="09B3DC70" w:rsidR="00F27E73" w:rsidDel="00B508D8" w:rsidRDefault="00F27E73" w:rsidP="00ED2764">
      <w:pPr>
        <w:shd w:val="clear" w:color="auto" w:fill="FFFFFF"/>
        <w:rPr>
          <w:del w:id="1090" w:author="作者" w:date="2020-09-14T13:03:00Z"/>
          <w:rFonts w:ascii="微软雅黑" w:eastAsia="微软雅黑" w:hAnsi="微软雅黑"/>
          <w:b/>
          <w:szCs w:val="19"/>
        </w:rPr>
      </w:pPr>
      <w:del w:id="1091" w:author="作者" w:date="2020-09-14T13:03:00Z">
        <w:r w:rsidRPr="003D41DF" w:rsidDel="00B508D8">
          <w:rPr>
            <w:rFonts w:ascii="微软雅黑" w:eastAsia="微软雅黑" w:hAnsi="微软雅黑" w:hint="eastAsia"/>
            <w:b/>
            <w:szCs w:val="19"/>
          </w:rPr>
          <w:delText>DLNA渲染界面</w:delText>
        </w:r>
        <w:bookmarkStart w:id="1092" w:name="_Toc50992658"/>
        <w:bookmarkStart w:id="1093" w:name="_Toc50992683"/>
        <w:bookmarkStart w:id="1094" w:name="_Toc51165958"/>
        <w:bookmarkStart w:id="1095" w:name="_Toc51256323"/>
        <w:bookmarkStart w:id="1096" w:name="_Toc51939901"/>
        <w:bookmarkStart w:id="1097" w:name="_Toc51940484"/>
        <w:bookmarkEnd w:id="1092"/>
        <w:bookmarkEnd w:id="1093"/>
        <w:bookmarkEnd w:id="1094"/>
        <w:bookmarkEnd w:id="1095"/>
        <w:bookmarkEnd w:id="1096"/>
        <w:bookmarkEnd w:id="1097"/>
      </w:del>
    </w:p>
    <w:p w14:paraId="10F839E5" w14:textId="61AF5B19" w:rsidR="00EA4D98" w:rsidRPr="009237BC" w:rsidDel="00B508D8" w:rsidRDefault="00EA4D98" w:rsidP="00ED2764">
      <w:pPr>
        <w:shd w:val="clear" w:color="auto" w:fill="FFFFFF"/>
        <w:rPr>
          <w:del w:id="1098" w:author="作者" w:date="2020-09-14T13:03:00Z"/>
          <w:rFonts w:ascii="微软雅黑" w:eastAsia="微软雅黑" w:hAnsi="微软雅黑"/>
          <w:b/>
          <w:szCs w:val="19"/>
        </w:rPr>
      </w:pPr>
      <w:del w:id="1099" w:author="作者" w:date="2020-09-14T13:03:00Z">
        <w:r w:rsidDel="00B508D8">
          <w:rPr>
            <w:noProof/>
          </w:rPr>
          <w:drawing>
            <wp:inline distT="0" distB="0" distL="0" distR="0" wp14:anchorId="2F9DDCB5" wp14:editId="5628DF73">
              <wp:extent cx="3807858" cy="2194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4981" cy="2210192"/>
                      </a:xfrm>
                      <a:prstGeom prst="rect">
                        <a:avLst/>
                      </a:prstGeom>
                    </pic:spPr>
                  </pic:pic>
                </a:graphicData>
              </a:graphic>
            </wp:inline>
          </w:drawing>
        </w:r>
        <w:bookmarkStart w:id="1100" w:name="_Toc50992659"/>
        <w:bookmarkStart w:id="1101" w:name="_Toc50992684"/>
        <w:bookmarkStart w:id="1102" w:name="_Toc51165959"/>
        <w:bookmarkStart w:id="1103" w:name="_Toc51256324"/>
        <w:bookmarkStart w:id="1104" w:name="_Toc51939902"/>
        <w:bookmarkStart w:id="1105" w:name="_Toc51940485"/>
        <w:bookmarkEnd w:id="1100"/>
        <w:bookmarkEnd w:id="1101"/>
        <w:bookmarkEnd w:id="1102"/>
        <w:bookmarkEnd w:id="1103"/>
        <w:bookmarkEnd w:id="1104"/>
        <w:bookmarkEnd w:id="1105"/>
      </w:del>
    </w:p>
    <w:p w14:paraId="1DD1C73B" w14:textId="17393FF6" w:rsidR="00F27E73" w:rsidRPr="00ED2764" w:rsidDel="00B508D8" w:rsidRDefault="00F27E73" w:rsidP="00ED2764">
      <w:pPr>
        <w:shd w:val="clear" w:color="auto" w:fill="FFFFFF"/>
        <w:rPr>
          <w:del w:id="1106" w:author="作者" w:date="2020-09-14T13:03:00Z"/>
          <w:rFonts w:ascii="Microsoft YaHei UI" w:eastAsia="Microsoft YaHei UI" w:hAnsi="Microsoft YaHei UI" w:cs="宋体"/>
          <w:color w:val="212121"/>
          <w:sz w:val="19"/>
          <w:szCs w:val="19"/>
        </w:rPr>
      </w:pPr>
      <w:bookmarkStart w:id="1107" w:name="_Toc50992660"/>
      <w:bookmarkStart w:id="1108" w:name="_Toc50992685"/>
      <w:bookmarkStart w:id="1109" w:name="_Toc51165960"/>
      <w:bookmarkStart w:id="1110" w:name="_Toc51256325"/>
      <w:bookmarkStart w:id="1111" w:name="_Toc51939903"/>
      <w:bookmarkStart w:id="1112" w:name="_Toc51940486"/>
      <w:bookmarkEnd w:id="1107"/>
      <w:bookmarkEnd w:id="1108"/>
      <w:bookmarkEnd w:id="1109"/>
      <w:bookmarkEnd w:id="1110"/>
      <w:bookmarkEnd w:id="1111"/>
      <w:bookmarkEnd w:id="1112"/>
    </w:p>
    <w:p w14:paraId="13D4EF63" w14:textId="7268F968" w:rsidR="001960AD" w:rsidRDefault="007711E1">
      <w:pPr>
        <w:pStyle w:val="21"/>
        <w:rPr>
          <w:ins w:id="1113" w:author="作者" w:date="2020-09-16T16:39:00Z"/>
          <w:rFonts w:ascii="微软雅黑" w:eastAsia="微软雅黑" w:hAnsi="微软雅黑" w:cs="Arial"/>
          <w:lang w:eastAsia="zh-CN"/>
        </w:rPr>
      </w:pPr>
      <w:bookmarkStart w:id="1114" w:name="_Toc25323958"/>
      <w:bookmarkStart w:id="1115" w:name="_Toc51940487"/>
      <w:r w:rsidRPr="00E26B2A">
        <w:rPr>
          <w:rFonts w:ascii="微软雅黑" w:eastAsia="微软雅黑" w:hAnsi="微软雅黑" w:cs="Arial" w:hint="eastAsia"/>
          <w:lang w:eastAsia="zh-CN"/>
        </w:rPr>
        <w:t>功能描述</w:t>
      </w:r>
      <w:bookmarkEnd w:id="1114"/>
      <w:bookmarkEnd w:id="1115"/>
    </w:p>
    <w:p w14:paraId="4034FFD2" w14:textId="6DBA0074" w:rsidR="00B605DC" w:rsidRPr="00B605DC" w:rsidRDefault="009903FE">
      <w:pPr>
        <w:pStyle w:val="a1"/>
        <w:rPr>
          <w:rFonts w:eastAsia="微软雅黑"/>
          <w:lang w:eastAsia="zh-CN"/>
          <w:rPrChange w:id="1116" w:author="作者" w:date="2020-09-16T16:39:00Z">
            <w:rPr>
              <w:rFonts w:ascii="微软雅黑" w:eastAsia="微软雅黑" w:hAnsi="微软雅黑" w:cs="Arial"/>
              <w:lang w:eastAsia="zh-CN"/>
            </w:rPr>
          </w:rPrChange>
        </w:rPr>
        <w:pPrChange w:id="1117" w:author="作者" w:date="2020-09-16T16:39:00Z">
          <w:pPr>
            <w:pStyle w:val="21"/>
          </w:pPr>
        </w:pPrChange>
      </w:pPr>
      <w:ins w:id="1118" w:author="作者" w:date="2020-09-16T16:40:00Z">
        <w:r>
          <w:rPr>
            <w:rFonts w:eastAsia="微软雅黑" w:hint="eastAsia"/>
            <w:lang w:eastAsia="zh-CN"/>
          </w:rPr>
          <w:t>以下章节</w:t>
        </w:r>
        <w:r w:rsidR="0040307A">
          <w:rPr>
            <w:rFonts w:eastAsia="微软雅黑" w:hint="eastAsia"/>
            <w:lang w:eastAsia="zh-CN"/>
          </w:rPr>
          <w:t>U</w:t>
        </w:r>
        <w:r w:rsidR="0040307A">
          <w:rPr>
            <w:rFonts w:eastAsia="微软雅黑"/>
            <w:lang w:eastAsia="zh-CN"/>
          </w:rPr>
          <w:t>E</w:t>
        </w:r>
      </w:ins>
      <w:ins w:id="1119" w:author="作者" w:date="2020-09-16T16:39:00Z">
        <w:del w:id="1120" w:author="作者" w:date="2020-09-16T16:40:00Z">
          <w:r w:rsidR="00B605DC" w:rsidDel="009903FE">
            <w:rPr>
              <w:rFonts w:eastAsia="微软雅黑" w:hint="eastAsia"/>
              <w:lang w:eastAsia="zh-CN"/>
            </w:rPr>
            <w:delText>一下</w:delText>
          </w:r>
        </w:del>
        <w:r w:rsidR="00B605DC">
          <w:rPr>
            <w:rFonts w:eastAsia="微软雅黑" w:hint="eastAsia"/>
            <w:lang w:eastAsia="zh-CN"/>
          </w:rPr>
          <w:t>贴图仅供</w:t>
        </w:r>
      </w:ins>
      <w:ins w:id="1121" w:author="作者" w:date="2020-09-16T16:40:00Z">
        <w:r w:rsidR="00B605DC">
          <w:rPr>
            <w:rFonts w:eastAsia="微软雅黑" w:hint="eastAsia"/>
            <w:lang w:eastAsia="zh-CN"/>
          </w:rPr>
          <w:t>参考，以</w:t>
        </w:r>
        <w:r w:rsidR="0040307A">
          <w:rPr>
            <w:rFonts w:eastAsia="微软雅黑" w:hint="eastAsia"/>
            <w:lang w:eastAsia="zh-CN"/>
          </w:rPr>
          <w:t>评审后的</w:t>
        </w:r>
        <w:r w:rsidR="00B605DC">
          <w:rPr>
            <w:rFonts w:eastAsia="微软雅黑" w:hint="eastAsia"/>
            <w:lang w:eastAsia="zh-CN"/>
          </w:rPr>
          <w:t>U</w:t>
        </w:r>
        <w:r w:rsidR="00B605DC">
          <w:rPr>
            <w:rFonts w:eastAsia="微软雅黑"/>
            <w:lang w:eastAsia="zh-CN"/>
          </w:rPr>
          <w:t>E</w:t>
        </w:r>
        <w:r w:rsidR="00B605DC">
          <w:rPr>
            <w:rFonts w:eastAsia="微软雅黑" w:hint="eastAsia"/>
            <w:lang w:eastAsia="zh-CN"/>
          </w:rPr>
          <w:t>为准</w:t>
        </w:r>
      </w:ins>
      <w:ins w:id="1122" w:author="作者" w:date="2020-09-16T16:57:00Z">
        <w:r w:rsidR="00CD130A">
          <w:rPr>
            <w:rFonts w:eastAsia="微软雅黑" w:hint="eastAsia"/>
            <w:lang w:eastAsia="zh-CN"/>
          </w:rPr>
          <w:t>。</w:t>
        </w:r>
      </w:ins>
      <w:moveFromRangeStart w:id="1123" w:author="作者" w:date="2020-09-16T16:59:00Z" w:name="move51168007"/>
      <w:moveFrom w:id="1124" w:author="作者" w:date="2020-09-16T16:59:00Z">
        <w:ins w:id="1125" w:author="作者" w:date="2020-09-16T16:57:00Z">
          <w:r w:rsidR="00CD130A" w:rsidRPr="00CD130A" w:rsidDel="00D372C3">
            <w:rPr>
              <w:rFonts w:eastAsia="微软雅黑" w:hint="eastAsia"/>
              <w:highlight w:val="yellow"/>
              <w:lang w:eastAsia="zh-CN"/>
              <w:rPrChange w:id="1126" w:author="作者" w:date="2020-09-16T16:57:00Z">
                <w:rPr>
                  <w:rFonts w:eastAsia="微软雅黑" w:hint="eastAsia"/>
                  <w:b w:val="0"/>
                  <w:lang w:eastAsia="zh-CN"/>
                </w:rPr>
              </w:rPrChange>
            </w:rPr>
            <w:t>所有的</w:t>
          </w:r>
          <w:r w:rsidR="00CD130A" w:rsidRPr="00CD130A" w:rsidDel="00D372C3">
            <w:rPr>
              <w:rFonts w:ascii="微软雅黑" w:eastAsia="微软雅黑" w:hAnsi="微软雅黑" w:hint="eastAsia"/>
              <w:highlight w:val="yellow"/>
              <w:lang w:eastAsia="zh-CN"/>
              <w:rPrChange w:id="1127" w:author="作者" w:date="2020-09-16T16:57:00Z">
                <w:rPr>
                  <w:rFonts w:ascii="微软雅黑" w:eastAsia="微软雅黑" w:hAnsi="微软雅黑" w:hint="eastAsia"/>
                  <w:b w:val="0"/>
                  <w:lang w:eastAsia="zh-CN"/>
                </w:rPr>
              </w:rPrChange>
            </w:rPr>
            <w:t>设置菜单值要存起来</w:t>
          </w:r>
          <w:r w:rsidR="00CD130A" w:rsidDel="00D372C3">
            <w:rPr>
              <w:rFonts w:ascii="微软雅黑" w:eastAsia="微软雅黑" w:hAnsi="微软雅黑"/>
              <w:highlight w:val="yellow"/>
              <w:lang w:eastAsia="zh-CN"/>
            </w:rPr>
            <w:t>—</w:t>
          </w:r>
          <w:r w:rsidR="00CD130A" w:rsidDel="00D372C3">
            <w:rPr>
              <w:rFonts w:ascii="微软雅黑" w:eastAsia="微软雅黑" w:hAnsi="微软雅黑" w:hint="eastAsia"/>
              <w:highlight w:val="yellow"/>
              <w:lang w:eastAsia="zh-CN"/>
            </w:rPr>
            <w:t>谁存？关联</w:t>
          </w:r>
          <w:r w:rsidR="00CD130A" w:rsidRPr="00CD130A" w:rsidDel="00D372C3">
            <w:rPr>
              <w:rFonts w:ascii="微软雅黑" w:eastAsia="微软雅黑" w:hAnsi="微软雅黑"/>
              <w:highlight w:val="yellow"/>
              <w:lang w:eastAsia="zh-CN"/>
              <w:rPrChange w:id="1128" w:author="作者" w:date="2020-09-16T16:58:00Z">
                <w:rPr>
                  <w:rFonts w:ascii="微软雅黑" w:eastAsia="微软雅黑" w:hAnsi="微软雅黑"/>
                  <w:b w:val="0"/>
                  <w:lang w:eastAsia="zh-CN"/>
                </w:rPr>
              </w:rPrChange>
            </w:rPr>
            <w:t>EM</w:t>
          </w:r>
        </w:ins>
        <w:ins w:id="1129" w:author="作者" w:date="2020-09-16T16:58:00Z">
          <w:r w:rsidR="00CD130A" w:rsidRPr="00CD130A" w:rsidDel="00D372C3">
            <w:rPr>
              <w:rFonts w:ascii="微软雅黑" w:eastAsia="微软雅黑" w:hAnsi="微软雅黑" w:hint="eastAsia"/>
              <w:highlight w:val="yellow"/>
              <w:lang w:eastAsia="zh-CN"/>
              <w:rPrChange w:id="1130" w:author="作者" w:date="2020-09-16T16:58:00Z">
                <w:rPr>
                  <w:rFonts w:ascii="微软雅黑" w:eastAsia="微软雅黑" w:hAnsi="微软雅黑" w:hint="eastAsia"/>
                  <w:b w:val="0"/>
                  <w:lang w:eastAsia="zh-CN"/>
                </w:rPr>
              </w:rPrChange>
            </w:rPr>
            <w:t>？</w:t>
          </w:r>
        </w:ins>
      </w:moveFrom>
      <w:moveFromRangeEnd w:id="1123"/>
    </w:p>
    <w:p w14:paraId="6AF07158" w14:textId="1CC12902" w:rsidR="002167CE" w:rsidRPr="00E26B2A" w:rsidDel="00313087" w:rsidRDefault="002167CE">
      <w:pPr>
        <w:pStyle w:val="a1"/>
        <w:ind w:firstLineChars="200" w:firstLine="400"/>
        <w:rPr>
          <w:del w:id="1131" w:author="作者" w:date="2020-09-16T16:26:00Z"/>
          <w:rFonts w:ascii="微软雅黑" w:eastAsia="微软雅黑" w:hAnsi="微软雅黑"/>
          <w:lang w:eastAsia="zh-CN"/>
        </w:rPr>
      </w:pPr>
      <w:del w:id="1132" w:author="作者" w:date="2020-09-16T16:26:00Z">
        <w:r w:rsidRPr="00E26B2A" w:rsidDel="00313087">
          <w:rPr>
            <w:rFonts w:ascii="微软雅黑" w:eastAsia="微软雅黑" w:hAnsi="微软雅黑" w:hint="eastAsia"/>
            <w:lang w:eastAsia="zh-CN"/>
          </w:rPr>
          <w:delText>该文档描述了</w:delText>
        </w:r>
      </w:del>
      <w:ins w:id="1133" w:author="作者" w:date="2020-09-14T16:18:00Z">
        <w:del w:id="1134" w:author="作者" w:date="2020-09-16T16:26:00Z">
          <w:r w:rsidR="00D14D36" w:rsidDel="00313087">
            <w:rPr>
              <w:rFonts w:ascii="微软雅黑" w:eastAsia="微软雅黑" w:hAnsi="微软雅黑" w:hint="eastAsia"/>
              <w:lang w:eastAsia="zh-CN"/>
            </w:rPr>
            <w:delText>氛围灯</w:delText>
          </w:r>
        </w:del>
      </w:ins>
      <w:del w:id="1135" w:author="作者" w:date="2020-09-16T16:26:00Z">
        <w:r w:rsidRPr="00E26B2A" w:rsidDel="00313087">
          <w:rPr>
            <w:rFonts w:ascii="微软雅黑" w:eastAsia="微软雅黑" w:hAnsi="微软雅黑" w:hint="eastAsia"/>
            <w:lang w:eastAsia="zh-CN"/>
          </w:rPr>
          <w:delText>娱乐主机作为播放设备需要支持 DLNA 协议实现多媒体文件（音乐/视频/图</w:delText>
        </w:r>
        <w:bookmarkStart w:id="1136" w:name="_Toc51256327"/>
        <w:bookmarkStart w:id="1137" w:name="_Toc51939905"/>
        <w:bookmarkStart w:id="1138" w:name="_Toc51940488"/>
        <w:bookmarkEnd w:id="1136"/>
        <w:bookmarkEnd w:id="1137"/>
        <w:bookmarkEnd w:id="1138"/>
      </w:del>
    </w:p>
    <w:p w14:paraId="253928A5" w14:textId="34E6D406" w:rsidR="002167CE" w:rsidRPr="00E26B2A" w:rsidDel="00313087" w:rsidRDefault="002167CE">
      <w:pPr>
        <w:pStyle w:val="a1"/>
        <w:ind w:firstLineChars="200" w:firstLine="400"/>
        <w:rPr>
          <w:del w:id="1139" w:author="作者" w:date="2020-09-16T16:26:00Z"/>
          <w:rFonts w:ascii="微软雅黑" w:eastAsia="微软雅黑" w:hAnsi="微软雅黑"/>
          <w:lang w:eastAsia="zh-CN"/>
        </w:rPr>
        <w:pPrChange w:id="1140" w:author="作者" w:date="2020-09-14T16:18:00Z">
          <w:pPr>
            <w:pStyle w:val="a1"/>
          </w:pPr>
        </w:pPrChange>
      </w:pPr>
      <w:del w:id="1141" w:author="作者" w:date="2020-09-16T16:26:00Z">
        <w:r w:rsidRPr="00E26B2A" w:rsidDel="00313087">
          <w:rPr>
            <w:rFonts w:ascii="微软雅黑" w:eastAsia="微软雅黑" w:hAnsi="微软雅黑" w:hint="eastAsia"/>
            <w:lang w:eastAsia="zh-CN"/>
          </w:rPr>
          <w:delText>片）投屏播放的具体功能。</w:delText>
        </w:r>
        <w:bookmarkStart w:id="1142" w:name="_Toc51256328"/>
        <w:bookmarkStart w:id="1143" w:name="_Toc51939906"/>
        <w:bookmarkStart w:id="1144" w:name="_Toc51940489"/>
        <w:bookmarkEnd w:id="1142"/>
        <w:bookmarkEnd w:id="1143"/>
        <w:bookmarkEnd w:id="1144"/>
      </w:del>
    </w:p>
    <w:p w14:paraId="1CD8F62B" w14:textId="14794A87" w:rsidR="00B60A7E" w:rsidRDefault="00B60A7E" w:rsidP="00B60A7E">
      <w:pPr>
        <w:pStyle w:val="31"/>
        <w:tabs>
          <w:tab w:val="clear" w:pos="432"/>
        </w:tabs>
        <w:rPr>
          <w:ins w:id="1145" w:author="作者" w:date="2020-09-14T15:06:00Z"/>
          <w:rFonts w:ascii="微软雅黑" w:eastAsia="微软雅黑" w:hAnsi="微软雅黑"/>
          <w:lang w:eastAsia="zh-CN"/>
        </w:rPr>
      </w:pPr>
      <w:bookmarkStart w:id="1146" w:name="_Toc51940490"/>
      <w:r w:rsidRPr="00E26B2A">
        <w:rPr>
          <w:rFonts w:ascii="微软雅黑" w:eastAsia="微软雅黑" w:hAnsi="微软雅黑" w:hint="eastAsia"/>
          <w:lang w:eastAsia="zh-CN"/>
        </w:rPr>
        <w:t>功能架构</w:t>
      </w:r>
      <w:bookmarkEnd w:id="1146"/>
    </w:p>
    <w:p w14:paraId="0C2CD16C" w14:textId="137ED905" w:rsidR="000A1D0F" w:rsidRPr="000A1D0F" w:rsidRDefault="000A1D0F">
      <w:pPr>
        <w:pStyle w:val="a1"/>
        <w:rPr>
          <w:rFonts w:eastAsia="微软雅黑"/>
          <w:lang w:eastAsia="zh-CN"/>
          <w:rPrChange w:id="1147" w:author="作者" w:date="2020-09-14T15:06:00Z">
            <w:rPr>
              <w:rFonts w:ascii="微软雅黑" w:eastAsia="微软雅黑" w:hAnsi="微软雅黑"/>
              <w:lang w:eastAsia="zh-CN"/>
            </w:rPr>
          </w:rPrChange>
        </w:rPr>
        <w:pPrChange w:id="1148" w:author="作者" w:date="2020-09-14T15:06:00Z">
          <w:pPr>
            <w:pStyle w:val="31"/>
            <w:tabs>
              <w:tab w:val="clear" w:pos="432"/>
            </w:tabs>
          </w:pPr>
        </w:pPrChange>
      </w:pPr>
      <w:ins w:id="1149" w:author="作者" w:date="2020-09-14T15:06:00Z">
        <w:r>
          <w:rPr>
            <w:rFonts w:eastAsia="微软雅黑" w:hint="eastAsia"/>
            <w:lang w:eastAsia="zh-CN"/>
          </w:rPr>
          <w:t>I</w:t>
        </w:r>
        <w:r>
          <w:rPr>
            <w:rFonts w:eastAsia="微软雅黑"/>
            <w:lang w:eastAsia="zh-CN"/>
          </w:rPr>
          <w:t>VI</w:t>
        </w:r>
        <w:r>
          <w:rPr>
            <w:rFonts w:eastAsia="微软雅黑" w:hint="eastAsia"/>
            <w:lang w:eastAsia="zh-CN"/>
          </w:rPr>
          <w:t>和氛围灯模块通过</w:t>
        </w:r>
        <w:r>
          <w:rPr>
            <w:rFonts w:eastAsia="微软雅黑" w:hint="eastAsia"/>
            <w:lang w:eastAsia="zh-CN"/>
          </w:rPr>
          <w:t>C</w:t>
        </w:r>
        <w:r>
          <w:rPr>
            <w:rFonts w:eastAsia="微软雅黑"/>
            <w:lang w:eastAsia="zh-CN"/>
          </w:rPr>
          <w:t>AN</w:t>
        </w:r>
        <w:r>
          <w:rPr>
            <w:rFonts w:eastAsia="微软雅黑" w:hint="eastAsia"/>
            <w:lang w:eastAsia="zh-CN"/>
          </w:rPr>
          <w:t>线相连</w:t>
        </w:r>
      </w:ins>
    </w:p>
    <w:p w14:paraId="4C43719F" w14:textId="23B977C8" w:rsidR="000A1D0F" w:rsidRPr="000A1D0F" w:rsidRDefault="00313087" w:rsidP="000A1D0F">
      <w:pPr>
        <w:pStyle w:val="HR"/>
        <w:ind w:firstLineChars="0" w:firstLine="0"/>
        <w:jc w:val="left"/>
        <w:rPr>
          <w:moveTo w:id="1150" w:author="作者" w:date="2020-09-14T15:06:00Z"/>
          <w:rFonts w:eastAsia="微软雅黑" w:cs="Times New Roman"/>
          <w:sz w:val="20"/>
          <w:szCs w:val="19"/>
          <w:rPrChange w:id="1151" w:author="作者" w:date="2020-09-14T15:06:00Z">
            <w:rPr>
              <w:moveTo w:id="1152" w:author="作者" w:date="2020-09-14T15:06:00Z"/>
              <w:rFonts w:cs="Times New Roman"/>
            </w:rPr>
          </w:rPrChange>
        </w:rPr>
      </w:pPr>
      <w:ins w:id="1153" w:author="作者" w:date="2020-09-16T16:27:00Z">
        <w:r>
          <w:rPr>
            <w:rFonts w:eastAsia="微软雅黑" w:cs="Times New Roman" w:hint="eastAsia"/>
            <w:sz w:val="20"/>
            <w:szCs w:val="19"/>
          </w:rPr>
          <w:t>氛围灯硬件</w:t>
        </w:r>
      </w:ins>
      <w:moveToRangeStart w:id="1154" w:author="作者" w:date="2020-09-14T15:06:00Z" w:name="move50988387"/>
      <w:moveTo w:id="1155" w:author="作者" w:date="2020-09-14T15:06:00Z">
        <w:r w:rsidR="000A1D0F" w:rsidRPr="000A1D0F">
          <w:rPr>
            <w:rFonts w:eastAsia="微软雅黑" w:cs="Times New Roman" w:hint="eastAsia"/>
            <w:sz w:val="20"/>
            <w:szCs w:val="19"/>
            <w:rPrChange w:id="1156" w:author="作者" w:date="2020-09-14T15:06:00Z">
              <w:rPr>
                <w:rFonts w:cs="Times New Roman" w:hint="eastAsia"/>
              </w:rPr>
            </w:rPrChange>
          </w:rPr>
          <w:t>低配</w:t>
        </w:r>
      </w:moveTo>
      <w:ins w:id="1157" w:author="作者" w:date="2020-09-16T15:32:00Z">
        <w:r w:rsidR="000E2D64">
          <w:rPr>
            <w:rFonts w:eastAsia="微软雅黑" w:cs="Times New Roman" w:hint="eastAsia"/>
            <w:sz w:val="20"/>
            <w:szCs w:val="19"/>
          </w:rPr>
          <w:t>有</w:t>
        </w:r>
        <w:r w:rsidR="000E2D64">
          <w:rPr>
            <w:rFonts w:eastAsia="微软雅黑" w:cs="Times New Roman" w:hint="eastAsia"/>
            <w:sz w:val="20"/>
            <w:szCs w:val="19"/>
          </w:rPr>
          <w:t>1</w:t>
        </w:r>
        <w:r w:rsidR="000E2D64">
          <w:rPr>
            <w:rFonts w:eastAsia="微软雅黑" w:cs="Times New Roman"/>
            <w:sz w:val="20"/>
            <w:szCs w:val="19"/>
          </w:rPr>
          <w:t>0</w:t>
        </w:r>
        <w:r w:rsidR="000E2D64">
          <w:rPr>
            <w:rFonts w:eastAsia="微软雅黑" w:cs="Times New Roman" w:hint="eastAsia"/>
            <w:sz w:val="20"/>
            <w:szCs w:val="19"/>
          </w:rPr>
          <w:t>个</w:t>
        </w:r>
        <w:r w:rsidR="000E2D64">
          <w:rPr>
            <w:rFonts w:eastAsia="微软雅黑" w:cs="Times New Roman" w:hint="eastAsia"/>
            <w:sz w:val="20"/>
            <w:szCs w:val="19"/>
          </w:rPr>
          <w:t>L</w:t>
        </w:r>
        <w:r w:rsidR="000E2D64">
          <w:rPr>
            <w:rFonts w:eastAsia="微软雅黑" w:cs="Times New Roman"/>
            <w:sz w:val="20"/>
            <w:szCs w:val="19"/>
          </w:rPr>
          <w:t>ED</w:t>
        </w:r>
        <w:r w:rsidR="000E2D64">
          <w:rPr>
            <w:rFonts w:eastAsia="微软雅黑" w:cs="Times New Roman" w:hint="eastAsia"/>
            <w:sz w:val="20"/>
            <w:szCs w:val="19"/>
          </w:rPr>
          <w:t>，高配有</w:t>
        </w:r>
        <w:r w:rsidR="000E2D64">
          <w:rPr>
            <w:rFonts w:eastAsia="微软雅黑" w:cs="Times New Roman" w:hint="eastAsia"/>
            <w:sz w:val="20"/>
            <w:szCs w:val="19"/>
          </w:rPr>
          <w:t>1</w:t>
        </w:r>
        <w:r w:rsidR="000E2D64">
          <w:rPr>
            <w:rFonts w:eastAsia="微软雅黑" w:cs="Times New Roman"/>
            <w:sz w:val="20"/>
            <w:szCs w:val="19"/>
          </w:rPr>
          <w:t>8</w:t>
        </w:r>
        <w:r w:rsidR="000E2D64">
          <w:rPr>
            <w:rFonts w:eastAsia="微软雅黑" w:cs="Times New Roman" w:hint="eastAsia"/>
            <w:sz w:val="20"/>
            <w:szCs w:val="19"/>
          </w:rPr>
          <w:t>个</w:t>
        </w:r>
        <w:r w:rsidR="000E2D64">
          <w:rPr>
            <w:rFonts w:eastAsia="微软雅黑" w:cs="Times New Roman" w:hint="eastAsia"/>
            <w:sz w:val="20"/>
            <w:szCs w:val="19"/>
          </w:rPr>
          <w:t>L</w:t>
        </w:r>
        <w:r w:rsidR="000E2D64">
          <w:rPr>
            <w:rFonts w:eastAsia="微软雅黑" w:cs="Times New Roman"/>
            <w:sz w:val="20"/>
            <w:szCs w:val="19"/>
          </w:rPr>
          <w:t>ED</w:t>
        </w:r>
      </w:ins>
      <w:ins w:id="1158" w:author="作者" w:date="2020-09-16T16:27:00Z">
        <w:r>
          <w:rPr>
            <w:rFonts w:eastAsia="微软雅黑" w:cs="Times New Roman" w:hint="eastAsia"/>
            <w:sz w:val="20"/>
            <w:szCs w:val="19"/>
          </w:rPr>
          <w:t>，对于</w:t>
        </w:r>
        <w:r>
          <w:rPr>
            <w:rFonts w:eastAsia="微软雅黑" w:cs="Times New Roman" w:hint="eastAsia"/>
            <w:sz w:val="20"/>
            <w:szCs w:val="19"/>
          </w:rPr>
          <w:t>I</w:t>
        </w:r>
        <w:r>
          <w:rPr>
            <w:rFonts w:eastAsia="微软雅黑" w:cs="Times New Roman"/>
            <w:sz w:val="20"/>
            <w:szCs w:val="19"/>
          </w:rPr>
          <w:t>VI</w:t>
        </w:r>
        <w:r>
          <w:rPr>
            <w:rFonts w:eastAsia="微软雅黑" w:cs="Times New Roman" w:hint="eastAsia"/>
            <w:sz w:val="20"/>
            <w:szCs w:val="19"/>
          </w:rPr>
          <w:t>来说</w:t>
        </w:r>
        <w:r>
          <w:rPr>
            <w:rFonts w:eastAsia="微软雅黑" w:cs="Times New Roman"/>
            <w:sz w:val="20"/>
            <w:szCs w:val="19"/>
          </w:rPr>
          <w:t>CAN</w:t>
        </w:r>
        <w:r>
          <w:rPr>
            <w:rFonts w:eastAsia="微软雅黑" w:cs="Times New Roman" w:hint="eastAsia"/>
            <w:sz w:val="20"/>
            <w:szCs w:val="19"/>
          </w:rPr>
          <w:t>信号是一样的</w:t>
        </w:r>
      </w:ins>
      <w:moveTo w:id="1159" w:author="作者" w:date="2020-09-14T15:06:00Z">
        <w:del w:id="1160" w:author="作者" w:date="2020-09-16T15:32:00Z">
          <w:r w:rsidR="000A1D0F" w:rsidRPr="000A1D0F" w:rsidDel="000E2D64">
            <w:rPr>
              <w:rFonts w:eastAsia="微软雅黑" w:cs="Times New Roman"/>
              <w:sz w:val="20"/>
              <w:szCs w:val="19"/>
              <w:rPrChange w:id="1161" w:author="作者" w:date="2020-09-14T15:06:00Z">
                <w:rPr>
                  <w:rFonts w:cs="Times New Roman"/>
                </w:rPr>
              </w:rPrChange>
            </w:rPr>
            <w:delText>:</w:delText>
          </w:r>
        </w:del>
      </w:moveTo>
    </w:p>
    <w:p w14:paraId="526AB37B" w14:textId="77777777" w:rsidR="000A1D0F" w:rsidRDefault="000A1D0F" w:rsidP="000A1D0F">
      <w:pPr>
        <w:pStyle w:val="HR"/>
        <w:ind w:firstLine="480"/>
        <w:jc w:val="center"/>
        <w:rPr>
          <w:moveTo w:id="1162" w:author="作者" w:date="2020-09-14T15:06:00Z"/>
          <w:noProof/>
        </w:rPr>
      </w:pPr>
      <w:moveTo w:id="1163" w:author="作者" w:date="2020-09-14T15:06:00Z">
        <w:r>
          <w:rPr>
            <w:noProof/>
          </w:rPr>
          <w:lastRenderedPageBreak/>
          <w:drawing>
            <wp:inline distT="0" distB="0" distL="0" distR="0" wp14:anchorId="1BECF977" wp14:editId="6D2B12AF">
              <wp:extent cx="5486400" cy="5106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5106035"/>
                      </a:xfrm>
                      <a:prstGeom prst="rect">
                        <a:avLst/>
                      </a:prstGeom>
                    </pic:spPr>
                  </pic:pic>
                </a:graphicData>
              </a:graphic>
            </wp:inline>
          </w:drawing>
        </w:r>
      </w:moveTo>
    </w:p>
    <w:p w14:paraId="627463E7" w14:textId="77777777" w:rsidR="000A1D0F" w:rsidDel="000E2D64" w:rsidRDefault="000A1D0F" w:rsidP="000A1D0F">
      <w:pPr>
        <w:pStyle w:val="HR"/>
        <w:ind w:firstLine="480"/>
        <w:jc w:val="center"/>
        <w:rPr>
          <w:del w:id="1164" w:author="作者" w:date="2020-09-16T15:32:00Z"/>
          <w:moveTo w:id="1165" w:author="作者" w:date="2020-09-14T15:06:00Z"/>
          <w:noProof/>
        </w:rPr>
      </w:pPr>
    </w:p>
    <w:p w14:paraId="2629762D" w14:textId="77777777" w:rsidR="000A1D0F" w:rsidRPr="000A1D0F" w:rsidRDefault="000A1D0F" w:rsidP="000A1D0F">
      <w:pPr>
        <w:pStyle w:val="HR"/>
        <w:ind w:firstLineChars="0" w:firstLine="0"/>
        <w:jc w:val="left"/>
        <w:rPr>
          <w:moveTo w:id="1166" w:author="作者" w:date="2020-09-14T15:06:00Z"/>
          <w:rFonts w:eastAsia="微软雅黑" w:cs="Times New Roman"/>
          <w:sz w:val="20"/>
          <w:szCs w:val="19"/>
          <w:rPrChange w:id="1167" w:author="作者" w:date="2020-09-14T15:06:00Z">
            <w:rPr>
              <w:moveTo w:id="1168" w:author="作者" w:date="2020-09-14T15:06:00Z"/>
              <w:noProof/>
            </w:rPr>
          </w:rPrChange>
        </w:rPr>
      </w:pPr>
      <w:moveTo w:id="1169" w:author="作者" w:date="2020-09-14T15:06:00Z">
        <w:del w:id="1170" w:author="作者" w:date="2020-09-16T15:32:00Z">
          <w:r w:rsidRPr="000A1D0F" w:rsidDel="000E2D64">
            <w:rPr>
              <w:rFonts w:eastAsia="微软雅黑" w:cs="Times New Roman" w:hint="eastAsia"/>
              <w:sz w:val="20"/>
              <w:szCs w:val="19"/>
              <w:rPrChange w:id="1171" w:author="作者" w:date="2020-09-14T15:06:00Z">
                <w:rPr>
                  <w:rFonts w:hint="eastAsia"/>
                  <w:noProof/>
                </w:rPr>
              </w:rPrChange>
            </w:rPr>
            <w:delText>高配</w:delText>
          </w:r>
          <w:r w:rsidRPr="000A1D0F" w:rsidDel="000E2D64">
            <w:rPr>
              <w:rFonts w:eastAsia="微软雅黑" w:cs="Times New Roman"/>
              <w:sz w:val="20"/>
              <w:szCs w:val="19"/>
              <w:rPrChange w:id="1172" w:author="作者" w:date="2020-09-14T15:06:00Z">
                <w:rPr>
                  <w:noProof/>
                </w:rPr>
              </w:rPrChange>
            </w:rPr>
            <w:delText xml:space="preserve"> :</w:delText>
          </w:r>
        </w:del>
      </w:moveTo>
    </w:p>
    <w:p w14:paraId="1FA76D59" w14:textId="77777777" w:rsidR="000A1D0F" w:rsidRDefault="000A1D0F" w:rsidP="000A1D0F">
      <w:pPr>
        <w:pStyle w:val="HR"/>
        <w:ind w:firstLine="480"/>
        <w:jc w:val="center"/>
        <w:rPr>
          <w:moveTo w:id="1173" w:author="作者" w:date="2020-09-14T15:06:00Z"/>
          <w:noProof/>
        </w:rPr>
      </w:pPr>
      <w:moveTo w:id="1174" w:author="作者" w:date="2020-09-14T15:06:00Z">
        <w:r>
          <w:rPr>
            <w:noProof/>
          </w:rPr>
          <w:lastRenderedPageBreak/>
          <w:drawing>
            <wp:inline distT="0" distB="0" distL="0" distR="0" wp14:anchorId="2878B637" wp14:editId="39F33286">
              <wp:extent cx="4916032" cy="53547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7409" cy="5356220"/>
                      </a:xfrm>
                      <a:prstGeom prst="rect">
                        <a:avLst/>
                      </a:prstGeom>
                    </pic:spPr>
                  </pic:pic>
                </a:graphicData>
              </a:graphic>
            </wp:inline>
          </w:drawing>
        </w:r>
      </w:moveTo>
    </w:p>
    <w:p w14:paraId="751AB05E" w14:textId="77777777" w:rsidR="000A1D0F" w:rsidRDefault="000A1D0F" w:rsidP="000A1D0F">
      <w:pPr>
        <w:pStyle w:val="a1"/>
        <w:rPr>
          <w:moveTo w:id="1175" w:author="作者" w:date="2020-09-14T15:06:00Z"/>
          <w:rFonts w:ascii="微软雅黑" w:eastAsia="微软雅黑" w:hAnsi="微软雅黑"/>
          <w:lang w:eastAsia="zh-CN"/>
        </w:rPr>
      </w:pPr>
    </w:p>
    <w:p w14:paraId="0AF8E3B3" w14:textId="2BDDB9F8" w:rsidR="002B0807" w:rsidRDefault="002B0807" w:rsidP="002B0807">
      <w:pPr>
        <w:pStyle w:val="31"/>
        <w:tabs>
          <w:tab w:val="clear" w:pos="432"/>
        </w:tabs>
        <w:rPr>
          <w:ins w:id="1176" w:author="作者" w:date="2020-09-14T15:09:00Z"/>
          <w:rFonts w:ascii="微软雅黑" w:eastAsia="微软雅黑" w:hAnsi="微软雅黑" w:cs="微软雅黑"/>
          <w:lang w:eastAsia="zh-CN"/>
        </w:rPr>
      </w:pPr>
      <w:bookmarkStart w:id="1177" w:name="_Toc51940491"/>
      <w:moveToRangeEnd w:id="1154"/>
      <w:ins w:id="1178" w:author="作者" w:date="2020-09-14T15:09:00Z">
        <w:r>
          <w:rPr>
            <w:rFonts w:ascii="微软雅黑" w:eastAsia="微软雅黑" w:hAnsi="微软雅黑" w:cs="微软雅黑" w:hint="eastAsia"/>
            <w:lang w:eastAsia="zh-CN"/>
          </w:rPr>
          <w:t>功能入口</w:t>
        </w:r>
        <w:bookmarkEnd w:id="1177"/>
      </w:ins>
    </w:p>
    <w:p w14:paraId="19EAA974" w14:textId="121BD21F" w:rsidR="002B0807" w:rsidRDefault="002B0807">
      <w:pPr>
        <w:pStyle w:val="a1"/>
        <w:rPr>
          <w:ins w:id="1179" w:author="作者" w:date="2020-09-14T17:23:00Z"/>
          <w:rFonts w:ascii="微软雅黑" w:eastAsia="微软雅黑" w:hAnsi="微软雅黑"/>
          <w:lang w:eastAsia="zh-CN"/>
        </w:rPr>
        <w:pPrChange w:id="1180" w:author="作者" w:date="2020-09-14T15:07:00Z">
          <w:pPr>
            <w:pStyle w:val="a1"/>
            <w:ind w:firstLineChars="200" w:firstLine="400"/>
          </w:pPr>
        </w:pPrChange>
      </w:pPr>
      <w:ins w:id="1181" w:author="作者" w:date="2020-09-14T15:09:00Z">
        <w:r>
          <w:rPr>
            <w:rFonts w:ascii="微软雅黑" w:eastAsia="微软雅黑" w:hAnsi="微软雅黑" w:hint="eastAsia"/>
            <w:lang w:eastAsia="zh-CN"/>
          </w:rPr>
          <w:t>快捷控制</w:t>
        </w:r>
        <w:r>
          <w:rPr>
            <w:rFonts w:ascii="微软雅黑" w:eastAsia="微软雅黑" w:hAnsi="微软雅黑"/>
            <w:lang w:eastAsia="zh-CN"/>
          </w:rPr>
          <w:t>—</w:t>
        </w:r>
        <w:r>
          <w:rPr>
            <w:rFonts w:ascii="微软雅黑" w:eastAsia="微软雅黑" w:hAnsi="微软雅黑" w:hint="eastAsia"/>
            <w:lang w:eastAsia="zh-CN"/>
          </w:rPr>
          <w:t>》氛围灯</w:t>
        </w:r>
      </w:ins>
    </w:p>
    <w:p w14:paraId="5058B3F8" w14:textId="180CFCF7" w:rsidR="00DF48BC" w:rsidRDefault="00DF48BC">
      <w:pPr>
        <w:pStyle w:val="a1"/>
        <w:rPr>
          <w:ins w:id="1182" w:author="作者" w:date="2020-09-14T15:09:00Z"/>
          <w:rFonts w:ascii="微软雅黑" w:eastAsia="微软雅黑" w:hAnsi="微软雅黑"/>
          <w:lang w:eastAsia="zh-CN"/>
        </w:rPr>
        <w:pPrChange w:id="1183" w:author="作者" w:date="2020-09-14T15:07:00Z">
          <w:pPr>
            <w:pStyle w:val="a1"/>
            <w:ind w:firstLineChars="200" w:firstLine="400"/>
          </w:pPr>
        </w:pPrChange>
      </w:pPr>
      <w:ins w:id="1184" w:author="作者" w:date="2020-09-14T17:23:00Z">
        <w:r>
          <w:rPr>
            <w:rFonts w:ascii="微软雅黑" w:eastAsia="微软雅黑" w:hAnsi="微软雅黑" w:hint="eastAsia"/>
            <w:lang w:eastAsia="zh-CN"/>
          </w:rPr>
          <w:t>可以控制氛围灯的开关</w:t>
        </w:r>
      </w:ins>
    </w:p>
    <w:p w14:paraId="062BC3F0" w14:textId="4962BD48" w:rsidR="00A13F5D" w:rsidDel="003B4F70" w:rsidRDefault="002B0807">
      <w:pPr>
        <w:pStyle w:val="a1"/>
        <w:rPr>
          <w:ins w:id="1185" w:author="作者" w:date="2020-09-14T15:34:00Z"/>
          <w:del w:id="1186" w:author="作者" w:date="2020-09-14T17:22:00Z"/>
          <w:rFonts w:ascii="微软雅黑" w:eastAsia="微软雅黑" w:hAnsi="微软雅黑"/>
          <w:lang w:eastAsia="zh-CN"/>
        </w:rPr>
        <w:pPrChange w:id="1187" w:author="作者" w:date="2020-09-14T15:07:00Z">
          <w:pPr>
            <w:pStyle w:val="a1"/>
            <w:ind w:firstLineChars="200" w:firstLine="400"/>
          </w:pPr>
        </w:pPrChange>
      </w:pPr>
      <w:ins w:id="1188" w:author="作者" w:date="2020-09-14T15:09:00Z">
        <w:del w:id="1189" w:author="作者" w:date="2020-09-14T17:22:00Z">
          <w:r w:rsidDel="003B4F70">
            <w:rPr>
              <w:rFonts w:ascii="微软雅黑" w:eastAsia="微软雅黑" w:hAnsi="微软雅黑" w:hint="eastAsia"/>
              <w:lang w:eastAsia="zh-CN"/>
            </w:rPr>
            <w:lastRenderedPageBreak/>
            <w:delText>开关</w:delText>
          </w:r>
        </w:del>
      </w:ins>
      <w:ins w:id="1190" w:author="作者" w:date="2020-09-14T16:21:00Z">
        <w:del w:id="1191" w:author="作者" w:date="2020-09-14T17:22:00Z">
          <w:r w:rsidR="00A90386" w:rsidDel="003B4F70">
            <w:rPr>
              <w:rFonts w:ascii="微软雅黑" w:eastAsia="微软雅黑" w:hAnsi="微软雅黑"/>
              <w:lang w:eastAsia="zh-CN"/>
            </w:rPr>
            <w:delText>—</w:delText>
          </w:r>
          <w:r w:rsidR="00A90386" w:rsidDel="003B4F70">
            <w:rPr>
              <w:rFonts w:ascii="微软雅黑" w:eastAsia="微软雅黑" w:hAnsi="微软雅黑" w:hint="eastAsia"/>
              <w:lang w:eastAsia="zh-CN"/>
            </w:rPr>
            <w:delText>can信号</w:delText>
          </w:r>
        </w:del>
      </w:ins>
      <w:ins w:id="1192" w:author="作者" w:date="2020-09-14T16:29:00Z">
        <w:del w:id="1193" w:author="作者" w:date="2020-09-14T17:22:00Z">
          <w:r w:rsidR="00765849" w:rsidDel="003B4F70">
            <w:rPr>
              <w:rFonts w:ascii="微软雅黑" w:eastAsia="微软雅黑" w:hAnsi="微软雅黑" w:hint="eastAsia"/>
              <w:lang w:eastAsia="zh-CN"/>
            </w:rPr>
            <w:delText>：</w:delText>
          </w:r>
        </w:del>
      </w:ins>
      <w:ins w:id="1194" w:author="作者" w:date="2020-09-14T16:21:00Z">
        <w:del w:id="1195" w:author="作者" w:date="2020-09-14T17:22:00Z">
          <w:r w:rsidR="00A90386" w:rsidDel="003B4F70">
            <w:rPr>
              <w:rFonts w:ascii="微软雅黑" w:eastAsia="微软雅黑" w:hAnsi="微软雅黑" w:hint="eastAsia"/>
              <w:lang w:eastAsia="zh-CN"/>
            </w:rPr>
            <w:delText>？</w:delText>
          </w:r>
        </w:del>
      </w:ins>
      <w:ins w:id="1196" w:author="作者" w:date="2020-09-14T16:29:00Z">
        <w:del w:id="1197" w:author="作者" w:date="2020-09-14T17:22:00Z">
          <w:r w:rsidR="00765849" w:rsidRPr="00765849" w:rsidDel="003B4F70">
            <w:rPr>
              <w:rFonts w:ascii="微软雅黑" w:eastAsia="微软雅黑" w:hAnsi="微软雅黑"/>
              <w:lang w:eastAsia="zh-CN"/>
            </w:rPr>
            <w:delText>AmbL_ALM_Set</w:delText>
          </w:r>
        </w:del>
      </w:ins>
      <w:ins w:id="1198" w:author="作者" w:date="2020-09-14T16:31:00Z">
        <w:del w:id="1199" w:author="作者" w:date="2020-09-14T17:22:00Z">
          <w:r w:rsidR="00765849" w:rsidDel="003B4F70">
            <w:rPr>
              <w:rFonts w:ascii="微软雅黑" w:eastAsia="微软雅黑" w:hAnsi="微软雅黑"/>
              <w:lang w:eastAsia="zh-CN"/>
            </w:rPr>
            <w:delText xml:space="preserve"> </w:delText>
          </w:r>
          <w:r w:rsidR="00765849" w:rsidDel="003B4F70">
            <w:rPr>
              <w:rFonts w:ascii="微软雅黑" w:eastAsia="微软雅黑" w:hAnsi="微软雅黑" w:hint="eastAsia"/>
              <w:lang w:eastAsia="zh-CN"/>
            </w:rPr>
            <w:delText>=</w:delText>
          </w:r>
          <w:r w:rsidR="00765849" w:rsidDel="003B4F70">
            <w:rPr>
              <w:rFonts w:ascii="微软雅黑" w:eastAsia="微软雅黑" w:hAnsi="微软雅黑"/>
              <w:lang w:eastAsia="zh-CN"/>
            </w:rPr>
            <w:delText xml:space="preserve"> </w:delText>
          </w:r>
          <w:r w:rsidR="00765849" w:rsidRPr="00765849" w:rsidDel="003B4F70">
            <w:rPr>
              <w:rFonts w:ascii="微软雅黑" w:eastAsia="微软雅黑" w:hAnsi="微软雅黑"/>
              <w:lang w:eastAsia="zh-CN"/>
            </w:rPr>
            <w:delText xml:space="preserve">Open </w:delText>
          </w:r>
          <w:r w:rsidR="00765849" w:rsidDel="003B4F70">
            <w:rPr>
              <w:rFonts w:ascii="微软雅黑" w:eastAsia="微软雅黑" w:hAnsi="微软雅黑"/>
              <w:lang w:eastAsia="zh-CN"/>
            </w:rPr>
            <w:delText xml:space="preserve">/ </w:delText>
          </w:r>
          <w:r w:rsidR="00765849" w:rsidRPr="00765849" w:rsidDel="003B4F70">
            <w:rPr>
              <w:rFonts w:ascii="微软雅黑" w:eastAsia="微软雅黑" w:hAnsi="微软雅黑"/>
              <w:lang w:eastAsia="zh-CN"/>
            </w:rPr>
            <w:delText>Close</w:delText>
          </w:r>
        </w:del>
      </w:ins>
    </w:p>
    <w:p w14:paraId="5BC3F4C9" w14:textId="0A46BA22" w:rsidR="00A13F5D" w:rsidRDefault="008F1350">
      <w:pPr>
        <w:pStyle w:val="a1"/>
        <w:rPr>
          <w:ins w:id="1200" w:author="作者" w:date="2020-09-16T15:33:00Z"/>
          <w:rFonts w:ascii="微软雅黑" w:eastAsia="微软雅黑" w:hAnsi="微软雅黑"/>
          <w:lang w:eastAsia="zh-CN"/>
        </w:rPr>
        <w:pPrChange w:id="1201" w:author="作者" w:date="2020-09-14T15:07:00Z">
          <w:pPr>
            <w:pStyle w:val="a1"/>
            <w:ind w:firstLineChars="200" w:firstLine="400"/>
          </w:pPr>
        </w:pPrChange>
      </w:pPr>
      <w:ins w:id="1202" w:author="作者" w:date="2020-09-14T15:38:00Z">
        <w:r>
          <w:rPr>
            <w:noProof/>
            <w:lang w:eastAsia="zh-CN"/>
          </w:rPr>
          <w:drawing>
            <wp:inline distT="0" distB="0" distL="0" distR="0" wp14:anchorId="496BFF0D" wp14:editId="1148A96F">
              <wp:extent cx="6286500" cy="22879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2287905"/>
                      </a:xfrm>
                      <a:prstGeom prst="rect">
                        <a:avLst/>
                      </a:prstGeom>
                    </pic:spPr>
                  </pic:pic>
                </a:graphicData>
              </a:graphic>
            </wp:inline>
          </w:drawing>
        </w:r>
      </w:ins>
    </w:p>
    <w:p w14:paraId="565F5103" w14:textId="670F6BFF" w:rsidR="000E2D64" w:rsidDel="003A6340" w:rsidRDefault="000E2D64">
      <w:pPr>
        <w:pStyle w:val="a1"/>
        <w:rPr>
          <w:ins w:id="1203" w:author="作者" w:date="2020-09-14T15:38:00Z"/>
          <w:del w:id="1204" w:author="作者" w:date="2020-09-16T15:46:00Z"/>
          <w:rFonts w:ascii="微软雅黑" w:eastAsia="微软雅黑" w:hAnsi="微软雅黑"/>
          <w:lang w:eastAsia="zh-CN"/>
        </w:rPr>
        <w:pPrChange w:id="1205" w:author="作者" w:date="2020-09-14T15:07:00Z">
          <w:pPr>
            <w:pStyle w:val="a1"/>
            <w:ind w:firstLineChars="200" w:firstLine="400"/>
          </w:pPr>
        </w:pPrChange>
      </w:pPr>
    </w:p>
    <w:p w14:paraId="58163543" w14:textId="0D857B3C" w:rsidR="008F1350" w:rsidRDefault="008F1350">
      <w:pPr>
        <w:pStyle w:val="a1"/>
        <w:rPr>
          <w:ins w:id="1206" w:author="作者" w:date="2020-09-14T15:38:00Z"/>
          <w:rFonts w:ascii="微软雅黑" w:eastAsia="微软雅黑" w:hAnsi="微软雅黑"/>
          <w:lang w:eastAsia="zh-CN"/>
        </w:rPr>
        <w:pPrChange w:id="1207" w:author="作者" w:date="2020-09-14T15:07:00Z">
          <w:pPr>
            <w:pStyle w:val="a1"/>
            <w:ind w:firstLineChars="200" w:firstLine="400"/>
          </w:pPr>
        </w:pPrChange>
      </w:pPr>
    </w:p>
    <w:p w14:paraId="1239325B" w14:textId="55DA02CC" w:rsidR="008F1350" w:rsidDel="000E2D64" w:rsidRDefault="008F1350">
      <w:pPr>
        <w:pStyle w:val="a1"/>
        <w:rPr>
          <w:del w:id="1208" w:author="作者" w:date="2020-09-14T15:39:00Z"/>
          <w:rFonts w:ascii="微软雅黑" w:eastAsia="微软雅黑" w:hAnsi="微软雅黑"/>
          <w:lang w:eastAsia="zh-CN"/>
        </w:rPr>
        <w:pPrChange w:id="1209" w:author="作者" w:date="2020-09-14T15:07:00Z">
          <w:pPr>
            <w:pStyle w:val="a1"/>
            <w:ind w:firstLineChars="200" w:firstLine="400"/>
          </w:pPr>
        </w:pPrChange>
      </w:pPr>
    </w:p>
    <w:tbl>
      <w:tblPr>
        <w:tblW w:w="8840" w:type="dxa"/>
        <w:tblInd w:w="108" w:type="dxa"/>
        <w:tblLook w:val="04A0" w:firstRow="1" w:lastRow="0" w:firstColumn="1" w:lastColumn="0" w:noHBand="0" w:noVBand="1"/>
      </w:tblPr>
      <w:tblGrid>
        <w:gridCol w:w="3040"/>
        <w:gridCol w:w="2500"/>
        <w:gridCol w:w="2220"/>
        <w:gridCol w:w="1316"/>
      </w:tblGrid>
      <w:tr w:rsidR="000E2D64" w:rsidRPr="000E2D64" w14:paraId="054EA0BF" w14:textId="77777777" w:rsidTr="000E2D64">
        <w:trPr>
          <w:trHeight w:val="285"/>
          <w:ins w:id="1210" w:author="作者" w:date="2020-09-16T15:45:00Z"/>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102CE4AF" w14:textId="77777777" w:rsidR="000E2D64" w:rsidRPr="000E2D64" w:rsidRDefault="000E2D64" w:rsidP="000E2D64">
            <w:pPr>
              <w:rPr>
                <w:ins w:id="1211" w:author="作者" w:date="2020-09-16T15:45:00Z"/>
                <w:rFonts w:ascii="宋体" w:hAnsi="宋体" w:cs="Tahoma"/>
                <w:color w:val="000000"/>
                <w:sz w:val="22"/>
                <w:szCs w:val="22"/>
              </w:rPr>
            </w:pPr>
            <w:ins w:id="1212" w:author="作者" w:date="2020-09-16T15:45:00Z">
              <w:r w:rsidRPr="000E2D64">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
          <w:p w14:paraId="254DBE0E" w14:textId="77777777" w:rsidR="000E2D64" w:rsidRPr="000E2D64" w:rsidRDefault="000E2D64" w:rsidP="000E2D64">
            <w:pPr>
              <w:rPr>
                <w:ins w:id="1213" w:author="作者" w:date="2020-09-16T15:45:00Z"/>
                <w:rFonts w:ascii="宋体" w:hAnsi="宋体" w:cs="Tahoma"/>
                <w:color w:val="000000"/>
                <w:sz w:val="22"/>
                <w:szCs w:val="22"/>
              </w:rPr>
            </w:pPr>
            <w:ins w:id="1214" w:author="作者" w:date="2020-09-16T15:45:00Z">
              <w:r w:rsidRPr="000E2D64">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
          <w:p w14:paraId="3280E692" w14:textId="77777777" w:rsidR="000E2D64" w:rsidRPr="000E2D64" w:rsidRDefault="000E2D64" w:rsidP="000E2D64">
            <w:pPr>
              <w:rPr>
                <w:ins w:id="1215" w:author="作者" w:date="2020-09-16T15:45:00Z"/>
                <w:rFonts w:ascii="宋体" w:hAnsi="宋体" w:cs="Tahoma"/>
                <w:color w:val="000000"/>
                <w:sz w:val="22"/>
                <w:szCs w:val="22"/>
              </w:rPr>
            </w:pPr>
            <w:ins w:id="1216" w:author="作者" w:date="2020-09-16T15:45:00Z">
              <w:r w:rsidRPr="000E2D64">
                <w:rPr>
                  <w:rFonts w:ascii="宋体" w:hAnsi="宋体" w:cs="Tahoma" w:hint="eastAsia"/>
                  <w:color w:val="000000"/>
                  <w:sz w:val="22"/>
                  <w:szCs w:val="22"/>
                </w:rPr>
                <w:t>信号值</w:t>
              </w:r>
            </w:ins>
          </w:p>
        </w:tc>
        <w:tc>
          <w:tcPr>
            <w:tcW w:w="1080" w:type="dxa"/>
            <w:tcBorders>
              <w:top w:val="single" w:sz="4" w:space="0" w:color="auto"/>
              <w:left w:val="nil"/>
              <w:bottom w:val="single" w:sz="4" w:space="0" w:color="auto"/>
              <w:right w:val="single" w:sz="4" w:space="0" w:color="auto"/>
            </w:tcBorders>
            <w:shd w:val="clear" w:color="000000" w:fill="FFC000"/>
            <w:noWrap/>
            <w:vAlign w:val="bottom"/>
            <w:hideMark/>
          </w:tcPr>
          <w:p w14:paraId="161A2D75" w14:textId="28712AD8" w:rsidR="000E2D64" w:rsidRPr="000E2D64" w:rsidRDefault="000E2D64" w:rsidP="000E2D64">
            <w:pPr>
              <w:rPr>
                <w:ins w:id="1217" w:author="作者" w:date="2020-09-16T15:45:00Z"/>
                <w:rFonts w:ascii="宋体" w:hAnsi="宋体" w:cs="Tahoma"/>
                <w:color w:val="000000"/>
                <w:sz w:val="22"/>
                <w:szCs w:val="22"/>
              </w:rPr>
            </w:pPr>
            <w:ins w:id="1218" w:author="作者" w:date="2020-09-16T15:45:00Z">
              <w:r w:rsidRPr="000E2D64">
                <w:rPr>
                  <w:rFonts w:ascii="宋体" w:hAnsi="宋体" w:cs="Tahoma" w:hint="eastAsia"/>
                  <w:color w:val="000000"/>
                  <w:sz w:val="22"/>
                  <w:szCs w:val="22"/>
                </w:rPr>
                <w:t>关闭</w:t>
              </w:r>
              <w:r>
                <w:rPr>
                  <w:rFonts w:ascii="宋体" w:hAnsi="宋体" w:cs="Tahoma" w:hint="eastAsia"/>
                  <w:color w:val="000000"/>
                  <w:sz w:val="22"/>
                  <w:szCs w:val="22"/>
                </w:rPr>
                <w:t>/打开</w:t>
              </w:r>
            </w:ins>
          </w:p>
        </w:tc>
      </w:tr>
      <w:tr w:rsidR="000E2D64" w:rsidRPr="000E2D64" w14:paraId="60D53DAF" w14:textId="77777777" w:rsidTr="000E2D64">
        <w:trPr>
          <w:trHeight w:val="825"/>
          <w:ins w:id="1219" w:author="作者" w:date="2020-09-16T15:45: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34797E8D" w14:textId="77777777" w:rsidR="000E2D64" w:rsidRPr="000E2D64" w:rsidRDefault="000E2D64" w:rsidP="000E2D64">
            <w:pPr>
              <w:rPr>
                <w:ins w:id="1220" w:author="作者" w:date="2020-09-16T15:45:00Z"/>
                <w:rFonts w:ascii="宋体" w:hAnsi="宋体" w:cs="Tahoma"/>
                <w:color w:val="000000"/>
                <w:sz w:val="22"/>
                <w:szCs w:val="22"/>
              </w:rPr>
            </w:pPr>
            <w:ins w:id="1221" w:author="作者" w:date="2020-09-16T15:45:00Z">
              <w:r w:rsidRPr="000E2D64">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
          <w:p w14:paraId="33F8C5C9" w14:textId="77777777" w:rsidR="000E2D64" w:rsidRPr="000E2D64" w:rsidRDefault="000E2D64" w:rsidP="000E2D64">
            <w:pPr>
              <w:rPr>
                <w:ins w:id="1222" w:author="作者" w:date="2020-09-16T15:45:00Z"/>
                <w:rFonts w:ascii="宋体" w:hAnsi="宋体" w:cs="Tahoma"/>
                <w:color w:val="000000"/>
                <w:sz w:val="22"/>
                <w:szCs w:val="22"/>
              </w:rPr>
            </w:pPr>
            <w:ins w:id="1223" w:author="作者" w:date="2020-09-16T15:45:00Z">
              <w:r w:rsidRPr="000E2D64">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
          <w:p w14:paraId="69C86C56" w14:textId="77777777" w:rsidR="000E2D64" w:rsidRPr="000E2D64" w:rsidRDefault="000E2D64" w:rsidP="000E2D64">
            <w:pPr>
              <w:rPr>
                <w:ins w:id="1224" w:author="作者" w:date="2020-09-16T15:45:00Z"/>
                <w:rFonts w:ascii="宋体" w:hAnsi="宋体" w:cs="Tahoma"/>
                <w:color w:val="000000"/>
                <w:sz w:val="22"/>
                <w:szCs w:val="22"/>
              </w:rPr>
            </w:pPr>
            <w:ins w:id="1225" w:author="作者" w:date="2020-09-16T15:45:00Z">
              <w:r w:rsidRPr="000E2D64">
                <w:rPr>
                  <w:rFonts w:ascii="宋体" w:hAnsi="宋体" w:cs="Tahoma" w:hint="eastAsia"/>
                  <w:color w:val="000000"/>
                  <w:sz w:val="22"/>
                  <w:szCs w:val="22"/>
                </w:rPr>
                <w:t>0x0:invalid</w:t>
              </w:r>
              <w:r w:rsidRPr="000E2D64">
                <w:rPr>
                  <w:rFonts w:ascii="宋体" w:hAnsi="宋体" w:cs="Tahoma" w:hint="eastAsia"/>
                  <w:color w:val="000000"/>
                  <w:sz w:val="22"/>
                  <w:szCs w:val="22"/>
                </w:rPr>
                <w:br/>
                <w:t>0x1:close</w:t>
              </w:r>
              <w:r w:rsidRPr="000E2D64">
                <w:rPr>
                  <w:rFonts w:ascii="宋体" w:hAnsi="宋体" w:cs="Tahoma" w:hint="eastAsia"/>
                  <w:color w:val="000000"/>
                  <w:sz w:val="22"/>
                  <w:szCs w:val="22"/>
                </w:rPr>
                <w:br/>
                <w:t>0x2:open</w:t>
              </w:r>
            </w:ins>
          </w:p>
        </w:tc>
        <w:tc>
          <w:tcPr>
            <w:tcW w:w="1080" w:type="dxa"/>
            <w:tcBorders>
              <w:top w:val="nil"/>
              <w:left w:val="nil"/>
              <w:bottom w:val="single" w:sz="4" w:space="0" w:color="auto"/>
              <w:right w:val="single" w:sz="4" w:space="0" w:color="auto"/>
            </w:tcBorders>
            <w:shd w:val="clear" w:color="auto" w:fill="auto"/>
            <w:noWrap/>
            <w:vAlign w:val="bottom"/>
            <w:hideMark/>
          </w:tcPr>
          <w:p w14:paraId="48F1018C" w14:textId="034299C6" w:rsidR="000E2D64" w:rsidRPr="000E2D64" w:rsidRDefault="000E2D64" w:rsidP="000E2D64">
            <w:pPr>
              <w:rPr>
                <w:ins w:id="1226" w:author="作者" w:date="2020-09-16T15:45:00Z"/>
                <w:rFonts w:ascii="宋体" w:hAnsi="宋体" w:cs="Tahoma"/>
                <w:color w:val="000000"/>
                <w:sz w:val="22"/>
                <w:szCs w:val="22"/>
              </w:rPr>
            </w:pPr>
            <w:ins w:id="1227" w:author="作者" w:date="2020-09-16T15:45:00Z">
              <w:r w:rsidRPr="003A6340">
                <w:rPr>
                  <w:rFonts w:ascii="宋体" w:hAnsi="宋体" w:cs="Tahoma"/>
                  <w:color w:val="000000"/>
                  <w:sz w:val="22"/>
                  <w:szCs w:val="22"/>
                  <w:rPrChange w:id="1228" w:author="作者" w:date="2020-09-16T15:45:00Z">
                    <w:rPr>
                      <w:rFonts w:ascii="Tahoma" w:hAnsi="Tahoma" w:cs="Tahoma"/>
                      <w:color w:val="000000"/>
                      <w:sz w:val="22"/>
                      <w:szCs w:val="22"/>
                    </w:rPr>
                  </w:rPrChange>
                </w:rPr>
                <w:t>close/open</w:t>
              </w:r>
            </w:ins>
          </w:p>
        </w:tc>
      </w:tr>
    </w:tbl>
    <w:p w14:paraId="27AA286C" w14:textId="64A5093B" w:rsidR="000E2D64" w:rsidDel="002E6E22" w:rsidRDefault="000E2D64">
      <w:pPr>
        <w:pStyle w:val="a1"/>
        <w:rPr>
          <w:del w:id="1229" w:author="作者" w:date="2020-09-16T15:51:00Z"/>
          <w:rFonts w:ascii="微软雅黑" w:eastAsia="微软雅黑" w:hAnsi="微软雅黑"/>
        </w:rPr>
        <w:pPrChange w:id="1230" w:author="Xu, Lidi" w:date="2020-09-25T10:57:00Z">
          <w:pPr/>
        </w:pPrChange>
      </w:pPr>
    </w:p>
    <w:p w14:paraId="2A6011FF" w14:textId="77777777" w:rsidR="002E6E22" w:rsidRDefault="002E6E22" w:rsidP="002E6E22">
      <w:pPr>
        <w:rPr>
          <w:ins w:id="1231" w:author="作者" w:date="2020-09-25T10:57:00Z"/>
          <w:rFonts w:ascii="微软雅黑" w:eastAsia="微软雅黑" w:hAnsi="微软雅黑"/>
        </w:rPr>
      </w:pPr>
    </w:p>
    <w:p w14:paraId="7D25BB8C" w14:textId="11C9D8DF" w:rsidR="002E6E22" w:rsidRPr="009A563F" w:rsidRDefault="006E0D1A">
      <w:pPr>
        <w:pStyle w:val="a1"/>
        <w:rPr>
          <w:moveTo w:id="1232" w:author="作者" w:date="2020-09-25T10:57:00Z"/>
          <w:lang w:eastAsia="zh-CN"/>
        </w:rPr>
        <w:pPrChange w:id="1233" w:author="作者" w:date="2020-09-25T10:57:00Z">
          <w:pPr/>
        </w:pPrChange>
      </w:pPr>
      <w:ins w:id="1234" w:author="作者" w:date="2020-09-25T14:56:00Z">
        <w:r>
          <w:rPr>
            <w:rFonts w:ascii="微软雅黑" w:eastAsia="微软雅黑" w:hAnsi="微软雅黑" w:hint="eastAsia"/>
            <w:szCs w:val="20"/>
            <w:lang w:eastAsia="zh-CN"/>
          </w:rPr>
          <w:t>1、</w:t>
        </w:r>
      </w:ins>
      <w:ins w:id="1235" w:author="作者" w:date="2020-09-25T10:57:00Z">
        <w:r w:rsidR="002E6E22">
          <w:rPr>
            <w:rFonts w:ascii="微软雅黑" w:eastAsia="微软雅黑" w:hAnsi="微软雅黑" w:hint="eastAsia"/>
            <w:szCs w:val="20"/>
            <w:lang w:eastAsia="zh-CN"/>
          </w:rPr>
          <w:t>以下</w:t>
        </w:r>
      </w:ins>
      <w:ins w:id="1236" w:author="作者" w:date="2020-09-25T15:16:00Z">
        <w:r w:rsidR="001C2480">
          <w:rPr>
            <w:rFonts w:ascii="微软雅黑" w:eastAsia="微软雅黑" w:hAnsi="微软雅黑" w:hint="eastAsia"/>
            <w:szCs w:val="20"/>
            <w:lang w:eastAsia="zh-CN"/>
          </w:rPr>
          <w:t>2</w:t>
        </w:r>
        <w:r w:rsidR="001C2480">
          <w:rPr>
            <w:rFonts w:ascii="微软雅黑" w:eastAsia="微软雅黑" w:hAnsi="微软雅黑"/>
            <w:szCs w:val="20"/>
            <w:lang w:eastAsia="zh-CN"/>
          </w:rPr>
          <w:t>.2.3</w:t>
        </w:r>
        <w:r w:rsidR="001C2480">
          <w:rPr>
            <w:rFonts w:ascii="微软雅黑" w:eastAsia="微软雅黑" w:hAnsi="微软雅黑" w:hint="eastAsia"/>
            <w:szCs w:val="20"/>
            <w:lang w:eastAsia="zh-CN"/>
          </w:rPr>
          <w:t>~</w:t>
        </w:r>
        <w:r w:rsidR="001C2480">
          <w:rPr>
            <w:rFonts w:ascii="微软雅黑" w:eastAsia="微软雅黑" w:hAnsi="微软雅黑"/>
            <w:szCs w:val="20"/>
            <w:lang w:eastAsia="zh-CN"/>
          </w:rPr>
          <w:t>2.2.8</w:t>
        </w:r>
        <w:del w:id="1237" w:author="作者" w:date="2020-09-25T15:20:00Z">
          <w:r w:rsidR="001C2480" w:rsidDel="00B16639">
            <w:rPr>
              <w:rFonts w:ascii="微软雅黑" w:eastAsia="微软雅黑" w:hAnsi="微软雅黑"/>
              <w:szCs w:val="20"/>
              <w:lang w:eastAsia="zh-CN"/>
            </w:rPr>
            <w:delText xml:space="preserve"> </w:delText>
          </w:r>
        </w:del>
        <w:r w:rsidR="001C2480">
          <w:rPr>
            <w:rFonts w:ascii="微软雅黑" w:eastAsia="微软雅黑" w:hAnsi="微软雅黑" w:hint="eastAsia"/>
            <w:szCs w:val="20"/>
            <w:lang w:eastAsia="zh-CN"/>
          </w:rPr>
          <w:t>六</w:t>
        </w:r>
      </w:ins>
      <w:ins w:id="1238" w:author="作者" w:date="2020-09-25T10:57:00Z">
        <w:del w:id="1239" w:author="作者" w:date="2020-09-25T15:16:00Z">
          <w:r w:rsidR="002E6E22" w:rsidDel="001C2480">
            <w:rPr>
              <w:rFonts w:ascii="微软雅黑" w:eastAsia="微软雅黑" w:hAnsi="微软雅黑" w:hint="eastAsia"/>
              <w:szCs w:val="20"/>
              <w:lang w:eastAsia="zh-CN"/>
            </w:rPr>
            <w:delText>6</w:delText>
          </w:r>
        </w:del>
        <w:r w:rsidR="002E6E22">
          <w:rPr>
            <w:rFonts w:ascii="微软雅黑" w:eastAsia="微软雅黑" w:hAnsi="微软雅黑" w:hint="eastAsia"/>
            <w:szCs w:val="20"/>
            <w:lang w:eastAsia="zh-CN"/>
          </w:rPr>
          <w:t>种模式中的</w:t>
        </w:r>
        <w:r w:rsidR="002E6E22" w:rsidRPr="009B27A0">
          <w:rPr>
            <w:rFonts w:ascii="微软雅黑" w:eastAsia="微软雅黑" w:hAnsi="微软雅黑" w:hint="eastAsia"/>
            <w:szCs w:val="20"/>
            <w:lang w:eastAsia="zh-CN"/>
            <w:rPrChange w:id="1240" w:author="作者" w:date="2020-09-25T13:16:00Z">
              <w:rPr>
                <w:rFonts w:hint="eastAsia"/>
              </w:rPr>
            </w:rPrChange>
          </w:rPr>
          <w:t>白天夜晚状态</w:t>
        </w:r>
        <w:r w:rsidR="002E6E22" w:rsidRPr="009B27A0">
          <w:rPr>
            <w:rFonts w:ascii="微软雅黑" w:eastAsia="微软雅黑" w:hAnsi="微软雅黑" w:hint="eastAsia"/>
            <w:szCs w:val="20"/>
            <w:lang w:eastAsia="zh-CN"/>
            <w:rPrChange w:id="1241" w:author="作者" w:date="2020-09-25T13:16:00Z">
              <w:rPr>
                <w:rFonts w:ascii="微软雅黑" w:eastAsia="微软雅黑" w:hAnsi="微软雅黑" w:cs="微软雅黑" w:hint="eastAsia"/>
              </w:rPr>
            </w:rPrChange>
          </w:rPr>
          <w:t>的信号（</w:t>
        </w:r>
        <w:r w:rsidR="002E6E22" w:rsidRPr="009B27A0">
          <w:rPr>
            <w:rFonts w:ascii="微软雅黑" w:eastAsia="微软雅黑" w:hAnsi="微软雅黑"/>
            <w:szCs w:val="20"/>
            <w:lang w:eastAsia="zh-CN"/>
            <w:rPrChange w:id="1242" w:author="作者" w:date="2020-09-25T13:16:00Z">
              <w:rPr>
                <w:rFonts w:cs="Arial"/>
              </w:rPr>
            </w:rPrChange>
          </w:rPr>
          <w:t>Day_Night_Status</w:t>
        </w:r>
        <w:r w:rsidR="002E6E22" w:rsidRPr="009B27A0">
          <w:rPr>
            <w:rFonts w:ascii="微软雅黑" w:eastAsia="微软雅黑" w:hAnsi="微软雅黑" w:hint="eastAsia"/>
            <w:szCs w:val="20"/>
            <w:lang w:eastAsia="zh-CN"/>
            <w:rPrChange w:id="1243" w:author="作者" w:date="2020-09-25T13:16:00Z">
              <w:rPr>
                <w:rFonts w:cs="Arial" w:hint="eastAsia"/>
              </w:rPr>
            </w:rPrChange>
          </w:rPr>
          <w:t>）</w:t>
        </w:r>
      </w:ins>
      <w:moveToRangeStart w:id="1244" w:author="作者" w:date="2020-09-25T10:57:00Z" w:name="move51923847"/>
      <w:moveTo w:id="1245" w:author="作者" w:date="2020-09-25T10:57:00Z">
        <w:del w:id="1246" w:author="作者" w:date="2020-09-25T10:57:00Z">
          <w:r w:rsidR="002E6E22" w:rsidRPr="009B27A0" w:rsidDel="002E6E22">
            <w:rPr>
              <w:rFonts w:ascii="微软雅黑" w:eastAsia="微软雅黑" w:hAnsi="微软雅黑" w:hint="eastAsia"/>
              <w:szCs w:val="20"/>
              <w:lang w:eastAsia="zh-CN"/>
              <w:rPrChange w:id="1247" w:author="作者" w:date="2020-09-25T13:16:00Z">
                <w:rPr>
                  <w:rFonts w:hint="eastAsia"/>
                </w:rPr>
              </w:rPrChange>
            </w:rPr>
            <w:delText>白天夜晚状态</w:delText>
          </w:r>
          <w:r w:rsidR="002E6E22" w:rsidRPr="009B27A0" w:rsidDel="002E6E22">
            <w:rPr>
              <w:rFonts w:ascii="微软雅黑" w:eastAsia="微软雅黑" w:hAnsi="微软雅黑" w:hint="eastAsia"/>
              <w:szCs w:val="20"/>
              <w:lang w:eastAsia="zh-CN"/>
              <w:rPrChange w:id="1248" w:author="作者" w:date="2020-09-25T13:16:00Z">
                <w:rPr>
                  <w:rFonts w:ascii="微软雅黑" w:eastAsia="微软雅黑" w:hAnsi="微软雅黑" w:cs="微软雅黑" w:hint="eastAsia"/>
                </w:rPr>
              </w:rPrChange>
            </w:rPr>
            <w:delText>的信号</w:delText>
          </w:r>
        </w:del>
        <w:r w:rsidR="002E6E22" w:rsidRPr="009B27A0">
          <w:rPr>
            <w:rFonts w:ascii="微软雅黑" w:eastAsia="微软雅黑" w:hAnsi="微软雅黑" w:hint="eastAsia"/>
            <w:szCs w:val="20"/>
            <w:lang w:eastAsia="zh-CN"/>
            <w:rPrChange w:id="1249" w:author="作者" w:date="2020-09-25T13:16:00Z">
              <w:rPr>
                <w:rFonts w:ascii="微软雅黑" w:eastAsia="微软雅黑" w:hAnsi="微软雅黑" w:cs="微软雅黑" w:hint="eastAsia"/>
              </w:rPr>
            </w:rPrChange>
          </w:rPr>
          <w:t>由</w:t>
        </w:r>
        <w:r w:rsidR="002E6E22" w:rsidRPr="009B27A0">
          <w:rPr>
            <w:rFonts w:ascii="微软雅黑" w:eastAsia="微软雅黑" w:hAnsi="微软雅黑"/>
            <w:szCs w:val="20"/>
            <w:lang w:eastAsia="zh-CN"/>
            <w:rPrChange w:id="1250" w:author="作者" w:date="2020-09-25T13:16:00Z">
              <w:rPr/>
            </w:rPrChange>
          </w:rPr>
          <w:t>BCM</w:t>
        </w:r>
        <w:r w:rsidR="002E6E22" w:rsidRPr="009B27A0">
          <w:rPr>
            <w:rFonts w:ascii="微软雅黑" w:eastAsia="微软雅黑" w:hAnsi="微软雅黑" w:hint="eastAsia"/>
            <w:szCs w:val="20"/>
            <w:lang w:eastAsia="zh-CN"/>
            <w:rPrChange w:id="1251" w:author="作者" w:date="2020-09-25T13:16:00Z">
              <w:rPr>
                <w:rFonts w:ascii="微软雅黑" w:eastAsia="微软雅黑" w:hAnsi="微软雅黑" w:cs="微软雅黑" w:hint="eastAsia"/>
              </w:rPr>
            </w:rPrChange>
          </w:rPr>
          <w:t>发出，</w:t>
        </w:r>
      </w:moveTo>
      <w:ins w:id="1252" w:author="作者" w:date="2020-09-25T15:17:00Z">
        <w:r w:rsidR="000F13FB" w:rsidRPr="009A563F">
          <w:rPr>
            <w:rFonts w:ascii="微软雅黑" w:eastAsia="微软雅黑" w:hAnsi="微软雅黑" w:hint="eastAsia"/>
            <w:szCs w:val="20"/>
            <w:lang w:eastAsia="zh-CN"/>
          </w:rPr>
          <w:t>I</w:t>
        </w:r>
        <w:r w:rsidR="000F13FB" w:rsidRPr="009A563F">
          <w:rPr>
            <w:rFonts w:ascii="微软雅黑" w:eastAsia="微软雅黑" w:hAnsi="微软雅黑"/>
            <w:szCs w:val="20"/>
            <w:lang w:eastAsia="zh-CN"/>
          </w:rPr>
          <w:t>VI</w:t>
        </w:r>
        <w:r w:rsidR="000F13FB" w:rsidRPr="009A563F">
          <w:rPr>
            <w:rFonts w:ascii="微软雅黑" w:eastAsia="微软雅黑" w:hAnsi="微软雅黑" w:hint="eastAsia"/>
            <w:szCs w:val="20"/>
            <w:lang w:eastAsia="zh-CN"/>
          </w:rPr>
          <w:t>不</w:t>
        </w:r>
        <w:r w:rsidR="000F13FB" w:rsidRPr="009A563F">
          <w:rPr>
            <w:rFonts w:ascii="微软雅黑" w:eastAsia="微软雅黑" w:hAnsi="微软雅黑" w:cs="微软雅黑" w:hint="eastAsia"/>
            <w:lang w:eastAsia="zh-CN"/>
          </w:rPr>
          <w:t>需进行操作</w:t>
        </w:r>
        <w:r w:rsidR="000F13FB">
          <w:rPr>
            <w:rFonts w:ascii="微软雅黑" w:eastAsia="微软雅黑" w:hAnsi="微软雅黑" w:cs="微软雅黑" w:hint="eastAsia"/>
            <w:lang w:eastAsia="zh-CN"/>
          </w:rPr>
          <w:t>，</w:t>
        </w:r>
        <w:r w:rsidR="000F13FB">
          <w:rPr>
            <w:rFonts w:ascii="微软雅黑" w:eastAsia="微软雅黑" w:hAnsi="微软雅黑" w:hint="eastAsia"/>
            <w:szCs w:val="20"/>
            <w:lang w:eastAsia="zh-CN"/>
          </w:rPr>
          <w:t>不再单独列出</w:t>
        </w:r>
      </w:ins>
      <w:ins w:id="1253" w:author="作者" w:date="2020-09-25T15:18:00Z">
        <w:r w:rsidR="00947B9C">
          <w:rPr>
            <w:rFonts w:ascii="微软雅黑" w:eastAsia="微软雅黑" w:hAnsi="微软雅黑" w:hint="eastAsia"/>
            <w:szCs w:val="20"/>
            <w:lang w:eastAsia="zh-CN"/>
          </w:rPr>
          <w:t>。</w:t>
        </w:r>
      </w:ins>
      <w:ins w:id="1254" w:author="作者" w:date="2020-09-25T15:19:00Z">
        <w:r w:rsidR="00947B9C">
          <w:rPr>
            <w:rFonts w:ascii="微软雅黑" w:eastAsia="微软雅黑" w:hAnsi="微软雅黑" w:hint="eastAsia"/>
            <w:lang w:eastAsia="zh-CN"/>
          </w:rPr>
          <w:t>六</w:t>
        </w:r>
        <w:r w:rsidR="00947B9C" w:rsidRPr="009A563F">
          <w:rPr>
            <w:rFonts w:ascii="微软雅黑" w:eastAsia="微软雅黑" w:hAnsi="微软雅黑" w:hint="eastAsia"/>
            <w:lang w:eastAsia="zh-CN"/>
          </w:rPr>
          <w:t>种模式切换时，I</w:t>
        </w:r>
        <w:r w:rsidR="00947B9C" w:rsidRPr="009A563F">
          <w:rPr>
            <w:rFonts w:ascii="微软雅黑" w:eastAsia="微软雅黑" w:hAnsi="微软雅黑"/>
            <w:lang w:eastAsia="zh-CN"/>
          </w:rPr>
          <w:t>VI</w:t>
        </w:r>
        <w:r w:rsidR="00947B9C" w:rsidRPr="009A563F">
          <w:rPr>
            <w:rFonts w:ascii="微软雅黑" w:eastAsia="微软雅黑" w:hAnsi="微软雅黑" w:hint="eastAsia"/>
            <w:lang w:eastAsia="zh-CN"/>
          </w:rPr>
          <w:t>需要自动把切换后的模式的信号值发出去</w:t>
        </w:r>
      </w:ins>
      <w:moveTo w:id="1255" w:author="作者" w:date="2020-09-25T10:57:00Z">
        <w:del w:id="1256" w:author="作者" w:date="2020-09-25T15:17:00Z">
          <w:r w:rsidR="002E6E22" w:rsidRPr="009B27A0" w:rsidDel="000F13FB">
            <w:rPr>
              <w:rFonts w:ascii="微软雅黑" w:eastAsia="微软雅黑" w:hAnsi="微软雅黑"/>
              <w:szCs w:val="20"/>
              <w:lang w:eastAsia="zh-CN"/>
              <w:rPrChange w:id="1257" w:author="作者" w:date="2020-09-25T13:16:00Z">
                <w:rPr/>
              </w:rPrChange>
            </w:rPr>
            <w:delText>IVI</w:delText>
          </w:r>
          <w:r w:rsidR="002E6E22" w:rsidRPr="009B27A0" w:rsidDel="000F13FB">
            <w:rPr>
              <w:rFonts w:ascii="微软雅黑" w:eastAsia="微软雅黑" w:hAnsi="微软雅黑" w:hint="eastAsia"/>
              <w:szCs w:val="20"/>
              <w:lang w:eastAsia="zh-CN"/>
              <w:rPrChange w:id="1258" w:author="作者" w:date="2020-09-25T13:16:00Z">
                <w:rPr>
                  <w:rFonts w:ascii="微软雅黑" w:eastAsia="微软雅黑" w:hAnsi="微软雅黑" w:cs="微软雅黑" w:hint="eastAsia"/>
                </w:rPr>
              </w:rPrChange>
            </w:rPr>
            <w:delText>不</w:delText>
          </w:r>
          <w:r w:rsidR="002E6E22" w:rsidRPr="009A563F" w:rsidDel="000F13FB">
            <w:rPr>
              <w:rFonts w:ascii="微软雅黑" w:eastAsia="微软雅黑" w:hAnsi="微软雅黑" w:cs="微软雅黑" w:hint="eastAsia"/>
              <w:lang w:eastAsia="zh-CN"/>
            </w:rPr>
            <w:delText>需要进行操作</w:delText>
          </w:r>
        </w:del>
      </w:moveTo>
    </w:p>
    <w:moveToRangeEnd w:id="1244"/>
    <w:p w14:paraId="5675074B" w14:textId="1FF559BE" w:rsidR="00DE31B8" w:rsidRPr="00DE31B8" w:rsidRDefault="006E0D1A">
      <w:pPr>
        <w:pStyle w:val="a1"/>
        <w:rPr>
          <w:ins w:id="1259" w:author="作者" w:date="2020-09-25T14:25:00Z"/>
          <w:rFonts w:ascii="微软雅黑" w:eastAsia="微软雅黑" w:hAnsi="微软雅黑"/>
          <w:lang w:eastAsia="zh-CN"/>
          <w:rPrChange w:id="1260" w:author="作者" w:date="2020-09-25T14:25:00Z">
            <w:rPr>
              <w:ins w:id="1261" w:author="作者" w:date="2020-09-25T14:25:00Z"/>
              <w:rFonts w:ascii="等线" w:eastAsia="等线" w:hAnsi="等线"/>
            </w:rPr>
          </w:rPrChange>
        </w:rPr>
        <w:pPrChange w:id="1262" w:author="作者" w:date="2020-09-25T15:17:00Z">
          <w:pPr>
            <w:numPr>
              <w:numId w:val="61"/>
            </w:numPr>
            <w:ind w:left="720" w:hanging="360"/>
          </w:pPr>
        </w:pPrChange>
      </w:pPr>
      <w:ins w:id="1263" w:author="作者" w:date="2020-09-25T14:56:00Z">
        <w:r>
          <w:rPr>
            <w:rFonts w:ascii="微软雅黑" w:eastAsia="微软雅黑" w:hAnsi="微软雅黑" w:hint="eastAsia"/>
            <w:lang w:eastAsia="zh-CN"/>
          </w:rPr>
          <w:t>2、</w:t>
        </w:r>
      </w:ins>
      <w:ins w:id="1264" w:author="作者" w:date="2020-09-25T14:25:00Z">
        <w:r w:rsidR="00DE31B8" w:rsidRPr="00DE31B8">
          <w:rPr>
            <w:rFonts w:ascii="微软雅黑" w:eastAsia="微软雅黑" w:hAnsi="微软雅黑" w:hint="eastAsia"/>
            <w:lang w:eastAsia="zh-CN"/>
            <w:rPrChange w:id="1265" w:author="作者" w:date="2020-09-25T14:25:00Z">
              <w:rPr>
                <w:rFonts w:ascii="等线" w:eastAsia="等线" w:hAnsi="等线" w:hint="eastAsia"/>
              </w:rPr>
            </w:rPrChange>
          </w:rPr>
          <w:t>当处于雷达和欢迎欢送模式时</w:t>
        </w:r>
      </w:ins>
      <w:ins w:id="1266" w:author="作者" w:date="2020-09-25T14:26:00Z">
        <w:r w:rsidR="00E45BD1">
          <w:rPr>
            <w:rFonts w:ascii="微软雅黑" w:eastAsia="微软雅黑" w:hAnsi="微软雅黑" w:hint="eastAsia"/>
            <w:lang w:eastAsia="zh-CN"/>
          </w:rPr>
          <w:t>（</w:t>
        </w:r>
      </w:ins>
      <w:ins w:id="1267" w:author="作者" w:date="2020-09-25T15:18:00Z">
        <w:r w:rsidR="00947B9C">
          <w:rPr>
            <w:rFonts w:ascii="微软雅黑" w:eastAsia="微软雅黑" w:hAnsi="微软雅黑" w:hint="eastAsia"/>
            <w:lang w:eastAsia="zh-CN"/>
          </w:rPr>
          <w:t>这三种模式</w:t>
        </w:r>
      </w:ins>
      <w:ins w:id="1268" w:author="作者" w:date="2020-09-25T14:27:00Z">
        <w:r w:rsidR="00806361">
          <w:rPr>
            <w:rFonts w:ascii="微软雅黑" w:eastAsia="微软雅黑" w:hAnsi="微软雅黑" w:hint="eastAsia"/>
            <w:lang w:eastAsia="zh-CN"/>
          </w:rPr>
          <w:t>不需要</w:t>
        </w:r>
      </w:ins>
      <w:ins w:id="1269" w:author="作者" w:date="2020-09-25T14:26:00Z">
        <w:del w:id="1270" w:author="作者" w:date="2020-09-25T14:27:00Z">
          <w:r w:rsidR="00BE333F" w:rsidDel="00806361">
            <w:rPr>
              <w:rFonts w:ascii="微软雅黑" w:eastAsia="微软雅黑" w:hAnsi="微软雅黑" w:hint="eastAsia"/>
              <w:lang w:eastAsia="zh-CN"/>
            </w:rPr>
            <w:delText>非</w:delText>
          </w:r>
        </w:del>
        <w:r w:rsidR="00BE333F">
          <w:rPr>
            <w:rFonts w:ascii="微软雅黑" w:eastAsia="微软雅黑" w:hAnsi="微软雅黑" w:hint="eastAsia"/>
            <w:lang w:eastAsia="zh-CN"/>
          </w:rPr>
          <w:t>I</w:t>
        </w:r>
        <w:r w:rsidR="00BE333F">
          <w:rPr>
            <w:rFonts w:ascii="微软雅黑" w:eastAsia="微软雅黑" w:hAnsi="微软雅黑"/>
            <w:lang w:eastAsia="zh-CN"/>
          </w:rPr>
          <w:t>VI</w:t>
        </w:r>
        <w:r w:rsidR="00BE333F">
          <w:rPr>
            <w:rFonts w:ascii="微软雅黑" w:eastAsia="微软雅黑" w:hAnsi="微软雅黑" w:hint="eastAsia"/>
            <w:lang w:eastAsia="zh-CN"/>
          </w:rPr>
          <w:t>操作</w:t>
        </w:r>
      </w:ins>
      <w:ins w:id="1271" w:author="作者" w:date="2020-09-25T14:27:00Z">
        <w:del w:id="1272" w:author="作者" w:date="2020-09-25T15:18:00Z">
          <w:r w:rsidR="00806361" w:rsidDel="00947B9C">
            <w:rPr>
              <w:rFonts w:ascii="微软雅黑" w:eastAsia="微软雅黑" w:hAnsi="微软雅黑" w:hint="eastAsia"/>
              <w:lang w:eastAsia="zh-CN"/>
            </w:rPr>
            <w:delText>的</w:delText>
          </w:r>
        </w:del>
      </w:ins>
      <w:ins w:id="1273" w:author="作者" w:date="2020-09-25T14:26:00Z">
        <w:del w:id="1274" w:author="作者" w:date="2020-09-25T15:18:00Z">
          <w:r w:rsidR="00BE333F" w:rsidDel="00947B9C">
            <w:rPr>
              <w:rFonts w:ascii="微软雅黑" w:eastAsia="微软雅黑" w:hAnsi="微软雅黑" w:hint="eastAsia"/>
              <w:lang w:eastAsia="zh-CN"/>
            </w:rPr>
            <w:delText>模式</w:delText>
          </w:r>
        </w:del>
        <w:del w:id="1275" w:author="作者" w:date="2020-09-25T14:26:00Z">
          <w:r w:rsidR="00E45BD1" w:rsidDel="00BE333F">
            <w:rPr>
              <w:rFonts w:ascii="微软雅黑" w:eastAsia="微软雅黑" w:hAnsi="微软雅黑" w:hint="eastAsia"/>
              <w:lang w:eastAsia="zh-CN"/>
            </w:rPr>
            <w:delText>I</w:delText>
          </w:r>
          <w:r w:rsidR="00E45BD1" w:rsidDel="00BE333F">
            <w:rPr>
              <w:rFonts w:ascii="微软雅黑" w:eastAsia="微软雅黑" w:hAnsi="微软雅黑"/>
              <w:lang w:eastAsia="zh-CN"/>
            </w:rPr>
            <w:delText>VI</w:delText>
          </w:r>
          <w:r w:rsidR="00E45BD1" w:rsidDel="00BE333F">
            <w:rPr>
              <w:rFonts w:ascii="微软雅黑" w:eastAsia="微软雅黑" w:hAnsi="微软雅黑" w:hint="eastAsia"/>
              <w:lang w:eastAsia="zh-CN"/>
            </w:rPr>
            <w:delText>不关心</w:delText>
          </w:r>
        </w:del>
        <w:r w:rsidR="00E45BD1">
          <w:rPr>
            <w:rFonts w:ascii="微软雅黑" w:eastAsia="微软雅黑" w:hAnsi="微软雅黑" w:hint="eastAsia"/>
            <w:lang w:eastAsia="zh-CN"/>
          </w:rPr>
          <w:t>）</w:t>
        </w:r>
      </w:ins>
      <w:ins w:id="1276" w:author="作者" w:date="2020-09-25T14:25:00Z">
        <w:r w:rsidR="00DE31B8" w:rsidRPr="00DE31B8">
          <w:rPr>
            <w:rFonts w:ascii="微软雅黑" w:eastAsia="微软雅黑" w:hAnsi="微软雅黑" w:hint="eastAsia"/>
            <w:lang w:eastAsia="zh-CN"/>
            <w:rPrChange w:id="1277" w:author="作者" w:date="2020-09-25T14:25:00Z">
              <w:rPr>
                <w:rFonts w:ascii="等线" w:eastAsia="等线" w:hAnsi="等线" w:hint="eastAsia"/>
              </w:rPr>
            </w:rPrChange>
          </w:rPr>
          <w:t>，氛围灯操作界面，可以进行更改氛围灯设置，但是氛围灯不进行执行，等雷达模式和欢迎欢送模式结束后执行。</w:t>
        </w:r>
      </w:ins>
    </w:p>
    <w:p w14:paraId="643509A2" w14:textId="6EF93E26" w:rsidR="005A2CE5" w:rsidDel="00B16639" w:rsidRDefault="006E0D1A" w:rsidP="00B16639">
      <w:pPr>
        <w:pStyle w:val="a1"/>
        <w:rPr>
          <w:del w:id="1278" w:author="作者" w:date="2020-09-25T14:55:00Z"/>
          <w:rFonts w:ascii="微软雅黑" w:eastAsia="微软雅黑" w:hAnsi="微软雅黑"/>
          <w:szCs w:val="20"/>
          <w:lang w:eastAsia="zh-CN"/>
        </w:rPr>
      </w:pPr>
      <w:ins w:id="1279" w:author="作者" w:date="2020-09-25T14:56:00Z">
        <w:r>
          <w:rPr>
            <w:rFonts w:ascii="微软雅黑" w:eastAsia="微软雅黑" w:hAnsi="微软雅黑" w:hint="eastAsia"/>
            <w:szCs w:val="20"/>
            <w:lang w:eastAsia="zh-CN"/>
          </w:rPr>
          <w:t>3、</w:t>
        </w:r>
      </w:ins>
      <w:ins w:id="1280" w:author="作者" w:date="2020-09-25T15:22:00Z">
        <w:r w:rsidR="00B16639" w:rsidRPr="009A563F">
          <w:rPr>
            <w:rFonts w:ascii="微软雅黑" w:eastAsia="微软雅黑" w:hAnsi="微软雅黑" w:hint="eastAsia"/>
            <w:szCs w:val="20"/>
            <w:lang w:eastAsia="zh-CN"/>
          </w:rPr>
          <w:t>所有的设置菜单值要存起来，如果设置值存在SOC上，IVI第一发送有效的报文信息需要4到5秒；</w:t>
        </w:r>
      </w:ins>
    </w:p>
    <w:p w14:paraId="6AD22C9E" w14:textId="77777777" w:rsidR="00B16639" w:rsidRPr="008C3AC2" w:rsidRDefault="00B16639" w:rsidP="00107DFB">
      <w:pPr>
        <w:pStyle w:val="a1"/>
        <w:rPr>
          <w:ins w:id="1281" w:author="作者" w:date="2020-09-25T15:22:00Z"/>
          <w:rFonts w:ascii="微软雅黑" w:eastAsia="微软雅黑" w:hAnsi="微软雅黑"/>
          <w:szCs w:val="20"/>
          <w:lang w:eastAsia="zh-CN"/>
        </w:rPr>
      </w:pPr>
    </w:p>
    <w:p w14:paraId="61BF7CC4" w14:textId="051A115A" w:rsidR="005A2CE5" w:rsidRPr="00107DFB" w:rsidDel="00B16639" w:rsidRDefault="005A2CE5">
      <w:pPr>
        <w:pStyle w:val="a1"/>
        <w:rPr>
          <w:ins w:id="1282" w:author="作者" w:date="2020-09-25T14:30:00Z"/>
          <w:del w:id="1283" w:author="作者" w:date="2020-09-25T15:22:00Z"/>
          <w:rFonts w:ascii="微软雅黑" w:eastAsia="微软雅黑" w:hAnsi="微软雅黑"/>
          <w:szCs w:val="20"/>
          <w:rPrChange w:id="1284" w:author="作者" w:date="2020-09-25T14:55:00Z">
            <w:rPr>
              <w:ins w:id="1285" w:author="作者" w:date="2020-09-25T14:30:00Z"/>
              <w:del w:id="1286" w:author="作者" w:date="2020-09-25T15:22:00Z"/>
              <w:rFonts w:ascii="等线" w:eastAsia="等线" w:hAnsi="等线"/>
              <w:sz w:val="21"/>
              <w:szCs w:val="21"/>
            </w:rPr>
          </w:rPrChange>
        </w:rPr>
        <w:pPrChange w:id="1287" w:author="作者" w:date="2020-09-25T15:22:00Z">
          <w:pPr/>
        </w:pPrChange>
      </w:pPr>
      <w:ins w:id="1288" w:author="作者" w:date="2020-09-25T14:30:00Z">
        <w:del w:id="1289" w:author="作者" w:date="2020-09-25T15:22:00Z">
          <w:r w:rsidRPr="00107DFB" w:rsidDel="00B16639">
            <w:rPr>
              <w:rFonts w:ascii="微软雅黑" w:eastAsia="微软雅黑" w:hAnsi="微软雅黑" w:hint="eastAsia"/>
              <w:szCs w:val="20"/>
              <w:rPrChange w:id="1290" w:author="作者" w:date="2020-09-25T14:55:00Z">
                <w:rPr>
                  <w:rFonts w:ascii="等线" w:eastAsia="等线" w:hAnsi="等线" w:hint="eastAsia"/>
                  <w:sz w:val="21"/>
                  <w:szCs w:val="21"/>
                </w:rPr>
              </w:rPrChange>
            </w:rPr>
            <w:delText>此功能不需要关联</w:delText>
          </w:r>
          <w:r w:rsidRPr="00107DFB" w:rsidDel="00B16639">
            <w:rPr>
              <w:rFonts w:ascii="微软雅黑" w:eastAsia="微软雅黑" w:hAnsi="微软雅黑"/>
              <w:szCs w:val="20"/>
              <w:rPrChange w:id="1291" w:author="作者" w:date="2020-09-25T14:55:00Z">
                <w:rPr>
                  <w:rFonts w:ascii="等线" w:eastAsia="等线" w:hAnsi="等线"/>
                  <w:sz w:val="21"/>
                  <w:szCs w:val="21"/>
                </w:rPr>
              </w:rPrChange>
            </w:rPr>
            <w:delText xml:space="preserve">EM </w:delText>
          </w:r>
        </w:del>
      </w:ins>
    </w:p>
    <w:p w14:paraId="0A226125" w14:textId="7D602DEA" w:rsidR="005A2CE5" w:rsidRPr="00B16639" w:rsidRDefault="006E0D1A">
      <w:pPr>
        <w:pStyle w:val="a1"/>
        <w:rPr>
          <w:ins w:id="1292" w:author="作者" w:date="2020-09-25T14:30:00Z"/>
          <w:rFonts w:ascii="微软雅黑" w:eastAsia="微软雅黑" w:hAnsi="微软雅黑"/>
          <w:szCs w:val="20"/>
          <w:lang w:eastAsia="zh-CN"/>
          <w:rPrChange w:id="1293" w:author="作者" w:date="2020-09-25T15:22:00Z">
            <w:rPr>
              <w:ins w:id="1294" w:author="作者" w:date="2020-09-25T14:30:00Z"/>
              <w:rFonts w:ascii="等线" w:eastAsia="等线" w:hAnsi="等线"/>
              <w:sz w:val="21"/>
              <w:szCs w:val="21"/>
            </w:rPr>
          </w:rPrChange>
        </w:rPr>
        <w:pPrChange w:id="1295" w:author="作者" w:date="2020-09-25T15:22:00Z">
          <w:pPr/>
        </w:pPrChange>
      </w:pPr>
      <w:ins w:id="1296" w:author="作者" w:date="2020-09-25T14:56:00Z">
        <w:r>
          <w:rPr>
            <w:rFonts w:ascii="微软雅黑" w:eastAsia="微软雅黑" w:hAnsi="微软雅黑"/>
            <w:szCs w:val="20"/>
            <w:lang w:eastAsia="zh-CN"/>
          </w:rPr>
          <w:t>4</w:t>
        </w:r>
        <w:r>
          <w:rPr>
            <w:rFonts w:ascii="微软雅黑" w:eastAsia="微软雅黑" w:hAnsi="微软雅黑" w:hint="eastAsia"/>
            <w:szCs w:val="20"/>
            <w:lang w:eastAsia="zh-CN"/>
          </w:rPr>
          <w:t>、</w:t>
        </w:r>
      </w:ins>
      <w:ins w:id="1297" w:author="作者" w:date="2020-09-25T14:30:00Z">
        <w:del w:id="1298" w:author="作者" w:date="2020-09-25T15:22:00Z">
          <w:r w:rsidR="005A2CE5" w:rsidRPr="00107DFB" w:rsidDel="00B16639">
            <w:rPr>
              <w:rFonts w:ascii="微软雅黑" w:eastAsia="微软雅黑" w:hAnsi="微软雅黑" w:hint="eastAsia"/>
              <w:szCs w:val="20"/>
              <w:lang w:eastAsia="zh-CN"/>
              <w:rPrChange w:id="1299" w:author="作者" w:date="2020-09-25T14:55:00Z">
                <w:rPr>
                  <w:rFonts w:ascii="等线" w:eastAsia="等线" w:hAnsi="等线" w:hint="eastAsia"/>
                  <w:sz w:val="21"/>
                  <w:szCs w:val="21"/>
                </w:rPr>
              </w:rPrChange>
            </w:rPr>
            <w:delText>所有的设置菜单值要存起来，如果设置值存在</w:delText>
          </w:r>
          <w:r w:rsidR="005A2CE5" w:rsidRPr="00107DFB" w:rsidDel="00B16639">
            <w:rPr>
              <w:rFonts w:ascii="微软雅黑" w:eastAsia="微软雅黑" w:hAnsi="微软雅黑"/>
              <w:szCs w:val="20"/>
              <w:lang w:eastAsia="zh-CN"/>
              <w:rPrChange w:id="1300" w:author="作者" w:date="2020-09-25T14:55:00Z">
                <w:rPr>
                  <w:rFonts w:ascii="等线" w:eastAsia="等线" w:hAnsi="等线"/>
                  <w:sz w:val="21"/>
                  <w:szCs w:val="21"/>
                </w:rPr>
              </w:rPrChange>
            </w:rPr>
            <w:delText>SOC上，IVI第一发送有效的报文信息需要4到5秒；</w:delText>
          </w:r>
        </w:del>
      </w:ins>
      <w:ins w:id="1301" w:author="作者" w:date="2020-09-25T15:22:00Z">
        <w:r w:rsidR="00B16639" w:rsidRPr="009A563F">
          <w:rPr>
            <w:rFonts w:ascii="微软雅黑" w:eastAsia="微软雅黑" w:hAnsi="微软雅黑" w:hint="eastAsia"/>
            <w:szCs w:val="20"/>
            <w:lang w:eastAsia="zh-CN"/>
          </w:rPr>
          <w:t>此功能不需要关联E</w:t>
        </w:r>
        <w:r w:rsidR="00B16639" w:rsidRPr="009A563F">
          <w:rPr>
            <w:rFonts w:ascii="微软雅黑" w:eastAsia="微软雅黑" w:hAnsi="微软雅黑"/>
            <w:szCs w:val="20"/>
            <w:lang w:eastAsia="zh-CN"/>
          </w:rPr>
          <w:t>M</w:t>
        </w:r>
      </w:ins>
      <w:bookmarkStart w:id="1302" w:name="_GoBack"/>
      <w:bookmarkEnd w:id="1302"/>
    </w:p>
    <w:p w14:paraId="63F5782B" w14:textId="32A41E2B" w:rsidR="005A2CE5" w:rsidRPr="0009600E" w:rsidDel="00235D5F" w:rsidRDefault="0009600E">
      <w:pPr>
        <w:pStyle w:val="a1"/>
        <w:rPr>
          <w:ins w:id="1303" w:author="作者" w:date="2020-09-25T14:30:00Z"/>
          <w:del w:id="1304" w:author="作者" w:date="2020-09-25T14:55:00Z"/>
          <w:rFonts w:ascii="Calibri" w:eastAsia="宋体" w:hAnsi="Calibri" w:cs="Calibri"/>
          <w:sz w:val="22"/>
          <w:szCs w:val="22"/>
          <w:rPrChange w:id="1305" w:author="作者" w:date="2020-11-30T17:42:00Z">
            <w:rPr>
              <w:ins w:id="1306" w:author="作者" w:date="2020-09-25T14:30:00Z"/>
              <w:del w:id="1307" w:author="作者" w:date="2020-09-25T14:55:00Z"/>
            </w:rPr>
          </w:rPrChange>
        </w:rPr>
        <w:pPrChange w:id="1308" w:author="Xu, Lidi" w:date="2020-09-25T14:55:00Z">
          <w:pPr/>
        </w:pPrChange>
      </w:pPr>
      <w:ins w:id="1309" w:author="作者" w:date="2020-11-30T17:42:00Z">
        <w:r>
          <w:rPr>
            <w:rFonts w:ascii="微软雅黑" w:eastAsia="微软雅黑" w:hAnsi="微软雅黑"/>
          </w:rPr>
          <w:t>5</w:t>
        </w:r>
        <w:r>
          <w:rPr>
            <w:rFonts w:ascii="微软雅黑" w:eastAsia="微软雅黑" w:hAnsi="微软雅黑" w:hint="eastAsia"/>
          </w:rPr>
          <w:t>、</w:t>
        </w:r>
        <w:r w:rsidRPr="0009600E">
          <w:rPr>
            <w:rFonts w:ascii="微软雅黑" w:eastAsia="微软雅黑" w:hAnsi="微软雅黑" w:hint="eastAsia"/>
            <w:szCs w:val="20"/>
            <w:rPrChange w:id="1310" w:author="作者" w:date="2020-11-30T17:42:00Z">
              <w:rPr>
                <w:rFonts w:hint="eastAsia"/>
                <w:sz w:val="22"/>
                <w:szCs w:val="22"/>
              </w:rPr>
            </w:rPrChange>
          </w:rPr>
          <w:t>出厂设置为静态颜色：林肯白，色号为</w:t>
        </w:r>
        <w:r w:rsidRPr="0009600E">
          <w:rPr>
            <w:rFonts w:ascii="微软雅黑" w:eastAsia="微软雅黑" w:hAnsi="微软雅黑"/>
            <w:szCs w:val="20"/>
            <w:rPrChange w:id="1311" w:author="作者" w:date="2020-11-30T17:42:00Z">
              <w:rPr>
                <w:rFonts w:ascii="Calibri" w:hAnsi="Calibri" w:cs="Calibri"/>
                <w:sz w:val="22"/>
                <w:szCs w:val="22"/>
              </w:rPr>
            </w:rPrChange>
          </w:rPr>
          <w:t>104</w:t>
        </w:r>
      </w:ins>
      <w:ins w:id="1312" w:author="作者" w:date="2020-09-25T14:56:00Z">
        <w:del w:id="1313" w:author="作者" w:date="2020-09-25T15:19:00Z">
          <w:r w:rsidR="006E0D1A" w:rsidDel="00947B9C">
            <w:rPr>
              <w:rFonts w:ascii="微软雅黑" w:eastAsia="微软雅黑" w:hAnsi="微软雅黑"/>
            </w:rPr>
            <w:delText>5</w:delText>
          </w:r>
          <w:r w:rsidR="006E0D1A" w:rsidDel="00947B9C">
            <w:rPr>
              <w:rFonts w:ascii="微软雅黑" w:eastAsia="微软雅黑" w:hAnsi="微软雅黑" w:hint="eastAsia"/>
            </w:rPr>
            <w:delText>、</w:delText>
          </w:r>
          <w:r w:rsidR="006E0D1A" w:rsidDel="00947B9C">
            <w:rPr>
              <w:rFonts w:ascii="微软雅黑" w:eastAsia="微软雅黑" w:hAnsi="微软雅黑" w:hint="eastAsia"/>
              <w:szCs w:val="20"/>
              <w:lang w:eastAsia="zh-CN"/>
            </w:rPr>
            <w:delText>以下</w:delText>
          </w:r>
        </w:del>
      </w:ins>
      <w:ins w:id="1314" w:author="作者" w:date="2020-09-25T14:54:00Z">
        <w:del w:id="1315" w:author="作者" w:date="2020-09-25T15:19:00Z">
          <w:r w:rsidR="00235D5F" w:rsidRPr="00107DFB" w:rsidDel="00947B9C">
            <w:rPr>
              <w:rFonts w:ascii="微软雅黑" w:eastAsia="微软雅黑" w:hAnsi="微软雅黑"/>
              <w:lang w:eastAsia="zh-CN"/>
              <w:rPrChange w:id="1316" w:author="作者" w:date="2020-09-25T14:55:00Z">
                <w:rPr/>
              </w:rPrChange>
            </w:rPr>
            <w:delText>6</w:delText>
          </w:r>
          <w:r w:rsidR="00235D5F" w:rsidRPr="00107DFB" w:rsidDel="00947B9C">
            <w:rPr>
              <w:rFonts w:ascii="微软雅黑" w:eastAsia="微软雅黑" w:hAnsi="微软雅黑" w:hint="eastAsia"/>
              <w:lang w:eastAsia="zh-CN"/>
              <w:rPrChange w:id="1317" w:author="作者" w:date="2020-09-25T14:55:00Z">
                <w:rPr>
                  <w:rFonts w:hint="eastAsia"/>
                </w:rPr>
              </w:rPrChange>
            </w:rPr>
            <w:delText>种模式切换时，</w:delText>
          </w:r>
          <w:r w:rsidR="00235D5F" w:rsidRPr="00107DFB" w:rsidDel="00947B9C">
            <w:rPr>
              <w:rFonts w:ascii="微软雅黑" w:eastAsia="微软雅黑" w:hAnsi="微软雅黑"/>
              <w:lang w:eastAsia="zh-CN"/>
              <w:rPrChange w:id="1318" w:author="作者" w:date="2020-09-25T14:55:00Z">
                <w:rPr/>
              </w:rPrChange>
            </w:rPr>
            <w:delText>IVI</w:delText>
          </w:r>
          <w:r w:rsidR="00235D5F" w:rsidRPr="00107DFB" w:rsidDel="00947B9C">
            <w:rPr>
              <w:rFonts w:ascii="微软雅黑" w:eastAsia="微软雅黑" w:hAnsi="微软雅黑" w:hint="eastAsia"/>
              <w:lang w:eastAsia="zh-CN"/>
              <w:rPrChange w:id="1319" w:author="作者" w:date="2020-09-25T14:55:00Z">
                <w:rPr>
                  <w:rFonts w:hint="eastAsia"/>
                </w:rPr>
              </w:rPrChange>
            </w:rPr>
            <w:delText>需要自动把切换后的模式的</w:delText>
          </w:r>
        </w:del>
      </w:ins>
      <w:ins w:id="1320" w:author="作者" w:date="2020-09-25T14:55:00Z">
        <w:del w:id="1321" w:author="作者" w:date="2020-09-25T15:19:00Z">
          <w:r w:rsidR="00235D5F" w:rsidRPr="00107DFB" w:rsidDel="00947B9C">
            <w:rPr>
              <w:rFonts w:ascii="微软雅黑" w:eastAsia="微软雅黑" w:hAnsi="微软雅黑" w:hint="eastAsia"/>
              <w:lang w:eastAsia="zh-CN"/>
              <w:rPrChange w:id="1322" w:author="作者" w:date="2020-09-25T14:55:00Z">
                <w:rPr>
                  <w:rFonts w:hint="eastAsia"/>
                </w:rPr>
              </w:rPrChange>
            </w:rPr>
            <w:delText>信号值发出去</w:delText>
          </w:r>
        </w:del>
      </w:ins>
    </w:p>
    <w:p w14:paraId="5B0FFE82" w14:textId="2D11E8CB" w:rsidR="005A2CE5" w:rsidRPr="00B83E99" w:rsidDel="00235D5F" w:rsidRDefault="005A2CE5" w:rsidP="00235D5F">
      <w:pPr>
        <w:pStyle w:val="aff9"/>
        <w:numPr>
          <w:ilvl w:val="0"/>
          <w:numId w:val="61"/>
        </w:numPr>
        <w:ind w:firstLineChars="0"/>
        <w:jc w:val="both"/>
        <w:rPr>
          <w:ins w:id="1323" w:author="作者" w:date="2020-09-25T14:30:00Z"/>
          <w:del w:id="1324" w:author="作者" w:date="2020-09-25T14:55:00Z"/>
          <w:rFonts w:ascii="Calibri" w:hAnsi="Calibri" w:cs="Calibri"/>
          <w:sz w:val="22"/>
          <w:szCs w:val="22"/>
        </w:rPr>
      </w:pPr>
      <w:ins w:id="1325" w:author="作者" w:date="2020-09-25T14:30:00Z">
        <w:del w:id="1326" w:author="作者" w:date="2020-09-25T14:55:00Z">
          <w:r w:rsidRPr="00B83E99" w:rsidDel="00235D5F">
            <w:rPr>
              <w:sz w:val="22"/>
              <w:szCs w:val="22"/>
              <w:highlight w:val="yellow"/>
            </w:rPr>
            <w:delText>Sunny</w:delText>
          </w:r>
          <w:r w:rsidRPr="00B83E99" w:rsidDel="00235D5F">
            <w:rPr>
              <w:rFonts w:hint="eastAsia"/>
              <w:sz w:val="22"/>
              <w:szCs w:val="22"/>
              <w:highlight w:val="yellow"/>
            </w:rPr>
            <w:delText>：主菜单</w:delText>
          </w:r>
          <w:r w:rsidRPr="00B83E99" w:rsidDel="00235D5F">
            <w:rPr>
              <w:rFonts w:ascii="Calibri" w:hAnsi="Calibri" w:cs="Calibri"/>
              <w:sz w:val="22"/>
              <w:szCs w:val="22"/>
              <w:highlight w:val="yellow"/>
            </w:rPr>
            <w:delText xml:space="preserve"> Customize -&gt; Dynamic, IVI </w:delText>
          </w:r>
          <w:r w:rsidRPr="00B83E99" w:rsidDel="00235D5F">
            <w:rPr>
              <w:rFonts w:hint="eastAsia"/>
              <w:sz w:val="22"/>
              <w:szCs w:val="22"/>
              <w:highlight w:val="yellow"/>
            </w:rPr>
            <w:delText>需要自动把存储显示的动态颜色的类型发出去</w:delText>
          </w:r>
        </w:del>
      </w:ins>
    </w:p>
    <w:p w14:paraId="735FA013" w14:textId="77777777" w:rsidR="00A13F5D" w:rsidRPr="00DE31B8" w:rsidRDefault="00A13F5D">
      <w:pPr>
        <w:rPr>
          <w:ins w:id="1327" w:author="作者" w:date="2020-09-14T15:34:00Z"/>
          <w:rPrChange w:id="1328" w:author="作者" w:date="2020-09-25T14:25:00Z">
            <w:rPr>
              <w:ins w:id="1329" w:author="作者" w:date="2020-09-14T15:34:00Z"/>
              <w:rFonts w:ascii="微软雅黑" w:eastAsia="微软雅黑" w:hAnsi="微软雅黑"/>
              <w:lang w:eastAsia="zh-CN"/>
            </w:rPr>
          </w:rPrChange>
        </w:rPr>
        <w:pPrChange w:id="1330" w:author="作者" w:date="2020-09-25T14:55:00Z">
          <w:pPr>
            <w:pStyle w:val="a1"/>
            <w:ind w:firstLineChars="200" w:firstLine="400"/>
          </w:pPr>
        </w:pPrChange>
      </w:pPr>
    </w:p>
    <w:p w14:paraId="6DC105EB" w14:textId="16727A6A" w:rsidR="008F1350" w:rsidRDefault="002E4C3F" w:rsidP="008F1350">
      <w:pPr>
        <w:pStyle w:val="31"/>
        <w:tabs>
          <w:tab w:val="clear" w:pos="432"/>
        </w:tabs>
        <w:rPr>
          <w:ins w:id="1331" w:author="作者" w:date="2020-09-14T15:38:00Z"/>
          <w:rFonts w:ascii="微软雅黑" w:eastAsia="微软雅黑" w:hAnsi="微软雅黑" w:cs="微软雅黑"/>
          <w:lang w:eastAsia="zh-CN"/>
        </w:rPr>
      </w:pPr>
      <w:bookmarkStart w:id="1332" w:name="_Toc51940492"/>
      <w:ins w:id="1333" w:author="作者" w:date="2020-09-25T13:12:00Z">
        <w:r>
          <w:rPr>
            <w:rFonts w:ascii="微软雅黑" w:eastAsia="微软雅黑" w:hAnsi="微软雅黑" w:cs="微软雅黑" w:hint="eastAsia"/>
            <w:lang w:eastAsia="zh-CN"/>
          </w:rPr>
          <w:lastRenderedPageBreak/>
          <w:t>模式一：</w:t>
        </w:r>
      </w:ins>
      <w:ins w:id="1334" w:author="作者" w:date="2020-09-14T15:39:00Z">
        <w:r>
          <w:rPr>
            <w:rFonts w:ascii="微软雅黑" w:eastAsia="微软雅黑" w:hAnsi="微软雅黑" w:cs="微软雅黑" w:hint="eastAsia"/>
            <w:lang w:eastAsia="zh-CN"/>
          </w:rPr>
          <w:t>静态</w:t>
        </w:r>
      </w:ins>
      <w:ins w:id="1335" w:author="作者" w:date="2020-09-14T15:38:00Z">
        <w:r>
          <w:rPr>
            <w:rFonts w:ascii="微软雅黑" w:eastAsia="微软雅黑" w:hAnsi="微软雅黑" w:cs="微软雅黑" w:hint="eastAsia"/>
            <w:lang w:eastAsia="zh-CN"/>
          </w:rPr>
          <w:t>模式</w:t>
        </w:r>
        <w:bookmarkEnd w:id="1332"/>
      </w:ins>
    </w:p>
    <w:p w14:paraId="024C9D57" w14:textId="77CCA746" w:rsidR="00A13F5D" w:rsidRDefault="00067714">
      <w:pPr>
        <w:pStyle w:val="a1"/>
        <w:rPr>
          <w:ins w:id="1336" w:author="作者" w:date="2020-09-14T15:34:00Z"/>
          <w:rFonts w:ascii="微软雅黑" w:eastAsia="微软雅黑" w:hAnsi="微软雅黑"/>
          <w:lang w:eastAsia="zh-CN"/>
        </w:rPr>
        <w:pPrChange w:id="1337" w:author="作者" w:date="2020-09-14T15:07:00Z">
          <w:pPr>
            <w:pStyle w:val="a1"/>
            <w:ind w:firstLineChars="200" w:firstLine="400"/>
          </w:pPr>
        </w:pPrChange>
      </w:pPr>
      <w:ins w:id="1338" w:author="作者" w:date="2020-09-14T15:44:00Z">
        <w:r>
          <w:rPr>
            <w:noProof/>
            <w:lang w:eastAsia="zh-CN"/>
          </w:rPr>
          <w:drawing>
            <wp:inline distT="0" distB="0" distL="0" distR="0" wp14:anchorId="013A0F03" wp14:editId="468E7D26">
              <wp:extent cx="6286500" cy="22326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2232660"/>
                      </a:xfrm>
                      <a:prstGeom prst="rect">
                        <a:avLst/>
                      </a:prstGeom>
                    </pic:spPr>
                  </pic:pic>
                </a:graphicData>
              </a:graphic>
            </wp:inline>
          </w:drawing>
        </w:r>
      </w:ins>
    </w:p>
    <w:p w14:paraId="3019E7FC" w14:textId="2946B9FE" w:rsidR="00CD39C8" w:rsidDel="00474ECE" w:rsidRDefault="00CD39C8">
      <w:pPr>
        <w:pStyle w:val="a1"/>
        <w:rPr>
          <w:ins w:id="1339" w:author="作者" w:date="2020-09-25T11:39:00Z"/>
          <w:del w:id="1340" w:author="作者" w:date="2020-10-22T17:59:00Z"/>
          <w:rFonts w:asciiTheme="minorEastAsia" w:eastAsiaTheme="minorEastAsia" w:hAnsiTheme="minorEastAsia" w:cs="Calibri"/>
          <w:sz w:val="22"/>
          <w:szCs w:val="22"/>
          <w:lang w:eastAsia="zh-CN"/>
        </w:rPr>
        <w:pPrChange w:id="1341" w:author="作者" w:date="2020-09-14T15:07:00Z">
          <w:pPr>
            <w:pStyle w:val="a1"/>
            <w:ind w:firstLineChars="200" w:firstLine="440"/>
          </w:pPr>
        </w:pPrChange>
      </w:pPr>
      <w:ins w:id="1342" w:author="作者" w:date="2020-09-25T11:39:00Z">
        <w:del w:id="1343" w:author="作者" w:date="2020-10-22T17:59:00Z">
          <w:r w:rsidRPr="00CD39C8" w:rsidDel="00474ECE">
            <w:rPr>
              <w:rFonts w:asciiTheme="minorEastAsia" w:eastAsiaTheme="minorEastAsia" w:hAnsiTheme="minorEastAsia" w:cs="Calibri" w:hint="eastAsia"/>
              <w:sz w:val="22"/>
              <w:szCs w:val="22"/>
              <w:highlight w:val="yellow"/>
              <w:rPrChange w:id="1344" w:author="作者" w:date="2020-09-25T11:39:00Z">
                <w:rPr>
                  <w:rFonts w:asciiTheme="minorEastAsia" w:eastAsiaTheme="minorEastAsia" w:hAnsiTheme="minorEastAsia" w:cs="Calibri" w:hint="eastAsia"/>
                  <w:sz w:val="22"/>
                  <w:szCs w:val="22"/>
                </w:rPr>
              </w:rPrChange>
            </w:rPr>
            <w:delText>上图色环</w:delText>
          </w:r>
        </w:del>
      </w:ins>
      <w:ins w:id="1345" w:author="作者" w:date="2020-09-25T11:41:00Z">
        <w:del w:id="1346" w:author="作者" w:date="2020-10-22T17:59:00Z">
          <w:r w:rsidR="00792560" w:rsidDel="00474ECE">
            <w:rPr>
              <w:rFonts w:asciiTheme="minorEastAsia" w:eastAsiaTheme="minorEastAsia" w:hAnsiTheme="minorEastAsia" w:cs="Calibri" w:hint="eastAsia"/>
              <w:sz w:val="22"/>
              <w:szCs w:val="22"/>
              <w:highlight w:val="yellow"/>
              <w:lang w:eastAsia="zh-CN"/>
            </w:rPr>
            <w:delText>增加白色</w:delText>
          </w:r>
        </w:del>
      </w:ins>
      <w:ins w:id="1347" w:author="作者" w:date="2020-09-25T11:39:00Z">
        <w:del w:id="1348" w:author="作者" w:date="2020-10-22T17:59:00Z">
          <w:r w:rsidRPr="00CD39C8" w:rsidDel="00474ECE">
            <w:rPr>
              <w:rFonts w:asciiTheme="minorEastAsia" w:eastAsiaTheme="minorEastAsia" w:hAnsiTheme="minorEastAsia" w:cs="Calibri" w:hint="eastAsia"/>
              <w:sz w:val="22"/>
              <w:szCs w:val="22"/>
              <w:highlight w:val="yellow"/>
              <w:rPrChange w:id="1349" w:author="作者" w:date="2020-09-25T11:39:00Z">
                <w:rPr>
                  <w:rFonts w:asciiTheme="minorEastAsia" w:eastAsiaTheme="minorEastAsia" w:hAnsiTheme="minorEastAsia" w:cs="Calibri" w:hint="eastAsia"/>
                  <w:sz w:val="22"/>
                  <w:szCs w:val="22"/>
                </w:rPr>
              </w:rPrChange>
            </w:rPr>
            <w:delText>需要和</w:delText>
          </w:r>
          <w:r w:rsidRPr="00CD39C8" w:rsidDel="00474ECE">
            <w:rPr>
              <w:rFonts w:asciiTheme="minorEastAsia" w:eastAsiaTheme="minorEastAsia" w:hAnsiTheme="minorEastAsia" w:cs="Calibri"/>
              <w:sz w:val="22"/>
              <w:szCs w:val="22"/>
              <w:highlight w:val="yellow"/>
              <w:rPrChange w:id="1350" w:author="作者" w:date="2020-09-25T11:39:00Z">
                <w:rPr>
                  <w:rFonts w:asciiTheme="minorEastAsia" w:eastAsiaTheme="minorEastAsia" w:hAnsiTheme="minorEastAsia" w:cs="Calibri"/>
                  <w:sz w:val="22"/>
                  <w:szCs w:val="22"/>
                </w:rPr>
              </w:rPrChange>
            </w:rPr>
            <w:delText>HMI</w:delText>
          </w:r>
          <w:r w:rsidRPr="00CD39C8" w:rsidDel="00474ECE">
            <w:rPr>
              <w:rFonts w:asciiTheme="minorEastAsia" w:eastAsiaTheme="minorEastAsia" w:hAnsiTheme="minorEastAsia" w:cs="Calibri" w:hint="eastAsia"/>
              <w:sz w:val="22"/>
              <w:szCs w:val="22"/>
              <w:highlight w:val="yellow"/>
              <w:rPrChange w:id="1351" w:author="作者" w:date="2020-09-25T11:39:00Z">
                <w:rPr>
                  <w:rFonts w:asciiTheme="minorEastAsia" w:eastAsiaTheme="minorEastAsia" w:hAnsiTheme="minorEastAsia" w:cs="Calibri" w:hint="eastAsia"/>
                  <w:sz w:val="22"/>
                  <w:szCs w:val="22"/>
                </w:rPr>
              </w:rPrChange>
            </w:rPr>
            <w:delText>确认</w:delText>
          </w:r>
          <w:r w:rsidRPr="00CD39C8" w:rsidDel="00474ECE">
            <w:rPr>
              <w:rFonts w:asciiTheme="minorEastAsia" w:eastAsiaTheme="minorEastAsia" w:hAnsiTheme="minorEastAsia" w:cs="Calibri"/>
              <w:sz w:val="22"/>
              <w:szCs w:val="22"/>
              <w:highlight w:val="yellow"/>
              <w:rPrChange w:id="1352" w:author="作者" w:date="2020-09-25T11:39:00Z">
                <w:rPr>
                  <w:rFonts w:asciiTheme="minorEastAsia" w:eastAsiaTheme="minorEastAsia" w:hAnsiTheme="minorEastAsia" w:cs="Calibri"/>
                  <w:sz w:val="22"/>
                  <w:szCs w:val="22"/>
                </w:rPr>
              </w:rPrChange>
            </w:rPr>
            <w:delText>---huangruihao</w:delText>
          </w:r>
        </w:del>
      </w:ins>
    </w:p>
    <w:p w14:paraId="5BCE9B95" w14:textId="4895A64E" w:rsidR="00960541" w:rsidDel="00FE58B0" w:rsidRDefault="000D3FF9">
      <w:pPr>
        <w:pStyle w:val="a1"/>
        <w:rPr>
          <w:ins w:id="1353" w:author="作者" w:date="2020-09-14T16:30:00Z"/>
          <w:del w:id="1354" w:author="作者" w:date="2020-09-14T17:06:00Z"/>
          <w:rFonts w:ascii="Calibri" w:hAnsi="Calibri" w:cs="Calibri"/>
          <w:sz w:val="22"/>
          <w:szCs w:val="22"/>
          <w:lang w:eastAsia="zh-CN"/>
        </w:rPr>
        <w:pPrChange w:id="1355" w:author="作者" w:date="2020-09-14T15:07:00Z">
          <w:pPr>
            <w:pStyle w:val="a1"/>
            <w:ind w:firstLineChars="200" w:firstLine="440"/>
          </w:pPr>
        </w:pPrChange>
      </w:pPr>
      <w:ins w:id="1356" w:author="作者" w:date="2020-09-14T16:34:00Z">
        <w:del w:id="1357" w:author="作者" w:date="2020-09-14T17:06:00Z">
          <w:r w:rsidDel="00FE58B0">
            <w:rPr>
              <w:rFonts w:asciiTheme="minorEastAsia" w:eastAsiaTheme="minorEastAsia" w:hAnsiTheme="minorEastAsia" w:cs="Calibri" w:hint="eastAsia"/>
              <w:sz w:val="22"/>
              <w:szCs w:val="22"/>
              <w:lang w:eastAsia="zh-CN"/>
            </w:rPr>
            <w:delText>模式</w:delText>
          </w:r>
        </w:del>
      </w:ins>
      <w:ins w:id="1358" w:author="作者" w:date="2020-09-14T16:30:00Z">
        <w:del w:id="1359" w:author="作者" w:date="2020-09-14T17:06:00Z">
          <w:r w:rsidR="00765849" w:rsidRPr="00765849" w:rsidDel="00FE58B0">
            <w:rPr>
              <w:rFonts w:ascii="Calibri" w:hAnsi="Calibri" w:cs="Calibri"/>
              <w:sz w:val="22"/>
              <w:szCs w:val="22"/>
              <w:lang w:eastAsia="zh-CN"/>
            </w:rPr>
            <w:delText>AmbL_Color_Mode</w:delText>
          </w:r>
          <w:r w:rsidR="00765849" w:rsidDel="00FE58B0">
            <w:rPr>
              <w:rFonts w:ascii="Calibri" w:hAnsi="Calibri" w:cs="Calibri"/>
              <w:sz w:val="22"/>
              <w:szCs w:val="22"/>
              <w:lang w:eastAsia="zh-CN"/>
            </w:rPr>
            <w:delText xml:space="preserve"> </w:delText>
          </w:r>
          <w:r w:rsidR="00765849" w:rsidDel="00FE58B0">
            <w:rPr>
              <w:rFonts w:asciiTheme="minorEastAsia" w:eastAsiaTheme="minorEastAsia" w:hAnsiTheme="minorEastAsia" w:cs="Calibri" w:hint="eastAsia"/>
              <w:sz w:val="22"/>
              <w:szCs w:val="22"/>
              <w:lang w:eastAsia="zh-CN"/>
            </w:rPr>
            <w:delText>=</w:delText>
          </w:r>
          <w:r w:rsidR="00765849" w:rsidDel="00FE58B0">
            <w:rPr>
              <w:rFonts w:ascii="Calibri" w:hAnsi="Calibri" w:cs="Calibri"/>
              <w:sz w:val="22"/>
              <w:szCs w:val="22"/>
              <w:lang w:eastAsia="zh-CN"/>
            </w:rPr>
            <w:delText xml:space="preserve"> </w:delText>
          </w:r>
          <w:r w:rsidR="00765849" w:rsidRPr="00765849" w:rsidDel="00FE58B0">
            <w:rPr>
              <w:rFonts w:ascii="Calibri" w:hAnsi="Calibri" w:cs="Calibri"/>
              <w:sz w:val="22"/>
              <w:szCs w:val="22"/>
              <w:lang w:eastAsia="zh-CN"/>
            </w:rPr>
            <w:delText>Static</w:delText>
          </w:r>
        </w:del>
      </w:ins>
      <w:moveToRangeStart w:id="1360" w:author="作者" w:date="2020-09-14T16:14:00Z" w:name="move50992513"/>
      <w:ins w:id="1361" w:author="作者" w:date="2020-09-14T16:14:00Z">
        <w:del w:id="1362" w:author="作者" w:date="2020-09-14T17:06:00Z">
          <w:r w:rsidR="00765849" w:rsidDel="00FE58B0">
            <w:rPr>
              <w:rFonts w:ascii="Calibri" w:hAnsi="Calibri" w:cs="Calibri"/>
              <w:sz w:val="22"/>
              <w:szCs w:val="22"/>
              <w:lang w:eastAsia="zh-CN"/>
            </w:rPr>
            <w:delText xml:space="preserve">   6.    </w:delText>
          </w:r>
        </w:del>
      </w:ins>
    </w:p>
    <w:p w14:paraId="6C7DCFD2" w14:textId="4F9E57CB" w:rsidR="00A13F5D" w:rsidDel="00162446" w:rsidRDefault="00765849">
      <w:pPr>
        <w:pStyle w:val="a1"/>
        <w:rPr>
          <w:ins w:id="1363" w:author="作者" w:date="2020-09-14T17:06:00Z"/>
          <w:del w:id="1364" w:author="作者" w:date="2020-09-16T15:51:00Z"/>
          <w:rFonts w:ascii="微软雅黑" w:eastAsia="微软雅黑" w:hAnsi="微软雅黑"/>
          <w:sz w:val="22"/>
          <w:szCs w:val="22"/>
          <w:lang w:eastAsia="zh-CN"/>
        </w:rPr>
        <w:pPrChange w:id="1365" w:author="作者" w:date="2020-09-14T15:07:00Z">
          <w:pPr>
            <w:pStyle w:val="a1"/>
            <w:ind w:firstLineChars="200" w:firstLine="440"/>
          </w:pPr>
        </w:pPrChange>
      </w:pPr>
      <w:ins w:id="1366" w:author="作者" w:date="2020-09-14T16:14:00Z">
        <w:del w:id="1367" w:author="作者" w:date="2020-09-16T15:51:00Z">
          <w:r w:rsidDel="00162446">
            <w:rPr>
              <w:rFonts w:ascii="微软雅黑" w:eastAsia="微软雅黑" w:hAnsi="微软雅黑" w:hint="eastAsia"/>
              <w:sz w:val="22"/>
              <w:szCs w:val="22"/>
              <w:lang w:eastAsia="zh-CN"/>
            </w:rPr>
            <w:delText>静态模式中的</w:delText>
          </w:r>
          <w:r w:rsidDel="00162446">
            <w:rPr>
              <w:rFonts w:ascii="Calibri" w:hAnsi="Calibri" w:cs="Calibri"/>
              <w:sz w:val="22"/>
              <w:szCs w:val="22"/>
              <w:lang w:eastAsia="zh-CN"/>
            </w:rPr>
            <w:delText>---</w:delText>
          </w:r>
          <w:r w:rsidDel="00162446">
            <w:rPr>
              <w:rFonts w:ascii="微软雅黑" w:eastAsia="微软雅黑" w:hAnsi="微软雅黑" w:hint="eastAsia"/>
              <w:sz w:val="22"/>
              <w:szCs w:val="22"/>
              <w:lang w:eastAsia="zh-CN"/>
            </w:rPr>
            <w:delText>颜色环设置，属于静态颜色设置，对应</w:delText>
          </w:r>
          <w:r w:rsidDel="00162446">
            <w:rPr>
              <w:rFonts w:ascii="Calibri" w:hAnsi="Calibri" w:cs="Calibri"/>
              <w:sz w:val="22"/>
              <w:szCs w:val="22"/>
              <w:lang w:eastAsia="zh-CN"/>
            </w:rPr>
            <w:delText>Ambl_Sta</w:delText>
          </w:r>
        </w:del>
      </w:ins>
      <w:ins w:id="1368" w:author="作者" w:date="2020-09-14T16:22:00Z">
        <w:del w:id="1369" w:author="作者" w:date="2020-09-16T15:51:00Z">
          <w:r w:rsidRPr="00F275B2" w:rsidDel="00162446">
            <w:rPr>
              <w:rFonts w:ascii="Calibri" w:hAnsi="Calibri" w:cs="Calibri"/>
              <w:sz w:val="22"/>
              <w:szCs w:val="22"/>
              <w:lang w:eastAsia="zh-CN"/>
              <w:rPrChange w:id="1370" w:author="作者" w:date="2020-09-14T16:22:00Z">
                <w:rPr>
                  <w:rFonts w:asciiTheme="minorEastAsia" w:eastAsiaTheme="minorEastAsia" w:hAnsiTheme="minorEastAsia" w:cs="Calibri"/>
                  <w:sz w:val="22"/>
                  <w:szCs w:val="22"/>
                </w:rPr>
              </w:rPrChange>
            </w:rPr>
            <w:delText>t</w:delText>
          </w:r>
        </w:del>
      </w:ins>
      <w:ins w:id="1371" w:author="作者" w:date="2020-09-14T16:14:00Z">
        <w:del w:id="1372" w:author="作者" w:date="2020-09-16T15:51:00Z">
          <w:r w:rsidDel="00162446">
            <w:rPr>
              <w:rFonts w:ascii="Calibri" w:hAnsi="Calibri" w:cs="Calibri"/>
              <w:sz w:val="22"/>
              <w:szCs w:val="22"/>
              <w:lang w:eastAsia="zh-CN"/>
            </w:rPr>
            <w:delText>ic_ColorValue_Set</w:delText>
          </w:r>
          <w:r w:rsidDel="00162446">
            <w:rPr>
              <w:rFonts w:ascii="微软雅黑" w:eastAsia="微软雅黑" w:hAnsi="微软雅黑" w:hint="eastAsia"/>
              <w:sz w:val="22"/>
              <w:szCs w:val="22"/>
              <w:lang w:eastAsia="zh-CN"/>
            </w:rPr>
            <w:delText>；</w:delText>
          </w:r>
        </w:del>
      </w:ins>
      <w:moveToRangeEnd w:id="1360"/>
    </w:p>
    <w:p w14:paraId="6CC96040" w14:textId="4827BB20" w:rsidR="00FE58B0" w:rsidDel="00162446" w:rsidRDefault="00FE58B0">
      <w:pPr>
        <w:pStyle w:val="a1"/>
        <w:rPr>
          <w:ins w:id="1373" w:author="作者" w:date="2020-09-14T17:06:00Z"/>
          <w:del w:id="1374" w:author="作者" w:date="2020-09-16T15:51:00Z"/>
          <w:rFonts w:ascii="微软雅黑" w:eastAsia="微软雅黑" w:hAnsi="微软雅黑"/>
          <w:sz w:val="22"/>
          <w:szCs w:val="22"/>
          <w:lang w:eastAsia="zh-CN"/>
        </w:rPr>
        <w:pPrChange w:id="1375" w:author="作者" w:date="2020-09-14T15:07:00Z">
          <w:pPr>
            <w:pStyle w:val="a1"/>
            <w:ind w:firstLineChars="200" w:firstLine="440"/>
          </w:pPr>
        </w:pPrChange>
      </w:pPr>
    </w:p>
    <w:p w14:paraId="0BB40918" w14:textId="49589F7D" w:rsidR="00FE58B0" w:rsidDel="00162446" w:rsidRDefault="00DA16C8">
      <w:pPr>
        <w:pStyle w:val="a1"/>
        <w:rPr>
          <w:ins w:id="1376" w:author="作者" w:date="2020-09-16T15:46:00Z"/>
          <w:del w:id="1377" w:author="作者" w:date="2020-09-16T15:50:00Z"/>
          <w:rFonts w:ascii="微软雅黑" w:eastAsia="微软雅黑" w:hAnsi="微软雅黑"/>
          <w:sz w:val="22"/>
          <w:szCs w:val="22"/>
          <w:lang w:eastAsia="zh-CN"/>
        </w:rPr>
        <w:pPrChange w:id="1378" w:author="作者" w:date="2020-09-14T15:07:00Z">
          <w:pPr>
            <w:pStyle w:val="a1"/>
            <w:ind w:firstLineChars="200" w:firstLine="440"/>
          </w:pPr>
        </w:pPrChange>
      </w:pPr>
      <w:ins w:id="1379" w:author="作者" w:date="2020-09-14T17:27:00Z">
        <w:del w:id="1380" w:author="作者" w:date="2020-09-16T15:50:00Z">
          <w:r w:rsidDel="00162446">
            <w:rPr>
              <w:rFonts w:ascii="微软雅黑" w:eastAsia="微软雅黑" w:hAnsi="微软雅黑" w:hint="eastAsia"/>
              <w:sz w:val="22"/>
              <w:szCs w:val="22"/>
              <w:lang w:eastAsia="zh-CN"/>
            </w:rPr>
            <w:delText>可以</w:delText>
          </w:r>
        </w:del>
      </w:ins>
      <w:ins w:id="1381" w:author="作者" w:date="2020-09-14T17:06:00Z">
        <w:del w:id="1382" w:author="作者" w:date="2020-09-16T15:50:00Z">
          <w:r w:rsidR="00FE58B0" w:rsidDel="00162446">
            <w:rPr>
              <w:rFonts w:ascii="微软雅黑" w:eastAsia="微软雅黑" w:hAnsi="微软雅黑" w:hint="eastAsia"/>
              <w:sz w:val="22"/>
              <w:szCs w:val="22"/>
              <w:lang w:eastAsia="zh-CN"/>
            </w:rPr>
            <w:delText>不同区域的颜色和亮度设置，在哪里控制</w:delText>
          </w:r>
        </w:del>
      </w:ins>
      <w:ins w:id="1383" w:author="作者" w:date="2020-09-14T17:27:00Z">
        <w:del w:id="1384" w:author="作者" w:date="2020-09-16T15:50:00Z">
          <w:r w:rsidDel="00162446">
            <w:rPr>
              <w:rFonts w:ascii="微软雅黑" w:eastAsia="微软雅黑" w:hAnsi="微软雅黑" w:hint="eastAsia"/>
              <w:sz w:val="22"/>
              <w:szCs w:val="22"/>
              <w:lang w:eastAsia="zh-CN"/>
            </w:rPr>
            <w:delText>颜色</w:delText>
          </w:r>
        </w:del>
      </w:ins>
      <w:ins w:id="1385" w:author="作者" w:date="2020-09-14T17:06:00Z">
        <w:del w:id="1386" w:author="作者" w:date="2020-09-16T15:50:00Z">
          <w:r w:rsidR="00FE58B0" w:rsidDel="00162446">
            <w:rPr>
              <w:rFonts w:ascii="微软雅黑" w:eastAsia="微软雅黑" w:hAnsi="微软雅黑" w:hint="eastAsia"/>
              <w:sz w:val="22"/>
              <w:szCs w:val="22"/>
              <w:lang w:eastAsia="zh-CN"/>
            </w:rPr>
            <w:delText>？</w:delText>
          </w:r>
        </w:del>
      </w:ins>
      <w:ins w:id="1387" w:author="作者" w:date="2020-09-14T17:27:00Z">
        <w:del w:id="1388" w:author="作者" w:date="2020-09-16T15:50:00Z">
          <w:r w:rsidDel="00162446">
            <w:rPr>
              <w:rFonts w:ascii="微软雅黑" w:eastAsia="微软雅黑" w:hAnsi="微软雅黑" w:hint="eastAsia"/>
              <w:sz w:val="22"/>
              <w:szCs w:val="22"/>
              <w:lang w:eastAsia="zh-CN"/>
            </w:rPr>
            <w:delText>，亮度呢，对应哪个can信号？</w:delText>
          </w:r>
        </w:del>
      </w:ins>
    </w:p>
    <w:p w14:paraId="46BD7085" w14:textId="3BE4D961" w:rsidR="003A6340" w:rsidDel="00162446" w:rsidRDefault="003A6340">
      <w:pPr>
        <w:pStyle w:val="a1"/>
        <w:rPr>
          <w:ins w:id="1389" w:author="作者" w:date="2020-09-16T15:46:00Z"/>
          <w:del w:id="1390" w:author="作者" w:date="2020-09-16T15:51:00Z"/>
          <w:rFonts w:ascii="微软雅黑" w:eastAsia="微软雅黑" w:hAnsi="微软雅黑"/>
          <w:sz w:val="22"/>
          <w:szCs w:val="22"/>
          <w:lang w:eastAsia="zh-CN"/>
        </w:rPr>
        <w:pPrChange w:id="1391" w:author="作者" w:date="2020-09-14T15:07:00Z">
          <w:pPr>
            <w:pStyle w:val="a1"/>
            <w:ind w:firstLineChars="200" w:firstLine="440"/>
          </w:pPr>
        </w:pPrChange>
      </w:pPr>
    </w:p>
    <w:p w14:paraId="4D133DB3" w14:textId="7D0BCA27" w:rsidR="003A6340" w:rsidRDefault="003A6340">
      <w:pPr>
        <w:pStyle w:val="a1"/>
        <w:rPr>
          <w:ins w:id="1392" w:author="作者" w:date="2020-09-16T15:48:00Z"/>
          <w:rFonts w:ascii="微软雅黑" w:eastAsia="微软雅黑" w:hAnsi="微软雅黑"/>
          <w:sz w:val="22"/>
          <w:szCs w:val="22"/>
          <w:lang w:eastAsia="zh-CN"/>
        </w:rPr>
        <w:pPrChange w:id="1393" w:author="作者" w:date="2020-09-14T15:07:00Z">
          <w:pPr>
            <w:pStyle w:val="a1"/>
            <w:ind w:firstLineChars="200" w:firstLine="440"/>
          </w:pPr>
        </w:pPrChange>
      </w:pPr>
    </w:p>
    <w:tbl>
      <w:tblPr>
        <w:tblW w:w="9356" w:type="dxa"/>
        <w:tblInd w:w="108" w:type="dxa"/>
        <w:tblLook w:val="04A0" w:firstRow="1" w:lastRow="0" w:firstColumn="1" w:lastColumn="0" w:noHBand="0" w:noVBand="1"/>
        <w:tblPrChange w:id="1394" w:author="作者" w:date="2020-09-25T10:51:00Z">
          <w:tblPr>
            <w:tblW w:w="10140" w:type="dxa"/>
            <w:tblInd w:w="108" w:type="dxa"/>
            <w:tblLook w:val="04A0" w:firstRow="1" w:lastRow="0" w:firstColumn="1" w:lastColumn="0" w:noHBand="0" w:noVBand="1"/>
          </w:tblPr>
        </w:tblPrChange>
      </w:tblPr>
      <w:tblGrid>
        <w:gridCol w:w="3076"/>
        <w:gridCol w:w="2500"/>
        <w:gridCol w:w="2220"/>
        <w:gridCol w:w="1560"/>
        <w:tblGridChange w:id="1395">
          <w:tblGrid>
            <w:gridCol w:w="3076"/>
            <w:gridCol w:w="2500"/>
            <w:gridCol w:w="2220"/>
            <w:gridCol w:w="1300"/>
          </w:tblGrid>
        </w:tblGridChange>
      </w:tblGrid>
      <w:tr w:rsidR="00C27441" w:rsidRPr="00C27441" w14:paraId="26D511F0" w14:textId="77777777" w:rsidTr="006C7396">
        <w:trPr>
          <w:trHeight w:val="285"/>
          <w:ins w:id="1396" w:author="作者" w:date="2020-09-16T15:48:00Z"/>
          <w:trPrChange w:id="1397" w:author="作者" w:date="2020-09-25T10:51:00Z">
            <w:trPr>
              <w:trHeight w:val="285"/>
            </w:trPr>
          </w:trPrChange>
        </w:trPr>
        <w:tc>
          <w:tcPr>
            <w:tcW w:w="3076"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1398" w:author="作者" w:date="2020-09-25T10:51:00Z">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4FE3587C" w14:textId="77777777" w:rsidR="00C27441" w:rsidRPr="00C27441" w:rsidRDefault="00C27441" w:rsidP="00C27441">
            <w:pPr>
              <w:rPr>
                <w:ins w:id="1399" w:author="作者" w:date="2020-09-16T15:48:00Z"/>
                <w:rFonts w:ascii="宋体" w:hAnsi="宋体" w:cs="Tahoma"/>
                <w:color w:val="000000"/>
                <w:sz w:val="22"/>
                <w:szCs w:val="22"/>
              </w:rPr>
            </w:pPr>
            <w:ins w:id="1400" w:author="作者" w:date="2020-09-16T15:48:00Z">
              <w:r w:rsidRPr="00C27441">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Change w:id="1401" w:author="作者" w:date="2020-09-25T10:51:00Z">
              <w:tcPr>
                <w:tcW w:w="25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5FC67DD0" w14:textId="77777777" w:rsidR="00C27441" w:rsidRPr="00C27441" w:rsidRDefault="00C27441" w:rsidP="00C27441">
            <w:pPr>
              <w:rPr>
                <w:ins w:id="1402" w:author="作者" w:date="2020-09-16T15:48:00Z"/>
                <w:rFonts w:ascii="宋体" w:hAnsi="宋体" w:cs="Tahoma"/>
                <w:color w:val="000000"/>
                <w:sz w:val="22"/>
                <w:szCs w:val="22"/>
              </w:rPr>
            </w:pPr>
            <w:ins w:id="1403" w:author="作者" w:date="2020-09-16T15:48:00Z">
              <w:r w:rsidRPr="00C27441">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Change w:id="1404" w:author="作者" w:date="2020-09-25T10:51:00Z">
              <w:tcPr>
                <w:tcW w:w="222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5CD57C90" w14:textId="77777777" w:rsidR="00C27441" w:rsidRPr="00C27441" w:rsidRDefault="00C27441" w:rsidP="00C27441">
            <w:pPr>
              <w:rPr>
                <w:ins w:id="1405" w:author="作者" w:date="2020-09-16T15:48:00Z"/>
                <w:rFonts w:ascii="宋体" w:hAnsi="宋体" w:cs="Tahoma"/>
                <w:color w:val="000000"/>
                <w:sz w:val="22"/>
                <w:szCs w:val="22"/>
              </w:rPr>
            </w:pPr>
            <w:ins w:id="1406" w:author="作者" w:date="2020-09-16T15:48:00Z">
              <w:r w:rsidRPr="00C27441">
                <w:rPr>
                  <w:rFonts w:ascii="宋体" w:hAnsi="宋体" w:cs="Tahoma" w:hint="eastAsia"/>
                  <w:color w:val="000000"/>
                  <w:sz w:val="22"/>
                  <w:szCs w:val="22"/>
                </w:rPr>
                <w:t>信号值</w:t>
              </w:r>
            </w:ins>
          </w:p>
        </w:tc>
        <w:tc>
          <w:tcPr>
            <w:tcW w:w="1560" w:type="dxa"/>
            <w:tcBorders>
              <w:top w:val="single" w:sz="4" w:space="0" w:color="auto"/>
              <w:left w:val="nil"/>
              <w:bottom w:val="single" w:sz="4" w:space="0" w:color="auto"/>
              <w:right w:val="single" w:sz="4" w:space="0" w:color="auto"/>
            </w:tcBorders>
            <w:shd w:val="clear" w:color="000000" w:fill="FFC000"/>
            <w:noWrap/>
            <w:vAlign w:val="bottom"/>
            <w:hideMark/>
            <w:tcPrChange w:id="1407" w:author="作者" w:date="2020-09-25T10:51:00Z">
              <w:tcPr>
                <w:tcW w:w="13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17BF7415" w14:textId="435C0379" w:rsidR="00C27441" w:rsidRPr="00C27441" w:rsidRDefault="00C27441" w:rsidP="00C27441">
            <w:pPr>
              <w:rPr>
                <w:ins w:id="1408" w:author="作者" w:date="2020-09-16T15:48:00Z"/>
                <w:rFonts w:ascii="宋体" w:hAnsi="宋体" w:cs="Tahoma"/>
                <w:color w:val="000000"/>
                <w:sz w:val="22"/>
                <w:szCs w:val="22"/>
              </w:rPr>
            </w:pPr>
            <w:ins w:id="1409" w:author="作者" w:date="2020-09-16T15:48:00Z">
              <w:r w:rsidRPr="00C27441">
                <w:rPr>
                  <w:rFonts w:ascii="宋体" w:hAnsi="宋体" w:cs="Tahoma" w:hint="eastAsia"/>
                  <w:color w:val="000000"/>
                  <w:sz w:val="22"/>
                  <w:szCs w:val="22"/>
                </w:rPr>
                <w:t>静态</w:t>
              </w:r>
            </w:ins>
            <w:ins w:id="1410" w:author="作者" w:date="2020-09-16T15:50:00Z">
              <w:r>
                <w:rPr>
                  <w:rFonts w:ascii="宋体" w:hAnsi="宋体" w:cs="Tahoma" w:hint="eastAsia"/>
                  <w:color w:val="000000"/>
                  <w:sz w:val="22"/>
                  <w:szCs w:val="22"/>
                </w:rPr>
                <w:t>模式</w:t>
              </w:r>
            </w:ins>
            <w:ins w:id="1411" w:author="作者" w:date="2020-09-25T10:50:00Z">
              <w:r w:rsidR="006C7396">
                <w:rPr>
                  <w:rFonts w:ascii="宋体" w:hAnsi="宋体" w:cs="Tahoma" w:hint="eastAsia"/>
                  <w:color w:val="000000"/>
                  <w:sz w:val="22"/>
                  <w:szCs w:val="22"/>
                </w:rPr>
                <w:t>设值</w:t>
              </w:r>
            </w:ins>
          </w:p>
        </w:tc>
      </w:tr>
      <w:tr w:rsidR="00C27441" w:rsidRPr="00C27441" w14:paraId="2FD83AC5" w14:textId="77777777" w:rsidTr="006C7396">
        <w:trPr>
          <w:trHeight w:val="825"/>
          <w:ins w:id="1412" w:author="作者" w:date="2020-09-16T15:48:00Z"/>
          <w:trPrChange w:id="1413" w:author="作者" w:date="2020-09-25T10:51:00Z">
            <w:trPr>
              <w:trHeight w:val="82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414"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71DE287" w14:textId="77777777" w:rsidR="00C27441" w:rsidRPr="00C27441" w:rsidRDefault="00C27441" w:rsidP="00C27441">
            <w:pPr>
              <w:rPr>
                <w:ins w:id="1415" w:author="作者" w:date="2020-09-16T15:48:00Z"/>
                <w:rFonts w:ascii="宋体" w:hAnsi="宋体" w:cs="Tahoma"/>
                <w:color w:val="000000"/>
                <w:sz w:val="22"/>
                <w:szCs w:val="22"/>
              </w:rPr>
            </w:pPr>
            <w:ins w:id="1416" w:author="作者" w:date="2020-09-16T15:48:00Z">
              <w:r w:rsidRPr="00C27441">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Change w:id="1417"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308833AE" w14:textId="77777777" w:rsidR="00C27441" w:rsidRPr="00C27441" w:rsidRDefault="00C27441" w:rsidP="00C27441">
            <w:pPr>
              <w:rPr>
                <w:ins w:id="1418" w:author="作者" w:date="2020-09-16T15:48:00Z"/>
                <w:rFonts w:ascii="宋体" w:hAnsi="宋体" w:cs="Tahoma"/>
                <w:color w:val="000000"/>
                <w:sz w:val="22"/>
                <w:szCs w:val="22"/>
              </w:rPr>
            </w:pPr>
            <w:ins w:id="1419" w:author="作者" w:date="2020-09-16T15:48:00Z">
              <w:r w:rsidRPr="00C27441">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Change w:id="1420"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74335D7E" w14:textId="77777777" w:rsidR="00C27441" w:rsidRPr="00C27441" w:rsidRDefault="00C27441" w:rsidP="00C27441">
            <w:pPr>
              <w:rPr>
                <w:ins w:id="1421" w:author="作者" w:date="2020-09-16T15:48:00Z"/>
                <w:rFonts w:ascii="宋体" w:hAnsi="宋体" w:cs="Tahoma"/>
                <w:color w:val="000000"/>
                <w:sz w:val="22"/>
                <w:szCs w:val="22"/>
              </w:rPr>
            </w:pPr>
            <w:ins w:id="1422" w:author="作者" w:date="2020-09-16T15:48:00Z">
              <w:r w:rsidRPr="00C27441">
                <w:rPr>
                  <w:rFonts w:ascii="宋体" w:hAnsi="宋体" w:cs="Tahoma" w:hint="eastAsia"/>
                  <w:color w:val="000000"/>
                  <w:sz w:val="22"/>
                  <w:szCs w:val="22"/>
                </w:rPr>
                <w:t>0x0:invalid</w:t>
              </w:r>
              <w:r w:rsidRPr="00C27441">
                <w:rPr>
                  <w:rFonts w:ascii="宋体" w:hAnsi="宋体" w:cs="Tahoma" w:hint="eastAsia"/>
                  <w:color w:val="000000"/>
                  <w:sz w:val="22"/>
                  <w:szCs w:val="22"/>
                </w:rPr>
                <w:br/>
                <w:t>0x1:close</w:t>
              </w:r>
              <w:r w:rsidRPr="00C27441">
                <w:rPr>
                  <w:rFonts w:ascii="宋体" w:hAnsi="宋体" w:cs="Tahoma" w:hint="eastAsia"/>
                  <w:color w:val="000000"/>
                  <w:sz w:val="22"/>
                  <w:szCs w:val="22"/>
                </w:rPr>
                <w:br/>
                <w:t>0x2:open</w:t>
              </w:r>
            </w:ins>
          </w:p>
        </w:tc>
        <w:tc>
          <w:tcPr>
            <w:tcW w:w="1560" w:type="dxa"/>
            <w:tcBorders>
              <w:top w:val="nil"/>
              <w:left w:val="nil"/>
              <w:bottom w:val="single" w:sz="4" w:space="0" w:color="auto"/>
              <w:right w:val="single" w:sz="4" w:space="0" w:color="auto"/>
            </w:tcBorders>
            <w:shd w:val="clear" w:color="auto" w:fill="auto"/>
            <w:noWrap/>
            <w:vAlign w:val="bottom"/>
            <w:hideMark/>
            <w:tcPrChange w:id="1423"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3CD0C311" w14:textId="77777777" w:rsidR="00C27441" w:rsidRPr="00C27441" w:rsidRDefault="00C27441" w:rsidP="00C27441">
            <w:pPr>
              <w:rPr>
                <w:ins w:id="1424" w:author="作者" w:date="2020-09-16T15:48:00Z"/>
                <w:rFonts w:ascii="宋体" w:hAnsi="宋体" w:cs="Tahoma"/>
                <w:color w:val="000000"/>
                <w:sz w:val="22"/>
                <w:szCs w:val="22"/>
              </w:rPr>
            </w:pPr>
            <w:ins w:id="1425" w:author="作者" w:date="2020-09-16T15:48:00Z">
              <w:r w:rsidRPr="00C27441">
                <w:rPr>
                  <w:rFonts w:ascii="宋体" w:hAnsi="宋体" w:cs="Tahoma" w:hint="eastAsia"/>
                  <w:color w:val="000000"/>
                  <w:sz w:val="22"/>
                  <w:szCs w:val="22"/>
                </w:rPr>
                <w:t>Open</w:t>
              </w:r>
            </w:ins>
          </w:p>
        </w:tc>
      </w:tr>
      <w:tr w:rsidR="00C27441" w:rsidRPr="00C27441" w14:paraId="0029B902" w14:textId="77777777" w:rsidTr="006C7396">
        <w:trPr>
          <w:trHeight w:val="1095"/>
          <w:ins w:id="1426" w:author="作者" w:date="2020-09-16T15:48:00Z"/>
          <w:trPrChange w:id="1427" w:author="作者" w:date="2020-09-25T10:51:00Z">
            <w:trPr>
              <w:trHeight w:val="109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428"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5535802" w14:textId="77777777" w:rsidR="00C27441" w:rsidRPr="00C27441" w:rsidRDefault="00C27441" w:rsidP="00C27441">
            <w:pPr>
              <w:rPr>
                <w:ins w:id="1429" w:author="作者" w:date="2020-09-16T15:48:00Z"/>
                <w:rFonts w:ascii="宋体" w:hAnsi="宋体" w:cs="Tahoma"/>
                <w:color w:val="000000"/>
                <w:sz w:val="22"/>
                <w:szCs w:val="22"/>
              </w:rPr>
            </w:pPr>
            <w:ins w:id="1430" w:author="作者" w:date="2020-09-16T15:48:00Z">
              <w:r w:rsidRPr="00C27441">
                <w:rPr>
                  <w:rFonts w:ascii="宋体" w:hAnsi="宋体" w:cs="Tahoma" w:hint="eastAsia"/>
                  <w:color w:val="000000"/>
                  <w:sz w:val="22"/>
                  <w:szCs w:val="22"/>
                </w:rPr>
                <w:t>AmbL_Color_Mode</w:t>
              </w:r>
            </w:ins>
          </w:p>
        </w:tc>
        <w:tc>
          <w:tcPr>
            <w:tcW w:w="2500" w:type="dxa"/>
            <w:tcBorders>
              <w:top w:val="nil"/>
              <w:left w:val="nil"/>
              <w:bottom w:val="single" w:sz="4" w:space="0" w:color="auto"/>
              <w:right w:val="single" w:sz="4" w:space="0" w:color="auto"/>
            </w:tcBorders>
            <w:shd w:val="clear" w:color="auto" w:fill="auto"/>
            <w:noWrap/>
            <w:vAlign w:val="bottom"/>
            <w:hideMark/>
            <w:tcPrChange w:id="1431"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3964004C" w14:textId="77777777" w:rsidR="00C27441" w:rsidRPr="00C27441" w:rsidRDefault="00C27441" w:rsidP="00C27441">
            <w:pPr>
              <w:rPr>
                <w:ins w:id="1432" w:author="作者" w:date="2020-09-16T15:48:00Z"/>
                <w:rFonts w:ascii="宋体" w:hAnsi="宋体" w:cs="Tahoma"/>
                <w:color w:val="000000"/>
                <w:sz w:val="22"/>
                <w:szCs w:val="22"/>
              </w:rPr>
            </w:pPr>
            <w:ins w:id="1433" w:author="作者" w:date="2020-09-16T15:48:00Z">
              <w:r w:rsidRPr="00C27441">
                <w:rPr>
                  <w:rFonts w:ascii="宋体" w:hAnsi="宋体" w:cs="Tahoma" w:hint="eastAsia"/>
                  <w:color w:val="000000"/>
                  <w:sz w:val="22"/>
                  <w:szCs w:val="22"/>
                </w:rPr>
                <w:t>模式</w:t>
              </w:r>
            </w:ins>
          </w:p>
        </w:tc>
        <w:tc>
          <w:tcPr>
            <w:tcW w:w="2220" w:type="dxa"/>
            <w:tcBorders>
              <w:top w:val="nil"/>
              <w:left w:val="nil"/>
              <w:bottom w:val="single" w:sz="4" w:space="0" w:color="auto"/>
              <w:right w:val="single" w:sz="4" w:space="0" w:color="auto"/>
            </w:tcBorders>
            <w:shd w:val="clear" w:color="auto" w:fill="auto"/>
            <w:vAlign w:val="bottom"/>
            <w:hideMark/>
            <w:tcPrChange w:id="1434"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22329921" w14:textId="77777777" w:rsidR="00057ABB" w:rsidRPr="00057ABB" w:rsidRDefault="00057ABB" w:rsidP="00057ABB">
            <w:pPr>
              <w:rPr>
                <w:ins w:id="1435" w:author="作者" w:date="2020-09-16T16:13:00Z"/>
                <w:rFonts w:ascii="宋体" w:hAnsi="宋体" w:cs="Tahoma"/>
                <w:color w:val="000000"/>
                <w:sz w:val="22"/>
                <w:szCs w:val="22"/>
              </w:rPr>
            </w:pPr>
            <w:ins w:id="1436" w:author="作者" w:date="2020-09-16T16:13:00Z">
              <w:r w:rsidRPr="00057ABB">
                <w:rPr>
                  <w:rFonts w:ascii="宋体" w:hAnsi="宋体" w:cs="Tahoma"/>
                  <w:color w:val="000000"/>
                  <w:sz w:val="22"/>
                  <w:szCs w:val="22"/>
                </w:rPr>
                <w:t>0:invalid</w:t>
              </w:r>
            </w:ins>
          </w:p>
          <w:p w14:paraId="0A2948DB" w14:textId="77777777" w:rsidR="00057ABB" w:rsidRPr="00057ABB" w:rsidRDefault="00057ABB" w:rsidP="00057ABB">
            <w:pPr>
              <w:rPr>
                <w:ins w:id="1437" w:author="作者" w:date="2020-09-16T16:13:00Z"/>
                <w:rFonts w:ascii="宋体" w:hAnsi="宋体" w:cs="Tahoma"/>
                <w:color w:val="000000"/>
                <w:sz w:val="22"/>
                <w:szCs w:val="22"/>
              </w:rPr>
            </w:pPr>
            <w:ins w:id="1438" w:author="作者" w:date="2020-09-16T16:13:00Z">
              <w:r w:rsidRPr="00057ABB">
                <w:rPr>
                  <w:rFonts w:ascii="宋体" w:hAnsi="宋体" w:cs="Tahoma"/>
                  <w:color w:val="000000"/>
                  <w:sz w:val="22"/>
                  <w:szCs w:val="22"/>
                </w:rPr>
                <w:t>1:static</w:t>
              </w:r>
            </w:ins>
          </w:p>
          <w:p w14:paraId="6CDCA012" w14:textId="77777777" w:rsidR="00057ABB" w:rsidRPr="00057ABB" w:rsidRDefault="00057ABB" w:rsidP="00057ABB">
            <w:pPr>
              <w:rPr>
                <w:ins w:id="1439" w:author="作者" w:date="2020-09-16T16:13:00Z"/>
                <w:rFonts w:ascii="宋体" w:hAnsi="宋体" w:cs="Tahoma"/>
                <w:color w:val="000000"/>
                <w:sz w:val="22"/>
                <w:szCs w:val="22"/>
              </w:rPr>
            </w:pPr>
            <w:ins w:id="1440" w:author="作者" w:date="2020-09-16T16:13:00Z">
              <w:r w:rsidRPr="00057ABB">
                <w:rPr>
                  <w:rFonts w:ascii="宋体" w:hAnsi="宋体" w:cs="Tahoma"/>
                  <w:color w:val="000000"/>
                  <w:sz w:val="22"/>
                  <w:szCs w:val="22"/>
                </w:rPr>
                <w:t>2:dynamic</w:t>
              </w:r>
            </w:ins>
          </w:p>
          <w:p w14:paraId="66F5BA50" w14:textId="77777777" w:rsidR="00057ABB" w:rsidRPr="00057ABB" w:rsidRDefault="00057ABB" w:rsidP="00057ABB">
            <w:pPr>
              <w:rPr>
                <w:ins w:id="1441" w:author="作者" w:date="2020-09-16T16:13:00Z"/>
                <w:rFonts w:ascii="宋体" w:hAnsi="宋体" w:cs="Tahoma"/>
                <w:color w:val="000000"/>
                <w:sz w:val="22"/>
                <w:szCs w:val="22"/>
              </w:rPr>
            </w:pPr>
            <w:ins w:id="1442" w:author="作者" w:date="2020-09-16T16:13:00Z">
              <w:r w:rsidRPr="00057ABB">
                <w:rPr>
                  <w:rFonts w:ascii="宋体" w:hAnsi="宋体" w:cs="Tahoma"/>
                  <w:color w:val="000000"/>
                  <w:sz w:val="22"/>
                  <w:szCs w:val="22"/>
                </w:rPr>
                <w:t>3:customize</w:t>
              </w:r>
            </w:ins>
          </w:p>
          <w:p w14:paraId="4C6C2698" w14:textId="7BF97EED" w:rsidR="00C27441" w:rsidRPr="00C27441" w:rsidRDefault="00057ABB" w:rsidP="00057ABB">
            <w:pPr>
              <w:rPr>
                <w:ins w:id="1443" w:author="作者" w:date="2020-09-16T15:48:00Z"/>
                <w:rFonts w:ascii="宋体" w:hAnsi="宋体" w:cs="Tahoma"/>
                <w:color w:val="000000"/>
                <w:sz w:val="22"/>
                <w:szCs w:val="22"/>
              </w:rPr>
            </w:pPr>
            <w:ins w:id="1444" w:author="作者" w:date="2020-09-16T16:13:00Z">
              <w:r w:rsidRPr="00057ABB">
                <w:rPr>
                  <w:rFonts w:ascii="宋体" w:hAnsi="宋体" w:cs="Tahoma"/>
                  <w:color w:val="000000"/>
                  <w:sz w:val="22"/>
                  <w:szCs w:val="22"/>
                </w:rPr>
                <w:t>4.music</w:t>
              </w:r>
            </w:ins>
            <w:ins w:id="1445" w:author="作者" w:date="2020-09-16T15:48:00Z">
              <w:del w:id="1446" w:author="作者" w:date="2020-09-16T16:13:00Z">
                <w:r w:rsidR="00C27441" w:rsidRPr="00C27441" w:rsidDel="00057ABB">
                  <w:rPr>
                    <w:rFonts w:ascii="宋体" w:hAnsi="宋体" w:cs="Tahoma" w:hint="eastAsia"/>
                    <w:color w:val="000000"/>
                    <w:sz w:val="22"/>
                    <w:szCs w:val="22"/>
                  </w:rPr>
                  <w:delText>0:invalid</w:delText>
                </w:r>
                <w:r w:rsidR="00C27441" w:rsidRPr="00C27441" w:rsidDel="00057ABB">
                  <w:rPr>
                    <w:rFonts w:ascii="宋体" w:hAnsi="宋体" w:cs="Tahoma" w:hint="eastAsia"/>
                    <w:color w:val="000000"/>
                    <w:sz w:val="22"/>
                    <w:szCs w:val="22"/>
                  </w:rPr>
                  <w:br/>
                  <w:delText>1:static</w:delText>
                </w:r>
                <w:r w:rsidR="00C27441" w:rsidRPr="00C27441" w:rsidDel="00057ABB">
                  <w:rPr>
                    <w:rFonts w:ascii="宋体" w:hAnsi="宋体" w:cs="Tahoma" w:hint="eastAsia"/>
                    <w:color w:val="000000"/>
                    <w:sz w:val="22"/>
                    <w:szCs w:val="22"/>
                  </w:rPr>
                  <w:br/>
                  <w:delText>2:dynamic</w:delText>
                </w:r>
                <w:r w:rsidR="00C27441" w:rsidRPr="00C27441" w:rsidDel="00057ABB">
                  <w:rPr>
                    <w:rFonts w:ascii="宋体" w:hAnsi="宋体" w:cs="Tahoma" w:hint="eastAsia"/>
                    <w:color w:val="000000"/>
                    <w:sz w:val="22"/>
                    <w:szCs w:val="22"/>
                  </w:rPr>
                  <w:br/>
                  <w:delText>3:customize</w:delText>
                </w:r>
              </w:del>
            </w:ins>
          </w:p>
        </w:tc>
        <w:tc>
          <w:tcPr>
            <w:tcW w:w="1560" w:type="dxa"/>
            <w:tcBorders>
              <w:top w:val="nil"/>
              <w:left w:val="nil"/>
              <w:bottom w:val="single" w:sz="4" w:space="0" w:color="auto"/>
              <w:right w:val="single" w:sz="4" w:space="0" w:color="auto"/>
            </w:tcBorders>
            <w:shd w:val="clear" w:color="auto" w:fill="auto"/>
            <w:noWrap/>
            <w:vAlign w:val="bottom"/>
            <w:hideMark/>
            <w:tcPrChange w:id="1447"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76178A83" w14:textId="77777777" w:rsidR="00C27441" w:rsidRPr="00C27441" w:rsidRDefault="00C27441" w:rsidP="00C27441">
            <w:pPr>
              <w:rPr>
                <w:ins w:id="1448" w:author="作者" w:date="2020-09-16T15:48:00Z"/>
                <w:rFonts w:ascii="宋体" w:hAnsi="宋体" w:cs="Tahoma"/>
                <w:color w:val="000000"/>
                <w:sz w:val="22"/>
                <w:szCs w:val="22"/>
              </w:rPr>
            </w:pPr>
            <w:ins w:id="1449" w:author="作者" w:date="2020-09-16T15:48:00Z">
              <w:r w:rsidRPr="00C27441">
                <w:rPr>
                  <w:rFonts w:ascii="宋体" w:hAnsi="宋体" w:cs="Tahoma" w:hint="eastAsia"/>
                  <w:color w:val="000000"/>
                  <w:sz w:val="22"/>
                  <w:szCs w:val="22"/>
                </w:rPr>
                <w:t xml:space="preserve">Static    </w:t>
              </w:r>
            </w:ins>
          </w:p>
        </w:tc>
      </w:tr>
      <w:tr w:rsidR="00C27441" w:rsidRPr="00C27441" w14:paraId="21696AAB" w14:textId="77777777" w:rsidTr="006C7396">
        <w:trPr>
          <w:trHeight w:val="555"/>
          <w:ins w:id="1450" w:author="作者" w:date="2020-09-16T15:48:00Z"/>
          <w:trPrChange w:id="1451" w:author="作者" w:date="2020-09-25T10:51:00Z">
            <w:trPr>
              <w:trHeight w:val="55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452"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BAB271D" w14:textId="77777777" w:rsidR="00C27441" w:rsidRPr="00C27441" w:rsidRDefault="00C27441" w:rsidP="00C27441">
            <w:pPr>
              <w:rPr>
                <w:ins w:id="1453" w:author="作者" w:date="2020-09-16T15:48:00Z"/>
                <w:rFonts w:ascii="宋体" w:hAnsi="宋体" w:cs="Tahoma"/>
                <w:color w:val="000000"/>
                <w:sz w:val="22"/>
                <w:szCs w:val="22"/>
              </w:rPr>
            </w:pPr>
            <w:ins w:id="1454" w:author="作者" w:date="2020-09-16T15:48:00Z">
              <w:r w:rsidRPr="00C27441">
                <w:rPr>
                  <w:rFonts w:ascii="宋体" w:hAnsi="宋体" w:cs="Tahoma" w:hint="eastAsia"/>
                  <w:color w:val="000000"/>
                  <w:sz w:val="22"/>
                  <w:szCs w:val="22"/>
                </w:rPr>
                <w:t>AmbL_DrvMde_D_Rq</w:t>
              </w:r>
            </w:ins>
          </w:p>
        </w:tc>
        <w:tc>
          <w:tcPr>
            <w:tcW w:w="2500" w:type="dxa"/>
            <w:tcBorders>
              <w:top w:val="nil"/>
              <w:left w:val="nil"/>
              <w:bottom w:val="single" w:sz="4" w:space="0" w:color="auto"/>
              <w:right w:val="single" w:sz="4" w:space="0" w:color="auto"/>
            </w:tcBorders>
            <w:shd w:val="clear" w:color="auto" w:fill="auto"/>
            <w:noWrap/>
            <w:vAlign w:val="bottom"/>
            <w:hideMark/>
            <w:tcPrChange w:id="1455"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500875E0" w14:textId="6C687BDF" w:rsidR="00C27441" w:rsidRPr="00C27441" w:rsidRDefault="001B3195" w:rsidP="00C27441">
            <w:pPr>
              <w:rPr>
                <w:ins w:id="1456" w:author="作者" w:date="2020-09-16T15:48:00Z"/>
                <w:rFonts w:ascii="宋体" w:hAnsi="宋体" w:cs="Tahoma"/>
                <w:color w:val="000000"/>
                <w:sz w:val="22"/>
                <w:szCs w:val="22"/>
              </w:rPr>
            </w:pPr>
            <w:ins w:id="1457" w:author="作者" w:date="2020-09-16T16:10:00Z">
              <w:r>
                <w:rPr>
                  <w:rFonts w:ascii="宋体" w:hAnsi="宋体" w:cs="Tahoma" w:hint="eastAsia"/>
                  <w:color w:val="000000"/>
                  <w:sz w:val="22"/>
                  <w:szCs w:val="22"/>
                </w:rPr>
                <w:t>驾驶模式设置</w:t>
              </w:r>
            </w:ins>
            <w:ins w:id="1458" w:author="作者" w:date="2020-09-16T15:48:00Z">
              <w:del w:id="1459" w:author="作者" w:date="2020-09-16T16:10:00Z">
                <w:r w:rsidR="00C27441" w:rsidRPr="00C27441" w:rsidDel="001B3195">
                  <w:rPr>
                    <w:rFonts w:ascii="宋体" w:hAnsi="宋体" w:cs="Tahoma" w:hint="eastAsia"/>
                    <w:color w:val="000000"/>
                    <w:sz w:val="22"/>
                    <w:szCs w:val="22"/>
                  </w:rPr>
                  <w:delText>手动自动--设置界面TBD</w:delText>
                </w:r>
              </w:del>
            </w:ins>
          </w:p>
        </w:tc>
        <w:tc>
          <w:tcPr>
            <w:tcW w:w="2220" w:type="dxa"/>
            <w:tcBorders>
              <w:top w:val="nil"/>
              <w:left w:val="nil"/>
              <w:bottom w:val="single" w:sz="4" w:space="0" w:color="auto"/>
              <w:right w:val="single" w:sz="4" w:space="0" w:color="auto"/>
            </w:tcBorders>
            <w:shd w:val="clear" w:color="auto" w:fill="auto"/>
            <w:vAlign w:val="bottom"/>
            <w:hideMark/>
            <w:tcPrChange w:id="1460"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6F9F01A4" w14:textId="77777777" w:rsidR="00C27441" w:rsidRPr="00C27441" w:rsidRDefault="00C27441" w:rsidP="00C27441">
            <w:pPr>
              <w:rPr>
                <w:ins w:id="1461" w:author="作者" w:date="2020-09-16T15:48:00Z"/>
                <w:rFonts w:ascii="宋体" w:hAnsi="宋体" w:cs="Tahoma"/>
                <w:color w:val="000000"/>
                <w:sz w:val="22"/>
                <w:szCs w:val="22"/>
              </w:rPr>
            </w:pPr>
            <w:ins w:id="1462" w:author="作者" w:date="2020-09-16T15:48:00Z">
              <w:r w:rsidRPr="00C27441">
                <w:rPr>
                  <w:rFonts w:ascii="宋体" w:hAnsi="宋体" w:cs="Tahoma" w:hint="eastAsia"/>
                  <w:color w:val="000000"/>
                  <w:sz w:val="22"/>
                  <w:szCs w:val="22"/>
                </w:rPr>
                <w:t>0x0: manual</w:t>
              </w:r>
              <w:r w:rsidRPr="00C27441">
                <w:rPr>
                  <w:rFonts w:ascii="宋体" w:hAnsi="宋体" w:cs="Tahoma" w:hint="eastAsia"/>
                  <w:color w:val="000000"/>
                  <w:sz w:val="22"/>
                  <w:szCs w:val="22"/>
                </w:rPr>
                <w:br/>
                <w:t>0x1：auto</w:t>
              </w:r>
            </w:ins>
          </w:p>
        </w:tc>
        <w:tc>
          <w:tcPr>
            <w:tcW w:w="1560" w:type="dxa"/>
            <w:tcBorders>
              <w:top w:val="nil"/>
              <w:left w:val="nil"/>
              <w:bottom w:val="single" w:sz="4" w:space="0" w:color="auto"/>
              <w:right w:val="single" w:sz="4" w:space="0" w:color="auto"/>
            </w:tcBorders>
            <w:shd w:val="clear" w:color="auto" w:fill="auto"/>
            <w:noWrap/>
            <w:vAlign w:val="bottom"/>
            <w:hideMark/>
            <w:tcPrChange w:id="1463"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50B3EBC9" w14:textId="77777777" w:rsidR="00C27441" w:rsidRPr="00C27441" w:rsidRDefault="00C27441" w:rsidP="00C27441">
            <w:pPr>
              <w:rPr>
                <w:ins w:id="1464" w:author="作者" w:date="2020-09-16T15:48:00Z"/>
                <w:rFonts w:ascii="宋体" w:hAnsi="宋体" w:cs="Tahoma"/>
                <w:color w:val="000000"/>
                <w:sz w:val="22"/>
                <w:szCs w:val="22"/>
              </w:rPr>
            </w:pPr>
            <w:ins w:id="1465" w:author="作者" w:date="2020-09-16T15:48:00Z">
              <w:r w:rsidRPr="00C27441">
                <w:rPr>
                  <w:rFonts w:ascii="宋体" w:hAnsi="宋体" w:cs="Tahoma" w:hint="eastAsia"/>
                  <w:color w:val="000000"/>
                  <w:sz w:val="22"/>
                  <w:szCs w:val="22"/>
                </w:rPr>
                <w:t>manual</w:t>
              </w:r>
            </w:ins>
          </w:p>
        </w:tc>
      </w:tr>
      <w:tr w:rsidR="00C27441" w:rsidRPr="00C27441" w14:paraId="2923C380" w14:textId="77777777" w:rsidTr="006C7396">
        <w:trPr>
          <w:trHeight w:val="285"/>
          <w:ins w:id="1466" w:author="作者" w:date="2020-09-16T15:48:00Z"/>
          <w:trPrChange w:id="1467" w:author="作者" w:date="2020-09-25T10:51:00Z">
            <w:trPr>
              <w:trHeight w:val="28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468"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42DE422" w14:textId="77777777" w:rsidR="00C27441" w:rsidRPr="00C27441" w:rsidRDefault="00C27441" w:rsidP="00C27441">
            <w:pPr>
              <w:rPr>
                <w:ins w:id="1469" w:author="作者" w:date="2020-09-16T15:48:00Z"/>
                <w:rFonts w:ascii="宋体" w:hAnsi="宋体" w:cs="Tahoma"/>
                <w:color w:val="000000"/>
                <w:sz w:val="22"/>
                <w:szCs w:val="22"/>
              </w:rPr>
            </w:pPr>
            <w:ins w:id="1470" w:author="作者" w:date="2020-09-16T15:48:00Z">
              <w:r w:rsidRPr="00C27441">
                <w:rPr>
                  <w:rFonts w:ascii="宋体" w:hAnsi="宋体" w:cs="Tahoma" w:hint="eastAsia"/>
                  <w:color w:val="000000"/>
                  <w:sz w:val="22"/>
                  <w:szCs w:val="22"/>
                </w:rPr>
                <w:t>AmbL_Main_Intensity_Set</w:t>
              </w:r>
            </w:ins>
          </w:p>
        </w:tc>
        <w:tc>
          <w:tcPr>
            <w:tcW w:w="2500" w:type="dxa"/>
            <w:tcBorders>
              <w:top w:val="nil"/>
              <w:left w:val="nil"/>
              <w:bottom w:val="single" w:sz="4" w:space="0" w:color="auto"/>
              <w:right w:val="single" w:sz="4" w:space="0" w:color="auto"/>
            </w:tcBorders>
            <w:shd w:val="clear" w:color="auto" w:fill="auto"/>
            <w:noWrap/>
            <w:vAlign w:val="bottom"/>
            <w:hideMark/>
            <w:tcPrChange w:id="1471"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4F95C72A" w14:textId="77777777" w:rsidR="00C27441" w:rsidRPr="00C27441" w:rsidRDefault="00C27441" w:rsidP="00C27441">
            <w:pPr>
              <w:rPr>
                <w:ins w:id="1472" w:author="作者" w:date="2020-09-16T15:48:00Z"/>
                <w:rFonts w:ascii="宋体" w:hAnsi="宋体" w:cs="Tahoma"/>
                <w:color w:val="000000"/>
                <w:sz w:val="22"/>
                <w:szCs w:val="22"/>
              </w:rPr>
            </w:pPr>
            <w:ins w:id="1473" w:author="作者" w:date="2020-09-16T15:48:00Z">
              <w:r w:rsidRPr="00C27441">
                <w:rPr>
                  <w:rFonts w:ascii="宋体" w:hAnsi="宋体" w:cs="Tahoma" w:hint="eastAsia"/>
                  <w:color w:val="000000"/>
                  <w:sz w:val="22"/>
                  <w:szCs w:val="22"/>
                </w:rPr>
                <w:t>主亮度设置</w:t>
              </w:r>
            </w:ins>
          </w:p>
        </w:tc>
        <w:tc>
          <w:tcPr>
            <w:tcW w:w="2220" w:type="dxa"/>
            <w:tcBorders>
              <w:top w:val="nil"/>
              <w:left w:val="nil"/>
              <w:bottom w:val="single" w:sz="4" w:space="0" w:color="auto"/>
              <w:right w:val="single" w:sz="4" w:space="0" w:color="auto"/>
            </w:tcBorders>
            <w:shd w:val="clear" w:color="auto" w:fill="auto"/>
            <w:vAlign w:val="bottom"/>
            <w:hideMark/>
            <w:tcPrChange w:id="1474"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400675CB" w14:textId="77777777" w:rsidR="00C27441" w:rsidRPr="00C27441" w:rsidRDefault="00C27441" w:rsidP="00C27441">
            <w:pPr>
              <w:rPr>
                <w:ins w:id="1475" w:author="作者" w:date="2020-09-16T15:48:00Z"/>
                <w:rFonts w:ascii="宋体" w:hAnsi="宋体" w:cs="Tahoma"/>
                <w:color w:val="000000"/>
                <w:sz w:val="22"/>
                <w:szCs w:val="22"/>
              </w:rPr>
            </w:pPr>
            <w:ins w:id="1476" w:author="作者" w:date="2020-09-16T15:48:00Z">
              <w:r w:rsidRPr="00C27441">
                <w:rPr>
                  <w:rFonts w:ascii="宋体" w:hAnsi="宋体" w:cs="Tahoma" w:hint="eastAsia"/>
                  <w:color w:val="000000"/>
                  <w:sz w:val="22"/>
                  <w:szCs w:val="22"/>
                </w:rPr>
                <w:t>0-100(%)</w:t>
              </w:r>
            </w:ins>
          </w:p>
        </w:tc>
        <w:tc>
          <w:tcPr>
            <w:tcW w:w="1560" w:type="dxa"/>
            <w:tcBorders>
              <w:top w:val="nil"/>
              <w:left w:val="nil"/>
              <w:bottom w:val="single" w:sz="4" w:space="0" w:color="auto"/>
              <w:right w:val="single" w:sz="4" w:space="0" w:color="auto"/>
            </w:tcBorders>
            <w:shd w:val="clear" w:color="auto" w:fill="auto"/>
            <w:noWrap/>
            <w:vAlign w:val="bottom"/>
            <w:hideMark/>
            <w:tcPrChange w:id="1477"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38337532" w14:textId="77777777" w:rsidR="00C27441" w:rsidRPr="00C27441" w:rsidRDefault="00C27441" w:rsidP="00C27441">
            <w:pPr>
              <w:rPr>
                <w:ins w:id="1478" w:author="作者" w:date="2020-09-16T15:48:00Z"/>
                <w:rFonts w:ascii="宋体" w:hAnsi="宋体" w:cs="Tahoma"/>
                <w:color w:val="000000"/>
                <w:sz w:val="22"/>
                <w:szCs w:val="22"/>
              </w:rPr>
            </w:pPr>
            <w:ins w:id="1479" w:author="作者" w:date="2020-09-16T15:48:00Z">
              <w:r w:rsidRPr="00C27441">
                <w:rPr>
                  <w:rFonts w:ascii="宋体" w:hAnsi="宋体" w:cs="Tahoma" w:hint="eastAsia"/>
                  <w:color w:val="000000"/>
                  <w:sz w:val="22"/>
                  <w:szCs w:val="22"/>
                </w:rPr>
                <w:t>0-100</w:t>
              </w:r>
            </w:ins>
          </w:p>
        </w:tc>
      </w:tr>
      <w:tr w:rsidR="00C27441" w:rsidRPr="00C27441" w14:paraId="5DE59D16" w14:textId="77777777" w:rsidTr="006C7396">
        <w:trPr>
          <w:trHeight w:val="285"/>
          <w:ins w:id="1480" w:author="作者" w:date="2020-09-16T15:48:00Z"/>
          <w:trPrChange w:id="1481" w:author="作者" w:date="2020-09-25T10:51:00Z">
            <w:trPr>
              <w:trHeight w:val="285"/>
            </w:trPr>
          </w:trPrChange>
        </w:trPr>
        <w:tc>
          <w:tcPr>
            <w:tcW w:w="3076" w:type="dxa"/>
            <w:tcBorders>
              <w:top w:val="nil"/>
              <w:left w:val="single" w:sz="4" w:space="0" w:color="auto"/>
              <w:bottom w:val="single" w:sz="4" w:space="0" w:color="auto"/>
              <w:right w:val="single" w:sz="4" w:space="0" w:color="auto"/>
            </w:tcBorders>
            <w:shd w:val="clear" w:color="auto" w:fill="auto"/>
            <w:noWrap/>
            <w:vAlign w:val="bottom"/>
            <w:hideMark/>
            <w:tcPrChange w:id="1482"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C0FD226" w14:textId="77777777" w:rsidR="00C27441" w:rsidRPr="00C27441" w:rsidRDefault="00C27441" w:rsidP="00C27441">
            <w:pPr>
              <w:rPr>
                <w:ins w:id="1483" w:author="作者" w:date="2020-09-16T15:48:00Z"/>
                <w:rFonts w:ascii="宋体" w:hAnsi="宋体" w:cs="Tahoma"/>
                <w:color w:val="000000"/>
                <w:sz w:val="22"/>
                <w:szCs w:val="22"/>
              </w:rPr>
            </w:pPr>
            <w:ins w:id="1484" w:author="作者" w:date="2020-09-16T15:48:00Z">
              <w:r w:rsidRPr="00C27441">
                <w:rPr>
                  <w:rFonts w:ascii="宋体" w:hAnsi="宋体" w:cs="Tahoma" w:hint="eastAsia"/>
                  <w:color w:val="000000"/>
                  <w:sz w:val="22"/>
                  <w:szCs w:val="22"/>
                </w:rPr>
                <w:t>AmbL_Static_ColorValue_Set</w:t>
              </w:r>
            </w:ins>
          </w:p>
        </w:tc>
        <w:tc>
          <w:tcPr>
            <w:tcW w:w="2500" w:type="dxa"/>
            <w:tcBorders>
              <w:top w:val="nil"/>
              <w:left w:val="nil"/>
              <w:bottom w:val="single" w:sz="4" w:space="0" w:color="auto"/>
              <w:right w:val="single" w:sz="4" w:space="0" w:color="auto"/>
            </w:tcBorders>
            <w:shd w:val="clear" w:color="auto" w:fill="auto"/>
            <w:noWrap/>
            <w:vAlign w:val="bottom"/>
            <w:hideMark/>
            <w:tcPrChange w:id="1485"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65FDF509" w14:textId="77777777" w:rsidR="00C27441" w:rsidRPr="00C27441" w:rsidRDefault="00C27441" w:rsidP="00C27441">
            <w:pPr>
              <w:rPr>
                <w:ins w:id="1486" w:author="作者" w:date="2020-09-16T15:48:00Z"/>
                <w:rFonts w:ascii="宋体" w:hAnsi="宋体" w:cs="Tahoma"/>
                <w:color w:val="000000"/>
                <w:sz w:val="22"/>
                <w:szCs w:val="22"/>
              </w:rPr>
            </w:pPr>
            <w:ins w:id="1487" w:author="作者" w:date="2020-09-16T15:48:00Z">
              <w:r w:rsidRPr="00C27441">
                <w:rPr>
                  <w:rFonts w:ascii="宋体" w:hAnsi="宋体" w:cs="Tahoma" w:hint="eastAsia"/>
                  <w:color w:val="000000"/>
                  <w:sz w:val="22"/>
                  <w:szCs w:val="22"/>
                </w:rPr>
                <w:t>静态颜色设置</w:t>
              </w:r>
            </w:ins>
          </w:p>
        </w:tc>
        <w:tc>
          <w:tcPr>
            <w:tcW w:w="2220" w:type="dxa"/>
            <w:tcBorders>
              <w:top w:val="nil"/>
              <w:left w:val="nil"/>
              <w:bottom w:val="single" w:sz="4" w:space="0" w:color="auto"/>
              <w:right w:val="single" w:sz="4" w:space="0" w:color="auto"/>
            </w:tcBorders>
            <w:shd w:val="clear" w:color="auto" w:fill="auto"/>
            <w:vAlign w:val="bottom"/>
            <w:hideMark/>
            <w:tcPrChange w:id="1488"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5AAE566D" w14:textId="77777777" w:rsidR="00C27441" w:rsidRPr="00C27441" w:rsidRDefault="00C27441" w:rsidP="00C27441">
            <w:pPr>
              <w:rPr>
                <w:ins w:id="1489" w:author="作者" w:date="2020-09-16T15:48:00Z"/>
                <w:rFonts w:ascii="宋体" w:hAnsi="宋体" w:cs="Tahoma"/>
                <w:color w:val="000000"/>
                <w:sz w:val="22"/>
                <w:szCs w:val="22"/>
              </w:rPr>
            </w:pPr>
            <w:ins w:id="1490" w:author="作者" w:date="2020-09-16T15:48:00Z">
              <w:r w:rsidRPr="00C27441">
                <w:rPr>
                  <w:rFonts w:ascii="宋体" w:hAnsi="宋体" w:cs="Tahoma" w:hint="eastAsia"/>
                  <w:color w:val="000000"/>
                  <w:sz w:val="22"/>
                  <w:szCs w:val="22"/>
                </w:rPr>
                <w:t>0-255(color num)</w:t>
              </w:r>
            </w:ins>
          </w:p>
        </w:tc>
        <w:tc>
          <w:tcPr>
            <w:tcW w:w="1560" w:type="dxa"/>
            <w:tcBorders>
              <w:top w:val="nil"/>
              <w:left w:val="nil"/>
              <w:bottom w:val="single" w:sz="4" w:space="0" w:color="auto"/>
              <w:right w:val="single" w:sz="4" w:space="0" w:color="auto"/>
            </w:tcBorders>
            <w:shd w:val="clear" w:color="auto" w:fill="auto"/>
            <w:noWrap/>
            <w:vAlign w:val="bottom"/>
            <w:hideMark/>
            <w:tcPrChange w:id="1491"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5BF194C8" w14:textId="77777777" w:rsidR="00C27441" w:rsidRPr="00C27441" w:rsidRDefault="00C27441" w:rsidP="00C27441">
            <w:pPr>
              <w:rPr>
                <w:ins w:id="1492" w:author="作者" w:date="2020-09-16T15:48:00Z"/>
                <w:rFonts w:ascii="宋体" w:hAnsi="宋体" w:cs="Tahoma"/>
                <w:color w:val="000000"/>
                <w:sz w:val="22"/>
                <w:szCs w:val="22"/>
              </w:rPr>
            </w:pPr>
            <w:ins w:id="1493" w:author="作者" w:date="2020-09-16T15:48:00Z">
              <w:r w:rsidRPr="00C27441">
                <w:rPr>
                  <w:rFonts w:ascii="宋体" w:hAnsi="宋体" w:cs="Tahoma" w:hint="eastAsia"/>
                  <w:color w:val="000000"/>
                  <w:sz w:val="22"/>
                  <w:szCs w:val="22"/>
                </w:rPr>
                <w:t>0-127</w:t>
              </w:r>
            </w:ins>
          </w:p>
        </w:tc>
      </w:tr>
    </w:tbl>
    <w:p w14:paraId="74D30476" w14:textId="77777777" w:rsidR="00392816" w:rsidRDefault="00392816" w:rsidP="00392816">
      <w:pPr>
        <w:rPr>
          <w:ins w:id="1494" w:author="作者" w:date="2020-09-25T10:18:00Z"/>
        </w:rPr>
      </w:pPr>
    </w:p>
    <w:p w14:paraId="08C80B6E" w14:textId="4A3F4953" w:rsidR="00392816" w:rsidRPr="009A563F" w:rsidDel="002E6E22" w:rsidRDefault="00392816" w:rsidP="00392816">
      <w:pPr>
        <w:rPr>
          <w:ins w:id="1495" w:author="作者" w:date="2020-09-25T10:18:00Z"/>
          <w:moveFrom w:id="1496" w:author="作者" w:date="2020-09-25T10:57:00Z"/>
        </w:rPr>
      </w:pPr>
      <w:moveFromRangeStart w:id="1497" w:author="作者" w:date="2020-09-25T10:57:00Z" w:name="move51923847"/>
      <w:moveFrom w:id="1498" w:author="作者" w:date="2020-09-25T10:57:00Z">
        <w:ins w:id="1499" w:author="作者" w:date="2020-09-25T10:18:00Z">
          <w:r w:rsidRPr="009A563F" w:rsidDel="002E6E22">
            <w:rPr>
              <w:rFonts w:hint="eastAsia"/>
            </w:rPr>
            <w:t>白天夜晚状态的信号</w:t>
          </w:r>
          <w:r w:rsidDel="002E6E22">
            <w:rPr>
              <w:rFonts w:hint="eastAsia"/>
            </w:rPr>
            <w:t>由</w:t>
          </w:r>
          <w:r w:rsidRPr="009A563F" w:rsidDel="002E6E22">
            <w:rPr>
              <w:rFonts w:hint="eastAsia"/>
            </w:rPr>
            <w:t>B</w:t>
          </w:r>
          <w:r w:rsidRPr="009A563F" w:rsidDel="002E6E22">
            <w:t>CM</w:t>
          </w:r>
          <w:r w:rsidRPr="009A563F" w:rsidDel="002E6E22">
            <w:rPr>
              <w:rFonts w:hint="eastAsia"/>
            </w:rPr>
            <w:t>发出，</w:t>
          </w:r>
          <w:r w:rsidRPr="009A563F" w:rsidDel="002E6E22">
            <w:rPr>
              <w:rFonts w:hint="eastAsia"/>
            </w:rPr>
            <w:t>I</w:t>
          </w:r>
          <w:r w:rsidRPr="009A563F" w:rsidDel="002E6E22">
            <w:t>VI</w:t>
          </w:r>
          <w:r w:rsidRPr="009A563F" w:rsidDel="002E6E22">
            <w:rPr>
              <w:rFonts w:hint="eastAsia"/>
            </w:rPr>
            <w:t>不需要进行操作</w:t>
          </w:r>
        </w:ins>
      </w:moveFrom>
    </w:p>
    <w:moveFromRangeEnd w:id="1497"/>
    <w:p w14:paraId="48572910" w14:textId="5C494383" w:rsidR="00C27441" w:rsidDel="002A19A0" w:rsidRDefault="00C27441">
      <w:pPr>
        <w:pStyle w:val="a1"/>
        <w:rPr>
          <w:ins w:id="1500" w:author="作者" w:date="2020-09-16T15:48:00Z"/>
          <w:del w:id="1501" w:author="作者" w:date="2020-09-16T15:51:00Z"/>
          <w:rFonts w:ascii="微软雅黑" w:eastAsia="微软雅黑" w:hAnsi="微软雅黑"/>
          <w:sz w:val="22"/>
          <w:szCs w:val="22"/>
          <w:lang w:eastAsia="zh-CN"/>
        </w:rPr>
        <w:pPrChange w:id="1502" w:author="作者" w:date="2020-09-14T15:07:00Z">
          <w:pPr>
            <w:pStyle w:val="a1"/>
            <w:ind w:firstLineChars="200" w:firstLine="440"/>
          </w:pPr>
        </w:pPrChange>
      </w:pPr>
    </w:p>
    <w:p w14:paraId="01AFD19C" w14:textId="77777777" w:rsidR="00C27441" w:rsidRDefault="00C27441">
      <w:pPr>
        <w:pStyle w:val="a1"/>
        <w:rPr>
          <w:ins w:id="1503" w:author="作者" w:date="2020-09-14T16:27:00Z"/>
          <w:rFonts w:ascii="微软雅黑" w:eastAsia="微软雅黑" w:hAnsi="微软雅黑"/>
          <w:sz w:val="22"/>
          <w:szCs w:val="22"/>
          <w:lang w:eastAsia="zh-CN"/>
        </w:rPr>
        <w:pPrChange w:id="1504" w:author="作者" w:date="2020-09-14T15:07:00Z">
          <w:pPr>
            <w:pStyle w:val="a1"/>
            <w:ind w:firstLineChars="200" w:firstLine="440"/>
          </w:pPr>
        </w:pPrChange>
      </w:pPr>
    </w:p>
    <w:p w14:paraId="56888A07" w14:textId="7A87B780" w:rsidR="007F148A" w:rsidDel="00FE58B0" w:rsidRDefault="007F148A">
      <w:pPr>
        <w:pStyle w:val="a1"/>
        <w:rPr>
          <w:ins w:id="1505" w:author="作者" w:date="2020-09-14T15:34:00Z"/>
          <w:del w:id="1506" w:author="作者" w:date="2020-09-14T17:06:00Z"/>
          <w:rFonts w:ascii="微软雅黑" w:eastAsia="微软雅黑" w:hAnsi="微软雅黑"/>
          <w:lang w:eastAsia="zh-CN"/>
        </w:rPr>
        <w:pPrChange w:id="1507" w:author="作者" w:date="2020-09-14T15:07:00Z">
          <w:pPr>
            <w:pStyle w:val="a1"/>
            <w:ind w:firstLineChars="200" w:firstLine="440"/>
          </w:pPr>
        </w:pPrChange>
      </w:pPr>
      <w:ins w:id="1508" w:author="作者" w:date="2020-09-14T16:27:00Z">
        <w:del w:id="1509" w:author="作者" w:date="2020-09-14T17:06:00Z">
          <w:r w:rsidDel="00FE58B0">
            <w:rPr>
              <w:rFonts w:ascii="微软雅黑" w:eastAsia="微软雅黑" w:hAnsi="微软雅黑" w:hint="eastAsia"/>
              <w:sz w:val="22"/>
              <w:szCs w:val="22"/>
              <w:lang w:eastAsia="zh-CN"/>
            </w:rPr>
            <w:lastRenderedPageBreak/>
            <w:delText>亮度调节的can信号是？</w:delText>
          </w:r>
        </w:del>
      </w:ins>
      <w:bookmarkStart w:id="1510" w:name="_Toc51165965"/>
      <w:bookmarkStart w:id="1511" w:name="_Toc51256332"/>
      <w:bookmarkStart w:id="1512" w:name="_Toc51939910"/>
      <w:bookmarkStart w:id="1513" w:name="_Toc51940493"/>
      <w:bookmarkEnd w:id="1510"/>
      <w:bookmarkEnd w:id="1511"/>
      <w:bookmarkEnd w:id="1512"/>
      <w:bookmarkEnd w:id="1513"/>
    </w:p>
    <w:p w14:paraId="4DBABDA1" w14:textId="11CB8EAC" w:rsidR="008F1350" w:rsidRPr="008F1350" w:rsidRDefault="008F1350">
      <w:pPr>
        <w:pStyle w:val="31"/>
        <w:tabs>
          <w:tab w:val="clear" w:pos="432"/>
        </w:tabs>
        <w:rPr>
          <w:ins w:id="1514" w:author="作者" w:date="2020-09-14T15:37:00Z"/>
          <w:rFonts w:ascii="微软雅黑" w:eastAsia="微软雅黑" w:hAnsi="微软雅黑" w:cs="微软雅黑"/>
          <w:lang w:eastAsia="zh-CN"/>
          <w:rPrChange w:id="1515" w:author="作者" w:date="2020-09-14T15:39:00Z">
            <w:rPr>
              <w:ins w:id="1516" w:author="作者" w:date="2020-09-14T15:37:00Z"/>
            </w:rPr>
          </w:rPrChange>
        </w:rPr>
        <w:pPrChange w:id="1517" w:author="作者" w:date="2020-09-14T15:39:00Z">
          <w:pPr>
            <w:pStyle w:val="40"/>
          </w:pPr>
        </w:pPrChange>
      </w:pPr>
      <w:ins w:id="1518" w:author="作者" w:date="2020-09-14T15:37:00Z">
        <w:del w:id="1519" w:author="作者" w:date="2020-09-25T13:13:00Z">
          <w:r w:rsidRPr="008F1350" w:rsidDel="002E4C3F">
            <w:rPr>
              <w:rFonts w:ascii="微软雅黑" w:eastAsia="微软雅黑" w:hAnsi="微软雅黑" w:cs="微软雅黑" w:hint="eastAsia"/>
              <w:lang w:eastAsia="zh-CN"/>
              <w:rPrChange w:id="1520" w:author="作者" w:date="2020-09-14T15:39:00Z">
                <w:rPr>
                  <w:rFonts w:hint="eastAsia"/>
                  <w:lang w:eastAsia="zh-CN"/>
                </w:rPr>
              </w:rPrChange>
            </w:rPr>
            <w:delText>动态模式</w:delText>
          </w:r>
        </w:del>
      </w:ins>
      <w:bookmarkStart w:id="1521" w:name="_Toc51940494"/>
      <w:ins w:id="1522" w:author="作者" w:date="2020-09-25T13:12:00Z">
        <w:r w:rsidR="002E4C3F">
          <w:rPr>
            <w:rFonts w:ascii="微软雅黑" w:eastAsia="微软雅黑" w:hAnsi="微软雅黑" w:cs="微软雅黑" w:hint="eastAsia"/>
            <w:lang w:eastAsia="zh-CN"/>
          </w:rPr>
          <w:t>模式</w:t>
        </w:r>
      </w:ins>
      <w:ins w:id="1523" w:author="作者" w:date="2020-09-25T13:13:00Z">
        <w:r w:rsidR="002E4C3F">
          <w:rPr>
            <w:rFonts w:ascii="微软雅黑" w:eastAsia="微软雅黑" w:hAnsi="微软雅黑" w:cs="微软雅黑" w:hint="eastAsia"/>
            <w:lang w:eastAsia="zh-CN"/>
          </w:rPr>
          <w:t>二：动态模式</w:t>
        </w:r>
      </w:ins>
      <w:bookmarkEnd w:id="1521"/>
    </w:p>
    <w:p w14:paraId="10099851" w14:textId="43411709" w:rsidR="008F1350" w:rsidRDefault="00067714" w:rsidP="008F1350">
      <w:pPr>
        <w:pStyle w:val="a1"/>
        <w:rPr>
          <w:ins w:id="1524" w:author="作者" w:date="2020-09-16T15:51:00Z"/>
        </w:rPr>
      </w:pPr>
      <w:ins w:id="1525" w:author="作者" w:date="2020-09-14T15:44:00Z">
        <w:r>
          <w:rPr>
            <w:noProof/>
            <w:lang w:eastAsia="zh-CN"/>
          </w:rPr>
          <w:drawing>
            <wp:inline distT="0" distB="0" distL="0" distR="0" wp14:anchorId="698DEBF8" wp14:editId="164BC3EA">
              <wp:extent cx="6286500" cy="23577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2357755"/>
                      </a:xfrm>
                      <a:prstGeom prst="rect">
                        <a:avLst/>
                      </a:prstGeom>
                    </pic:spPr>
                  </pic:pic>
                </a:graphicData>
              </a:graphic>
            </wp:inline>
          </w:drawing>
        </w:r>
      </w:ins>
    </w:p>
    <w:p w14:paraId="331D9CB8" w14:textId="36D675AD" w:rsidR="002A19A0" w:rsidRPr="005437AC" w:rsidDel="00474ECE" w:rsidRDefault="00D31EC1" w:rsidP="008F1350">
      <w:pPr>
        <w:pStyle w:val="a1"/>
        <w:rPr>
          <w:ins w:id="1526" w:author="作者" w:date="2020-09-25T11:38:00Z"/>
          <w:del w:id="1527" w:author="作者" w:date="2020-10-22T17:59:00Z"/>
          <w:rFonts w:asciiTheme="minorEastAsia" w:eastAsiaTheme="minorEastAsia" w:hAnsiTheme="minorEastAsia"/>
          <w:highlight w:val="yellow"/>
          <w:lang w:eastAsia="zh-CN"/>
          <w:rPrChange w:id="1528" w:author="作者" w:date="2020-09-25T11:40:00Z">
            <w:rPr>
              <w:ins w:id="1529" w:author="作者" w:date="2020-09-25T11:38:00Z"/>
              <w:del w:id="1530" w:author="作者" w:date="2020-10-22T17:59:00Z"/>
              <w:rFonts w:asciiTheme="minorEastAsia" w:eastAsiaTheme="minorEastAsia" w:hAnsiTheme="minorEastAsia" w:cs="Tahoma"/>
              <w:color w:val="000000"/>
              <w:sz w:val="22"/>
              <w:szCs w:val="22"/>
              <w:lang w:eastAsia="zh-CN"/>
            </w:rPr>
          </w:rPrChange>
        </w:rPr>
      </w:pPr>
      <w:ins w:id="1531" w:author="作者" w:date="2020-09-25T11:37:00Z">
        <w:del w:id="1532" w:author="作者" w:date="2020-10-22T17:59:00Z">
          <w:r w:rsidRPr="00C458DA" w:rsidDel="00474ECE">
            <w:rPr>
              <w:rFonts w:asciiTheme="minorEastAsia" w:eastAsiaTheme="minorEastAsia" w:hAnsiTheme="minorEastAsia" w:hint="eastAsia"/>
              <w:highlight w:val="yellow"/>
              <w:rPrChange w:id="1533" w:author="作者" w:date="2020-09-25T11:38:00Z">
                <w:rPr>
                  <w:rFonts w:asciiTheme="minorEastAsia" w:eastAsiaTheme="minorEastAsia" w:hAnsiTheme="minorEastAsia" w:hint="eastAsia"/>
                </w:rPr>
              </w:rPrChange>
            </w:rPr>
            <w:delText>上图需要增加第五种模式：</w:delText>
          </w:r>
        </w:del>
      </w:ins>
      <w:ins w:id="1534" w:author="作者" w:date="2020-09-25T11:38:00Z">
        <w:del w:id="1535" w:author="作者" w:date="2020-10-22T17:59:00Z">
          <w:r w:rsidRPr="005437AC" w:rsidDel="00474ECE">
            <w:rPr>
              <w:rFonts w:asciiTheme="minorEastAsia" w:eastAsiaTheme="minorEastAsia" w:hAnsiTheme="minorEastAsia"/>
              <w:highlight w:val="yellow"/>
              <w:lang w:eastAsia="zh-CN"/>
              <w:rPrChange w:id="1536" w:author="作者" w:date="2020-09-25T11:40:00Z">
                <w:rPr>
                  <w:rFonts w:ascii="宋体" w:hAnsi="宋体" w:cs="Tahoma"/>
                  <w:color w:val="000000"/>
                  <w:sz w:val="22"/>
                  <w:szCs w:val="22"/>
                </w:rPr>
              </w:rPrChange>
            </w:rPr>
            <w:delText>Warm heart</w:delText>
          </w:r>
          <w:r w:rsidR="00C458DA" w:rsidRPr="005437AC" w:rsidDel="00474ECE">
            <w:rPr>
              <w:rFonts w:asciiTheme="minorEastAsia" w:eastAsiaTheme="minorEastAsia" w:hAnsiTheme="minorEastAsia"/>
              <w:highlight w:val="yellow"/>
              <w:rPrChange w:id="1537" w:author="作者" w:date="2020-09-25T11:40:00Z">
                <w:rPr>
                  <w:rFonts w:asciiTheme="minorEastAsia" w:eastAsiaTheme="minorEastAsia" w:hAnsiTheme="minorEastAsia" w:cs="Tahoma"/>
                  <w:color w:val="000000"/>
                  <w:sz w:val="22"/>
                  <w:szCs w:val="22"/>
                </w:rPr>
              </w:rPrChange>
            </w:rPr>
            <w:delText>---huangruihao</w:delText>
          </w:r>
        </w:del>
      </w:ins>
    </w:p>
    <w:p w14:paraId="4CA94C0B" w14:textId="6D12327B" w:rsidR="004B614B" w:rsidRPr="004B614B" w:rsidDel="00474ECE" w:rsidRDefault="004B614B" w:rsidP="004B614B">
      <w:pPr>
        <w:rPr>
          <w:ins w:id="1538" w:author="作者" w:date="2020-09-25T15:23:00Z"/>
          <w:del w:id="1539" w:author="作者" w:date="2020-10-22T17:59:00Z"/>
          <w:rFonts w:asciiTheme="minorEastAsia" w:eastAsiaTheme="minorEastAsia" w:hAnsiTheme="minorEastAsia"/>
          <w:szCs w:val="19"/>
          <w:highlight w:val="yellow"/>
          <w:rPrChange w:id="1540" w:author="作者" w:date="2020-09-25T15:23:00Z">
            <w:rPr>
              <w:ins w:id="1541" w:author="作者" w:date="2020-09-25T15:23:00Z"/>
              <w:del w:id="1542" w:author="作者" w:date="2020-10-22T17:59:00Z"/>
              <w:rFonts w:ascii="等线" w:eastAsia="等线" w:hAnsi="等线"/>
              <w:sz w:val="21"/>
              <w:szCs w:val="21"/>
            </w:rPr>
          </w:rPrChange>
        </w:rPr>
      </w:pPr>
      <w:ins w:id="1543" w:author="作者" w:date="2020-09-25T15:23:00Z">
        <w:del w:id="1544" w:author="作者" w:date="2020-10-22T17:59:00Z">
          <w:r w:rsidRPr="004B614B" w:rsidDel="00474ECE">
            <w:rPr>
              <w:rFonts w:asciiTheme="minorEastAsia" w:eastAsiaTheme="minorEastAsia" w:hAnsiTheme="minorEastAsia" w:hint="eastAsia"/>
              <w:szCs w:val="19"/>
              <w:highlight w:val="yellow"/>
              <w:rPrChange w:id="1545" w:author="作者" w:date="2020-09-25T15:23:00Z">
                <w:rPr>
                  <w:rFonts w:ascii="等线" w:eastAsia="等线" w:hAnsi="等线" w:hint="eastAsia"/>
                  <w:sz w:val="21"/>
                  <w:szCs w:val="21"/>
                </w:rPr>
              </w:rPrChange>
            </w:rPr>
            <w:delText>动态模式、静态颜色氛围灯和</w:delText>
          </w:r>
          <w:r w:rsidRPr="004B614B" w:rsidDel="00474ECE">
            <w:rPr>
              <w:rFonts w:asciiTheme="minorEastAsia" w:eastAsiaTheme="minorEastAsia" w:hAnsiTheme="minorEastAsia"/>
              <w:szCs w:val="19"/>
              <w:highlight w:val="yellow"/>
              <w:rPrChange w:id="1546" w:author="作者" w:date="2020-09-25T15:23:00Z">
                <w:rPr>
                  <w:rFonts w:ascii="等线" w:eastAsia="等线" w:hAnsi="等线"/>
                  <w:sz w:val="21"/>
                  <w:szCs w:val="21"/>
                </w:rPr>
              </w:rPrChange>
            </w:rPr>
            <w:delText>HMI要确认</w:delText>
          </w:r>
        </w:del>
      </w:ins>
      <w:ins w:id="1547" w:author="作者" w:date="2020-09-25T15:24:00Z">
        <w:del w:id="1548" w:author="作者" w:date="2020-10-22T17:59:00Z">
          <w:r w:rsidRPr="009A563F" w:rsidDel="00474ECE">
            <w:rPr>
              <w:rFonts w:asciiTheme="minorEastAsia" w:eastAsiaTheme="minorEastAsia" w:hAnsiTheme="minorEastAsia" w:hint="eastAsia"/>
              <w:szCs w:val="19"/>
              <w:highlight w:val="yellow"/>
            </w:rPr>
            <w:delText>---huangruihao</w:delText>
          </w:r>
        </w:del>
      </w:ins>
    </w:p>
    <w:p w14:paraId="3C177C75" w14:textId="77DF99E9" w:rsidR="005437AC" w:rsidRPr="005437AC" w:rsidDel="000A6619" w:rsidRDefault="005437AC" w:rsidP="005437AC">
      <w:pPr>
        <w:pStyle w:val="a1"/>
        <w:rPr>
          <w:ins w:id="1549" w:author="作者" w:date="2020-09-25T11:39:00Z"/>
          <w:del w:id="1550" w:author="作者" w:date="2020-09-25T11:41:00Z"/>
          <w:rFonts w:asciiTheme="minorEastAsia" w:eastAsiaTheme="minorEastAsia" w:hAnsiTheme="minorEastAsia"/>
          <w:highlight w:val="yellow"/>
          <w:lang w:eastAsia="zh-CN"/>
          <w:rPrChange w:id="1551" w:author="作者" w:date="2020-09-25T11:40:00Z">
            <w:rPr>
              <w:ins w:id="1552" w:author="作者" w:date="2020-09-25T11:39:00Z"/>
              <w:del w:id="1553" w:author="作者" w:date="2020-09-25T11:41:00Z"/>
              <w:rFonts w:asciiTheme="minorEastAsia" w:eastAsiaTheme="minorEastAsia" w:hAnsiTheme="minorEastAsia" w:cs="Calibri"/>
              <w:sz w:val="22"/>
              <w:szCs w:val="22"/>
              <w:lang w:eastAsia="zh-CN"/>
            </w:rPr>
          </w:rPrChange>
        </w:rPr>
      </w:pPr>
      <w:ins w:id="1554" w:author="作者" w:date="2020-09-25T11:39:00Z">
        <w:del w:id="1555" w:author="作者" w:date="2020-09-25T11:41:00Z">
          <w:r w:rsidRPr="005437AC" w:rsidDel="000A6619">
            <w:rPr>
              <w:rFonts w:asciiTheme="minorEastAsia" w:eastAsiaTheme="minorEastAsia" w:hAnsiTheme="minorEastAsia" w:hint="eastAsia"/>
              <w:highlight w:val="yellow"/>
              <w:rPrChange w:id="1556" w:author="作者" w:date="2020-09-25T11:40:00Z">
                <w:rPr>
                  <w:rFonts w:asciiTheme="minorEastAsia" w:eastAsiaTheme="minorEastAsia" w:hAnsiTheme="minorEastAsia" w:cs="Calibri" w:hint="eastAsia"/>
                  <w:sz w:val="22"/>
                  <w:szCs w:val="22"/>
                  <w:highlight w:val="yellow"/>
                </w:rPr>
              </w:rPrChange>
            </w:rPr>
            <w:delText>上图</w:delText>
          </w:r>
        </w:del>
      </w:ins>
      <w:ins w:id="1557" w:author="作者" w:date="2020-09-25T11:40:00Z">
        <w:del w:id="1558" w:author="作者" w:date="2020-09-25T11:41:00Z">
          <w:r w:rsidRPr="005437AC" w:rsidDel="000A6619">
            <w:rPr>
              <w:rFonts w:asciiTheme="minorEastAsia" w:eastAsiaTheme="minorEastAsia" w:hAnsiTheme="minorEastAsia" w:hint="eastAsia"/>
              <w:highlight w:val="yellow"/>
              <w:rPrChange w:id="1559" w:author="作者" w:date="2020-09-25T11:40:00Z">
                <w:rPr>
                  <w:rFonts w:asciiTheme="minorEastAsia" w:eastAsiaTheme="minorEastAsia" w:hAnsiTheme="minorEastAsia" w:cs="Calibri" w:hint="eastAsia"/>
                  <w:sz w:val="22"/>
                  <w:szCs w:val="22"/>
                  <w:highlight w:val="yellow"/>
                </w:rPr>
              </w:rPrChange>
            </w:rPr>
            <w:delText>模式后的</w:delText>
          </w:r>
          <w:r w:rsidR="00DE47A4" w:rsidDel="000A6619">
            <w:rPr>
              <w:rFonts w:asciiTheme="minorEastAsia" w:eastAsiaTheme="minorEastAsia" w:hAnsiTheme="minorEastAsia" w:hint="eastAsia"/>
              <w:highlight w:val="yellow"/>
              <w:lang w:eastAsia="zh-CN"/>
            </w:rPr>
            <w:delText>长方形</w:delText>
          </w:r>
          <w:r w:rsidRPr="005437AC" w:rsidDel="000A6619">
            <w:rPr>
              <w:rFonts w:asciiTheme="minorEastAsia" w:eastAsiaTheme="minorEastAsia" w:hAnsiTheme="minorEastAsia" w:hint="eastAsia"/>
              <w:highlight w:val="yellow"/>
              <w:rPrChange w:id="1560" w:author="作者" w:date="2020-09-25T11:40:00Z">
                <w:rPr>
                  <w:rFonts w:asciiTheme="minorEastAsia" w:eastAsiaTheme="minorEastAsia" w:hAnsiTheme="minorEastAsia" w:cs="Calibri" w:hint="eastAsia"/>
                  <w:sz w:val="22"/>
                  <w:szCs w:val="22"/>
                  <w:highlight w:val="yellow"/>
                </w:rPr>
              </w:rPrChange>
            </w:rPr>
            <w:delText>图片</w:delText>
          </w:r>
        </w:del>
      </w:ins>
      <w:ins w:id="1561" w:author="作者" w:date="2020-09-25T11:39:00Z">
        <w:del w:id="1562" w:author="作者" w:date="2020-09-25T11:41:00Z">
          <w:r w:rsidRPr="005437AC" w:rsidDel="000A6619">
            <w:rPr>
              <w:rFonts w:asciiTheme="minorEastAsia" w:eastAsiaTheme="minorEastAsia" w:hAnsiTheme="minorEastAsia" w:hint="eastAsia"/>
              <w:highlight w:val="yellow"/>
              <w:rPrChange w:id="1563" w:author="作者" w:date="2020-09-25T11:40:00Z">
                <w:rPr>
                  <w:rFonts w:asciiTheme="minorEastAsia" w:eastAsiaTheme="minorEastAsia" w:hAnsiTheme="minorEastAsia" w:cs="Calibri" w:hint="eastAsia"/>
                  <w:sz w:val="22"/>
                  <w:szCs w:val="22"/>
                  <w:highlight w:val="yellow"/>
                </w:rPr>
              </w:rPrChange>
            </w:rPr>
            <w:delText>需要和</w:delText>
          </w:r>
          <w:r w:rsidRPr="005437AC" w:rsidDel="000A6619">
            <w:rPr>
              <w:rFonts w:asciiTheme="minorEastAsia" w:eastAsiaTheme="minorEastAsia" w:hAnsiTheme="minorEastAsia"/>
              <w:highlight w:val="yellow"/>
              <w:rPrChange w:id="1564" w:author="作者" w:date="2020-09-25T11:40:00Z">
                <w:rPr>
                  <w:rFonts w:asciiTheme="minorEastAsia" w:eastAsiaTheme="minorEastAsia" w:hAnsiTheme="minorEastAsia" w:cs="Calibri"/>
                  <w:sz w:val="22"/>
                  <w:szCs w:val="22"/>
                  <w:highlight w:val="yellow"/>
                </w:rPr>
              </w:rPrChange>
            </w:rPr>
            <w:delText>HMI</w:delText>
          </w:r>
          <w:r w:rsidRPr="005437AC" w:rsidDel="000A6619">
            <w:rPr>
              <w:rFonts w:asciiTheme="minorEastAsia" w:eastAsiaTheme="minorEastAsia" w:hAnsiTheme="minorEastAsia" w:hint="eastAsia"/>
              <w:highlight w:val="yellow"/>
              <w:rPrChange w:id="1565" w:author="作者" w:date="2020-09-25T11:40:00Z">
                <w:rPr>
                  <w:rFonts w:asciiTheme="minorEastAsia" w:eastAsiaTheme="minorEastAsia" w:hAnsiTheme="minorEastAsia" w:cs="Calibri" w:hint="eastAsia"/>
                  <w:sz w:val="22"/>
                  <w:szCs w:val="22"/>
                  <w:highlight w:val="yellow"/>
                </w:rPr>
              </w:rPrChange>
            </w:rPr>
            <w:delText>确认</w:delText>
          </w:r>
          <w:r w:rsidRPr="005437AC" w:rsidDel="000A6619">
            <w:rPr>
              <w:rFonts w:asciiTheme="minorEastAsia" w:eastAsiaTheme="minorEastAsia" w:hAnsiTheme="minorEastAsia"/>
              <w:highlight w:val="yellow"/>
              <w:rPrChange w:id="1566" w:author="作者" w:date="2020-09-25T11:40:00Z">
                <w:rPr>
                  <w:rFonts w:asciiTheme="minorEastAsia" w:eastAsiaTheme="minorEastAsia" w:hAnsiTheme="minorEastAsia" w:cs="Calibri"/>
                  <w:sz w:val="22"/>
                  <w:szCs w:val="22"/>
                  <w:highlight w:val="yellow"/>
                </w:rPr>
              </w:rPrChange>
            </w:rPr>
            <w:delText>---huangruihao</w:delText>
          </w:r>
        </w:del>
      </w:ins>
    </w:p>
    <w:p w14:paraId="4BB3C1A6" w14:textId="77777777" w:rsidR="00914396" w:rsidRDefault="00914396" w:rsidP="008F1350">
      <w:pPr>
        <w:pStyle w:val="a1"/>
        <w:rPr>
          <w:ins w:id="1567" w:author="作者" w:date="2020-09-16T15:51:00Z"/>
          <w:lang w:eastAsia="zh-CN"/>
        </w:rPr>
      </w:pPr>
    </w:p>
    <w:tbl>
      <w:tblPr>
        <w:tblW w:w="9356" w:type="dxa"/>
        <w:tblInd w:w="108" w:type="dxa"/>
        <w:tblLook w:val="04A0" w:firstRow="1" w:lastRow="0" w:firstColumn="1" w:lastColumn="0" w:noHBand="0" w:noVBand="1"/>
        <w:tblPrChange w:id="1568" w:author="作者" w:date="2020-09-25T10:51:00Z">
          <w:tblPr>
            <w:tblW w:w="9060" w:type="dxa"/>
            <w:tblInd w:w="108" w:type="dxa"/>
            <w:tblLook w:val="04A0" w:firstRow="1" w:lastRow="0" w:firstColumn="1" w:lastColumn="0" w:noHBand="0" w:noVBand="1"/>
          </w:tblPr>
        </w:tblPrChange>
      </w:tblPr>
      <w:tblGrid>
        <w:gridCol w:w="3040"/>
        <w:gridCol w:w="2500"/>
        <w:gridCol w:w="2220"/>
        <w:gridCol w:w="1596"/>
        <w:tblGridChange w:id="1569">
          <w:tblGrid>
            <w:gridCol w:w="3040"/>
            <w:gridCol w:w="2500"/>
            <w:gridCol w:w="2220"/>
            <w:gridCol w:w="1300"/>
          </w:tblGrid>
        </w:tblGridChange>
      </w:tblGrid>
      <w:tr w:rsidR="00703318" w:rsidRPr="00703318" w14:paraId="57ADDBDF" w14:textId="77777777" w:rsidTr="006C7396">
        <w:trPr>
          <w:trHeight w:val="285"/>
          <w:ins w:id="1570" w:author="作者" w:date="2020-09-16T15:58:00Z"/>
          <w:trPrChange w:id="1571" w:author="作者" w:date="2020-09-25T10:51:00Z">
            <w:trPr>
              <w:trHeight w:val="285"/>
            </w:trPr>
          </w:trPrChange>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1572" w:author="作者" w:date="2020-09-25T10:51:00Z">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72D0BE34" w14:textId="77777777" w:rsidR="00703318" w:rsidRPr="00703318" w:rsidRDefault="00703318" w:rsidP="00703318">
            <w:pPr>
              <w:rPr>
                <w:ins w:id="1573" w:author="作者" w:date="2020-09-16T15:58:00Z"/>
                <w:rFonts w:ascii="宋体" w:hAnsi="宋体" w:cs="Tahoma"/>
                <w:color w:val="000000"/>
                <w:sz w:val="22"/>
                <w:szCs w:val="22"/>
              </w:rPr>
            </w:pPr>
            <w:ins w:id="1574" w:author="作者" w:date="2020-09-16T15:58:00Z">
              <w:r w:rsidRPr="00703318">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Change w:id="1575" w:author="作者" w:date="2020-09-25T10:51:00Z">
              <w:tcPr>
                <w:tcW w:w="25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4D1DBC0A" w14:textId="77777777" w:rsidR="00703318" w:rsidRPr="00703318" w:rsidRDefault="00703318" w:rsidP="00703318">
            <w:pPr>
              <w:rPr>
                <w:ins w:id="1576" w:author="作者" w:date="2020-09-16T15:58:00Z"/>
                <w:rFonts w:ascii="宋体" w:hAnsi="宋体" w:cs="Tahoma"/>
                <w:color w:val="000000"/>
                <w:sz w:val="22"/>
                <w:szCs w:val="22"/>
              </w:rPr>
            </w:pPr>
            <w:ins w:id="1577" w:author="作者" w:date="2020-09-16T15:58:00Z">
              <w:r w:rsidRPr="00703318">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Change w:id="1578" w:author="作者" w:date="2020-09-25T10:51:00Z">
              <w:tcPr>
                <w:tcW w:w="222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08C39BE2" w14:textId="77777777" w:rsidR="00703318" w:rsidRPr="00703318" w:rsidRDefault="00703318" w:rsidP="00703318">
            <w:pPr>
              <w:rPr>
                <w:ins w:id="1579" w:author="作者" w:date="2020-09-16T15:58:00Z"/>
                <w:rFonts w:ascii="宋体" w:hAnsi="宋体" w:cs="Tahoma"/>
                <w:color w:val="000000"/>
                <w:sz w:val="22"/>
                <w:szCs w:val="22"/>
              </w:rPr>
            </w:pPr>
            <w:ins w:id="1580" w:author="作者" w:date="2020-09-16T15:58:00Z">
              <w:r w:rsidRPr="00703318">
                <w:rPr>
                  <w:rFonts w:ascii="宋体" w:hAnsi="宋体" w:cs="Tahoma" w:hint="eastAsia"/>
                  <w:color w:val="000000"/>
                  <w:sz w:val="22"/>
                  <w:szCs w:val="22"/>
                </w:rPr>
                <w:t>信号值</w:t>
              </w:r>
            </w:ins>
          </w:p>
        </w:tc>
        <w:tc>
          <w:tcPr>
            <w:tcW w:w="1596" w:type="dxa"/>
            <w:tcBorders>
              <w:top w:val="single" w:sz="4" w:space="0" w:color="auto"/>
              <w:left w:val="nil"/>
              <w:bottom w:val="single" w:sz="4" w:space="0" w:color="auto"/>
              <w:right w:val="single" w:sz="4" w:space="0" w:color="auto"/>
            </w:tcBorders>
            <w:shd w:val="clear" w:color="000000" w:fill="FFC000"/>
            <w:noWrap/>
            <w:vAlign w:val="bottom"/>
            <w:hideMark/>
            <w:tcPrChange w:id="1581" w:author="作者" w:date="2020-09-25T10:51:00Z">
              <w:tcPr>
                <w:tcW w:w="13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533FF52F" w14:textId="0C345E29" w:rsidR="00703318" w:rsidRPr="00703318" w:rsidRDefault="00703318" w:rsidP="00703318">
            <w:pPr>
              <w:rPr>
                <w:ins w:id="1582" w:author="作者" w:date="2020-09-16T15:58:00Z"/>
                <w:rFonts w:ascii="宋体" w:hAnsi="宋体" w:cs="Tahoma"/>
                <w:color w:val="000000"/>
                <w:sz w:val="22"/>
                <w:szCs w:val="22"/>
              </w:rPr>
            </w:pPr>
            <w:ins w:id="1583" w:author="作者" w:date="2020-09-16T15:58:00Z">
              <w:r w:rsidRPr="00703318">
                <w:rPr>
                  <w:rFonts w:ascii="宋体" w:hAnsi="宋体" w:cs="Tahoma" w:hint="eastAsia"/>
                  <w:color w:val="000000"/>
                  <w:sz w:val="22"/>
                  <w:szCs w:val="22"/>
                </w:rPr>
                <w:t>动态模式</w:t>
              </w:r>
            </w:ins>
            <w:ins w:id="1584" w:author="作者" w:date="2020-09-25T10:51:00Z">
              <w:r w:rsidR="006C7396">
                <w:rPr>
                  <w:rFonts w:ascii="宋体" w:hAnsi="宋体" w:cs="Tahoma" w:hint="eastAsia"/>
                  <w:color w:val="000000"/>
                  <w:sz w:val="22"/>
                  <w:szCs w:val="22"/>
                </w:rPr>
                <w:t>设值</w:t>
              </w:r>
            </w:ins>
          </w:p>
        </w:tc>
      </w:tr>
      <w:tr w:rsidR="00703318" w:rsidRPr="00703318" w14:paraId="07BC60EB" w14:textId="77777777" w:rsidTr="006C7396">
        <w:trPr>
          <w:trHeight w:val="825"/>
          <w:ins w:id="1585" w:author="作者" w:date="2020-09-16T15:58:00Z"/>
          <w:trPrChange w:id="1586" w:author="作者" w:date="2020-09-25T10:51:00Z">
            <w:trPr>
              <w:trHeight w:val="82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1587"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3D8E502" w14:textId="77777777" w:rsidR="00703318" w:rsidRPr="00703318" w:rsidRDefault="00703318" w:rsidP="00703318">
            <w:pPr>
              <w:rPr>
                <w:ins w:id="1588" w:author="作者" w:date="2020-09-16T15:58:00Z"/>
                <w:rFonts w:ascii="宋体" w:hAnsi="宋体" w:cs="Tahoma"/>
                <w:color w:val="000000"/>
                <w:sz w:val="22"/>
                <w:szCs w:val="22"/>
              </w:rPr>
            </w:pPr>
            <w:ins w:id="1589" w:author="作者" w:date="2020-09-16T15:58:00Z">
              <w:r w:rsidRPr="00703318">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Change w:id="1590"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72D66640" w14:textId="77777777" w:rsidR="00703318" w:rsidRPr="00703318" w:rsidRDefault="00703318" w:rsidP="00703318">
            <w:pPr>
              <w:rPr>
                <w:ins w:id="1591" w:author="作者" w:date="2020-09-16T15:58:00Z"/>
                <w:rFonts w:ascii="宋体" w:hAnsi="宋体" w:cs="Tahoma"/>
                <w:color w:val="000000"/>
                <w:sz w:val="22"/>
                <w:szCs w:val="22"/>
              </w:rPr>
            </w:pPr>
            <w:ins w:id="1592" w:author="作者" w:date="2020-09-16T15:58:00Z">
              <w:r w:rsidRPr="00703318">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Change w:id="1593"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261D8E00" w14:textId="77777777" w:rsidR="00703318" w:rsidRPr="00703318" w:rsidRDefault="00703318" w:rsidP="00703318">
            <w:pPr>
              <w:rPr>
                <w:ins w:id="1594" w:author="作者" w:date="2020-09-16T15:58:00Z"/>
                <w:rFonts w:ascii="宋体" w:hAnsi="宋体" w:cs="Tahoma"/>
                <w:color w:val="000000"/>
                <w:sz w:val="22"/>
                <w:szCs w:val="22"/>
              </w:rPr>
            </w:pPr>
            <w:ins w:id="1595" w:author="作者" w:date="2020-09-16T15:58:00Z">
              <w:r w:rsidRPr="00703318">
                <w:rPr>
                  <w:rFonts w:ascii="宋体" w:hAnsi="宋体" w:cs="Tahoma" w:hint="eastAsia"/>
                  <w:color w:val="000000"/>
                  <w:sz w:val="22"/>
                  <w:szCs w:val="22"/>
                </w:rPr>
                <w:t>0x0:invalid</w:t>
              </w:r>
              <w:r w:rsidRPr="00703318">
                <w:rPr>
                  <w:rFonts w:ascii="宋体" w:hAnsi="宋体" w:cs="Tahoma" w:hint="eastAsia"/>
                  <w:color w:val="000000"/>
                  <w:sz w:val="22"/>
                  <w:szCs w:val="22"/>
                </w:rPr>
                <w:br/>
                <w:t>0x1:close</w:t>
              </w:r>
              <w:r w:rsidRPr="00703318">
                <w:rPr>
                  <w:rFonts w:ascii="宋体" w:hAnsi="宋体" w:cs="Tahoma" w:hint="eastAsia"/>
                  <w:color w:val="000000"/>
                  <w:sz w:val="22"/>
                  <w:szCs w:val="22"/>
                </w:rPr>
                <w:br/>
                <w:t>0x2:open</w:t>
              </w:r>
            </w:ins>
          </w:p>
        </w:tc>
        <w:tc>
          <w:tcPr>
            <w:tcW w:w="1596" w:type="dxa"/>
            <w:tcBorders>
              <w:top w:val="nil"/>
              <w:left w:val="nil"/>
              <w:bottom w:val="single" w:sz="4" w:space="0" w:color="auto"/>
              <w:right w:val="single" w:sz="4" w:space="0" w:color="auto"/>
            </w:tcBorders>
            <w:shd w:val="clear" w:color="auto" w:fill="auto"/>
            <w:noWrap/>
            <w:vAlign w:val="bottom"/>
            <w:hideMark/>
            <w:tcPrChange w:id="1596"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56DD6D71" w14:textId="77777777" w:rsidR="00703318" w:rsidRPr="00703318" w:rsidRDefault="00703318" w:rsidP="00703318">
            <w:pPr>
              <w:rPr>
                <w:ins w:id="1597" w:author="作者" w:date="2020-09-16T15:58:00Z"/>
                <w:rFonts w:ascii="宋体" w:hAnsi="宋体" w:cs="Tahoma"/>
                <w:color w:val="000000"/>
                <w:sz w:val="22"/>
                <w:szCs w:val="22"/>
              </w:rPr>
            </w:pPr>
            <w:ins w:id="1598" w:author="作者" w:date="2020-09-16T15:58:00Z">
              <w:r w:rsidRPr="00703318">
                <w:rPr>
                  <w:rFonts w:ascii="宋体" w:hAnsi="宋体" w:cs="Tahoma" w:hint="eastAsia"/>
                  <w:color w:val="000000"/>
                  <w:sz w:val="22"/>
                  <w:szCs w:val="22"/>
                </w:rPr>
                <w:t>Open</w:t>
              </w:r>
            </w:ins>
          </w:p>
        </w:tc>
      </w:tr>
      <w:tr w:rsidR="00703318" w:rsidRPr="00703318" w14:paraId="1E6C9F4D" w14:textId="77777777" w:rsidTr="006C7396">
        <w:trPr>
          <w:trHeight w:val="1095"/>
          <w:ins w:id="1599" w:author="作者" w:date="2020-09-16T15:58:00Z"/>
          <w:trPrChange w:id="1600" w:author="作者" w:date="2020-09-25T10:51:00Z">
            <w:trPr>
              <w:trHeight w:val="109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1601"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60DEDB2E" w14:textId="77777777" w:rsidR="00703318" w:rsidRPr="00703318" w:rsidRDefault="00703318" w:rsidP="00703318">
            <w:pPr>
              <w:rPr>
                <w:ins w:id="1602" w:author="作者" w:date="2020-09-16T15:58:00Z"/>
                <w:rFonts w:ascii="宋体" w:hAnsi="宋体" w:cs="Tahoma"/>
                <w:color w:val="000000"/>
                <w:sz w:val="22"/>
                <w:szCs w:val="22"/>
              </w:rPr>
            </w:pPr>
            <w:ins w:id="1603" w:author="作者" w:date="2020-09-16T15:58:00Z">
              <w:r w:rsidRPr="00703318">
                <w:rPr>
                  <w:rFonts w:ascii="宋体" w:hAnsi="宋体" w:cs="Tahoma" w:hint="eastAsia"/>
                  <w:color w:val="000000"/>
                  <w:sz w:val="22"/>
                  <w:szCs w:val="22"/>
                </w:rPr>
                <w:t>AmbL_Color_Mode</w:t>
              </w:r>
            </w:ins>
          </w:p>
        </w:tc>
        <w:tc>
          <w:tcPr>
            <w:tcW w:w="2500" w:type="dxa"/>
            <w:tcBorders>
              <w:top w:val="nil"/>
              <w:left w:val="nil"/>
              <w:bottom w:val="single" w:sz="4" w:space="0" w:color="auto"/>
              <w:right w:val="single" w:sz="4" w:space="0" w:color="auto"/>
            </w:tcBorders>
            <w:shd w:val="clear" w:color="auto" w:fill="auto"/>
            <w:noWrap/>
            <w:vAlign w:val="bottom"/>
            <w:hideMark/>
            <w:tcPrChange w:id="1604"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608B5C4F" w14:textId="77777777" w:rsidR="00703318" w:rsidRPr="00703318" w:rsidRDefault="00703318" w:rsidP="00703318">
            <w:pPr>
              <w:rPr>
                <w:ins w:id="1605" w:author="作者" w:date="2020-09-16T15:58:00Z"/>
                <w:rFonts w:ascii="宋体" w:hAnsi="宋体" w:cs="Tahoma"/>
                <w:color w:val="000000"/>
                <w:sz w:val="22"/>
                <w:szCs w:val="22"/>
              </w:rPr>
            </w:pPr>
            <w:ins w:id="1606" w:author="作者" w:date="2020-09-16T15:58:00Z">
              <w:r w:rsidRPr="00703318">
                <w:rPr>
                  <w:rFonts w:ascii="宋体" w:hAnsi="宋体" w:cs="Tahoma" w:hint="eastAsia"/>
                  <w:color w:val="000000"/>
                  <w:sz w:val="22"/>
                  <w:szCs w:val="22"/>
                </w:rPr>
                <w:t>模式</w:t>
              </w:r>
            </w:ins>
          </w:p>
        </w:tc>
        <w:tc>
          <w:tcPr>
            <w:tcW w:w="2220" w:type="dxa"/>
            <w:tcBorders>
              <w:top w:val="nil"/>
              <w:left w:val="nil"/>
              <w:bottom w:val="single" w:sz="4" w:space="0" w:color="auto"/>
              <w:right w:val="single" w:sz="4" w:space="0" w:color="auto"/>
            </w:tcBorders>
            <w:shd w:val="clear" w:color="auto" w:fill="auto"/>
            <w:vAlign w:val="bottom"/>
            <w:hideMark/>
            <w:tcPrChange w:id="1607"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69F059FF" w14:textId="77777777" w:rsidR="00057ABB" w:rsidRPr="00057ABB" w:rsidRDefault="00057ABB" w:rsidP="00057ABB">
            <w:pPr>
              <w:rPr>
                <w:ins w:id="1608" w:author="作者" w:date="2020-09-16T16:13:00Z"/>
                <w:rFonts w:ascii="宋体" w:hAnsi="宋体" w:cs="Tahoma"/>
                <w:color w:val="000000"/>
                <w:sz w:val="22"/>
                <w:szCs w:val="22"/>
              </w:rPr>
            </w:pPr>
            <w:ins w:id="1609" w:author="作者" w:date="2020-09-16T16:13:00Z">
              <w:r w:rsidRPr="00057ABB">
                <w:rPr>
                  <w:rFonts w:ascii="宋体" w:hAnsi="宋体" w:cs="Tahoma"/>
                  <w:color w:val="000000"/>
                  <w:sz w:val="22"/>
                  <w:szCs w:val="22"/>
                </w:rPr>
                <w:t>0:invalid</w:t>
              </w:r>
            </w:ins>
          </w:p>
          <w:p w14:paraId="44B9730A" w14:textId="77777777" w:rsidR="00057ABB" w:rsidRPr="00057ABB" w:rsidRDefault="00057ABB" w:rsidP="00057ABB">
            <w:pPr>
              <w:rPr>
                <w:ins w:id="1610" w:author="作者" w:date="2020-09-16T16:13:00Z"/>
                <w:rFonts w:ascii="宋体" w:hAnsi="宋体" w:cs="Tahoma"/>
                <w:color w:val="000000"/>
                <w:sz w:val="22"/>
                <w:szCs w:val="22"/>
              </w:rPr>
            </w:pPr>
            <w:ins w:id="1611" w:author="作者" w:date="2020-09-16T16:13:00Z">
              <w:r w:rsidRPr="00057ABB">
                <w:rPr>
                  <w:rFonts w:ascii="宋体" w:hAnsi="宋体" w:cs="Tahoma"/>
                  <w:color w:val="000000"/>
                  <w:sz w:val="22"/>
                  <w:szCs w:val="22"/>
                </w:rPr>
                <w:t>1:static</w:t>
              </w:r>
            </w:ins>
          </w:p>
          <w:p w14:paraId="197F1396" w14:textId="77777777" w:rsidR="00057ABB" w:rsidRPr="00057ABB" w:rsidRDefault="00057ABB" w:rsidP="00057ABB">
            <w:pPr>
              <w:rPr>
                <w:ins w:id="1612" w:author="作者" w:date="2020-09-16T16:13:00Z"/>
                <w:rFonts w:ascii="宋体" w:hAnsi="宋体" w:cs="Tahoma"/>
                <w:color w:val="000000"/>
                <w:sz w:val="22"/>
                <w:szCs w:val="22"/>
              </w:rPr>
            </w:pPr>
            <w:ins w:id="1613" w:author="作者" w:date="2020-09-16T16:13:00Z">
              <w:r w:rsidRPr="00057ABB">
                <w:rPr>
                  <w:rFonts w:ascii="宋体" w:hAnsi="宋体" w:cs="Tahoma"/>
                  <w:color w:val="000000"/>
                  <w:sz w:val="22"/>
                  <w:szCs w:val="22"/>
                </w:rPr>
                <w:t>2:dynamic</w:t>
              </w:r>
            </w:ins>
          </w:p>
          <w:p w14:paraId="3B1F29E0" w14:textId="77777777" w:rsidR="00057ABB" w:rsidRPr="00057ABB" w:rsidRDefault="00057ABB" w:rsidP="00057ABB">
            <w:pPr>
              <w:rPr>
                <w:ins w:id="1614" w:author="作者" w:date="2020-09-16T16:13:00Z"/>
                <w:rFonts w:ascii="宋体" w:hAnsi="宋体" w:cs="Tahoma"/>
                <w:color w:val="000000"/>
                <w:sz w:val="22"/>
                <w:szCs w:val="22"/>
              </w:rPr>
            </w:pPr>
            <w:ins w:id="1615" w:author="作者" w:date="2020-09-16T16:13:00Z">
              <w:r w:rsidRPr="00057ABB">
                <w:rPr>
                  <w:rFonts w:ascii="宋体" w:hAnsi="宋体" w:cs="Tahoma"/>
                  <w:color w:val="000000"/>
                  <w:sz w:val="22"/>
                  <w:szCs w:val="22"/>
                </w:rPr>
                <w:t>3:customize</w:t>
              </w:r>
            </w:ins>
          </w:p>
          <w:p w14:paraId="5D61326A" w14:textId="35963BAF" w:rsidR="00703318" w:rsidRPr="00703318" w:rsidRDefault="00057ABB" w:rsidP="00057ABB">
            <w:pPr>
              <w:rPr>
                <w:ins w:id="1616" w:author="作者" w:date="2020-09-16T15:58:00Z"/>
                <w:rFonts w:ascii="宋体" w:hAnsi="宋体" w:cs="Tahoma"/>
                <w:color w:val="000000"/>
                <w:sz w:val="22"/>
                <w:szCs w:val="22"/>
              </w:rPr>
            </w:pPr>
            <w:ins w:id="1617" w:author="作者" w:date="2020-09-16T16:13:00Z">
              <w:r w:rsidRPr="00057ABB">
                <w:rPr>
                  <w:rFonts w:ascii="宋体" w:hAnsi="宋体" w:cs="Tahoma"/>
                  <w:color w:val="000000"/>
                  <w:sz w:val="22"/>
                  <w:szCs w:val="22"/>
                </w:rPr>
                <w:t>4.music</w:t>
              </w:r>
            </w:ins>
            <w:ins w:id="1618" w:author="作者" w:date="2020-09-16T15:58:00Z">
              <w:del w:id="1619" w:author="作者" w:date="2020-09-16T16:13:00Z">
                <w:r w:rsidR="00703318" w:rsidRPr="00703318" w:rsidDel="00057ABB">
                  <w:rPr>
                    <w:rFonts w:ascii="宋体" w:hAnsi="宋体" w:cs="Tahoma" w:hint="eastAsia"/>
                    <w:color w:val="000000"/>
                    <w:sz w:val="22"/>
                    <w:szCs w:val="22"/>
                  </w:rPr>
                  <w:delText>0:invalid</w:delText>
                </w:r>
                <w:r w:rsidR="00703318" w:rsidRPr="00703318" w:rsidDel="00057ABB">
                  <w:rPr>
                    <w:rFonts w:ascii="宋体" w:hAnsi="宋体" w:cs="Tahoma" w:hint="eastAsia"/>
                    <w:color w:val="000000"/>
                    <w:sz w:val="22"/>
                    <w:szCs w:val="22"/>
                  </w:rPr>
                  <w:br/>
                  <w:delText>1:static</w:delText>
                </w:r>
                <w:r w:rsidR="00703318" w:rsidRPr="00703318" w:rsidDel="00057ABB">
                  <w:rPr>
                    <w:rFonts w:ascii="宋体" w:hAnsi="宋体" w:cs="Tahoma" w:hint="eastAsia"/>
                    <w:color w:val="000000"/>
                    <w:sz w:val="22"/>
                    <w:szCs w:val="22"/>
                  </w:rPr>
                  <w:br/>
                  <w:delText>2:dynamic</w:delText>
                </w:r>
                <w:r w:rsidR="00703318" w:rsidRPr="00703318" w:rsidDel="00057ABB">
                  <w:rPr>
                    <w:rFonts w:ascii="宋体" w:hAnsi="宋体" w:cs="Tahoma" w:hint="eastAsia"/>
                    <w:color w:val="000000"/>
                    <w:sz w:val="22"/>
                    <w:szCs w:val="22"/>
                  </w:rPr>
                  <w:br/>
                  <w:delText>3:customize</w:delText>
                </w:r>
              </w:del>
            </w:ins>
          </w:p>
        </w:tc>
        <w:tc>
          <w:tcPr>
            <w:tcW w:w="1596" w:type="dxa"/>
            <w:tcBorders>
              <w:top w:val="nil"/>
              <w:left w:val="nil"/>
              <w:bottom w:val="single" w:sz="4" w:space="0" w:color="auto"/>
              <w:right w:val="single" w:sz="4" w:space="0" w:color="auto"/>
            </w:tcBorders>
            <w:shd w:val="clear" w:color="auto" w:fill="auto"/>
            <w:noWrap/>
            <w:vAlign w:val="bottom"/>
            <w:hideMark/>
            <w:tcPrChange w:id="1620"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74D8060A" w14:textId="03B556A8" w:rsidR="00703318" w:rsidRPr="00703318" w:rsidRDefault="00E15E34" w:rsidP="00703318">
            <w:pPr>
              <w:rPr>
                <w:ins w:id="1621" w:author="作者" w:date="2020-09-16T15:58:00Z"/>
                <w:rFonts w:ascii="宋体" w:hAnsi="宋体" w:cs="Tahoma"/>
                <w:color w:val="000000"/>
                <w:sz w:val="22"/>
                <w:szCs w:val="22"/>
              </w:rPr>
            </w:pPr>
            <w:ins w:id="1622" w:author="作者" w:date="2020-09-25T10:27:00Z">
              <w:r>
                <w:rPr>
                  <w:rFonts w:ascii="宋体" w:hAnsi="宋体" w:cs="Tahoma" w:hint="eastAsia"/>
                  <w:color w:val="000000"/>
                  <w:sz w:val="22"/>
                  <w:szCs w:val="22"/>
                </w:rPr>
                <w:t>d</w:t>
              </w:r>
            </w:ins>
            <w:ins w:id="1623" w:author="作者" w:date="2020-09-16T15:58:00Z">
              <w:del w:id="1624" w:author="作者" w:date="2020-09-25T10:27:00Z">
                <w:r w:rsidR="00703318" w:rsidRPr="00703318" w:rsidDel="00E15E34">
                  <w:rPr>
                    <w:rFonts w:ascii="宋体" w:hAnsi="宋体" w:cs="Tahoma" w:hint="eastAsia"/>
                    <w:color w:val="000000"/>
                    <w:sz w:val="22"/>
                    <w:szCs w:val="22"/>
                  </w:rPr>
                  <w:delText>D</w:delText>
                </w:r>
              </w:del>
              <w:r w:rsidR="00703318" w:rsidRPr="00703318">
                <w:rPr>
                  <w:rFonts w:ascii="宋体" w:hAnsi="宋体" w:cs="Tahoma" w:hint="eastAsia"/>
                  <w:color w:val="000000"/>
                  <w:sz w:val="22"/>
                  <w:szCs w:val="22"/>
                </w:rPr>
                <w:t xml:space="preserve">ynamic    </w:t>
              </w:r>
            </w:ins>
          </w:p>
        </w:tc>
      </w:tr>
      <w:tr w:rsidR="00703318" w:rsidRPr="00703318" w14:paraId="7E382FA3" w14:textId="77777777" w:rsidTr="006C7396">
        <w:trPr>
          <w:trHeight w:val="555"/>
          <w:ins w:id="1625" w:author="作者" w:date="2020-09-16T15:58:00Z"/>
          <w:trPrChange w:id="1626" w:author="作者" w:date="2020-09-25T10:51:00Z">
            <w:trPr>
              <w:trHeight w:val="555"/>
            </w:trPr>
          </w:trPrChange>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627"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8281594" w14:textId="77777777" w:rsidR="00703318" w:rsidRPr="00703318" w:rsidRDefault="00703318" w:rsidP="00703318">
            <w:pPr>
              <w:rPr>
                <w:ins w:id="1628" w:author="作者" w:date="2020-09-16T15:58:00Z"/>
                <w:rFonts w:ascii="宋体" w:hAnsi="宋体" w:cs="Tahoma"/>
                <w:color w:val="000000"/>
                <w:sz w:val="22"/>
                <w:szCs w:val="22"/>
              </w:rPr>
            </w:pPr>
            <w:ins w:id="1629" w:author="作者" w:date="2020-09-16T15:58:00Z">
              <w:r w:rsidRPr="00703318">
                <w:rPr>
                  <w:rFonts w:ascii="宋体" w:hAnsi="宋体" w:cs="Tahoma" w:hint="eastAsia"/>
                  <w:color w:val="000000"/>
                  <w:sz w:val="22"/>
                  <w:szCs w:val="22"/>
                </w:rPr>
                <w:t>AmbL_DrvMde_D_Rq</w:t>
              </w:r>
            </w:ins>
          </w:p>
        </w:tc>
        <w:tc>
          <w:tcPr>
            <w:tcW w:w="2500" w:type="dxa"/>
            <w:tcBorders>
              <w:top w:val="single" w:sz="4" w:space="0" w:color="auto"/>
              <w:left w:val="nil"/>
              <w:bottom w:val="single" w:sz="4" w:space="0" w:color="auto"/>
              <w:right w:val="single" w:sz="4" w:space="0" w:color="auto"/>
            </w:tcBorders>
            <w:shd w:val="clear" w:color="auto" w:fill="auto"/>
            <w:noWrap/>
            <w:vAlign w:val="bottom"/>
            <w:hideMark/>
            <w:tcPrChange w:id="1630"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44D0A8FB" w14:textId="5D396713" w:rsidR="00703318" w:rsidRPr="00703318" w:rsidRDefault="001B3195" w:rsidP="00703318">
            <w:pPr>
              <w:rPr>
                <w:ins w:id="1631" w:author="作者" w:date="2020-09-16T15:58:00Z"/>
                <w:rFonts w:ascii="宋体" w:hAnsi="宋体" w:cs="Tahoma"/>
                <w:color w:val="000000"/>
                <w:sz w:val="22"/>
                <w:szCs w:val="22"/>
              </w:rPr>
            </w:pPr>
            <w:ins w:id="1632" w:author="作者" w:date="2020-09-16T16:10:00Z">
              <w:r>
                <w:rPr>
                  <w:rFonts w:ascii="宋体" w:hAnsi="宋体" w:cs="Tahoma" w:hint="eastAsia"/>
                  <w:color w:val="000000"/>
                  <w:sz w:val="22"/>
                  <w:szCs w:val="22"/>
                </w:rPr>
                <w:t>驾驶模式设置</w:t>
              </w:r>
            </w:ins>
            <w:ins w:id="1633" w:author="作者" w:date="2020-09-16T15:58:00Z">
              <w:del w:id="1634" w:author="作者" w:date="2020-09-16T16:10:00Z">
                <w:r w:rsidR="00703318" w:rsidRPr="00703318" w:rsidDel="001B3195">
                  <w:rPr>
                    <w:rFonts w:ascii="宋体" w:hAnsi="宋体" w:cs="Tahoma" w:hint="eastAsia"/>
                    <w:color w:val="000000"/>
                    <w:sz w:val="22"/>
                    <w:szCs w:val="22"/>
                  </w:rPr>
                  <w:delText>手动自动--设置界面TBD</w:delText>
                </w:r>
              </w:del>
            </w:ins>
          </w:p>
        </w:tc>
        <w:tc>
          <w:tcPr>
            <w:tcW w:w="2220" w:type="dxa"/>
            <w:tcBorders>
              <w:top w:val="single" w:sz="4" w:space="0" w:color="auto"/>
              <w:left w:val="nil"/>
              <w:bottom w:val="single" w:sz="4" w:space="0" w:color="auto"/>
              <w:right w:val="single" w:sz="4" w:space="0" w:color="auto"/>
            </w:tcBorders>
            <w:shd w:val="clear" w:color="auto" w:fill="auto"/>
            <w:vAlign w:val="bottom"/>
            <w:hideMark/>
            <w:tcPrChange w:id="1635"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13EF7356" w14:textId="77777777" w:rsidR="00703318" w:rsidRPr="00703318" w:rsidRDefault="00703318" w:rsidP="00703318">
            <w:pPr>
              <w:rPr>
                <w:ins w:id="1636" w:author="作者" w:date="2020-09-16T15:58:00Z"/>
                <w:rFonts w:ascii="宋体" w:hAnsi="宋体" w:cs="Tahoma"/>
                <w:color w:val="000000"/>
                <w:sz w:val="22"/>
                <w:szCs w:val="22"/>
              </w:rPr>
            </w:pPr>
            <w:ins w:id="1637" w:author="作者" w:date="2020-09-16T15:58:00Z">
              <w:r w:rsidRPr="00703318">
                <w:rPr>
                  <w:rFonts w:ascii="宋体" w:hAnsi="宋体" w:cs="Tahoma" w:hint="eastAsia"/>
                  <w:color w:val="000000"/>
                  <w:sz w:val="22"/>
                  <w:szCs w:val="22"/>
                </w:rPr>
                <w:t>0x0: manual</w:t>
              </w:r>
              <w:r w:rsidRPr="00703318">
                <w:rPr>
                  <w:rFonts w:ascii="宋体" w:hAnsi="宋体" w:cs="Tahoma" w:hint="eastAsia"/>
                  <w:color w:val="000000"/>
                  <w:sz w:val="22"/>
                  <w:szCs w:val="22"/>
                </w:rPr>
                <w:br/>
                <w:t>0x1：auto</w:t>
              </w:r>
            </w:ins>
          </w:p>
        </w:tc>
        <w:tc>
          <w:tcPr>
            <w:tcW w:w="1596" w:type="dxa"/>
            <w:tcBorders>
              <w:top w:val="single" w:sz="4" w:space="0" w:color="auto"/>
              <w:left w:val="nil"/>
              <w:bottom w:val="single" w:sz="4" w:space="0" w:color="auto"/>
              <w:right w:val="single" w:sz="4" w:space="0" w:color="auto"/>
            </w:tcBorders>
            <w:shd w:val="clear" w:color="auto" w:fill="auto"/>
            <w:noWrap/>
            <w:vAlign w:val="bottom"/>
            <w:hideMark/>
            <w:tcPrChange w:id="1638"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64286F06" w14:textId="77777777" w:rsidR="00703318" w:rsidRPr="00703318" w:rsidRDefault="00703318" w:rsidP="00703318">
            <w:pPr>
              <w:rPr>
                <w:ins w:id="1639" w:author="作者" w:date="2020-09-16T15:58:00Z"/>
                <w:rFonts w:ascii="宋体" w:hAnsi="宋体" w:cs="Tahoma"/>
                <w:color w:val="000000"/>
                <w:sz w:val="22"/>
                <w:szCs w:val="22"/>
              </w:rPr>
            </w:pPr>
            <w:ins w:id="1640" w:author="作者" w:date="2020-09-16T15:58:00Z">
              <w:r w:rsidRPr="00703318">
                <w:rPr>
                  <w:rFonts w:ascii="宋体" w:hAnsi="宋体" w:cs="Tahoma" w:hint="eastAsia"/>
                  <w:color w:val="000000"/>
                  <w:sz w:val="22"/>
                  <w:szCs w:val="22"/>
                </w:rPr>
                <w:t>manual</w:t>
              </w:r>
            </w:ins>
          </w:p>
        </w:tc>
      </w:tr>
      <w:tr w:rsidR="00703318" w:rsidRPr="00703318" w14:paraId="203B12F9" w14:textId="77777777" w:rsidTr="006C7396">
        <w:trPr>
          <w:trHeight w:val="1635"/>
          <w:ins w:id="1641" w:author="作者" w:date="2020-09-16T15:58:00Z"/>
          <w:trPrChange w:id="1642" w:author="作者" w:date="2020-09-25T10:51:00Z">
            <w:trPr>
              <w:trHeight w:val="1635"/>
            </w:trPr>
          </w:trPrChange>
        </w:trPr>
        <w:tc>
          <w:tcPr>
            <w:tcW w:w="304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643"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C888716" w14:textId="77777777" w:rsidR="00703318" w:rsidRPr="00703318" w:rsidRDefault="00703318" w:rsidP="00703318">
            <w:pPr>
              <w:rPr>
                <w:ins w:id="1644" w:author="作者" w:date="2020-09-16T15:58:00Z"/>
                <w:rFonts w:ascii="宋体" w:hAnsi="宋体" w:cs="Tahoma"/>
                <w:color w:val="000000"/>
                <w:sz w:val="22"/>
                <w:szCs w:val="22"/>
              </w:rPr>
            </w:pPr>
            <w:ins w:id="1645" w:author="作者" w:date="2020-09-16T15:58:00Z">
              <w:r w:rsidRPr="00703318">
                <w:rPr>
                  <w:rFonts w:ascii="宋体" w:hAnsi="宋体" w:cs="Tahoma" w:hint="eastAsia"/>
                  <w:color w:val="000000"/>
                  <w:sz w:val="22"/>
                  <w:szCs w:val="22"/>
                </w:rPr>
                <w:t>AmbL_Dynamic_Color</w:t>
              </w:r>
            </w:ins>
          </w:p>
        </w:tc>
        <w:tc>
          <w:tcPr>
            <w:tcW w:w="2500" w:type="dxa"/>
            <w:tcBorders>
              <w:top w:val="single" w:sz="4" w:space="0" w:color="auto"/>
              <w:left w:val="nil"/>
              <w:bottom w:val="single" w:sz="4" w:space="0" w:color="auto"/>
              <w:right w:val="single" w:sz="4" w:space="0" w:color="auto"/>
            </w:tcBorders>
            <w:shd w:val="clear" w:color="auto" w:fill="auto"/>
            <w:noWrap/>
            <w:vAlign w:val="bottom"/>
            <w:hideMark/>
            <w:tcPrChange w:id="1646"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2CB32F09" w14:textId="77777777" w:rsidR="00703318" w:rsidRPr="00703318" w:rsidRDefault="00703318" w:rsidP="00703318">
            <w:pPr>
              <w:rPr>
                <w:ins w:id="1647" w:author="作者" w:date="2020-09-16T15:58:00Z"/>
                <w:rFonts w:ascii="宋体" w:hAnsi="宋体" w:cs="Tahoma"/>
                <w:color w:val="000000"/>
                <w:sz w:val="22"/>
                <w:szCs w:val="22"/>
              </w:rPr>
            </w:pPr>
            <w:ins w:id="1648" w:author="作者" w:date="2020-09-16T15:58:00Z">
              <w:r w:rsidRPr="00703318">
                <w:rPr>
                  <w:rFonts w:ascii="宋体" w:hAnsi="宋体" w:cs="Tahoma" w:hint="eastAsia"/>
                  <w:color w:val="000000"/>
                  <w:sz w:val="22"/>
                  <w:szCs w:val="22"/>
                </w:rPr>
                <w:t>动态模式的颜色</w:t>
              </w:r>
            </w:ins>
          </w:p>
        </w:tc>
        <w:tc>
          <w:tcPr>
            <w:tcW w:w="2220" w:type="dxa"/>
            <w:tcBorders>
              <w:top w:val="single" w:sz="4" w:space="0" w:color="auto"/>
              <w:left w:val="nil"/>
              <w:bottom w:val="single" w:sz="4" w:space="0" w:color="auto"/>
              <w:right w:val="single" w:sz="4" w:space="0" w:color="auto"/>
            </w:tcBorders>
            <w:shd w:val="clear" w:color="auto" w:fill="auto"/>
            <w:vAlign w:val="bottom"/>
            <w:hideMark/>
            <w:tcPrChange w:id="1649"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71203027" w14:textId="77777777" w:rsidR="00703318" w:rsidRPr="00703318" w:rsidRDefault="00703318" w:rsidP="00703318">
            <w:pPr>
              <w:rPr>
                <w:ins w:id="1650" w:author="作者" w:date="2020-09-16T15:58:00Z"/>
                <w:rFonts w:ascii="宋体" w:hAnsi="宋体" w:cs="Tahoma"/>
                <w:color w:val="000000"/>
                <w:sz w:val="22"/>
                <w:szCs w:val="22"/>
              </w:rPr>
            </w:pPr>
            <w:ins w:id="1651" w:author="作者" w:date="2020-09-16T15:58:00Z">
              <w:r w:rsidRPr="00703318">
                <w:rPr>
                  <w:rFonts w:ascii="宋体" w:hAnsi="宋体" w:cs="Tahoma" w:hint="eastAsia"/>
                  <w:color w:val="000000"/>
                  <w:sz w:val="22"/>
                  <w:szCs w:val="22"/>
                </w:rPr>
                <w:t>0:invalid</w:t>
              </w:r>
              <w:r w:rsidRPr="00703318">
                <w:rPr>
                  <w:rFonts w:ascii="宋体" w:hAnsi="宋体" w:cs="Tahoma" w:hint="eastAsia"/>
                  <w:color w:val="000000"/>
                  <w:sz w:val="22"/>
                  <w:szCs w:val="22"/>
                </w:rPr>
                <w:br/>
                <w:t>1:surprise me</w:t>
              </w:r>
              <w:r w:rsidRPr="00703318">
                <w:rPr>
                  <w:rFonts w:ascii="宋体" w:hAnsi="宋体" w:cs="Tahoma" w:hint="eastAsia"/>
                  <w:color w:val="000000"/>
                  <w:sz w:val="22"/>
                  <w:szCs w:val="22"/>
                </w:rPr>
                <w:br/>
                <w:t>2:ocean heart</w:t>
              </w:r>
              <w:r w:rsidRPr="00703318">
                <w:rPr>
                  <w:rFonts w:ascii="宋体" w:hAnsi="宋体" w:cs="Tahoma" w:hint="eastAsia"/>
                  <w:color w:val="000000"/>
                  <w:sz w:val="22"/>
                  <w:szCs w:val="22"/>
                </w:rPr>
                <w:br/>
                <w:t>3:deep forest</w:t>
              </w:r>
              <w:r w:rsidRPr="00703318">
                <w:rPr>
                  <w:rFonts w:ascii="宋体" w:hAnsi="宋体" w:cs="Tahoma" w:hint="eastAsia"/>
                  <w:color w:val="000000"/>
                  <w:sz w:val="22"/>
                  <w:szCs w:val="22"/>
                </w:rPr>
                <w:br/>
                <w:t>4:Moden city</w:t>
              </w:r>
              <w:r w:rsidRPr="00703318">
                <w:rPr>
                  <w:rFonts w:ascii="宋体" w:hAnsi="宋体" w:cs="Tahoma" w:hint="eastAsia"/>
                  <w:color w:val="000000"/>
                  <w:sz w:val="22"/>
                  <w:szCs w:val="22"/>
                </w:rPr>
                <w:br/>
                <w:t>5:Warm heart</w:t>
              </w:r>
            </w:ins>
          </w:p>
        </w:tc>
        <w:tc>
          <w:tcPr>
            <w:tcW w:w="1596" w:type="dxa"/>
            <w:tcBorders>
              <w:top w:val="single" w:sz="4" w:space="0" w:color="auto"/>
              <w:left w:val="nil"/>
              <w:bottom w:val="single" w:sz="4" w:space="0" w:color="auto"/>
              <w:right w:val="single" w:sz="4" w:space="0" w:color="auto"/>
            </w:tcBorders>
            <w:shd w:val="clear" w:color="auto" w:fill="auto"/>
            <w:noWrap/>
            <w:vAlign w:val="bottom"/>
            <w:hideMark/>
            <w:tcPrChange w:id="1652" w:author="作者" w:date="2020-09-25T10:51:00Z">
              <w:tcPr>
                <w:tcW w:w="1300" w:type="dxa"/>
                <w:tcBorders>
                  <w:top w:val="nil"/>
                  <w:left w:val="nil"/>
                  <w:bottom w:val="single" w:sz="4" w:space="0" w:color="auto"/>
                  <w:right w:val="single" w:sz="4" w:space="0" w:color="auto"/>
                </w:tcBorders>
                <w:shd w:val="clear" w:color="auto" w:fill="auto"/>
                <w:noWrap/>
                <w:vAlign w:val="bottom"/>
                <w:hideMark/>
              </w:tcPr>
            </w:tcPrChange>
          </w:tcPr>
          <w:p w14:paraId="7AE437BC" w14:textId="77777777" w:rsidR="00703318" w:rsidRPr="00703318" w:rsidRDefault="00703318" w:rsidP="00703318">
            <w:pPr>
              <w:rPr>
                <w:ins w:id="1653" w:author="作者" w:date="2020-09-16T15:58:00Z"/>
                <w:rFonts w:ascii="宋体" w:hAnsi="宋体" w:cs="Tahoma"/>
                <w:color w:val="000000"/>
                <w:sz w:val="22"/>
                <w:szCs w:val="22"/>
              </w:rPr>
            </w:pPr>
            <w:ins w:id="1654" w:author="作者" w:date="2020-09-16T15:58:00Z">
              <w:r w:rsidRPr="00703318">
                <w:rPr>
                  <w:rFonts w:ascii="宋体" w:hAnsi="宋体" w:cs="Tahoma" w:hint="eastAsia"/>
                  <w:color w:val="000000"/>
                  <w:sz w:val="22"/>
                  <w:szCs w:val="22"/>
                </w:rPr>
                <w:t>1-5</w:t>
              </w:r>
            </w:ins>
          </w:p>
        </w:tc>
      </w:tr>
      <w:tr w:rsidR="006944E4" w:rsidRPr="00703318" w14:paraId="1262E4A5" w14:textId="77777777" w:rsidTr="006C7396">
        <w:trPr>
          <w:trHeight w:val="328"/>
          <w:ins w:id="1655" w:author="作者" w:date="2020-09-25T10:25:00Z"/>
          <w:trPrChange w:id="1656" w:author="作者" w:date="2020-09-25T10:51:00Z">
            <w:trPr>
              <w:trHeight w:val="1635"/>
            </w:trPr>
          </w:trPrChange>
        </w:trPr>
        <w:tc>
          <w:tcPr>
            <w:tcW w:w="3040" w:type="dxa"/>
            <w:tcBorders>
              <w:top w:val="single" w:sz="4" w:space="0" w:color="auto"/>
              <w:left w:val="single" w:sz="4" w:space="0" w:color="auto"/>
              <w:bottom w:val="single" w:sz="4" w:space="0" w:color="auto"/>
              <w:right w:val="single" w:sz="4" w:space="0" w:color="auto"/>
            </w:tcBorders>
            <w:shd w:val="clear" w:color="auto" w:fill="auto"/>
            <w:noWrap/>
            <w:tcPrChange w:id="1657"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651C42DE" w14:textId="3E2754C4" w:rsidR="006944E4" w:rsidRPr="00703318" w:rsidRDefault="006944E4" w:rsidP="006944E4">
            <w:pPr>
              <w:rPr>
                <w:ins w:id="1658" w:author="作者" w:date="2020-09-25T10:25:00Z"/>
                <w:rFonts w:ascii="宋体" w:hAnsi="宋体" w:cs="Tahoma"/>
                <w:color w:val="000000"/>
                <w:sz w:val="22"/>
                <w:szCs w:val="22"/>
              </w:rPr>
            </w:pPr>
            <w:ins w:id="1659" w:author="作者" w:date="2020-09-25T10:26:00Z">
              <w:r w:rsidRPr="002414FA">
                <w:rPr>
                  <w:rFonts w:ascii="Times New Roman" w:hAnsi="Times New Roman"/>
                </w:rPr>
                <w:t>Aux_Static_Intensity_Value</w:t>
              </w:r>
            </w:ins>
          </w:p>
        </w:tc>
        <w:tc>
          <w:tcPr>
            <w:tcW w:w="2500" w:type="dxa"/>
            <w:tcBorders>
              <w:top w:val="single" w:sz="4" w:space="0" w:color="auto"/>
              <w:left w:val="nil"/>
              <w:bottom w:val="single" w:sz="4" w:space="0" w:color="auto"/>
              <w:right w:val="single" w:sz="4" w:space="0" w:color="auto"/>
            </w:tcBorders>
            <w:shd w:val="clear" w:color="auto" w:fill="auto"/>
            <w:noWrap/>
            <w:tcPrChange w:id="1660" w:author="作者" w:date="2020-09-25T10:51:00Z">
              <w:tcPr>
                <w:tcW w:w="2500" w:type="dxa"/>
                <w:tcBorders>
                  <w:top w:val="nil"/>
                  <w:left w:val="nil"/>
                  <w:bottom w:val="single" w:sz="4" w:space="0" w:color="auto"/>
                  <w:right w:val="single" w:sz="4" w:space="0" w:color="auto"/>
                </w:tcBorders>
                <w:shd w:val="clear" w:color="auto" w:fill="auto"/>
                <w:noWrap/>
                <w:vAlign w:val="bottom"/>
              </w:tcPr>
            </w:tcPrChange>
          </w:tcPr>
          <w:p w14:paraId="083E3E68" w14:textId="05EBB2B5" w:rsidR="006944E4" w:rsidRPr="00703318" w:rsidRDefault="006944E4" w:rsidP="006944E4">
            <w:pPr>
              <w:rPr>
                <w:ins w:id="1661" w:author="作者" w:date="2020-09-25T10:25:00Z"/>
                <w:rFonts w:ascii="宋体" w:hAnsi="宋体" w:cs="Tahoma"/>
                <w:color w:val="000000"/>
                <w:sz w:val="22"/>
                <w:szCs w:val="22"/>
              </w:rPr>
            </w:pPr>
            <w:ins w:id="1662" w:author="作者" w:date="2020-09-25T10:26:00Z">
              <w:r w:rsidRPr="00C27441">
                <w:rPr>
                  <w:rFonts w:ascii="宋体" w:hAnsi="宋体" w:cs="Tahoma" w:hint="eastAsia"/>
                  <w:color w:val="000000"/>
                  <w:sz w:val="22"/>
                  <w:szCs w:val="22"/>
                </w:rPr>
                <w:t>主亮度设置</w:t>
              </w:r>
            </w:ins>
          </w:p>
        </w:tc>
        <w:tc>
          <w:tcPr>
            <w:tcW w:w="2220" w:type="dxa"/>
            <w:tcBorders>
              <w:top w:val="single" w:sz="4" w:space="0" w:color="auto"/>
              <w:left w:val="nil"/>
              <w:bottom w:val="single" w:sz="4" w:space="0" w:color="auto"/>
              <w:right w:val="single" w:sz="4" w:space="0" w:color="auto"/>
            </w:tcBorders>
            <w:shd w:val="clear" w:color="auto" w:fill="auto"/>
            <w:tcPrChange w:id="1663" w:author="作者" w:date="2020-09-25T10:51:00Z">
              <w:tcPr>
                <w:tcW w:w="2220" w:type="dxa"/>
                <w:tcBorders>
                  <w:top w:val="nil"/>
                  <w:left w:val="nil"/>
                  <w:bottom w:val="single" w:sz="4" w:space="0" w:color="auto"/>
                  <w:right w:val="single" w:sz="4" w:space="0" w:color="auto"/>
                </w:tcBorders>
                <w:shd w:val="clear" w:color="auto" w:fill="auto"/>
                <w:vAlign w:val="bottom"/>
              </w:tcPr>
            </w:tcPrChange>
          </w:tcPr>
          <w:p w14:paraId="56ECC3A4" w14:textId="3E337284" w:rsidR="006944E4" w:rsidRPr="00703318" w:rsidRDefault="006944E4" w:rsidP="006944E4">
            <w:pPr>
              <w:rPr>
                <w:ins w:id="1664" w:author="作者" w:date="2020-09-25T10:25:00Z"/>
                <w:rFonts w:ascii="宋体" w:hAnsi="宋体" w:cs="Tahoma"/>
                <w:color w:val="000000"/>
                <w:sz w:val="22"/>
                <w:szCs w:val="22"/>
              </w:rPr>
            </w:pPr>
            <w:ins w:id="1665" w:author="作者" w:date="2020-09-25T10:26:00Z">
              <w:r w:rsidRPr="002414FA">
                <w:rPr>
                  <w:rFonts w:ascii="Times New Roman" w:hAnsi="Times New Roman"/>
                </w:rPr>
                <w:t>0-100(%)</w:t>
              </w:r>
            </w:ins>
          </w:p>
        </w:tc>
        <w:tc>
          <w:tcPr>
            <w:tcW w:w="1596" w:type="dxa"/>
            <w:tcBorders>
              <w:top w:val="single" w:sz="4" w:space="0" w:color="auto"/>
              <w:left w:val="nil"/>
              <w:bottom w:val="single" w:sz="4" w:space="0" w:color="auto"/>
              <w:right w:val="single" w:sz="4" w:space="0" w:color="auto"/>
            </w:tcBorders>
            <w:shd w:val="clear" w:color="auto" w:fill="auto"/>
            <w:noWrap/>
            <w:tcPrChange w:id="1666" w:author="作者" w:date="2020-09-25T10:51:00Z">
              <w:tcPr>
                <w:tcW w:w="1300" w:type="dxa"/>
                <w:tcBorders>
                  <w:top w:val="nil"/>
                  <w:left w:val="nil"/>
                  <w:bottom w:val="single" w:sz="4" w:space="0" w:color="auto"/>
                  <w:right w:val="single" w:sz="4" w:space="0" w:color="auto"/>
                </w:tcBorders>
                <w:shd w:val="clear" w:color="auto" w:fill="auto"/>
                <w:noWrap/>
                <w:vAlign w:val="bottom"/>
              </w:tcPr>
            </w:tcPrChange>
          </w:tcPr>
          <w:p w14:paraId="541A5CB1" w14:textId="56BD0499" w:rsidR="006944E4" w:rsidRPr="00703318" w:rsidRDefault="006944E4" w:rsidP="006944E4">
            <w:pPr>
              <w:rPr>
                <w:ins w:id="1667" w:author="作者" w:date="2020-09-25T10:25:00Z"/>
                <w:rFonts w:ascii="宋体" w:hAnsi="宋体" w:cs="Tahoma"/>
                <w:color w:val="000000"/>
                <w:sz w:val="22"/>
                <w:szCs w:val="22"/>
              </w:rPr>
            </w:pPr>
            <w:ins w:id="1668" w:author="作者" w:date="2020-09-25T10:26:00Z">
              <w:r w:rsidRPr="002414FA">
                <w:rPr>
                  <w:rFonts w:ascii="Times New Roman" w:hAnsi="Times New Roman"/>
                </w:rPr>
                <w:t>0-100</w:t>
              </w:r>
            </w:ins>
          </w:p>
        </w:tc>
      </w:tr>
    </w:tbl>
    <w:p w14:paraId="5E07CE9C" w14:textId="56F67A94" w:rsidR="002A19A0" w:rsidRDefault="002A19A0" w:rsidP="008F1350">
      <w:pPr>
        <w:pStyle w:val="a1"/>
        <w:rPr>
          <w:ins w:id="1669" w:author="作者" w:date="2020-09-16T15:51:00Z"/>
        </w:rPr>
      </w:pPr>
    </w:p>
    <w:p w14:paraId="48C95688" w14:textId="2B95DB7E" w:rsidR="002A19A0" w:rsidRPr="000B067E" w:rsidDel="00D372C3" w:rsidRDefault="00F26E57" w:rsidP="008F1350">
      <w:pPr>
        <w:pStyle w:val="a1"/>
        <w:rPr>
          <w:ins w:id="1670" w:author="作者" w:date="2020-09-14T15:48:00Z"/>
          <w:del w:id="1671" w:author="作者" w:date="2020-09-16T17:05:00Z"/>
          <w:highlight w:val="yellow"/>
          <w:rPrChange w:id="1672" w:author="作者" w:date="2020-09-16T16:47:00Z">
            <w:rPr>
              <w:ins w:id="1673" w:author="作者" w:date="2020-09-14T15:48:00Z"/>
              <w:del w:id="1674" w:author="作者" w:date="2020-09-16T17:05:00Z"/>
            </w:rPr>
          </w:rPrChange>
        </w:rPr>
      </w:pPr>
      <w:ins w:id="1675" w:author="作者" w:date="2020-09-16T16:46:00Z">
        <w:del w:id="1676" w:author="作者" w:date="2020-09-16T17:05:00Z">
          <w:r w:rsidRPr="000B067E" w:rsidDel="00D372C3">
            <w:rPr>
              <w:rFonts w:asciiTheme="minorEastAsia" w:eastAsiaTheme="minorEastAsia" w:hAnsiTheme="minorEastAsia" w:hint="eastAsia"/>
              <w:highlight w:val="yellow"/>
              <w:rPrChange w:id="1677" w:author="作者" w:date="2020-09-16T16:47:00Z">
                <w:rPr>
                  <w:rFonts w:asciiTheme="minorEastAsia" w:eastAsiaTheme="minorEastAsia" w:hAnsiTheme="minorEastAsia" w:hint="eastAsia"/>
                </w:rPr>
              </w:rPrChange>
            </w:rPr>
            <w:lastRenderedPageBreak/>
            <w:delText>每种动态模式对应的</w:delText>
          </w:r>
        </w:del>
      </w:ins>
      <w:ins w:id="1678" w:author="作者" w:date="2020-09-16T16:47:00Z">
        <w:del w:id="1679" w:author="作者" w:date="2020-09-16T17:05:00Z">
          <w:r w:rsidRPr="000B067E" w:rsidDel="00D372C3">
            <w:rPr>
              <w:rFonts w:asciiTheme="minorEastAsia" w:eastAsiaTheme="minorEastAsia" w:hAnsiTheme="minorEastAsia" w:hint="eastAsia"/>
              <w:highlight w:val="yellow"/>
              <w:rPrChange w:id="1680" w:author="作者" w:date="2020-09-16T16:47:00Z">
                <w:rPr>
                  <w:rFonts w:asciiTheme="minorEastAsia" w:eastAsiaTheme="minorEastAsia" w:hAnsiTheme="minorEastAsia" w:hint="eastAsia"/>
                </w:rPr>
              </w:rPrChange>
            </w:rPr>
            <w:delText>区域、颜色、亮度是？</w:delText>
          </w:r>
        </w:del>
      </w:ins>
      <w:bookmarkStart w:id="1681" w:name="_Toc51939912"/>
      <w:bookmarkStart w:id="1682" w:name="_Toc51940495"/>
      <w:bookmarkEnd w:id="1681"/>
      <w:bookmarkEnd w:id="1682"/>
    </w:p>
    <w:p w14:paraId="32626BB5" w14:textId="0A355135" w:rsidR="00765849" w:rsidRPr="000B067E" w:rsidDel="00D372C3" w:rsidRDefault="000D3FF9" w:rsidP="00765849">
      <w:pPr>
        <w:pStyle w:val="a1"/>
        <w:rPr>
          <w:ins w:id="1683" w:author="作者" w:date="2020-09-14T16:30:00Z"/>
          <w:del w:id="1684" w:author="作者" w:date="2020-09-16T17:05:00Z"/>
          <w:rFonts w:ascii="Calibri" w:hAnsi="Calibri" w:cs="Calibri"/>
          <w:sz w:val="22"/>
          <w:szCs w:val="22"/>
          <w:highlight w:val="yellow"/>
          <w:rPrChange w:id="1685" w:author="作者" w:date="2020-09-16T16:47:00Z">
            <w:rPr>
              <w:ins w:id="1686" w:author="作者" w:date="2020-09-14T16:30:00Z"/>
              <w:del w:id="1687" w:author="作者" w:date="2020-09-16T17:05:00Z"/>
              <w:rFonts w:ascii="Calibri" w:hAnsi="Calibri" w:cs="Calibri"/>
              <w:sz w:val="22"/>
              <w:szCs w:val="22"/>
            </w:rPr>
          </w:rPrChange>
        </w:rPr>
      </w:pPr>
      <w:ins w:id="1688" w:author="作者" w:date="2020-09-14T16:34:00Z">
        <w:del w:id="1689" w:author="作者" w:date="2020-09-16T17:05:00Z">
          <w:r w:rsidRPr="000B067E" w:rsidDel="00D372C3">
            <w:rPr>
              <w:rFonts w:asciiTheme="minorEastAsia" w:eastAsiaTheme="minorEastAsia" w:hAnsiTheme="minorEastAsia" w:cs="Calibri" w:hint="eastAsia"/>
              <w:sz w:val="22"/>
              <w:szCs w:val="22"/>
              <w:highlight w:val="yellow"/>
              <w:rPrChange w:id="1690" w:author="作者" w:date="2020-09-16T16:47:00Z">
                <w:rPr>
                  <w:rFonts w:asciiTheme="minorEastAsia" w:eastAsiaTheme="minorEastAsia" w:hAnsiTheme="minorEastAsia" w:cs="Calibri" w:hint="eastAsia"/>
                  <w:sz w:val="22"/>
                  <w:szCs w:val="22"/>
                </w:rPr>
              </w:rPrChange>
            </w:rPr>
            <w:delText>模式</w:delText>
          </w:r>
        </w:del>
      </w:ins>
      <w:ins w:id="1691" w:author="作者" w:date="2020-09-14T16:30:00Z">
        <w:del w:id="1692" w:author="作者" w:date="2020-09-16T17:05:00Z">
          <w:r w:rsidR="00765849" w:rsidRPr="000B067E" w:rsidDel="00D372C3">
            <w:rPr>
              <w:rFonts w:ascii="Calibri" w:hAnsi="Calibri" w:cs="Calibri"/>
              <w:sz w:val="22"/>
              <w:szCs w:val="22"/>
              <w:highlight w:val="yellow"/>
              <w:rPrChange w:id="1693" w:author="作者" w:date="2020-09-16T16:47:00Z">
                <w:rPr>
                  <w:rFonts w:ascii="Calibri" w:hAnsi="Calibri" w:cs="Calibri"/>
                  <w:sz w:val="22"/>
                  <w:szCs w:val="22"/>
                </w:rPr>
              </w:rPrChange>
            </w:rPr>
            <w:delText xml:space="preserve">AmbL_Color_Mode </w:delText>
          </w:r>
          <w:r w:rsidR="00765849" w:rsidRPr="000B067E" w:rsidDel="00D372C3">
            <w:rPr>
              <w:rFonts w:asciiTheme="minorEastAsia" w:eastAsiaTheme="minorEastAsia" w:hAnsiTheme="minorEastAsia" w:cs="Calibri"/>
              <w:sz w:val="22"/>
              <w:szCs w:val="22"/>
              <w:highlight w:val="yellow"/>
              <w:rPrChange w:id="1694" w:author="作者" w:date="2020-09-16T16:47:00Z">
                <w:rPr>
                  <w:rFonts w:asciiTheme="minorEastAsia" w:eastAsiaTheme="minorEastAsia" w:hAnsiTheme="minorEastAsia" w:cs="Calibri"/>
                  <w:sz w:val="22"/>
                  <w:szCs w:val="22"/>
                </w:rPr>
              </w:rPrChange>
            </w:rPr>
            <w:delText>=</w:delText>
          </w:r>
          <w:r w:rsidR="00765849" w:rsidRPr="000B067E" w:rsidDel="00D372C3">
            <w:rPr>
              <w:rFonts w:ascii="Calibri" w:hAnsi="Calibri" w:cs="Calibri"/>
              <w:sz w:val="22"/>
              <w:szCs w:val="22"/>
              <w:highlight w:val="yellow"/>
              <w:rPrChange w:id="1695" w:author="作者" w:date="2020-09-16T16:47:00Z">
                <w:rPr>
                  <w:rFonts w:ascii="Calibri" w:hAnsi="Calibri" w:cs="Calibri"/>
                  <w:sz w:val="22"/>
                  <w:szCs w:val="22"/>
                </w:rPr>
              </w:rPrChange>
            </w:rPr>
            <w:delText xml:space="preserve"> Dynamic    </w:delText>
          </w:r>
          <w:bookmarkStart w:id="1696" w:name="_Toc51939913"/>
          <w:bookmarkStart w:id="1697" w:name="_Toc51940496"/>
          <w:bookmarkEnd w:id="1696"/>
          <w:bookmarkEnd w:id="1697"/>
        </w:del>
      </w:ins>
    </w:p>
    <w:p w14:paraId="6E5F07C2" w14:textId="3A792583" w:rsidR="00765849" w:rsidRPr="000B067E" w:rsidDel="00D372C3" w:rsidRDefault="00765849" w:rsidP="008F1350">
      <w:pPr>
        <w:pStyle w:val="a1"/>
        <w:rPr>
          <w:ins w:id="1698" w:author="作者" w:date="2020-09-14T16:30:00Z"/>
          <w:del w:id="1699" w:author="作者" w:date="2020-09-16T17:05:00Z"/>
          <w:rFonts w:asciiTheme="minorEastAsia" w:eastAsiaTheme="minorEastAsia" w:hAnsiTheme="minorEastAsia"/>
          <w:highlight w:val="yellow"/>
          <w:lang w:eastAsia="zh-CN"/>
          <w:rPrChange w:id="1700" w:author="作者" w:date="2020-09-16T16:47:00Z">
            <w:rPr>
              <w:ins w:id="1701" w:author="作者" w:date="2020-09-14T16:30:00Z"/>
              <w:del w:id="1702" w:author="作者" w:date="2020-09-16T17:05:00Z"/>
              <w:rFonts w:asciiTheme="minorEastAsia" w:eastAsiaTheme="minorEastAsia" w:hAnsiTheme="minorEastAsia"/>
              <w:lang w:eastAsia="zh-CN"/>
            </w:rPr>
          </w:rPrChange>
        </w:rPr>
      </w:pPr>
      <w:bookmarkStart w:id="1703" w:name="_Toc51939914"/>
      <w:bookmarkStart w:id="1704" w:name="_Toc51940497"/>
      <w:bookmarkEnd w:id="1703"/>
      <w:bookmarkEnd w:id="1704"/>
    </w:p>
    <w:p w14:paraId="36ECB031" w14:textId="3B1CBAD5" w:rsidR="00067714" w:rsidRPr="000B067E" w:rsidDel="00D372C3" w:rsidRDefault="00B33A86" w:rsidP="008F1350">
      <w:pPr>
        <w:pStyle w:val="a1"/>
        <w:rPr>
          <w:ins w:id="1705" w:author="作者" w:date="2020-09-14T15:48:00Z"/>
          <w:del w:id="1706" w:author="作者" w:date="2020-09-16T17:05:00Z"/>
          <w:highlight w:val="yellow"/>
          <w:lang w:eastAsia="zh-CN"/>
          <w:rPrChange w:id="1707" w:author="作者" w:date="2020-09-16T16:47:00Z">
            <w:rPr>
              <w:ins w:id="1708" w:author="作者" w:date="2020-09-14T15:48:00Z"/>
              <w:del w:id="1709" w:author="作者" w:date="2020-09-16T17:05:00Z"/>
              <w:lang w:eastAsia="zh-CN"/>
            </w:rPr>
          </w:rPrChange>
        </w:rPr>
      </w:pPr>
      <w:ins w:id="1710" w:author="作者" w:date="2020-09-14T16:27:00Z">
        <w:del w:id="1711" w:author="作者" w:date="2020-09-16T17:05:00Z">
          <w:r w:rsidRPr="000B067E" w:rsidDel="00D372C3">
            <w:rPr>
              <w:rFonts w:asciiTheme="minorEastAsia" w:eastAsiaTheme="minorEastAsia" w:hAnsiTheme="minorEastAsia" w:hint="eastAsia"/>
              <w:highlight w:val="yellow"/>
              <w:rPrChange w:id="1712" w:author="作者" w:date="2020-09-16T16:47:00Z">
                <w:rPr>
                  <w:rFonts w:asciiTheme="minorEastAsia" w:eastAsiaTheme="minorEastAsia" w:hAnsiTheme="minorEastAsia" w:hint="eastAsia"/>
                </w:rPr>
              </w:rPrChange>
            </w:rPr>
            <w:delText>如何随时间变化？</w:delText>
          </w:r>
        </w:del>
      </w:ins>
      <w:bookmarkStart w:id="1713" w:name="_Toc51939915"/>
      <w:bookmarkStart w:id="1714" w:name="_Toc51940498"/>
      <w:bookmarkEnd w:id="1713"/>
      <w:bookmarkEnd w:id="1714"/>
    </w:p>
    <w:p w14:paraId="59394D0A" w14:textId="512A91C9" w:rsidR="00067714" w:rsidRPr="000B067E" w:rsidDel="002A19A0" w:rsidRDefault="00A941D7">
      <w:pPr>
        <w:textAlignment w:val="center"/>
        <w:rPr>
          <w:ins w:id="1715" w:author="作者" w:date="2020-09-14T15:51:00Z"/>
          <w:del w:id="1716" w:author="作者" w:date="2020-09-16T15:51:00Z"/>
          <w:rFonts w:ascii="微软雅黑" w:eastAsia="微软雅黑" w:hAnsi="微软雅黑"/>
          <w:sz w:val="22"/>
          <w:szCs w:val="22"/>
          <w:highlight w:val="yellow"/>
          <w:rPrChange w:id="1717" w:author="作者" w:date="2020-09-16T16:47:00Z">
            <w:rPr>
              <w:ins w:id="1718" w:author="作者" w:date="2020-09-14T15:51:00Z"/>
              <w:del w:id="1719" w:author="作者" w:date="2020-09-16T15:51:00Z"/>
              <w:rFonts w:ascii="微软雅黑" w:eastAsia="微软雅黑" w:hAnsi="微软雅黑"/>
              <w:sz w:val="22"/>
              <w:szCs w:val="22"/>
            </w:rPr>
          </w:rPrChange>
        </w:rPr>
        <w:pPrChange w:id="1720" w:author="作者" w:date="2020-09-14T15:51:00Z">
          <w:pPr>
            <w:numPr>
              <w:numId w:val="53"/>
            </w:numPr>
            <w:tabs>
              <w:tab w:val="num" w:pos="720"/>
            </w:tabs>
            <w:ind w:left="720" w:hanging="360"/>
            <w:textAlignment w:val="center"/>
          </w:pPr>
        </w:pPrChange>
      </w:pPr>
      <w:ins w:id="1721" w:author="作者" w:date="2020-09-14T15:51:00Z">
        <w:del w:id="1722" w:author="作者" w:date="2020-09-16T15:51:00Z">
          <w:r w:rsidRPr="000B067E" w:rsidDel="002A19A0">
            <w:rPr>
              <w:rFonts w:ascii="微软雅黑" w:eastAsia="微软雅黑" w:hAnsi="微软雅黑"/>
              <w:sz w:val="22"/>
              <w:szCs w:val="22"/>
              <w:highlight w:val="yellow"/>
              <w:rPrChange w:id="1723" w:author="作者" w:date="2020-09-16T16:47:00Z">
                <w:rPr>
                  <w:rFonts w:ascii="微软雅黑" w:eastAsia="微软雅黑" w:hAnsi="微软雅黑"/>
                  <w:sz w:val="22"/>
                  <w:szCs w:val="22"/>
                </w:rPr>
              </w:rPrChange>
            </w:rPr>
            <w:delText>Xiuijing：</w:delText>
          </w:r>
          <w:r w:rsidR="00067714" w:rsidRPr="000B067E" w:rsidDel="002A19A0">
            <w:rPr>
              <w:rFonts w:ascii="微软雅黑" w:eastAsia="微软雅黑" w:hAnsi="微软雅黑" w:hint="eastAsia"/>
              <w:sz w:val="22"/>
              <w:szCs w:val="22"/>
              <w:highlight w:val="yellow"/>
              <w:rPrChange w:id="1724" w:author="作者" w:date="2020-09-16T16:47:00Z">
                <w:rPr>
                  <w:rFonts w:ascii="微软雅黑" w:eastAsia="微软雅黑" w:hAnsi="微软雅黑" w:hint="eastAsia"/>
                  <w:sz w:val="22"/>
                  <w:szCs w:val="22"/>
                </w:rPr>
              </w:rPrChange>
            </w:rPr>
            <w:delText>休息模式设置会影响动态模式设置</w:delText>
          </w:r>
        </w:del>
      </w:ins>
      <w:ins w:id="1725" w:author="作者" w:date="2020-09-14T17:28:00Z">
        <w:del w:id="1726" w:author="作者" w:date="2020-09-16T15:51:00Z">
          <w:r w:rsidR="000D5CC1" w:rsidRPr="000B067E" w:rsidDel="002A19A0">
            <w:rPr>
              <w:rFonts w:ascii="微软雅黑" w:eastAsia="微软雅黑" w:hAnsi="微软雅黑" w:hint="eastAsia"/>
              <w:sz w:val="22"/>
              <w:szCs w:val="22"/>
              <w:highlight w:val="yellow"/>
              <w:rPrChange w:id="1727" w:author="作者" w:date="2020-09-16T16:47:00Z">
                <w:rPr>
                  <w:rFonts w:ascii="微软雅黑" w:eastAsia="微软雅黑" w:hAnsi="微软雅黑" w:hint="eastAsia"/>
                  <w:sz w:val="22"/>
                  <w:szCs w:val="22"/>
                </w:rPr>
              </w:rPrChange>
            </w:rPr>
            <w:delText>（</w:delText>
          </w:r>
        </w:del>
      </w:ins>
      <w:ins w:id="1728" w:author="作者" w:date="2020-09-14T17:29:00Z">
        <w:del w:id="1729" w:author="作者" w:date="2020-09-16T15:51:00Z">
          <w:r w:rsidR="000D5CC1" w:rsidRPr="000B067E" w:rsidDel="002A19A0">
            <w:rPr>
              <w:rFonts w:ascii="微软雅黑" w:eastAsia="微软雅黑" w:hAnsi="微软雅黑" w:hint="eastAsia"/>
              <w:sz w:val="22"/>
              <w:szCs w:val="22"/>
              <w:highlight w:val="yellow"/>
              <w:rPrChange w:id="1730" w:author="作者" w:date="2020-09-16T16:47:00Z">
                <w:rPr>
                  <w:rFonts w:ascii="微软雅黑" w:eastAsia="微软雅黑" w:hAnsi="微软雅黑" w:hint="eastAsia"/>
                  <w:sz w:val="22"/>
                  <w:szCs w:val="22"/>
                </w:rPr>
              </w:rPrChange>
            </w:rPr>
            <w:delText>休息模式是指？</w:delText>
          </w:r>
        </w:del>
      </w:ins>
      <w:ins w:id="1731" w:author="作者" w:date="2020-09-14T17:28:00Z">
        <w:del w:id="1732" w:author="作者" w:date="2020-09-16T15:51:00Z">
          <w:r w:rsidR="000D5CC1" w:rsidRPr="000B067E" w:rsidDel="002A19A0">
            <w:rPr>
              <w:rFonts w:ascii="微软雅黑" w:eastAsia="微软雅黑" w:hAnsi="微软雅黑" w:hint="eastAsia"/>
              <w:sz w:val="22"/>
              <w:szCs w:val="22"/>
              <w:highlight w:val="yellow"/>
              <w:rPrChange w:id="1733" w:author="作者" w:date="2020-09-16T16:47:00Z">
                <w:rPr>
                  <w:rFonts w:ascii="微软雅黑" w:eastAsia="微软雅黑" w:hAnsi="微软雅黑" w:hint="eastAsia"/>
                  <w:sz w:val="22"/>
                  <w:szCs w:val="22"/>
                </w:rPr>
              </w:rPrChange>
            </w:rPr>
            <w:delText>）</w:delText>
          </w:r>
        </w:del>
      </w:ins>
      <w:bookmarkStart w:id="1734" w:name="_Toc51939916"/>
      <w:bookmarkStart w:id="1735" w:name="_Toc51940499"/>
      <w:bookmarkEnd w:id="1734"/>
      <w:bookmarkEnd w:id="1735"/>
    </w:p>
    <w:p w14:paraId="168A95DB" w14:textId="3E1DFA6C" w:rsidR="00067714" w:rsidDel="00B83E99" w:rsidRDefault="00A941D7">
      <w:pPr>
        <w:jc w:val="both"/>
        <w:rPr>
          <w:ins w:id="1736" w:author="作者" w:date="2020-09-14T15:48:00Z"/>
          <w:del w:id="1737" w:author="作者" w:date="2020-09-25T14:00:00Z"/>
          <w:rFonts w:ascii="Calibri" w:hAnsi="Calibri" w:cs="Calibri"/>
          <w:sz w:val="22"/>
          <w:szCs w:val="22"/>
        </w:rPr>
        <w:pPrChange w:id="1738" w:author="作者" w:date="2020-09-14T15:48:00Z">
          <w:pPr>
            <w:numPr>
              <w:numId w:val="52"/>
            </w:numPr>
            <w:ind w:left="720" w:hanging="360"/>
            <w:jc w:val="both"/>
          </w:pPr>
        </w:pPrChange>
      </w:pPr>
      <w:ins w:id="1739" w:author="作者" w:date="2020-09-14T15:51:00Z">
        <w:del w:id="1740" w:author="作者" w:date="2020-09-25T14:00:00Z">
          <w:r w:rsidRPr="000B067E" w:rsidDel="00B83E99">
            <w:rPr>
              <w:sz w:val="22"/>
              <w:szCs w:val="22"/>
              <w:highlight w:val="yellow"/>
              <w:rPrChange w:id="1741" w:author="作者" w:date="2020-09-16T16:47:00Z">
                <w:rPr>
                  <w:sz w:val="22"/>
                  <w:szCs w:val="22"/>
                </w:rPr>
              </w:rPrChange>
            </w:rPr>
            <w:delText>Sunny</w:delText>
          </w:r>
          <w:r w:rsidRPr="000B067E" w:rsidDel="00B83E99">
            <w:rPr>
              <w:rFonts w:hint="eastAsia"/>
              <w:sz w:val="22"/>
              <w:szCs w:val="22"/>
              <w:highlight w:val="yellow"/>
              <w:rPrChange w:id="1742" w:author="作者" w:date="2020-09-16T16:47:00Z">
                <w:rPr>
                  <w:rFonts w:hint="eastAsia"/>
                  <w:sz w:val="22"/>
                  <w:szCs w:val="22"/>
                </w:rPr>
              </w:rPrChange>
            </w:rPr>
            <w:delText>：</w:delText>
          </w:r>
        </w:del>
      </w:ins>
      <w:ins w:id="1743" w:author="作者" w:date="2020-09-14T15:48:00Z">
        <w:del w:id="1744" w:author="作者" w:date="2020-09-25T14:00:00Z">
          <w:r w:rsidR="00067714" w:rsidRPr="000B067E" w:rsidDel="00B83E99">
            <w:rPr>
              <w:rFonts w:hint="eastAsia"/>
              <w:sz w:val="22"/>
              <w:szCs w:val="22"/>
              <w:highlight w:val="yellow"/>
              <w:rPrChange w:id="1745" w:author="作者" w:date="2020-09-16T16:47:00Z">
                <w:rPr>
                  <w:rFonts w:hint="eastAsia"/>
                  <w:sz w:val="22"/>
                  <w:szCs w:val="22"/>
                </w:rPr>
              </w:rPrChange>
            </w:rPr>
            <w:delText>主菜单</w:delText>
          </w:r>
          <w:r w:rsidR="00067714" w:rsidRPr="000B067E" w:rsidDel="00B83E99">
            <w:rPr>
              <w:rFonts w:ascii="Calibri" w:hAnsi="Calibri" w:cs="Calibri"/>
              <w:sz w:val="22"/>
              <w:szCs w:val="22"/>
              <w:highlight w:val="yellow"/>
              <w:rPrChange w:id="1746" w:author="作者" w:date="2020-09-16T16:47:00Z">
                <w:rPr>
                  <w:rFonts w:ascii="Calibri" w:hAnsi="Calibri" w:cs="Calibri"/>
                  <w:sz w:val="22"/>
                  <w:szCs w:val="22"/>
                </w:rPr>
              </w:rPrChange>
            </w:rPr>
            <w:delText xml:space="preserve"> Customize -&gt; Dynamic, IVI </w:delText>
          </w:r>
          <w:r w:rsidR="00067714" w:rsidRPr="000B067E" w:rsidDel="00B83E99">
            <w:rPr>
              <w:rFonts w:hint="eastAsia"/>
              <w:sz w:val="22"/>
              <w:szCs w:val="22"/>
              <w:highlight w:val="yellow"/>
              <w:rPrChange w:id="1747" w:author="作者" w:date="2020-09-16T16:47:00Z">
                <w:rPr>
                  <w:rFonts w:hint="eastAsia"/>
                  <w:sz w:val="22"/>
                  <w:szCs w:val="22"/>
                </w:rPr>
              </w:rPrChange>
            </w:rPr>
            <w:delText>需要自动把存储显示的动态颜色的类型发出去</w:delText>
          </w:r>
          <w:bookmarkStart w:id="1748" w:name="_Toc51939917"/>
          <w:bookmarkStart w:id="1749" w:name="_Toc51940500"/>
          <w:bookmarkEnd w:id="1748"/>
          <w:bookmarkEnd w:id="1749"/>
        </w:del>
      </w:ins>
    </w:p>
    <w:p w14:paraId="778637C4" w14:textId="3D9C79D6" w:rsidR="00067714" w:rsidDel="00B83E99" w:rsidRDefault="00067714" w:rsidP="008F1350">
      <w:pPr>
        <w:pStyle w:val="a1"/>
        <w:rPr>
          <w:ins w:id="1750" w:author="作者" w:date="2020-09-14T15:37:00Z"/>
          <w:del w:id="1751" w:author="作者" w:date="2020-09-25T14:00:00Z"/>
        </w:rPr>
      </w:pPr>
      <w:bookmarkStart w:id="1752" w:name="_Toc51939918"/>
      <w:bookmarkStart w:id="1753" w:name="_Toc51940501"/>
      <w:bookmarkEnd w:id="1752"/>
      <w:bookmarkEnd w:id="1753"/>
    </w:p>
    <w:p w14:paraId="5B251232" w14:textId="33A6A70D" w:rsidR="008F1350" w:rsidRPr="008F1350" w:rsidRDefault="002E4C3F">
      <w:pPr>
        <w:pStyle w:val="31"/>
        <w:tabs>
          <w:tab w:val="clear" w:pos="432"/>
        </w:tabs>
        <w:rPr>
          <w:ins w:id="1754" w:author="作者" w:date="2020-09-14T15:37:00Z"/>
          <w:rFonts w:ascii="微软雅黑" w:eastAsia="微软雅黑" w:hAnsi="微软雅黑" w:cs="微软雅黑"/>
          <w:lang w:eastAsia="zh-CN"/>
          <w:rPrChange w:id="1755" w:author="作者" w:date="2020-09-14T15:39:00Z">
            <w:rPr>
              <w:ins w:id="1756" w:author="作者" w:date="2020-09-14T15:37:00Z"/>
            </w:rPr>
          </w:rPrChange>
        </w:rPr>
        <w:pPrChange w:id="1757" w:author="作者" w:date="2020-09-14T15:39:00Z">
          <w:pPr>
            <w:pStyle w:val="40"/>
          </w:pPr>
        </w:pPrChange>
      </w:pPr>
      <w:bookmarkStart w:id="1758" w:name="_Toc51940502"/>
      <w:ins w:id="1759" w:author="作者" w:date="2020-09-25T13:12:00Z">
        <w:r>
          <w:rPr>
            <w:rFonts w:ascii="微软雅黑" w:eastAsia="微软雅黑" w:hAnsi="微软雅黑" w:cs="微软雅黑" w:hint="eastAsia"/>
            <w:lang w:eastAsia="zh-CN"/>
          </w:rPr>
          <w:t>模式三：</w:t>
        </w:r>
      </w:ins>
      <w:ins w:id="1760" w:author="作者" w:date="2020-09-14T15:37:00Z">
        <w:r w:rsidR="008F1350" w:rsidRPr="008F1350">
          <w:rPr>
            <w:rFonts w:ascii="微软雅黑" w:eastAsia="微软雅黑" w:hAnsi="微软雅黑" w:cs="微软雅黑" w:hint="eastAsia"/>
            <w:lang w:eastAsia="zh-CN"/>
            <w:rPrChange w:id="1761" w:author="作者" w:date="2020-09-14T15:39:00Z">
              <w:rPr>
                <w:rFonts w:hint="eastAsia"/>
                <w:lang w:eastAsia="zh-CN"/>
              </w:rPr>
            </w:rPrChange>
          </w:rPr>
          <w:t>自定义模式</w:t>
        </w:r>
        <w:bookmarkEnd w:id="1758"/>
      </w:ins>
    </w:p>
    <w:p w14:paraId="3837FFE6" w14:textId="1D7D7788" w:rsidR="008F1350" w:rsidRDefault="00067714" w:rsidP="008F1350">
      <w:pPr>
        <w:pStyle w:val="a1"/>
        <w:rPr>
          <w:ins w:id="1762" w:author="作者" w:date="2020-09-14T15:53:00Z"/>
          <w:rFonts w:eastAsia="微软雅黑"/>
        </w:rPr>
      </w:pPr>
      <w:ins w:id="1763" w:author="作者" w:date="2020-09-14T15:45:00Z">
        <w:r>
          <w:rPr>
            <w:noProof/>
            <w:lang w:eastAsia="zh-CN"/>
          </w:rPr>
          <w:drawing>
            <wp:inline distT="0" distB="0" distL="0" distR="0" wp14:anchorId="06D00FE4" wp14:editId="5A2BC682">
              <wp:extent cx="6286500" cy="35509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500" cy="3550920"/>
                      </a:xfrm>
                      <a:prstGeom prst="rect">
                        <a:avLst/>
                      </a:prstGeom>
                    </pic:spPr>
                  </pic:pic>
                </a:graphicData>
              </a:graphic>
            </wp:inline>
          </w:drawing>
        </w:r>
      </w:ins>
    </w:p>
    <w:p w14:paraId="34C45E48" w14:textId="77777777" w:rsidR="001B3195" w:rsidRDefault="001B3195" w:rsidP="00502FCE">
      <w:pPr>
        <w:rPr>
          <w:ins w:id="1764" w:author="作者" w:date="2020-09-16T16:03:00Z"/>
          <w:rFonts w:asciiTheme="minorEastAsia" w:eastAsiaTheme="minorEastAsia" w:hAnsiTheme="minorEastAsia" w:cs="Calibri"/>
          <w:sz w:val="22"/>
          <w:szCs w:val="22"/>
        </w:rPr>
      </w:pPr>
    </w:p>
    <w:tbl>
      <w:tblPr>
        <w:tblW w:w="10008" w:type="dxa"/>
        <w:tblInd w:w="108" w:type="dxa"/>
        <w:tblLook w:val="04A0" w:firstRow="1" w:lastRow="0" w:firstColumn="1" w:lastColumn="0" w:noHBand="0" w:noVBand="1"/>
        <w:tblPrChange w:id="1765" w:author="作者" w:date="2020-09-25T10:28:00Z">
          <w:tblPr>
            <w:tblW w:w="9900" w:type="dxa"/>
            <w:tblInd w:w="108" w:type="dxa"/>
            <w:tblLook w:val="04A0" w:firstRow="1" w:lastRow="0" w:firstColumn="1" w:lastColumn="0" w:noHBand="0" w:noVBand="1"/>
          </w:tblPr>
        </w:tblPrChange>
      </w:tblPr>
      <w:tblGrid>
        <w:gridCol w:w="4179"/>
        <w:gridCol w:w="2121"/>
        <w:gridCol w:w="1887"/>
        <w:gridCol w:w="1821"/>
        <w:tblGridChange w:id="1766">
          <w:tblGrid>
            <w:gridCol w:w="3040"/>
            <w:gridCol w:w="854"/>
            <w:gridCol w:w="1646"/>
            <w:gridCol w:w="580"/>
            <w:gridCol w:w="1640"/>
            <w:gridCol w:w="339"/>
            <w:gridCol w:w="1801"/>
            <w:gridCol w:w="108"/>
          </w:tblGrid>
        </w:tblGridChange>
      </w:tblGrid>
      <w:tr w:rsidR="001B3195" w:rsidRPr="001B3195" w14:paraId="266E6E2E" w14:textId="77777777" w:rsidTr="003877DE">
        <w:trPr>
          <w:trHeight w:val="285"/>
          <w:ins w:id="1767" w:author="作者" w:date="2020-09-16T16:09:00Z"/>
          <w:trPrChange w:id="1768" w:author="作者" w:date="2020-09-25T10:28:00Z">
            <w:trPr>
              <w:trHeight w:val="285"/>
            </w:trPr>
          </w:trPrChange>
        </w:trPr>
        <w:tc>
          <w:tcPr>
            <w:tcW w:w="3894"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1769" w:author="作者" w:date="2020-09-25T10:28:00Z">
              <w:tcPr>
                <w:tcW w:w="3040" w:type="dxa"/>
                <w:gridSpan w:val="2"/>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6B73B3BC" w14:textId="77777777" w:rsidR="001B3195" w:rsidRPr="001B3195" w:rsidRDefault="001B3195" w:rsidP="001B3195">
            <w:pPr>
              <w:rPr>
                <w:ins w:id="1770" w:author="作者" w:date="2020-09-16T16:09:00Z"/>
                <w:rFonts w:ascii="宋体" w:hAnsi="宋体" w:cs="Tahoma"/>
                <w:color w:val="000000"/>
                <w:sz w:val="22"/>
                <w:szCs w:val="22"/>
              </w:rPr>
            </w:pPr>
            <w:ins w:id="1771" w:author="作者" w:date="2020-09-16T16:09:00Z">
              <w:r w:rsidRPr="001B3195">
                <w:rPr>
                  <w:rFonts w:ascii="宋体" w:hAnsi="宋体" w:cs="Tahoma" w:hint="eastAsia"/>
                  <w:color w:val="000000"/>
                  <w:sz w:val="22"/>
                  <w:szCs w:val="22"/>
                </w:rPr>
                <w:t>CAN信号</w:t>
              </w:r>
            </w:ins>
          </w:p>
        </w:tc>
        <w:tc>
          <w:tcPr>
            <w:tcW w:w="2226" w:type="dxa"/>
            <w:tcBorders>
              <w:top w:val="single" w:sz="4" w:space="0" w:color="auto"/>
              <w:left w:val="nil"/>
              <w:bottom w:val="single" w:sz="4" w:space="0" w:color="auto"/>
              <w:right w:val="single" w:sz="4" w:space="0" w:color="auto"/>
            </w:tcBorders>
            <w:shd w:val="clear" w:color="000000" w:fill="FFC000"/>
            <w:noWrap/>
            <w:vAlign w:val="bottom"/>
            <w:hideMark/>
            <w:tcPrChange w:id="1772" w:author="作者" w:date="2020-09-25T10:28:00Z">
              <w:tcPr>
                <w:tcW w:w="2500"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50C312AE" w14:textId="77777777" w:rsidR="001B3195" w:rsidRPr="001B3195" w:rsidRDefault="001B3195" w:rsidP="001B3195">
            <w:pPr>
              <w:rPr>
                <w:ins w:id="1773" w:author="作者" w:date="2020-09-16T16:09:00Z"/>
                <w:rFonts w:ascii="宋体" w:hAnsi="宋体" w:cs="Tahoma"/>
                <w:color w:val="000000"/>
                <w:sz w:val="22"/>
                <w:szCs w:val="22"/>
              </w:rPr>
            </w:pPr>
            <w:ins w:id="1774" w:author="作者" w:date="2020-09-16T16:09:00Z">
              <w:r w:rsidRPr="001B3195">
                <w:rPr>
                  <w:rFonts w:ascii="宋体" w:hAnsi="宋体" w:cs="Tahoma" w:hint="eastAsia"/>
                  <w:color w:val="000000"/>
                  <w:sz w:val="22"/>
                  <w:szCs w:val="22"/>
                </w:rPr>
                <w:t>信号描述</w:t>
              </w:r>
            </w:ins>
          </w:p>
        </w:tc>
        <w:tc>
          <w:tcPr>
            <w:tcW w:w="1979" w:type="dxa"/>
            <w:tcBorders>
              <w:top w:val="single" w:sz="4" w:space="0" w:color="auto"/>
              <w:left w:val="nil"/>
              <w:bottom w:val="single" w:sz="4" w:space="0" w:color="auto"/>
              <w:right w:val="single" w:sz="4" w:space="0" w:color="auto"/>
            </w:tcBorders>
            <w:shd w:val="clear" w:color="000000" w:fill="FFC000"/>
            <w:noWrap/>
            <w:vAlign w:val="bottom"/>
            <w:hideMark/>
            <w:tcPrChange w:id="1775" w:author="作者" w:date="2020-09-25T10:28:00Z">
              <w:tcPr>
                <w:tcW w:w="2220"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66B07FE4" w14:textId="77777777" w:rsidR="001B3195" w:rsidRPr="001B3195" w:rsidRDefault="001B3195" w:rsidP="001B3195">
            <w:pPr>
              <w:rPr>
                <w:ins w:id="1776" w:author="作者" w:date="2020-09-16T16:09:00Z"/>
                <w:rFonts w:ascii="宋体" w:hAnsi="宋体" w:cs="Tahoma"/>
                <w:color w:val="000000"/>
                <w:sz w:val="22"/>
                <w:szCs w:val="22"/>
              </w:rPr>
            </w:pPr>
            <w:ins w:id="1777" w:author="作者" w:date="2020-09-16T16:09:00Z">
              <w:r w:rsidRPr="001B3195">
                <w:rPr>
                  <w:rFonts w:ascii="宋体" w:hAnsi="宋体" w:cs="Tahoma" w:hint="eastAsia"/>
                  <w:color w:val="000000"/>
                  <w:sz w:val="22"/>
                  <w:szCs w:val="22"/>
                </w:rPr>
                <w:t>信号值</w:t>
              </w:r>
            </w:ins>
          </w:p>
        </w:tc>
        <w:tc>
          <w:tcPr>
            <w:tcW w:w="1909" w:type="dxa"/>
            <w:tcBorders>
              <w:top w:val="single" w:sz="4" w:space="0" w:color="auto"/>
              <w:left w:val="nil"/>
              <w:bottom w:val="single" w:sz="4" w:space="0" w:color="auto"/>
              <w:right w:val="single" w:sz="4" w:space="0" w:color="auto"/>
            </w:tcBorders>
            <w:shd w:val="clear" w:color="000000" w:fill="FFC000"/>
            <w:noWrap/>
            <w:vAlign w:val="bottom"/>
            <w:hideMark/>
            <w:tcPrChange w:id="1778" w:author="作者" w:date="2020-09-25T10:28:00Z">
              <w:tcPr>
                <w:tcW w:w="2140"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1C273023" w14:textId="12DE5605" w:rsidR="001B3195" w:rsidRPr="001B3195" w:rsidRDefault="001B3195" w:rsidP="001B3195">
            <w:pPr>
              <w:rPr>
                <w:ins w:id="1779" w:author="作者" w:date="2020-09-16T16:09:00Z"/>
                <w:rFonts w:ascii="宋体" w:hAnsi="宋体" w:cs="Tahoma"/>
                <w:color w:val="000000"/>
                <w:sz w:val="22"/>
                <w:szCs w:val="22"/>
              </w:rPr>
            </w:pPr>
            <w:ins w:id="1780" w:author="作者" w:date="2020-09-16T16:09:00Z">
              <w:r w:rsidRPr="001B3195">
                <w:rPr>
                  <w:rFonts w:ascii="宋体" w:hAnsi="宋体" w:cs="Tahoma" w:hint="eastAsia"/>
                  <w:color w:val="000000"/>
                  <w:sz w:val="22"/>
                  <w:szCs w:val="22"/>
                </w:rPr>
                <w:t>自定义模式</w:t>
              </w:r>
            </w:ins>
            <w:ins w:id="1781" w:author="作者" w:date="2020-09-25T10:51:00Z">
              <w:r w:rsidR="006C7396">
                <w:rPr>
                  <w:rFonts w:ascii="宋体" w:hAnsi="宋体" w:cs="Tahoma" w:hint="eastAsia"/>
                  <w:color w:val="000000"/>
                  <w:sz w:val="22"/>
                  <w:szCs w:val="22"/>
                </w:rPr>
                <w:t>设值</w:t>
              </w:r>
            </w:ins>
          </w:p>
        </w:tc>
      </w:tr>
      <w:tr w:rsidR="001B3195" w:rsidRPr="001B3195" w14:paraId="5E27134A" w14:textId="77777777" w:rsidTr="003877DE">
        <w:trPr>
          <w:trHeight w:val="825"/>
          <w:ins w:id="1782" w:author="作者" w:date="2020-09-16T16:09:00Z"/>
          <w:trPrChange w:id="1783" w:author="作者" w:date="2020-09-25T10:28:00Z">
            <w:trPr>
              <w:trHeight w:val="82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784"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7585AEC7" w14:textId="77777777" w:rsidR="001B3195" w:rsidRPr="001B3195" w:rsidRDefault="001B3195" w:rsidP="001B3195">
            <w:pPr>
              <w:rPr>
                <w:ins w:id="1785" w:author="作者" w:date="2020-09-16T16:09:00Z"/>
                <w:rFonts w:ascii="宋体" w:hAnsi="宋体" w:cs="Tahoma"/>
                <w:color w:val="000000"/>
                <w:sz w:val="22"/>
                <w:szCs w:val="22"/>
              </w:rPr>
            </w:pPr>
            <w:ins w:id="1786" w:author="作者" w:date="2020-09-16T16:09:00Z">
              <w:r w:rsidRPr="001B3195">
                <w:rPr>
                  <w:rFonts w:ascii="宋体" w:hAnsi="宋体" w:cs="Tahoma" w:hint="eastAsia"/>
                  <w:color w:val="000000"/>
                  <w:sz w:val="22"/>
                  <w:szCs w:val="22"/>
                </w:rPr>
                <w:t>AmbL_ALM_Set</w:t>
              </w:r>
            </w:ins>
          </w:p>
        </w:tc>
        <w:tc>
          <w:tcPr>
            <w:tcW w:w="2226" w:type="dxa"/>
            <w:tcBorders>
              <w:top w:val="nil"/>
              <w:left w:val="nil"/>
              <w:bottom w:val="single" w:sz="4" w:space="0" w:color="auto"/>
              <w:right w:val="single" w:sz="4" w:space="0" w:color="auto"/>
            </w:tcBorders>
            <w:shd w:val="clear" w:color="auto" w:fill="auto"/>
            <w:noWrap/>
            <w:vAlign w:val="bottom"/>
            <w:hideMark/>
            <w:tcPrChange w:id="1787"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248F00DB" w14:textId="77777777" w:rsidR="001B3195" w:rsidRPr="001B3195" w:rsidRDefault="001B3195" w:rsidP="001B3195">
            <w:pPr>
              <w:rPr>
                <w:ins w:id="1788" w:author="作者" w:date="2020-09-16T16:09:00Z"/>
                <w:rFonts w:ascii="宋体" w:hAnsi="宋体" w:cs="Tahoma"/>
                <w:color w:val="000000"/>
                <w:sz w:val="22"/>
                <w:szCs w:val="22"/>
              </w:rPr>
            </w:pPr>
            <w:ins w:id="1789" w:author="作者" w:date="2020-09-16T16:09:00Z">
              <w:r w:rsidRPr="001B3195">
                <w:rPr>
                  <w:rFonts w:ascii="宋体" w:hAnsi="宋体" w:cs="Tahoma" w:hint="eastAsia"/>
                  <w:color w:val="000000"/>
                  <w:sz w:val="22"/>
                  <w:szCs w:val="22"/>
                </w:rPr>
                <w:t>氛围灯开关</w:t>
              </w:r>
            </w:ins>
          </w:p>
        </w:tc>
        <w:tc>
          <w:tcPr>
            <w:tcW w:w="1979" w:type="dxa"/>
            <w:tcBorders>
              <w:top w:val="nil"/>
              <w:left w:val="nil"/>
              <w:bottom w:val="single" w:sz="4" w:space="0" w:color="auto"/>
              <w:right w:val="single" w:sz="4" w:space="0" w:color="auto"/>
            </w:tcBorders>
            <w:shd w:val="clear" w:color="auto" w:fill="auto"/>
            <w:vAlign w:val="bottom"/>
            <w:hideMark/>
            <w:tcPrChange w:id="1790"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1D208F14" w14:textId="77777777" w:rsidR="001B3195" w:rsidRPr="001B3195" w:rsidRDefault="001B3195" w:rsidP="001B3195">
            <w:pPr>
              <w:rPr>
                <w:ins w:id="1791" w:author="作者" w:date="2020-09-16T16:09:00Z"/>
                <w:rFonts w:ascii="宋体" w:hAnsi="宋体" w:cs="Tahoma"/>
                <w:color w:val="000000"/>
                <w:sz w:val="22"/>
                <w:szCs w:val="22"/>
              </w:rPr>
            </w:pPr>
            <w:ins w:id="1792" w:author="作者" w:date="2020-09-16T16:09:00Z">
              <w:r w:rsidRPr="001B3195">
                <w:rPr>
                  <w:rFonts w:ascii="宋体" w:hAnsi="宋体" w:cs="Tahoma" w:hint="eastAsia"/>
                  <w:color w:val="000000"/>
                  <w:sz w:val="22"/>
                  <w:szCs w:val="22"/>
                </w:rPr>
                <w:t>0x0:invalid</w:t>
              </w:r>
              <w:r w:rsidRPr="001B3195">
                <w:rPr>
                  <w:rFonts w:ascii="宋体" w:hAnsi="宋体" w:cs="Tahoma" w:hint="eastAsia"/>
                  <w:color w:val="000000"/>
                  <w:sz w:val="22"/>
                  <w:szCs w:val="22"/>
                </w:rPr>
                <w:br/>
                <w:t>0x1:close</w:t>
              </w:r>
              <w:r w:rsidRPr="001B3195">
                <w:rPr>
                  <w:rFonts w:ascii="宋体" w:hAnsi="宋体" w:cs="Tahoma" w:hint="eastAsia"/>
                  <w:color w:val="000000"/>
                  <w:sz w:val="22"/>
                  <w:szCs w:val="22"/>
                </w:rPr>
                <w:br/>
                <w:t>0x2:open</w:t>
              </w:r>
            </w:ins>
          </w:p>
        </w:tc>
        <w:tc>
          <w:tcPr>
            <w:tcW w:w="1909" w:type="dxa"/>
            <w:tcBorders>
              <w:top w:val="nil"/>
              <w:left w:val="nil"/>
              <w:bottom w:val="single" w:sz="4" w:space="0" w:color="auto"/>
              <w:right w:val="single" w:sz="4" w:space="0" w:color="auto"/>
            </w:tcBorders>
            <w:shd w:val="clear" w:color="auto" w:fill="auto"/>
            <w:noWrap/>
            <w:vAlign w:val="bottom"/>
            <w:hideMark/>
            <w:tcPrChange w:id="1793"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051DAA9E" w14:textId="77777777" w:rsidR="001B3195" w:rsidRPr="001B3195" w:rsidRDefault="001B3195" w:rsidP="001B3195">
            <w:pPr>
              <w:rPr>
                <w:ins w:id="1794" w:author="作者" w:date="2020-09-16T16:09:00Z"/>
                <w:rFonts w:ascii="宋体" w:hAnsi="宋体" w:cs="Tahoma"/>
                <w:color w:val="000000"/>
                <w:sz w:val="22"/>
                <w:szCs w:val="22"/>
              </w:rPr>
            </w:pPr>
            <w:ins w:id="1795" w:author="作者" w:date="2020-09-16T16:09:00Z">
              <w:r w:rsidRPr="001B3195">
                <w:rPr>
                  <w:rFonts w:ascii="宋体" w:hAnsi="宋体" w:cs="Tahoma" w:hint="eastAsia"/>
                  <w:color w:val="000000"/>
                  <w:sz w:val="22"/>
                  <w:szCs w:val="22"/>
                </w:rPr>
                <w:t>Open</w:t>
              </w:r>
            </w:ins>
          </w:p>
        </w:tc>
      </w:tr>
      <w:tr w:rsidR="001B3195" w:rsidRPr="001B3195" w14:paraId="065D61D8" w14:textId="77777777" w:rsidTr="003877DE">
        <w:trPr>
          <w:trHeight w:val="1095"/>
          <w:ins w:id="1796" w:author="作者" w:date="2020-09-16T16:09:00Z"/>
          <w:trPrChange w:id="1797" w:author="作者" w:date="2020-09-25T10:28:00Z">
            <w:trPr>
              <w:trHeight w:val="109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798"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C1BD7F3" w14:textId="77777777" w:rsidR="001B3195" w:rsidRPr="001B3195" w:rsidRDefault="001B3195" w:rsidP="001B3195">
            <w:pPr>
              <w:rPr>
                <w:ins w:id="1799" w:author="作者" w:date="2020-09-16T16:09:00Z"/>
                <w:rFonts w:ascii="宋体" w:hAnsi="宋体" w:cs="Tahoma"/>
                <w:color w:val="000000"/>
                <w:sz w:val="22"/>
                <w:szCs w:val="22"/>
              </w:rPr>
            </w:pPr>
            <w:ins w:id="1800" w:author="作者" w:date="2020-09-16T16:09:00Z">
              <w:r w:rsidRPr="001B3195">
                <w:rPr>
                  <w:rFonts w:ascii="宋体" w:hAnsi="宋体" w:cs="Tahoma" w:hint="eastAsia"/>
                  <w:color w:val="000000"/>
                  <w:sz w:val="22"/>
                  <w:szCs w:val="22"/>
                </w:rPr>
                <w:t>AmbL_Color_Mode</w:t>
              </w:r>
            </w:ins>
          </w:p>
        </w:tc>
        <w:tc>
          <w:tcPr>
            <w:tcW w:w="2226" w:type="dxa"/>
            <w:tcBorders>
              <w:top w:val="nil"/>
              <w:left w:val="nil"/>
              <w:bottom w:val="single" w:sz="4" w:space="0" w:color="auto"/>
              <w:right w:val="single" w:sz="4" w:space="0" w:color="auto"/>
            </w:tcBorders>
            <w:shd w:val="clear" w:color="auto" w:fill="auto"/>
            <w:noWrap/>
            <w:vAlign w:val="bottom"/>
            <w:hideMark/>
            <w:tcPrChange w:id="1801"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7338457D" w14:textId="77777777" w:rsidR="001B3195" w:rsidRPr="001B3195" w:rsidRDefault="001B3195" w:rsidP="001B3195">
            <w:pPr>
              <w:rPr>
                <w:ins w:id="1802" w:author="作者" w:date="2020-09-16T16:09:00Z"/>
                <w:rFonts w:ascii="宋体" w:hAnsi="宋体" w:cs="Tahoma"/>
                <w:color w:val="000000"/>
                <w:sz w:val="22"/>
                <w:szCs w:val="22"/>
              </w:rPr>
            </w:pPr>
            <w:ins w:id="1803" w:author="作者" w:date="2020-09-16T16:09:00Z">
              <w:r w:rsidRPr="001B3195">
                <w:rPr>
                  <w:rFonts w:ascii="宋体" w:hAnsi="宋体" w:cs="Tahoma" w:hint="eastAsia"/>
                  <w:color w:val="000000"/>
                  <w:sz w:val="22"/>
                  <w:szCs w:val="22"/>
                </w:rPr>
                <w:t>模式</w:t>
              </w:r>
            </w:ins>
          </w:p>
        </w:tc>
        <w:tc>
          <w:tcPr>
            <w:tcW w:w="1979" w:type="dxa"/>
            <w:tcBorders>
              <w:top w:val="nil"/>
              <w:left w:val="nil"/>
              <w:bottom w:val="single" w:sz="4" w:space="0" w:color="auto"/>
              <w:right w:val="single" w:sz="4" w:space="0" w:color="auto"/>
            </w:tcBorders>
            <w:shd w:val="clear" w:color="auto" w:fill="auto"/>
            <w:vAlign w:val="bottom"/>
            <w:hideMark/>
            <w:tcPrChange w:id="1804"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669D8C87" w14:textId="77777777" w:rsidR="00057ABB" w:rsidRPr="00057ABB" w:rsidRDefault="00057ABB" w:rsidP="00057ABB">
            <w:pPr>
              <w:rPr>
                <w:ins w:id="1805" w:author="作者" w:date="2020-09-16T16:13:00Z"/>
                <w:rFonts w:ascii="宋体" w:hAnsi="宋体" w:cs="Tahoma"/>
                <w:color w:val="000000"/>
                <w:sz w:val="22"/>
                <w:szCs w:val="22"/>
              </w:rPr>
            </w:pPr>
            <w:ins w:id="1806" w:author="作者" w:date="2020-09-16T16:13:00Z">
              <w:r w:rsidRPr="00057ABB">
                <w:rPr>
                  <w:rFonts w:ascii="宋体" w:hAnsi="宋体" w:cs="Tahoma"/>
                  <w:color w:val="000000"/>
                  <w:sz w:val="22"/>
                  <w:szCs w:val="22"/>
                </w:rPr>
                <w:t>0:invalid</w:t>
              </w:r>
            </w:ins>
          </w:p>
          <w:p w14:paraId="45250749" w14:textId="77777777" w:rsidR="00057ABB" w:rsidRPr="00057ABB" w:rsidRDefault="00057ABB" w:rsidP="00057ABB">
            <w:pPr>
              <w:rPr>
                <w:ins w:id="1807" w:author="作者" w:date="2020-09-16T16:13:00Z"/>
                <w:rFonts w:ascii="宋体" w:hAnsi="宋体" w:cs="Tahoma"/>
                <w:color w:val="000000"/>
                <w:sz w:val="22"/>
                <w:szCs w:val="22"/>
              </w:rPr>
            </w:pPr>
            <w:ins w:id="1808" w:author="作者" w:date="2020-09-16T16:13:00Z">
              <w:r w:rsidRPr="00057ABB">
                <w:rPr>
                  <w:rFonts w:ascii="宋体" w:hAnsi="宋体" w:cs="Tahoma"/>
                  <w:color w:val="000000"/>
                  <w:sz w:val="22"/>
                  <w:szCs w:val="22"/>
                </w:rPr>
                <w:t>1:static</w:t>
              </w:r>
            </w:ins>
          </w:p>
          <w:p w14:paraId="3895591B" w14:textId="77777777" w:rsidR="00057ABB" w:rsidRPr="00057ABB" w:rsidRDefault="00057ABB" w:rsidP="00057ABB">
            <w:pPr>
              <w:rPr>
                <w:ins w:id="1809" w:author="作者" w:date="2020-09-16T16:13:00Z"/>
                <w:rFonts w:ascii="宋体" w:hAnsi="宋体" w:cs="Tahoma"/>
                <w:color w:val="000000"/>
                <w:sz w:val="22"/>
                <w:szCs w:val="22"/>
              </w:rPr>
            </w:pPr>
            <w:ins w:id="1810" w:author="作者" w:date="2020-09-16T16:13:00Z">
              <w:r w:rsidRPr="00057ABB">
                <w:rPr>
                  <w:rFonts w:ascii="宋体" w:hAnsi="宋体" w:cs="Tahoma"/>
                  <w:color w:val="000000"/>
                  <w:sz w:val="22"/>
                  <w:szCs w:val="22"/>
                </w:rPr>
                <w:t>2:dynamic</w:t>
              </w:r>
            </w:ins>
          </w:p>
          <w:p w14:paraId="548835A0" w14:textId="77777777" w:rsidR="00057ABB" w:rsidRPr="00057ABB" w:rsidRDefault="00057ABB" w:rsidP="00057ABB">
            <w:pPr>
              <w:rPr>
                <w:ins w:id="1811" w:author="作者" w:date="2020-09-16T16:13:00Z"/>
                <w:rFonts w:ascii="宋体" w:hAnsi="宋体" w:cs="Tahoma"/>
                <w:color w:val="000000"/>
                <w:sz w:val="22"/>
                <w:szCs w:val="22"/>
              </w:rPr>
            </w:pPr>
            <w:ins w:id="1812" w:author="作者" w:date="2020-09-16T16:13:00Z">
              <w:r w:rsidRPr="00057ABB">
                <w:rPr>
                  <w:rFonts w:ascii="宋体" w:hAnsi="宋体" w:cs="Tahoma"/>
                  <w:color w:val="000000"/>
                  <w:sz w:val="22"/>
                  <w:szCs w:val="22"/>
                </w:rPr>
                <w:t>3:customize</w:t>
              </w:r>
            </w:ins>
          </w:p>
          <w:p w14:paraId="50CEBFCD" w14:textId="087E2CA5" w:rsidR="001B3195" w:rsidRPr="001B3195" w:rsidRDefault="00057ABB" w:rsidP="00057ABB">
            <w:pPr>
              <w:rPr>
                <w:ins w:id="1813" w:author="作者" w:date="2020-09-16T16:09:00Z"/>
                <w:rFonts w:ascii="宋体" w:hAnsi="宋体" w:cs="Tahoma"/>
                <w:color w:val="000000"/>
                <w:sz w:val="22"/>
                <w:szCs w:val="22"/>
              </w:rPr>
            </w:pPr>
            <w:ins w:id="1814" w:author="作者" w:date="2020-09-16T16:13:00Z">
              <w:r w:rsidRPr="00057ABB">
                <w:rPr>
                  <w:rFonts w:ascii="宋体" w:hAnsi="宋体" w:cs="Tahoma"/>
                  <w:color w:val="000000"/>
                  <w:sz w:val="22"/>
                  <w:szCs w:val="22"/>
                </w:rPr>
                <w:t>4.music</w:t>
              </w:r>
            </w:ins>
            <w:ins w:id="1815" w:author="作者" w:date="2020-09-16T16:09:00Z">
              <w:del w:id="1816" w:author="作者" w:date="2020-09-16T16:13:00Z">
                <w:r w:rsidR="001B3195" w:rsidRPr="001B3195" w:rsidDel="00057ABB">
                  <w:rPr>
                    <w:rFonts w:ascii="宋体" w:hAnsi="宋体" w:cs="Tahoma" w:hint="eastAsia"/>
                    <w:color w:val="000000"/>
                    <w:sz w:val="22"/>
                    <w:szCs w:val="22"/>
                  </w:rPr>
                  <w:delText>0:invalid</w:delText>
                </w:r>
                <w:r w:rsidR="001B3195" w:rsidRPr="001B3195" w:rsidDel="00057ABB">
                  <w:rPr>
                    <w:rFonts w:ascii="宋体" w:hAnsi="宋体" w:cs="Tahoma" w:hint="eastAsia"/>
                    <w:color w:val="000000"/>
                    <w:sz w:val="22"/>
                    <w:szCs w:val="22"/>
                  </w:rPr>
                  <w:br/>
                  <w:delText>1:static</w:delText>
                </w:r>
                <w:r w:rsidR="001B3195" w:rsidRPr="001B3195" w:rsidDel="00057ABB">
                  <w:rPr>
                    <w:rFonts w:ascii="宋体" w:hAnsi="宋体" w:cs="Tahoma" w:hint="eastAsia"/>
                    <w:color w:val="000000"/>
                    <w:sz w:val="22"/>
                    <w:szCs w:val="22"/>
                  </w:rPr>
                  <w:br/>
                  <w:delText>2:dynamic</w:delText>
                </w:r>
                <w:r w:rsidR="001B3195" w:rsidRPr="001B3195" w:rsidDel="00057ABB">
                  <w:rPr>
                    <w:rFonts w:ascii="宋体" w:hAnsi="宋体" w:cs="Tahoma" w:hint="eastAsia"/>
                    <w:color w:val="000000"/>
                    <w:sz w:val="22"/>
                    <w:szCs w:val="22"/>
                  </w:rPr>
                  <w:br/>
                  <w:delText>3:customize</w:delText>
                </w:r>
              </w:del>
            </w:ins>
          </w:p>
        </w:tc>
        <w:tc>
          <w:tcPr>
            <w:tcW w:w="1909" w:type="dxa"/>
            <w:tcBorders>
              <w:top w:val="nil"/>
              <w:left w:val="nil"/>
              <w:bottom w:val="single" w:sz="4" w:space="0" w:color="auto"/>
              <w:right w:val="single" w:sz="4" w:space="0" w:color="auto"/>
            </w:tcBorders>
            <w:shd w:val="clear" w:color="auto" w:fill="auto"/>
            <w:noWrap/>
            <w:vAlign w:val="bottom"/>
            <w:hideMark/>
            <w:tcPrChange w:id="1817"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26A0EAD3" w14:textId="77777777" w:rsidR="001B3195" w:rsidRPr="001B3195" w:rsidRDefault="001B3195" w:rsidP="001B3195">
            <w:pPr>
              <w:rPr>
                <w:ins w:id="1818" w:author="作者" w:date="2020-09-16T16:09:00Z"/>
                <w:rFonts w:ascii="宋体" w:hAnsi="宋体" w:cs="Tahoma"/>
                <w:color w:val="000000"/>
                <w:sz w:val="22"/>
                <w:szCs w:val="22"/>
              </w:rPr>
            </w:pPr>
            <w:ins w:id="1819" w:author="作者" w:date="2020-09-16T16:09:00Z">
              <w:r w:rsidRPr="001B3195">
                <w:rPr>
                  <w:rFonts w:ascii="宋体" w:hAnsi="宋体" w:cs="Tahoma" w:hint="eastAsia"/>
                  <w:color w:val="000000"/>
                  <w:sz w:val="22"/>
                  <w:szCs w:val="22"/>
                </w:rPr>
                <w:t xml:space="preserve">Customize  </w:t>
              </w:r>
            </w:ins>
          </w:p>
        </w:tc>
      </w:tr>
      <w:tr w:rsidR="003877DE" w:rsidRPr="001B3195" w14:paraId="1C15C74F" w14:textId="77777777" w:rsidTr="003877DE">
        <w:trPr>
          <w:trHeight w:val="1095"/>
          <w:ins w:id="1820" w:author="作者" w:date="2020-09-16T16:09:00Z"/>
          <w:trPrChange w:id="1821" w:author="作者" w:date="2020-09-25T10:28:00Z">
            <w:trPr>
              <w:gridAfter w:val="0"/>
              <w:trHeight w:val="109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tcPrChange w:id="1822" w:author="作者" w:date="2020-09-25T10:28: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477F4FFE" w14:textId="7B8BCF3E" w:rsidR="003877DE" w:rsidRPr="008E110D" w:rsidRDefault="003877DE">
            <w:pPr>
              <w:rPr>
                <w:ins w:id="1823" w:author="作者" w:date="2020-09-16T16:09:00Z"/>
                <w:rFonts w:ascii="宋体" w:hAnsi="宋体" w:cs="Tahoma"/>
                <w:color w:val="000000"/>
                <w:sz w:val="22"/>
                <w:szCs w:val="22"/>
                <w:highlight w:val="yellow"/>
                <w:rPrChange w:id="1824" w:author="作者" w:date="2020-09-16T16:24:00Z">
                  <w:rPr>
                    <w:ins w:id="1825" w:author="作者" w:date="2020-09-16T16:09:00Z"/>
                    <w:rFonts w:ascii="宋体" w:hAnsi="宋体" w:cs="Tahoma"/>
                    <w:color w:val="000000"/>
                    <w:sz w:val="22"/>
                    <w:szCs w:val="22"/>
                  </w:rPr>
                </w:rPrChange>
              </w:rPr>
            </w:pPr>
            <w:ins w:id="1826" w:author="作者" w:date="2020-09-25T10:28:00Z">
              <w:r w:rsidRPr="001B3195">
                <w:rPr>
                  <w:rFonts w:ascii="宋体" w:hAnsi="宋体" w:cs="Tahoma" w:hint="eastAsia"/>
                  <w:color w:val="000000"/>
                  <w:sz w:val="22"/>
                  <w:szCs w:val="22"/>
                </w:rPr>
                <w:t>AmbL_DrvMde_D_Rq</w:t>
              </w:r>
            </w:ins>
            <w:ins w:id="1827" w:author="作者" w:date="2020-09-16T16:09:00Z">
              <w:del w:id="1828" w:author="作者" w:date="2020-09-25T10:27:00Z">
                <w:r w:rsidRPr="008E110D" w:rsidDel="003877DE">
                  <w:rPr>
                    <w:rFonts w:ascii="宋体" w:hAnsi="宋体" w:cs="Tahoma"/>
                    <w:color w:val="000000"/>
                    <w:sz w:val="22"/>
                    <w:szCs w:val="22"/>
                    <w:highlight w:val="yellow"/>
                    <w:rPrChange w:id="1829" w:author="作者" w:date="2020-09-16T16:24:00Z">
                      <w:rPr>
                        <w:rFonts w:ascii="宋体" w:hAnsi="宋体" w:cs="Tahoma"/>
                        <w:color w:val="000000"/>
                        <w:sz w:val="22"/>
                        <w:szCs w:val="22"/>
                      </w:rPr>
                    </w:rPrChange>
                  </w:rPr>
                  <w:delText>AmbL_CustomizeType_Set</w:delText>
                </w:r>
              </w:del>
            </w:ins>
            <w:ins w:id="1830" w:author="作者" w:date="2020-09-16T16:24:00Z">
              <w:del w:id="1831" w:author="作者" w:date="2020-09-25T10:27:00Z">
                <w:r w:rsidDel="003877DE">
                  <w:rPr>
                    <w:rFonts w:ascii="宋体" w:hAnsi="宋体" w:cs="Tahoma" w:hint="eastAsia"/>
                    <w:color w:val="000000"/>
                    <w:sz w:val="22"/>
                    <w:szCs w:val="22"/>
                    <w:highlight w:val="yellow"/>
                  </w:rPr>
                  <w:delText>（</w:delText>
                </w:r>
              </w:del>
            </w:ins>
            <w:ins w:id="1832" w:author="作者" w:date="2020-09-23T15:30:00Z">
              <w:del w:id="1833" w:author="作者" w:date="2020-09-25T10:27:00Z">
                <w:r w:rsidDel="003877DE">
                  <w:rPr>
                    <w:rFonts w:ascii="宋体" w:hAnsi="宋体" w:cs="Tahoma" w:hint="eastAsia"/>
                    <w:color w:val="000000"/>
                    <w:sz w:val="22"/>
                    <w:szCs w:val="22"/>
                    <w:highlight w:val="yellow"/>
                  </w:rPr>
                  <w:delText>I</w:delText>
                </w:r>
                <w:r w:rsidDel="003877DE">
                  <w:rPr>
                    <w:rFonts w:ascii="宋体" w:hAnsi="宋体" w:cs="Tahoma"/>
                    <w:color w:val="000000"/>
                    <w:sz w:val="22"/>
                    <w:szCs w:val="22"/>
                    <w:highlight w:val="yellow"/>
                  </w:rPr>
                  <w:delText>VI</w:delText>
                </w:r>
                <w:r w:rsidDel="003877DE">
                  <w:rPr>
                    <w:rFonts w:ascii="宋体" w:hAnsi="宋体" w:cs="Tahoma" w:hint="eastAsia"/>
                    <w:color w:val="000000"/>
                    <w:sz w:val="22"/>
                    <w:szCs w:val="22"/>
                    <w:highlight w:val="yellow"/>
                  </w:rPr>
                  <w:delText>自己记忆颜色亮度开关，不需要发送自定义类型</w:delText>
                </w:r>
              </w:del>
            </w:ins>
            <w:ins w:id="1834" w:author="作者" w:date="2020-09-16T16:24:00Z">
              <w:del w:id="1835" w:author="作者" w:date="2020-09-25T10:27:00Z">
                <w:r w:rsidDel="003877DE">
                  <w:rPr>
                    <w:rFonts w:ascii="宋体" w:hAnsi="宋体" w:cs="Tahoma" w:hint="eastAsia"/>
                    <w:color w:val="000000"/>
                    <w:sz w:val="22"/>
                    <w:szCs w:val="22"/>
                    <w:highlight w:val="yellow"/>
                  </w:rPr>
                  <w:delText>英文文档中没有写）</w:delText>
                </w:r>
              </w:del>
            </w:ins>
          </w:p>
        </w:tc>
        <w:tc>
          <w:tcPr>
            <w:tcW w:w="2226" w:type="dxa"/>
            <w:tcBorders>
              <w:top w:val="nil"/>
              <w:left w:val="nil"/>
              <w:bottom w:val="single" w:sz="4" w:space="0" w:color="auto"/>
              <w:right w:val="single" w:sz="4" w:space="0" w:color="auto"/>
            </w:tcBorders>
            <w:shd w:val="clear" w:color="auto" w:fill="auto"/>
            <w:noWrap/>
            <w:vAlign w:val="bottom"/>
            <w:tcPrChange w:id="1836" w:author="作者" w:date="2020-09-25T10:28:00Z">
              <w:tcPr>
                <w:tcW w:w="2500" w:type="dxa"/>
                <w:gridSpan w:val="2"/>
                <w:tcBorders>
                  <w:top w:val="nil"/>
                  <w:left w:val="nil"/>
                  <w:bottom w:val="single" w:sz="4" w:space="0" w:color="auto"/>
                  <w:right w:val="single" w:sz="4" w:space="0" w:color="auto"/>
                </w:tcBorders>
                <w:shd w:val="clear" w:color="auto" w:fill="auto"/>
                <w:noWrap/>
                <w:vAlign w:val="bottom"/>
              </w:tcPr>
            </w:tcPrChange>
          </w:tcPr>
          <w:p w14:paraId="7A2CA9C6" w14:textId="3D9A788E" w:rsidR="003877DE" w:rsidRPr="008E110D" w:rsidRDefault="003877DE" w:rsidP="003877DE">
            <w:pPr>
              <w:rPr>
                <w:ins w:id="1837" w:author="作者" w:date="2020-09-16T16:09:00Z"/>
                <w:rFonts w:ascii="宋体" w:hAnsi="宋体" w:cs="Tahoma"/>
                <w:color w:val="000000"/>
                <w:sz w:val="22"/>
                <w:szCs w:val="22"/>
                <w:highlight w:val="yellow"/>
                <w:rPrChange w:id="1838" w:author="作者" w:date="2020-09-16T16:24:00Z">
                  <w:rPr>
                    <w:ins w:id="1839" w:author="作者" w:date="2020-09-16T16:09:00Z"/>
                    <w:rFonts w:ascii="宋体" w:hAnsi="宋体" w:cs="Tahoma"/>
                    <w:color w:val="000000"/>
                    <w:sz w:val="22"/>
                    <w:szCs w:val="22"/>
                  </w:rPr>
                </w:rPrChange>
              </w:rPr>
            </w:pPr>
            <w:ins w:id="1840" w:author="作者" w:date="2020-09-25T10:28:00Z">
              <w:r>
                <w:rPr>
                  <w:rFonts w:ascii="宋体" w:hAnsi="宋体" w:cs="Tahoma" w:hint="eastAsia"/>
                  <w:color w:val="000000"/>
                  <w:sz w:val="22"/>
                  <w:szCs w:val="22"/>
                </w:rPr>
                <w:t>驾驶模式设置</w:t>
              </w:r>
            </w:ins>
            <w:ins w:id="1841" w:author="作者" w:date="2020-09-16T16:09:00Z">
              <w:del w:id="1842" w:author="作者" w:date="2020-09-25T10:27:00Z">
                <w:r w:rsidRPr="008E110D" w:rsidDel="003877DE">
                  <w:rPr>
                    <w:rFonts w:ascii="宋体" w:hAnsi="宋体" w:cs="Tahoma" w:hint="eastAsia"/>
                    <w:color w:val="000000"/>
                    <w:sz w:val="22"/>
                    <w:szCs w:val="22"/>
                    <w:highlight w:val="yellow"/>
                    <w:rPrChange w:id="1843" w:author="作者" w:date="2020-09-16T16:24:00Z">
                      <w:rPr>
                        <w:rFonts w:ascii="宋体" w:hAnsi="宋体" w:cs="Tahoma" w:hint="eastAsia"/>
                        <w:color w:val="000000"/>
                        <w:sz w:val="22"/>
                        <w:szCs w:val="22"/>
                      </w:rPr>
                    </w:rPrChange>
                  </w:rPr>
                  <w:delText>自定义类型</w:delText>
                </w:r>
              </w:del>
            </w:ins>
          </w:p>
        </w:tc>
        <w:tc>
          <w:tcPr>
            <w:tcW w:w="1979" w:type="dxa"/>
            <w:tcBorders>
              <w:top w:val="nil"/>
              <w:left w:val="nil"/>
              <w:bottom w:val="single" w:sz="4" w:space="0" w:color="auto"/>
              <w:right w:val="single" w:sz="4" w:space="0" w:color="auto"/>
            </w:tcBorders>
            <w:shd w:val="clear" w:color="auto" w:fill="auto"/>
            <w:vAlign w:val="bottom"/>
            <w:tcPrChange w:id="1844" w:author="作者" w:date="2020-09-25T10:28:00Z">
              <w:tcPr>
                <w:tcW w:w="2220" w:type="dxa"/>
                <w:gridSpan w:val="2"/>
                <w:tcBorders>
                  <w:top w:val="nil"/>
                  <w:left w:val="nil"/>
                  <w:bottom w:val="single" w:sz="4" w:space="0" w:color="auto"/>
                  <w:right w:val="single" w:sz="4" w:space="0" w:color="auto"/>
                </w:tcBorders>
                <w:shd w:val="clear" w:color="auto" w:fill="auto"/>
                <w:vAlign w:val="bottom"/>
              </w:tcPr>
            </w:tcPrChange>
          </w:tcPr>
          <w:p w14:paraId="1E79FD5A" w14:textId="6A0FC350" w:rsidR="003877DE" w:rsidRPr="008E110D" w:rsidRDefault="003877DE" w:rsidP="003877DE">
            <w:pPr>
              <w:rPr>
                <w:ins w:id="1845" w:author="作者" w:date="2020-09-16T16:09:00Z"/>
                <w:rFonts w:ascii="宋体" w:hAnsi="宋体" w:cs="Tahoma"/>
                <w:color w:val="000000"/>
                <w:sz w:val="22"/>
                <w:szCs w:val="22"/>
                <w:highlight w:val="yellow"/>
                <w:rPrChange w:id="1846" w:author="作者" w:date="2020-09-16T16:24:00Z">
                  <w:rPr>
                    <w:ins w:id="1847" w:author="作者" w:date="2020-09-16T16:09:00Z"/>
                    <w:rFonts w:ascii="宋体" w:hAnsi="宋体" w:cs="Tahoma"/>
                    <w:color w:val="000000"/>
                    <w:sz w:val="22"/>
                    <w:szCs w:val="22"/>
                  </w:rPr>
                </w:rPrChange>
              </w:rPr>
            </w:pPr>
            <w:ins w:id="1848" w:author="作者" w:date="2020-09-25T10:28:00Z">
              <w:r w:rsidRPr="001B3195">
                <w:rPr>
                  <w:rFonts w:ascii="宋体" w:hAnsi="宋体" w:cs="Tahoma" w:hint="eastAsia"/>
                  <w:color w:val="000000"/>
                  <w:sz w:val="22"/>
                  <w:szCs w:val="22"/>
                </w:rPr>
                <w:t>0x0: manual</w:t>
              </w:r>
              <w:r w:rsidRPr="001B3195">
                <w:rPr>
                  <w:rFonts w:ascii="宋体" w:hAnsi="宋体" w:cs="Tahoma" w:hint="eastAsia"/>
                  <w:color w:val="000000"/>
                  <w:sz w:val="22"/>
                  <w:szCs w:val="22"/>
                </w:rPr>
                <w:br/>
                <w:t>0x1：auto</w:t>
              </w:r>
            </w:ins>
            <w:ins w:id="1849" w:author="作者" w:date="2020-09-16T16:09:00Z">
              <w:del w:id="1850" w:author="作者" w:date="2020-09-25T10:27:00Z">
                <w:r w:rsidRPr="008E110D" w:rsidDel="003877DE">
                  <w:rPr>
                    <w:rFonts w:ascii="宋体" w:hAnsi="宋体" w:cs="Tahoma"/>
                    <w:color w:val="000000"/>
                    <w:sz w:val="22"/>
                    <w:szCs w:val="22"/>
                    <w:highlight w:val="yellow"/>
                    <w:rPrChange w:id="1851" w:author="作者" w:date="2020-09-16T16:24:00Z">
                      <w:rPr>
                        <w:rFonts w:ascii="宋体" w:hAnsi="宋体" w:cs="Tahoma"/>
                        <w:color w:val="000000"/>
                        <w:sz w:val="22"/>
                        <w:szCs w:val="22"/>
                      </w:rPr>
                    </w:rPrChange>
                  </w:rPr>
                  <w:delText>0:invalid</w:delText>
                </w:r>
                <w:r w:rsidRPr="008E110D" w:rsidDel="003877DE">
                  <w:rPr>
                    <w:rFonts w:ascii="宋体" w:hAnsi="宋体" w:cs="Tahoma"/>
                    <w:color w:val="000000"/>
                    <w:sz w:val="22"/>
                    <w:szCs w:val="22"/>
                    <w:highlight w:val="yellow"/>
                    <w:rPrChange w:id="1852" w:author="作者" w:date="2020-09-16T16:24:00Z">
                      <w:rPr>
                        <w:rFonts w:ascii="宋体" w:hAnsi="宋体" w:cs="Tahoma"/>
                        <w:color w:val="000000"/>
                        <w:sz w:val="22"/>
                        <w:szCs w:val="22"/>
                      </w:rPr>
                    </w:rPrChange>
                  </w:rPr>
                  <w:br/>
                  <w:delText>1:Customize 1</w:delText>
                </w:r>
                <w:r w:rsidRPr="008E110D" w:rsidDel="003877DE">
                  <w:rPr>
                    <w:rFonts w:ascii="宋体" w:hAnsi="宋体" w:cs="Tahoma"/>
                    <w:color w:val="000000"/>
                    <w:sz w:val="22"/>
                    <w:szCs w:val="22"/>
                    <w:highlight w:val="yellow"/>
                    <w:rPrChange w:id="1853" w:author="作者" w:date="2020-09-16T16:24:00Z">
                      <w:rPr>
                        <w:rFonts w:ascii="宋体" w:hAnsi="宋体" w:cs="Tahoma"/>
                        <w:color w:val="000000"/>
                        <w:sz w:val="22"/>
                        <w:szCs w:val="22"/>
                      </w:rPr>
                    </w:rPrChange>
                  </w:rPr>
                  <w:br/>
                  <w:delText>2:Customize 2</w:delText>
                </w:r>
                <w:r w:rsidRPr="008E110D" w:rsidDel="003877DE">
                  <w:rPr>
                    <w:rFonts w:ascii="宋体" w:hAnsi="宋体" w:cs="Tahoma"/>
                    <w:color w:val="000000"/>
                    <w:sz w:val="22"/>
                    <w:szCs w:val="22"/>
                    <w:highlight w:val="yellow"/>
                    <w:rPrChange w:id="1854" w:author="作者" w:date="2020-09-16T16:24:00Z">
                      <w:rPr>
                        <w:rFonts w:ascii="宋体" w:hAnsi="宋体" w:cs="Tahoma"/>
                        <w:color w:val="000000"/>
                        <w:sz w:val="22"/>
                        <w:szCs w:val="22"/>
                      </w:rPr>
                    </w:rPrChange>
                  </w:rPr>
                  <w:br/>
                  <w:delText>3:Customize 3</w:delText>
                </w:r>
              </w:del>
            </w:ins>
          </w:p>
        </w:tc>
        <w:tc>
          <w:tcPr>
            <w:tcW w:w="1909" w:type="dxa"/>
            <w:tcBorders>
              <w:top w:val="nil"/>
              <w:left w:val="nil"/>
              <w:bottom w:val="single" w:sz="4" w:space="0" w:color="auto"/>
              <w:right w:val="single" w:sz="4" w:space="0" w:color="auto"/>
            </w:tcBorders>
            <w:shd w:val="clear" w:color="auto" w:fill="auto"/>
            <w:noWrap/>
            <w:vAlign w:val="bottom"/>
            <w:tcPrChange w:id="1855" w:author="作者" w:date="2020-09-25T10:28:00Z">
              <w:tcPr>
                <w:tcW w:w="2140" w:type="dxa"/>
                <w:gridSpan w:val="2"/>
                <w:tcBorders>
                  <w:top w:val="nil"/>
                  <w:left w:val="nil"/>
                  <w:bottom w:val="single" w:sz="4" w:space="0" w:color="auto"/>
                  <w:right w:val="single" w:sz="4" w:space="0" w:color="auto"/>
                </w:tcBorders>
                <w:shd w:val="clear" w:color="auto" w:fill="auto"/>
                <w:noWrap/>
                <w:vAlign w:val="bottom"/>
              </w:tcPr>
            </w:tcPrChange>
          </w:tcPr>
          <w:p w14:paraId="48F9393D" w14:textId="79C4CB32" w:rsidR="003877DE" w:rsidRPr="008E110D" w:rsidRDefault="003877DE" w:rsidP="003877DE">
            <w:pPr>
              <w:rPr>
                <w:ins w:id="1856" w:author="作者" w:date="2020-09-16T16:09:00Z"/>
                <w:rFonts w:ascii="宋体" w:hAnsi="宋体" w:cs="Tahoma"/>
                <w:color w:val="000000"/>
                <w:sz w:val="22"/>
                <w:szCs w:val="22"/>
                <w:highlight w:val="yellow"/>
                <w:rPrChange w:id="1857" w:author="作者" w:date="2020-09-16T16:24:00Z">
                  <w:rPr>
                    <w:ins w:id="1858" w:author="作者" w:date="2020-09-16T16:09:00Z"/>
                    <w:rFonts w:ascii="宋体" w:hAnsi="宋体" w:cs="Tahoma"/>
                    <w:color w:val="000000"/>
                    <w:sz w:val="22"/>
                    <w:szCs w:val="22"/>
                  </w:rPr>
                </w:rPrChange>
              </w:rPr>
            </w:pPr>
            <w:ins w:id="1859" w:author="作者" w:date="2020-09-25T10:28:00Z">
              <w:r w:rsidRPr="001B3195">
                <w:rPr>
                  <w:rFonts w:ascii="宋体" w:hAnsi="宋体" w:cs="Tahoma" w:hint="eastAsia"/>
                  <w:color w:val="000000"/>
                  <w:sz w:val="22"/>
                  <w:szCs w:val="22"/>
                </w:rPr>
                <w:t>manual</w:t>
              </w:r>
            </w:ins>
            <w:ins w:id="1860" w:author="作者" w:date="2020-09-16T16:09:00Z">
              <w:del w:id="1861" w:author="作者" w:date="2020-09-25T10:27:00Z">
                <w:r w:rsidRPr="008E110D" w:rsidDel="003877DE">
                  <w:rPr>
                    <w:rFonts w:ascii="宋体" w:hAnsi="宋体" w:cs="Tahoma"/>
                    <w:color w:val="000000"/>
                    <w:sz w:val="22"/>
                    <w:szCs w:val="22"/>
                    <w:highlight w:val="yellow"/>
                    <w:rPrChange w:id="1862" w:author="作者" w:date="2020-09-16T16:24:00Z">
                      <w:rPr>
                        <w:rFonts w:ascii="宋体" w:hAnsi="宋体" w:cs="Tahoma"/>
                        <w:color w:val="000000"/>
                        <w:sz w:val="22"/>
                        <w:szCs w:val="22"/>
                      </w:rPr>
                    </w:rPrChange>
                  </w:rPr>
                  <w:delText>1-3</w:delText>
                </w:r>
              </w:del>
            </w:ins>
          </w:p>
        </w:tc>
      </w:tr>
      <w:tr w:rsidR="003877DE" w:rsidRPr="001B3195" w14:paraId="1B277FA7" w14:textId="77777777" w:rsidTr="003877DE">
        <w:trPr>
          <w:trHeight w:val="285"/>
          <w:ins w:id="1863" w:author="作者" w:date="2020-09-16T16:09:00Z"/>
          <w:trPrChange w:id="1864"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65"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A8BD5A1" w14:textId="77777777" w:rsidR="003877DE" w:rsidRPr="001B3195" w:rsidRDefault="003877DE" w:rsidP="003877DE">
            <w:pPr>
              <w:rPr>
                <w:ins w:id="1866" w:author="作者" w:date="2020-09-16T16:09:00Z"/>
                <w:rFonts w:ascii="宋体" w:hAnsi="宋体" w:cs="Tahoma"/>
                <w:color w:val="000000"/>
                <w:sz w:val="22"/>
                <w:szCs w:val="22"/>
              </w:rPr>
            </w:pPr>
            <w:ins w:id="1867" w:author="作者" w:date="2020-09-16T16:09:00Z">
              <w:r w:rsidRPr="001B3195">
                <w:rPr>
                  <w:rFonts w:ascii="宋体" w:hAnsi="宋体" w:cs="Tahoma" w:hint="eastAsia"/>
                  <w:color w:val="000000"/>
                  <w:sz w:val="22"/>
                  <w:szCs w:val="22"/>
                </w:rPr>
                <w:t>AmbL_Door_Color_Value</w:t>
              </w:r>
            </w:ins>
          </w:p>
        </w:tc>
        <w:tc>
          <w:tcPr>
            <w:tcW w:w="2226" w:type="dxa"/>
            <w:tcBorders>
              <w:top w:val="nil"/>
              <w:left w:val="nil"/>
              <w:bottom w:val="single" w:sz="4" w:space="0" w:color="auto"/>
              <w:right w:val="single" w:sz="4" w:space="0" w:color="auto"/>
            </w:tcBorders>
            <w:shd w:val="clear" w:color="auto" w:fill="auto"/>
            <w:noWrap/>
            <w:vAlign w:val="bottom"/>
            <w:hideMark/>
            <w:tcPrChange w:id="1868"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318F303F" w14:textId="77777777" w:rsidR="003877DE" w:rsidRPr="001B3195" w:rsidRDefault="003877DE" w:rsidP="003877DE">
            <w:pPr>
              <w:rPr>
                <w:ins w:id="1869" w:author="作者" w:date="2020-09-16T16:09:00Z"/>
                <w:rFonts w:ascii="宋体" w:hAnsi="宋体" w:cs="Tahoma"/>
                <w:color w:val="000000"/>
                <w:sz w:val="22"/>
                <w:szCs w:val="22"/>
              </w:rPr>
            </w:pPr>
            <w:ins w:id="1870" w:author="作者" w:date="2020-09-16T16:09:00Z">
              <w:r w:rsidRPr="001B3195">
                <w:rPr>
                  <w:rFonts w:ascii="宋体" w:hAnsi="宋体" w:cs="Tahoma" w:hint="eastAsia"/>
                  <w:color w:val="000000"/>
                  <w:sz w:val="22"/>
                  <w:szCs w:val="22"/>
                </w:rPr>
                <w:t>Door的氛围灯颜色</w:t>
              </w:r>
            </w:ins>
          </w:p>
        </w:tc>
        <w:tc>
          <w:tcPr>
            <w:tcW w:w="1979" w:type="dxa"/>
            <w:tcBorders>
              <w:top w:val="nil"/>
              <w:left w:val="nil"/>
              <w:bottom w:val="single" w:sz="4" w:space="0" w:color="auto"/>
              <w:right w:val="single" w:sz="4" w:space="0" w:color="auto"/>
            </w:tcBorders>
            <w:shd w:val="clear" w:color="auto" w:fill="auto"/>
            <w:vAlign w:val="bottom"/>
            <w:hideMark/>
            <w:tcPrChange w:id="1871"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5D3AA18C" w14:textId="77777777" w:rsidR="003877DE" w:rsidRPr="001B3195" w:rsidRDefault="003877DE" w:rsidP="003877DE">
            <w:pPr>
              <w:rPr>
                <w:ins w:id="1872" w:author="作者" w:date="2020-09-16T16:09:00Z"/>
                <w:rFonts w:ascii="宋体" w:hAnsi="宋体" w:cs="Tahoma"/>
                <w:color w:val="000000"/>
                <w:sz w:val="22"/>
                <w:szCs w:val="22"/>
              </w:rPr>
            </w:pPr>
            <w:ins w:id="1873" w:author="作者" w:date="2020-09-16T16:09:00Z">
              <w:r w:rsidRPr="001B3195">
                <w:rPr>
                  <w:rFonts w:ascii="宋体" w:hAnsi="宋体" w:cs="Tahoma" w:hint="eastAsia"/>
                  <w:color w:val="000000"/>
                  <w:sz w:val="22"/>
                  <w:szCs w:val="22"/>
                </w:rPr>
                <w:t>0-255(color num)</w:t>
              </w:r>
            </w:ins>
          </w:p>
        </w:tc>
        <w:tc>
          <w:tcPr>
            <w:tcW w:w="1909" w:type="dxa"/>
            <w:tcBorders>
              <w:top w:val="nil"/>
              <w:left w:val="nil"/>
              <w:bottom w:val="single" w:sz="4" w:space="0" w:color="auto"/>
              <w:right w:val="single" w:sz="4" w:space="0" w:color="auto"/>
            </w:tcBorders>
            <w:shd w:val="clear" w:color="auto" w:fill="auto"/>
            <w:noWrap/>
            <w:vAlign w:val="bottom"/>
            <w:hideMark/>
            <w:tcPrChange w:id="1874"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2D546EB2" w14:textId="77777777" w:rsidR="003877DE" w:rsidRPr="001B3195" w:rsidRDefault="003877DE" w:rsidP="003877DE">
            <w:pPr>
              <w:rPr>
                <w:ins w:id="1875" w:author="作者" w:date="2020-09-16T16:09:00Z"/>
                <w:rFonts w:ascii="宋体" w:hAnsi="宋体" w:cs="Tahoma"/>
                <w:color w:val="000000"/>
                <w:sz w:val="22"/>
                <w:szCs w:val="22"/>
              </w:rPr>
            </w:pPr>
            <w:ins w:id="1876" w:author="作者" w:date="2020-09-16T16:09:00Z">
              <w:r w:rsidRPr="001B3195">
                <w:rPr>
                  <w:rFonts w:ascii="宋体" w:hAnsi="宋体" w:cs="Tahoma" w:hint="eastAsia"/>
                  <w:color w:val="000000"/>
                  <w:sz w:val="22"/>
                  <w:szCs w:val="22"/>
                </w:rPr>
                <w:t>0-127</w:t>
              </w:r>
            </w:ins>
          </w:p>
        </w:tc>
      </w:tr>
      <w:tr w:rsidR="003877DE" w:rsidRPr="001B3195" w14:paraId="41CDEE93" w14:textId="77777777" w:rsidTr="003877DE">
        <w:trPr>
          <w:trHeight w:val="285"/>
          <w:ins w:id="1877" w:author="作者" w:date="2020-09-16T16:09:00Z"/>
          <w:trPrChange w:id="1878"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79"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5558ED1A" w14:textId="77777777" w:rsidR="003877DE" w:rsidRPr="001B3195" w:rsidRDefault="003877DE" w:rsidP="003877DE">
            <w:pPr>
              <w:rPr>
                <w:ins w:id="1880" w:author="作者" w:date="2020-09-16T16:09:00Z"/>
                <w:rFonts w:ascii="宋体" w:hAnsi="宋体" w:cs="Tahoma"/>
                <w:color w:val="000000"/>
                <w:sz w:val="22"/>
                <w:szCs w:val="22"/>
              </w:rPr>
            </w:pPr>
            <w:ins w:id="1881" w:author="作者" w:date="2020-09-16T16:09:00Z">
              <w:r w:rsidRPr="001B3195">
                <w:rPr>
                  <w:rFonts w:ascii="宋体" w:hAnsi="宋体" w:cs="Tahoma" w:hint="eastAsia"/>
                  <w:color w:val="000000"/>
                  <w:sz w:val="22"/>
                  <w:szCs w:val="22"/>
                </w:rPr>
                <w:t>AmbL_Door_Intensity_Value</w:t>
              </w:r>
            </w:ins>
          </w:p>
        </w:tc>
        <w:tc>
          <w:tcPr>
            <w:tcW w:w="2226" w:type="dxa"/>
            <w:tcBorders>
              <w:top w:val="nil"/>
              <w:left w:val="nil"/>
              <w:bottom w:val="single" w:sz="4" w:space="0" w:color="auto"/>
              <w:right w:val="single" w:sz="4" w:space="0" w:color="auto"/>
            </w:tcBorders>
            <w:shd w:val="clear" w:color="auto" w:fill="auto"/>
            <w:noWrap/>
            <w:vAlign w:val="bottom"/>
            <w:hideMark/>
            <w:tcPrChange w:id="1882"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4F8CEA91" w14:textId="77777777" w:rsidR="003877DE" w:rsidRPr="001B3195" w:rsidRDefault="003877DE" w:rsidP="003877DE">
            <w:pPr>
              <w:rPr>
                <w:ins w:id="1883" w:author="作者" w:date="2020-09-16T16:09:00Z"/>
                <w:rFonts w:ascii="宋体" w:hAnsi="宋体" w:cs="Tahoma"/>
                <w:color w:val="000000"/>
                <w:sz w:val="22"/>
                <w:szCs w:val="22"/>
              </w:rPr>
            </w:pPr>
            <w:ins w:id="1884" w:author="作者" w:date="2020-09-16T16:09:00Z">
              <w:r w:rsidRPr="001B3195">
                <w:rPr>
                  <w:rFonts w:ascii="宋体" w:hAnsi="宋体" w:cs="Tahoma" w:hint="eastAsia"/>
                  <w:color w:val="000000"/>
                  <w:sz w:val="22"/>
                  <w:szCs w:val="22"/>
                </w:rPr>
                <w:t>Door的氛围灯亮度</w:t>
              </w:r>
            </w:ins>
          </w:p>
        </w:tc>
        <w:tc>
          <w:tcPr>
            <w:tcW w:w="1979" w:type="dxa"/>
            <w:tcBorders>
              <w:top w:val="nil"/>
              <w:left w:val="nil"/>
              <w:bottom w:val="single" w:sz="4" w:space="0" w:color="auto"/>
              <w:right w:val="single" w:sz="4" w:space="0" w:color="auto"/>
            </w:tcBorders>
            <w:shd w:val="clear" w:color="auto" w:fill="auto"/>
            <w:vAlign w:val="bottom"/>
            <w:hideMark/>
            <w:tcPrChange w:id="1885"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6C0F9AA2" w14:textId="77777777" w:rsidR="003877DE" w:rsidRPr="001B3195" w:rsidRDefault="003877DE" w:rsidP="003877DE">
            <w:pPr>
              <w:rPr>
                <w:ins w:id="1886" w:author="作者" w:date="2020-09-16T16:09:00Z"/>
                <w:rFonts w:ascii="宋体" w:hAnsi="宋体" w:cs="Tahoma"/>
                <w:color w:val="000000"/>
                <w:sz w:val="22"/>
                <w:szCs w:val="22"/>
              </w:rPr>
            </w:pPr>
            <w:ins w:id="1887" w:author="作者" w:date="2020-09-16T16:09:00Z">
              <w:r w:rsidRPr="001B3195">
                <w:rPr>
                  <w:rFonts w:ascii="宋体" w:hAnsi="宋体" w:cs="Tahoma" w:hint="eastAsia"/>
                  <w:color w:val="000000"/>
                  <w:sz w:val="22"/>
                  <w:szCs w:val="22"/>
                </w:rPr>
                <w:t>0-100(%)</w:t>
              </w:r>
            </w:ins>
          </w:p>
        </w:tc>
        <w:tc>
          <w:tcPr>
            <w:tcW w:w="1909" w:type="dxa"/>
            <w:tcBorders>
              <w:top w:val="nil"/>
              <w:left w:val="nil"/>
              <w:bottom w:val="single" w:sz="4" w:space="0" w:color="auto"/>
              <w:right w:val="single" w:sz="4" w:space="0" w:color="auto"/>
            </w:tcBorders>
            <w:shd w:val="clear" w:color="auto" w:fill="auto"/>
            <w:vAlign w:val="bottom"/>
            <w:hideMark/>
            <w:tcPrChange w:id="1888" w:author="作者" w:date="2020-09-25T10:28:00Z">
              <w:tcPr>
                <w:tcW w:w="2140" w:type="dxa"/>
                <w:gridSpan w:val="2"/>
                <w:tcBorders>
                  <w:top w:val="nil"/>
                  <w:left w:val="nil"/>
                  <w:bottom w:val="single" w:sz="4" w:space="0" w:color="auto"/>
                  <w:right w:val="single" w:sz="4" w:space="0" w:color="auto"/>
                </w:tcBorders>
                <w:shd w:val="clear" w:color="auto" w:fill="auto"/>
                <w:vAlign w:val="bottom"/>
                <w:hideMark/>
              </w:tcPr>
            </w:tcPrChange>
          </w:tcPr>
          <w:p w14:paraId="2DAC3083" w14:textId="77777777" w:rsidR="003877DE" w:rsidRPr="001B3195" w:rsidRDefault="003877DE" w:rsidP="003877DE">
            <w:pPr>
              <w:rPr>
                <w:ins w:id="1889" w:author="作者" w:date="2020-09-16T16:09:00Z"/>
                <w:rFonts w:ascii="宋体" w:hAnsi="宋体" w:cs="Tahoma"/>
                <w:color w:val="000000"/>
                <w:sz w:val="22"/>
                <w:szCs w:val="22"/>
              </w:rPr>
            </w:pPr>
            <w:ins w:id="1890" w:author="作者" w:date="2020-09-16T16:09:00Z">
              <w:r w:rsidRPr="001B3195">
                <w:rPr>
                  <w:rFonts w:ascii="宋体" w:hAnsi="宋体" w:cs="Tahoma" w:hint="eastAsia"/>
                  <w:color w:val="000000"/>
                  <w:sz w:val="22"/>
                  <w:szCs w:val="22"/>
                </w:rPr>
                <w:t>0-100</w:t>
              </w:r>
            </w:ins>
          </w:p>
        </w:tc>
      </w:tr>
      <w:tr w:rsidR="003877DE" w:rsidRPr="001B3195" w14:paraId="55746BA7" w14:textId="77777777" w:rsidTr="003877DE">
        <w:trPr>
          <w:trHeight w:val="555"/>
          <w:ins w:id="1891" w:author="作者" w:date="2020-09-16T16:09:00Z"/>
          <w:trPrChange w:id="1892" w:author="作者" w:date="2020-09-25T10:28:00Z">
            <w:trPr>
              <w:trHeight w:val="55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893"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4466734" w14:textId="77777777" w:rsidR="003877DE" w:rsidRPr="001B3195" w:rsidRDefault="003877DE" w:rsidP="003877DE">
            <w:pPr>
              <w:rPr>
                <w:ins w:id="1894" w:author="作者" w:date="2020-09-16T16:09:00Z"/>
                <w:rFonts w:ascii="宋体" w:hAnsi="宋体" w:cs="Tahoma"/>
                <w:color w:val="000000"/>
                <w:sz w:val="22"/>
                <w:szCs w:val="22"/>
              </w:rPr>
            </w:pPr>
            <w:ins w:id="1895" w:author="作者" w:date="2020-09-16T16:09:00Z">
              <w:r w:rsidRPr="001B3195">
                <w:rPr>
                  <w:rFonts w:ascii="宋体" w:hAnsi="宋体" w:cs="Tahoma" w:hint="eastAsia"/>
                  <w:color w:val="000000"/>
                  <w:sz w:val="22"/>
                  <w:szCs w:val="22"/>
                </w:rPr>
                <w:t>AmbL_Door_Swtich</w:t>
              </w:r>
            </w:ins>
          </w:p>
        </w:tc>
        <w:tc>
          <w:tcPr>
            <w:tcW w:w="2226" w:type="dxa"/>
            <w:tcBorders>
              <w:top w:val="nil"/>
              <w:left w:val="nil"/>
              <w:bottom w:val="single" w:sz="4" w:space="0" w:color="auto"/>
              <w:right w:val="single" w:sz="4" w:space="0" w:color="auto"/>
            </w:tcBorders>
            <w:shd w:val="clear" w:color="auto" w:fill="auto"/>
            <w:noWrap/>
            <w:vAlign w:val="bottom"/>
            <w:hideMark/>
            <w:tcPrChange w:id="1896"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6BF1FBA6" w14:textId="77777777" w:rsidR="003877DE" w:rsidRPr="001B3195" w:rsidRDefault="003877DE" w:rsidP="003877DE">
            <w:pPr>
              <w:rPr>
                <w:ins w:id="1897" w:author="作者" w:date="2020-09-16T16:09:00Z"/>
                <w:rFonts w:ascii="宋体" w:hAnsi="宋体" w:cs="Tahoma"/>
                <w:color w:val="000000"/>
                <w:sz w:val="22"/>
                <w:szCs w:val="22"/>
              </w:rPr>
            </w:pPr>
            <w:ins w:id="1898" w:author="作者" w:date="2020-09-16T16:09:00Z">
              <w:r w:rsidRPr="001B3195">
                <w:rPr>
                  <w:rFonts w:ascii="宋体" w:hAnsi="宋体" w:cs="Tahoma" w:hint="eastAsia"/>
                  <w:color w:val="000000"/>
                  <w:sz w:val="22"/>
                  <w:szCs w:val="22"/>
                </w:rPr>
                <w:t>Door的氛围灯开关</w:t>
              </w:r>
            </w:ins>
          </w:p>
        </w:tc>
        <w:tc>
          <w:tcPr>
            <w:tcW w:w="1979" w:type="dxa"/>
            <w:tcBorders>
              <w:top w:val="nil"/>
              <w:left w:val="nil"/>
              <w:bottom w:val="single" w:sz="4" w:space="0" w:color="auto"/>
              <w:right w:val="single" w:sz="4" w:space="0" w:color="auto"/>
            </w:tcBorders>
            <w:shd w:val="clear" w:color="auto" w:fill="auto"/>
            <w:vAlign w:val="bottom"/>
            <w:hideMark/>
            <w:tcPrChange w:id="1899"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3D4FED44" w14:textId="77777777" w:rsidR="003877DE" w:rsidRPr="001B3195" w:rsidRDefault="003877DE" w:rsidP="003877DE">
            <w:pPr>
              <w:rPr>
                <w:ins w:id="1900" w:author="作者" w:date="2020-09-16T16:09:00Z"/>
                <w:rFonts w:ascii="宋体" w:hAnsi="宋体" w:cs="Tahoma"/>
                <w:color w:val="000000"/>
                <w:sz w:val="22"/>
                <w:szCs w:val="22"/>
              </w:rPr>
            </w:pPr>
            <w:ins w:id="1901" w:author="作者" w:date="2020-09-16T16:09:00Z">
              <w:r w:rsidRPr="001B3195">
                <w:rPr>
                  <w:rFonts w:ascii="宋体" w:hAnsi="宋体" w:cs="Tahoma" w:hint="eastAsia"/>
                  <w:color w:val="000000"/>
                  <w:sz w:val="22"/>
                  <w:szCs w:val="22"/>
                </w:rPr>
                <w:t>0:close</w:t>
              </w:r>
              <w:r w:rsidRPr="001B3195">
                <w:rPr>
                  <w:rFonts w:ascii="宋体" w:hAnsi="宋体" w:cs="Tahoma" w:hint="eastAsia"/>
                  <w:color w:val="000000"/>
                  <w:sz w:val="22"/>
                  <w:szCs w:val="22"/>
                </w:rPr>
                <w:br/>
                <w:t>1:open</w:t>
              </w:r>
            </w:ins>
          </w:p>
        </w:tc>
        <w:tc>
          <w:tcPr>
            <w:tcW w:w="1909" w:type="dxa"/>
            <w:tcBorders>
              <w:top w:val="nil"/>
              <w:left w:val="nil"/>
              <w:bottom w:val="single" w:sz="4" w:space="0" w:color="auto"/>
              <w:right w:val="single" w:sz="4" w:space="0" w:color="auto"/>
            </w:tcBorders>
            <w:shd w:val="clear" w:color="auto" w:fill="auto"/>
            <w:noWrap/>
            <w:vAlign w:val="bottom"/>
            <w:hideMark/>
            <w:tcPrChange w:id="1902"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3E4E1B27" w14:textId="77777777" w:rsidR="003877DE" w:rsidRPr="001B3195" w:rsidRDefault="003877DE" w:rsidP="003877DE">
            <w:pPr>
              <w:rPr>
                <w:ins w:id="1903" w:author="作者" w:date="2020-09-16T16:09:00Z"/>
                <w:rFonts w:ascii="宋体" w:hAnsi="宋体" w:cs="Tahoma"/>
                <w:color w:val="000000"/>
                <w:sz w:val="22"/>
                <w:szCs w:val="22"/>
              </w:rPr>
            </w:pPr>
            <w:ins w:id="1904" w:author="作者" w:date="2020-09-16T16:09:00Z">
              <w:r w:rsidRPr="001B3195">
                <w:rPr>
                  <w:rFonts w:ascii="宋体" w:hAnsi="宋体" w:cs="Tahoma" w:hint="eastAsia"/>
                  <w:color w:val="000000"/>
                  <w:sz w:val="22"/>
                  <w:szCs w:val="22"/>
                </w:rPr>
                <w:t>0-1</w:t>
              </w:r>
            </w:ins>
          </w:p>
        </w:tc>
      </w:tr>
      <w:tr w:rsidR="003877DE" w:rsidRPr="001B3195" w14:paraId="207B3F65" w14:textId="77777777" w:rsidTr="003877DE">
        <w:trPr>
          <w:trHeight w:val="285"/>
          <w:ins w:id="1905" w:author="作者" w:date="2020-09-16T16:09:00Z"/>
          <w:trPrChange w:id="1906"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07"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6E52C041" w14:textId="77777777" w:rsidR="003877DE" w:rsidRPr="001B3195" w:rsidRDefault="003877DE" w:rsidP="003877DE">
            <w:pPr>
              <w:rPr>
                <w:ins w:id="1908" w:author="作者" w:date="2020-09-16T16:09:00Z"/>
                <w:rFonts w:ascii="宋体" w:hAnsi="宋体" w:cs="Tahoma"/>
                <w:color w:val="000000"/>
                <w:sz w:val="22"/>
                <w:szCs w:val="22"/>
              </w:rPr>
            </w:pPr>
            <w:ins w:id="1909" w:author="作者" w:date="2020-09-16T16:09:00Z">
              <w:r w:rsidRPr="001B3195">
                <w:rPr>
                  <w:rFonts w:ascii="宋体" w:hAnsi="宋体" w:cs="Tahoma" w:hint="eastAsia"/>
                  <w:color w:val="000000"/>
                  <w:sz w:val="22"/>
                  <w:szCs w:val="22"/>
                </w:rPr>
                <w:t>AmbL_Foot_Color_Value</w:t>
              </w:r>
            </w:ins>
          </w:p>
        </w:tc>
        <w:tc>
          <w:tcPr>
            <w:tcW w:w="2226" w:type="dxa"/>
            <w:tcBorders>
              <w:top w:val="nil"/>
              <w:left w:val="nil"/>
              <w:bottom w:val="single" w:sz="4" w:space="0" w:color="auto"/>
              <w:right w:val="single" w:sz="4" w:space="0" w:color="auto"/>
            </w:tcBorders>
            <w:shd w:val="clear" w:color="auto" w:fill="auto"/>
            <w:noWrap/>
            <w:vAlign w:val="bottom"/>
            <w:hideMark/>
            <w:tcPrChange w:id="1910"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77A66E9A" w14:textId="77777777" w:rsidR="003877DE" w:rsidRPr="001B3195" w:rsidRDefault="003877DE" w:rsidP="003877DE">
            <w:pPr>
              <w:rPr>
                <w:ins w:id="1911" w:author="作者" w:date="2020-09-16T16:09:00Z"/>
                <w:rFonts w:ascii="宋体" w:hAnsi="宋体" w:cs="Tahoma"/>
                <w:color w:val="000000"/>
                <w:sz w:val="22"/>
                <w:szCs w:val="22"/>
              </w:rPr>
            </w:pPr>
            <w:ins w:id="1912" w:author="作者" w:date="2020-09-16T16:09:00Z">
              <w:r w:rsidRPr="001B3195">
                <w:rPr>
                  <w:rFonts w:ascii="宋体" w:hAnsi="宋体" w:cs="Tahoma" w:hint="eastAsia"/>
                  <w:color w:val="000000"/>
                  <w:sz w:val="22"/>
                  <w:szCs w:val="22"/>
                </w:rPr>
                <w:t>Foot的氛围灯颜色</w:t>
              </w:r>
            </w:ins>
          </w:p>
        </w:tc>
        <w:tc>
          <w:tcPr>
            <w:tcW w:w="1979" w:type="dxa"/>
            <w:tcBorders>
              <w:top w:val="nil"/>
              <w:left w:val="nil"/>
              <w:bottom w:val="single" w:sz="4" w:space="0" w:color="auto"/>
              <w:right w:val="single" w:sz="4" w:space="0" w:color="auto"/>
            </w:tcBorders>
            <w:shd w:val="clear" w:color="auto" w:fill="auto"/>
            <w:vAlign w:val="bottom"/>
            <w:hideMark/>
            <w:tcPrChange w:id="1913"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46EE06DA" w14:textId="77777777" w:rsidR="003877DE" w:rsidRPr="001B3195" w:rsidRDefault="003877DE" w:rsidP="003877DE">
            <w:pPr>
              <w:rPr>
                <w:ins w:id="1914" w:author="作者" w:date="2020-09-16T16:09:00Z"/>
                <w:rFonts w:ascii="宋体" w:hAnsi="宋体" w:cs="Tahoma"/>
                <w:color w:val="000000"/>
                <w:sz w:val="22"/>
                <w:szCs w:val="22"/>
              </w:rPr>
            </w:pPr>
            <w:ins w:id="1915" w:author="作者" w:date="2020-09-16T16:09:00Z">
              <w:r w:rsidRPr="001B3195">
                <w:rPr>
                  <w:rFonts w:ascii="宋体" w:hAnsi="宋体" w:cs="Tahoma" w:hint="eastAsia"/>
                  <w:color w:val="000000"/>
                  <w:sz w:val="22"/>
                  <w:szCs w:val="22"/>
                </w:rPr>
                <w:t xml:space="preserve">0-255(color </w:t>
              </w:r>
              <w:r w:rsidRPr="001B3195">
                <w:rPr>
                  <w:rFonts w:ascii="宋体" w:hAnsi="宋体" w:cs="Tahoma" w:hint="eastAsia"/>
                  <w:color w:val="000000"/>
                  <w:sz w:val="22"/>
                  <w:szCs w:val="22"/>
                </w:rPr>
                <w:lastRenderedPageBreak/>
                <w:t>num)</w:t>
              </w:r>
            </w:ins>
          </w:p>
        </w:tc>
        <w:tc>
          <w:tcPr>
            <w:tcW w:w="1909" w:type="dxa"/>
            <w:tcBorders>
              <w:top w:val="nil"/>
              <w:left w:val="nil"/>
              <w:bottom w:val="single" w:sz="4" w:space="0" w:color="auto"/>
              <w:right w:val="single" w:sz="4" w:space="0" w:color="auto"/>
            </w:tcBorders>
            <w:shd w:val="clear" w:color="auto" w:fill="auto"/>
            <w:noWrap/>
            <w:vAlign w:val="bottom"/>
            <w:hideMark/>
            <w:tcPrChange w:id="1916"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3489AB3E" w14:textId="77777777" w:rsidR="003877DE" w:rsidRPr="001B3195" w:rsidRDefault="003877DE" w:rsidP="003877DE">
            <w:pPr>
              <w:rPr>
                <w:ins w:id="1917" w:author="作者" w:date="2020-09-16T16:09:00Z"/>
                <w:rFonts w:ascii="宋体" w:hAnsi="宋体" w:cs="Tahoma"/>
                <w:color w:val="000000"/>
                <w:sz w:val="22"/>
                <w:szCs w:val="22"/>
              </w:rPr>
            </w:pPr>
            <w:ins w:id="1918" w:author="作者" w:date="2020-09-16T16:09:00Z">
              <w:r w:rsidRPr="001B3195">
                <w:rPr>
                  <w:rFonts w:ascii="宋体" w:hAnsi="宋体" w:cs="Tahoma" w:hint="eastAsia"/>
                  <w:color w:val="000000"/>
                  <w:sz w:val="22"/>
                  <w:szCs w:val="22"/>
                </w:rPr>
                <w:lastRenderedPageBreak/>
                <w:t>0-127</w:t>
              </w:r>
            </w:ins>
          </w:p>
        </w:tc>
      </w:tr>
      <w:tr w:rsidR="003877DE" w:rsidRPr="001B3195" w14:paraId="5DFBC436" w14:textId="77777777" w:rsidTr="003877DE">
        <w:trPr>
          <w:trHeight w:val="285"/>
          <w:ins w:id="1919" w:author="作者" w:date="2020-09-16T16:09:00Z"/>
          <w:trPrChange w:id="1920"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21"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333BBF50" w14:textId="77777777" w:rsidR="003877DE" w:rsidRPr="001B3195" w:rsidRDefault="003877DE" w:rsidP="003877DE">
            <w:pPr>
              <w:rPr>
                <w:ins w:id="1922" w:author="作者" w:date="2020-09-16T16:09:00Z"/>
                <w:rFonts w:ascii="宋体" w:hAnsi="宋体" w:cs="Tahoma"/>
                <w:color w:val="000000"/>
                <w:sz w:val="22"/>
                <w:szCs w:val="22"/>
              </w:rPr>
            </w:pPr>
            <w:ins w:id="1923" w:author="作者" w:date="2020-09-16T16:09:00Z">
              <w:r w:rsidRPr="001B3195">
                <w:rPr>
                  <w:rFonts w:ascii="宋体" w:hAnsi="宋体" w:cs="Tahoma" w:hint="eastAsia"/>
                  <w:color w:val="000000"/>
                  <w:sz w:val="22"/>
                  <w:szCs w:val="22"/>
                </w:rPr>
                <w:lastRenderedPageBreak/>
                <w:t>AmbL_Foot_Intensity_Value</w:t>
              </w:r>
            </w:ins>
          </w:p>
        </w:tc>
        <w:tc>
          <w:tcPr>
            <w:tcW w:w="2226" w:type="dxa"/>
            <w:tcBorders>
              <w:top w:val="nil"/>
              <w:left w:val="nil"/>
              <w:bottom w:val="single" w:sz="4" w:space="0" w:color="auto"/>
              <w:right w:val="single" w:sz="4" w:space="0" w:color="auto"/>
            </w:tcBorders>
            <w:shd w:val="clear" w:color="auto" w:fill="auto"/>
            <w:noWrap/>
            <w:vAlign w:val="bottom"/>
            <w:hideMark/>
            <w:tcPrChange w:id="1924"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16272DB1" w14:textId="77777777" w:rsidR="003877DE" w:rsidRPr="001B3195" w:rsidRDefault="003877DE" w:rsidP="003877DE">
            <w:pPr>
              <w:rPr>
                <w:ins w:id="1925" w:author="作者" w:date="2020-09-16T16:09:00Z"/>
                <w:rFonts w:ascii="宋体" w:hAnsi="宋体" w:cs="Tahoma"/>
                <w:color w:val="000000"/>
                <w:sz w:val="22"/>
                <w:szCs w:val="22"/>
              </w:rPr>
            </w:pPr>
            <w:ins w:id="1926" w:author="作者" w:date="2020-09-16T16:09:00Z">
              <w:r w:rsidRPr="001B3195">
                <w:rPr>
                  <w:rFonts w:ascii="宋体" w:hAnsi="宋体" w:cs="Tahoma" w:hint="eastAsia"/>
                  <w:color w:val="000000"/>
                  <w:sz w:val="22"/>
                  <w:szCs w:val="22"/>
                </w:rPr>
                <w:t>Foot的氛围灯亮度</w:t>
              </w:r>
            </w:ins>
          </w:p>
        </w:tc>
        <w:tc>
          <w:tcPr>
            <w:tcW w:w="1979" w:type="dxa"/>
            <w:tcBorders>
              <w:top w:val="nil"/>
              <w:left w:val="nil"/>
              <w:bottom w:val="single" w:sz="4" w:space="0" w:color="auto"/>
              <w:right w:val="single" w:sz="4" w:space="0" w:color="auto"/>
            </w:tcBorders>
            <w:shd w:val="clear" w:color="auto" w:fill="auto"/>
            <w:vAlign w:val="bottom"/>
            <w:hideMark/>
            <w:tcPrChange w:id="1927"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781099AB" w14:textId="77777777" w:rsidR="003877DE" w:rsidRPr="001B3195" w:rsidRDefault="003877DE" w:rsidP="003877DE">
            <w:pPr>
              <w:rPr>
                <w:ins w:id="1928" w:author="作者" w:date="2020-09-16T16:09:00Z"/>
                <w:rFonts w:ascii="宋体" w:hAnsi="宋体" w:cs="Tahoma"/>
                <w:color w:val="000000"/>
                <w:sz w:val="22"/>
                <w:szCs w:val="22"/>
              </w:rPr>
            </w:pPr>
            <w:ins w:id="1929" w:author="作者" w:date="2020-09-16T16:09:00Z">
              <w:r w:rsidRPr="001B3195">
                <w:rPr>
                  <w:rFonts w:ascii="宋体" w:hAnsi="宋体" w:cs="Tahoma" w:hint="eastAsia"/>
                  <w:color w:val="000000"/>
                  <w:sz w:val="22"/>
                  <w:szCs w:val="22"/>
                </w:rPr>
                <w:t>0-100(%)</w:t>
              </w:r>
            </w:ins>
          </w:p>
        </w:tc>
        <w:tc>
          <w:tcPr>
            <w:tcW w:w="1909" w:type="dxa"/>
            <w:tcBorders>
              <w:top w:val="nil"/>
              <w:left w:val="nil"/>
              <w:bottom w:val="single" w:sz="4" w:space="0" w:color="auto"/>
              <w:right w:val="single" w:sz="4" w:space="0" w:color="auto"/>
            </w:tcBorders>
            <w:shd w:val="clear" w:color="auto" w:fill="auto"/>
            <w:vAlign w:val="bottom"/>
            <w:hideMark/>
            <w:tcPrChange w:id="1930" w:author="作者" w:date="2020-09-25T10:28:00Z">
              <w:tcPr>
                <w:tcW w:w="2140" w:type="dxa"/>
                <w:gridSpan w:val="2"/>
                <w:tcBorders>
                  <w:top w:val="nil"/>
                  <w:left w:val="nil"/>
                  <w:bottom w:val="single" w:sz="4" w:space="0" w:color="auto"/>
                  <w:right w:val="single" w:sz="4" w:space="0" w:color="auto"/>
                </w:tcBorders>
                <w:shd w:val="clear" w:color="auto" w:fill="auto"/>
                <w:vAlign w:val="bottom"/>
                <w:hideMark/>
              </w:tcPr>
            </w:tcPrChange>
          </w:tcPr>
          <w:p w14:paraId="2FE42211" w14:textId="77777777" w:rsidR="003877DE" w:rsidRPr="001B3195" w:rsidRDefault="003877DE" w:rsidP="003877DE">
            <w:pPr>
              <w:rPr>
                <w:ins w:id="1931" w:author="作者" w:date="2020-09-16T16:09:00Z"/>
                <w:rFonts w:ascii="宋体" w:hAnsi="宋体" w:cs="Tahoma"/>
                <w:color w:val="000000"/>
                <w:sz w:val="22"/>
                <w:szCs w:val="22"/>
              </w:rPr>
            </w:pPr>
            <w:ins w:id="1932" w:author="作者" w:date="2020-09-16T16:09:00Z">
              <w:r w:rsidRPr="001B3195">
                <w:rPr>
                  <w:rFonts w:ascii="宋体" w:hAnsi="宋体" w:cs="Tahoma" w:hint="eastAsia"/>
                  <w:color w:val="000000"/>
                  <w:sz w:val="22"/>
                  <w:szCs w:val="22"/>
                </w:rPr>
                <w:t>0-100</w:t>
              </w:r>
            </w:ins>
          </w:p>
        </w:tc>
      </w:tr>
      <w:tr w:rsidR="003877DE" w:rsidRPr="001B3195" w14:paraId="1D864B79" w14:textId="77777777" w:rsidTr="003877DE">
        <w:trPr>
          <w:trHeight w:val="555"/>
          <w:ins w:id="1933" w:author="作者" w:date="2020-09-16T16:09:00Z"/>
          <w:trPrChange w:id="1934" w:author="作者" w:date="2020-09-25T10:28:00Z">
            <w:trPr>
              <w:trHeight w:val="55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35"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1EA323E3" w14:textId="77777777" w:rsidR="003877DE" w:rsidRPr="001B3195" w:rsidRDefault="003877DE" w:rsidP="003877DE">
            <w:pPr>
              <w:rPr>
                <w:ins w:id="1936" w:author="作者" w:date="2020-09-16T16:09:00Z"/>
                <w:rFonts w:ascii="宋体" w:hAnsi="宋体" w:cs="Tahoma"/>
                <w:color w:val="000000"/>
                <w:sz w:val="22"/>
                <w:szCs w:val="22"/>
              </w:rPr>
            </w:pPr>
            <w:ins w:id="1937" w:author="作者" w:date="2020-09-16T16:09:00Z">
              <w:r w:rsidRPr="001B3195">
                <w:rPr>
                  <w:rFonts w:ascii="宋体" w:hAnsi="宋体" w:cs="Tahoma" w:hint="eastAsia"/>
                  <w:color w:val="000000"/>
                  <w:sz w:val="22"/>
                  <w:szCs w:val="22"/>
                </w:rPr>
                <w:t>AmbL_Foot_Swtich</w:t>
              </w:r>
            </w:ins>
          </w:p>
        </w:tc>
        <w:tc>
          <w:tcPr>
            <w:tcW w:w="2226" w:type="dxa"/>
            <w:tcBorders>
              <w:top w:val="nil"/>
              <w:left w:val="nil"/>
              <w:bottom w:val="single" w:sz="4" w:space="0" w:color="auto"/>
              <w:right w:val="single" w:sz="4" w:space="0" w:color="auto"/>
            </w:tcBorders>
            <w:shd w:val="clear" w:color="auto" w:fill="auto"/>
            <w:noWrap/>
            <w:vAlign w:val="bottom"/>
            <w:hideMark/>
            <w:tcPrChange w:id="1938"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73A46DE4" w14:textId="77777777" w:rsidR="003877DE" w:rsidRPr="001B3195" w:rsidRDefault="003877DE" w:rsidP="003877DE">
            <w:pPr>
              <w:rPr>
                <w:ins w:id="1939" w:author="作者" w:date="2020-09-16T16:09:00Z"/>
                <w:rFonts w:ascii="宋体" w:hAnsi="宋体" w:cs="Tahoma"/>
                <w:color w:val="000000"/>
                <w:sz w:val="22"/>
                <w:szCs w:val="22"/>
              </w:rPr>
            </w:pPr>
            <w:ins w:id="1940" w:author="作者" w:date="2020-09-16T16:09:00Z">
              <w:r w:rsidRPr="001B3195">
                <w:rPr>
                  <w:rFonts w:ascii="宋体" w:hAnsi="宋体" w:cs="Tahoma" w:hint="eastAsia"/>
                  <w:color w:val="000000"/>
                  <w:sz w:val="22"/>
                  <w:szCs w:val="22"/>
                </w:rPr>
                <w:t>Foot的氛围灯开关</w:t>
              </w:r>
            </w:ins>
          </w:p>
        </w:tc>
        <w:tc>
          <w:tcPr>
            <w:tcW w:w="1979" w:type="dxa"/>
            <w:tcBorders>
              <w:top w:val="nil"/>
              <w:left w:val="nil"/>
              <w:bottom w:val="single" w:sz="4" w:space="0" w:color="auto"/>
              <w:right w:val="single" w:sz="4" w:space="0" w:color="auto"/>
            </w:tcBorders>
            <w:shd w:val="clear" w:color="auto" w:fill="auto"/>
            <w:vAlign w:val="bottom"/>
            <w:hideMark/>
            <w:tcPrChange w:id="1941"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0618A709" w14:textId="77777777" w:rsidR="003877DE" w:rsidRPr="001B3195" w:rsidRDefault="003877DE" w:rsidP="003877DE">
            <w:pPr>
              <w:rPr>
                <w:ins w:id="1942" w:author="作者" w:date="2020-09-16T16:09:00Z"/>
                <w:rFonts w:ascii="宋体" w:hAnsi="宋体" w:cs="Tahoma"/>
                <w:color w:val="000000"/>
                <w:sz w:val="22"/>
                <w:szCs w:val="22"/>
              </w:rPr>
            </w:pPr>
            <w:ins w:id="1943" w:author="作者" w:date="2020-09-16T16:09:00Z">
              <w:r w:rsidRPr="001B3195">
                <w:rPr>
                  <w:rFonts w:ascii="宋体" w:hAnsi="宋体" w:cs="Tahoma" w:hint="eastAsia"/>
                  <w:color w:val="000000"/>
                  <w:sz w:val="22"/>
                  <w:szCs w:val="22"/>
                </w:rPr>
                <w:t>0:close</w:t>
              </w:r>
              <w:r w:rsidRPr="001B3195">
                <w:rPr>
                  <w:rFonts w:ascii="宋体" w:hAnsi="宋体" w:cs="Tahoma" w:hint="eastAsia"/>
                  <w:color w:val="000000"/>
                  <w:sz w:val="22"/>
                  <w:szCs w:val="22"/>
                </w:rPr>
                <w:br/>
                <w:t>1:open</w:t>
              </w:r>
            </w:ins>
          </w:p>
        </w:tc>
        <w:tc>
          <w:tcPr>
            <w:tcW w:w="1909" w:type="dxa"/>
            <w:tcBorders>
              <w:top w:val="nil"/>
              <w:left w:val="nil"/>
              <w:bottom w:val="single" w:sz="4" w:space="0" w:color="auto"/>
              <w:right w:val="single" w:sz="4" w:space="0" w:color="auto"/>
            </w:tcBorders>
            <w:shd w:val="clear" w:color="auto" w:fill="auto"/>
            <w:noWrap/>
            <w:vAlign w:val="bottom"/>
            <w:hideMark/>
            <w:tcPrChange w:id="1944"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7ACCCAA0" w14:textId="77777777" w:rsidR="003877DE" w:rsidRPr="001B3195" w:rsidRDefault="003877DE" w:rsidP="003877DE">
            <w:pPr>
              <w:rPr>
                <w:ins w:id="1945" w:author="作者" w:date="2020-09-16T16:09:00Z"/>
                <w:rFonts w:ascii="宋体" w:hAnsi="宋体" w:cs="Tahoma"/>
                <w:color w:val="000000"/>
                <w:sz w:val="22"/>
                <w:szCs w:val="22"/>
              </w:rPr>
            </w:pPr>
            <w:ins w:id="1946" w:author="作者" w:date="2020-09-16T16:09:00Z">
              <w:r w:rsidRPr="001B3195">
                <w:rPr>
                  <w:rFonts w:ascii="宋体" w:hAnsi="宋体" w:cs="Tahoma" w:hint="eastAsia"/>
                  <w:color w:val="000000"/>
                  <w:sz w:val="22"/>
                  <w:szCs w:val="22"/>
                </w:rPr>
                <w:t>0-1</w:t>
              </w:r>
            </w:ins>
          </w:p>
        </w:tc>
      </w:tr>
      <w:tr w:rsidR="003877DE" w:rsidRPr="001B3195" w14:paraId="5F05FF8F" w14:textId="77777777" w:rsidTr="003877DE">
        <w:trPr>
          <w:trHeight w:val="285"/>
          <w:ins w:id="1947" w:author="作者" w:date="2020-09-16T16:09:00Z"/>
          <w:trPrChange w:id="1948"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49"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440A1170" w14:textId="77777777" w:rsidR="003877DE" w:rsidRPr="001B3195" w:rsidRDefault="003877DE" w:rsidP="003877DE">
            <w:pPr>
              <w:rPr>
                <w:ins w:id="1950" w:author="作者" w:date="2020-09-16T16:09:00Z"/>
                <w:rFonts w:ascii="宋体" w:hAnsi="宋体" w:cs="Tahoma"/>
                <w:color w:val="000000"/>
                <w:sz w:val="22"/>
                <w:szCs w:val="22"/>
              </w:rPr>
            </w:pPr>
            <w:ins w:id="1951" w:author="作者" w:date="2020-09-16T16:09:00Z">
              <w:r w:rsidRPr="001B3195">
                <w:rPr>
                  <w:rFonts w:ascii="宋体" w:hAnsi="宋体" w:cs="Tahoma" w:hint="eastAsia"/>
                  <w:color w:val="000000"/>
                  <w:sz w:val="22"/>
                  <w:szCs w:val="22"/>
                </w:rPr>
                <w:t>AmbL_IP_Color_Value</w:t>
              </w:r>
            </w:ins>
          </w:p>
        </w:tc>
        <w:tc>
          <w:tcPr>
            <w:tcW w:w="2226" w:type="dxa"/>
            <w:tcBorders>
              <w:top w:val="nil"/>
              <w:left w:val="nil"/>
              <w:bottom w:val="single" w:sz="4" w:space="0" w:color="auto"/>
              <w:right w:val="single" w:sz="4" w:space="0" w:color="auto"/>
            </w:tcBorders>
            <w:shd w:val="clear" w:color="auto" w:fill="auto"/>
            <w:noWrap/>
            <w:vAlign w:val="bottom"/>
            <w:hideMark/>
            <w:tcPrChange w:id="1952"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514BBD2B" w14:textId="77777777" w:rsidR="003877DE" w:rsidRPr="001B3195" w:rsidRDefault="003877DE" w:rsidP="003877DE">
            <w:pPr>
              <w:rPr>
                <w:ins w:id="1953" w:author="作者" w:date="2020-09-16T16:09:00Z"/>
                <w:rFonts w:ascii="宋体" w:hAnsi="宋体" w:cs="Tahoma"/>
                <w:color w:val="000000"/>
                <w:sz w:val="22"/>
                <w:szCs w:val="22"/>
              </w:rPr>
            </w:pPr>
            <w:ins w:id="1954" w:author="作者" w:date="2020-09-16T16:09:00Z">
              <w:r w:rsidRPr="001B3195">
                <w:rPr>
                  <w:rFonts w:ascii="宋体" w:hAnsi="宋体" w:cs="Tahoma" w:hint="eastAsia"/>
                  <w:color w:val="000000"/>
                  <w:sz w:val="22"/>
                  <w:szCs w:val="22"/>
                </w:rPr>
                <w:t>IP的氛围灯颜色</w:t>
              </w:r>
            </w:ins>
          </w:p>
        </w:tc>
        <w:tc>
          <w:tcPr>
            <w:tcW w:w="1979" w:type="dxa"/>
            <w:tcBorders>
              <w:top w:val="nil"/>
              <w:left w:val="nil"/>
              <w:bottom w:val="single" w:sz="4" w:space="0" w:color="auto"/>
              <w:right w:val="single" w:sz="4" w:space="0" w:color="auto"/>
            </w:tcBorders>
            <w:shd w:val="clear" w:color="auto" w:fill="auto"/>
            <w:vAlign w:val="bottom"/>
            <w:hideMark/>
            <w:tcPrChange w:id="1955"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61A4FF66" w14:textId="77777777" w:rsidR="003877DE" w:rsidRPr="001B3195" w:rsidRDefault="003877DE" w:rsidP="003877DE">
            <w:pPr>
              <w:rPr>
                <w:ins w:id="1956" w:author="作者" w:date="2020-09-16T16:09:00Z"/>
                <w:rFonts w:ascii="宋体" w:hAnsi="宋体" w:cs="Tahoma"/>
                <w:color w:val="000000"/>
                <w:sz w:val="22"/>
                <w:szCs w:val="22"/>
              </w:rPr>
            </w:pPr>
            <w:ins w:id="1957" w:author="作者" w:date="2020-09-16T16:09:00Z">
              <w:r w:rsidRPr="001B3195">
                <w:rPr>
                  <w:rFonts w:ascii="宋体" w:hAnsi="宋体" w:cs="Tahoma" w:hint="eastAsia"/>
                  <w:color w:val="000000"/>
                  <w:sz w:val="22"/>
                  <w:szCs w:val="22"/>
                </w:rPr>
                <w:t>0-255(color num)</w:t>
              </w:r>
            </w:ins>
          </w:p>
        </w:tc>
        <w:tc>
          <w:tcPr>
            <w:tcW w:w="1909" w:type="dxa"/>
            <w:tcBorders>
              <w:top w:val="nil"/>
              <w:left w:val="nil"/>
              <w:bottom w:val="single" w:sz="4" w:space="0" w:color="auto"/>
              <w:right w:val="single" w:sz="4" w:space="0" w:color="auto"/>
            </w:tcBorders>
            <w:shd w:val="clear" w:color="auto" w:fill="auto"/>
            <w:noWrap/>
            <w:vAlign w:val="bottom"/>
            <w:hideMark/>
            <w:tcPrChange w:id="1958"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11E6D1A9" w14:textId="77777777" w:rsidR="003877DE" w:rsidRPr="001B3195" w:rsidRDefault="003877DE" w:rsidP="003877DE">
            <w:pPr>
              <w:rPr>
                <w:ins w:id="1959" w:author="作者" w:date="2020-09-16T16:09:00Z"/>
                <w:rFonts w:ascii="宋体" w:hAnsi="宋体" w:cs="Tahoma"/>
                <w:color w:val="000000"/>
                <w:sz w:val="22"/>
                <w:szCs w:val="22"/>
              </w:rPr>
            </w:pPr>
            <w:ins w:id="1960" w:author="作者" w:date="2020-09-16T16:09:00Z">
              <w:r w:rsidRPr="001B3195">
                <w:rPr>
                  <w:rFonts w:ascii="宋体" w:hAnsi="宋体" w:cs="Tahoma" w:hint="eastAsia"/>
                  <w:color w:val="000000"/>
                  <w:sz w:val="22"/>
                  <w:szCs w:val="22"/>
                </w:rPr>
                <w:t>0-127</w:t>
              </w:r>
            </w:ins>
          </w:p>
        </w:tc>
      </w:tr>
      <w:tr w:rsidR="003877DE" w:rsidRPr="001B3195" w14:paraId="33D943DC" w14:textId="77777777" w:rsidTr="003877DE">
        <w:trPr>
          <w:trHeight w:val="285"/>
          <w:ins w:id="1961" w:author="作者" w:date="2020-09-16T16:09:00Z"/>
          <w:trPrChange w:id="1962" w:author="作者" w:date="2020-09-25T10:28:00Z">
            <w:trPr>
              <w:trHeight w:val="28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63"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0429EF83" w14:textId="77777777" w:rsidR="003877DE" w:rsidRPr="001B3195" w:rsidRDefault="003877DE" w:rsidP="003877DE">
            <w:pPr>
              <w:rPr>
                <w:ins w:id="1964" w:author="作者" w:date="2020-09-16T16:09:00Z"/>
                <w:rFonts w:ascii="宋体" w:hAnsi="宋体" w:cs="Tahoma"/>
                <w:color w:val="000000"/>
                <w:sz w:val="22"/>
                <w:szCs w:val="22"/>
              </w:rPr>
            </w:pPr>
            <w:ins w:id="1965" w:author="作者" w:date="2020-09-16T16:09:00Z">
              <w:r w:rsidRPr="001B3195">
                <w:rPr>
                  <w:rFonts w:ascii="宋体" w:hAnsi="宋体" w:cs="Tahoma" w:hint="eastAsia"/>
                  <w:color w:val="000000"/>
                  <w:sz w:val="22"/>
                  <w:szCs w:val="22"/>
                </w:rPr>
                <w:t>AmbL_IP_Intensity_Value</w:t>
              </w:r>
            </w:ins>
          </w:p>
        </w:tc>
        <w:tc>
          <w:tcPr>
            <w:tcW w:w="2226" w:type="dxa"/>
            <w:tcBorders>
              <w:top w:val="nil"/>
              <w:left w:val="nil"/>
              <w:bottom w:val="single" w:sz="4" w:space="0" w:color="auto"/>
              <w:right w:val="single" w:sz="4" w:space="0" w:color="auto"/>
            </w:tcBorders>
            <w:shd w:val="clear" w:color="auto" w:fill="auto"/>
            <w:noWrap/>
            <w:vAlign w:val="bottom"/>
            <w:hideMark/>
            <w:tcPrChange w:id="1966"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57D630E8" w14:textId="77777777" w:rsidR="003877DE" w:rsidRPr="001B3195" w:rsidRDefault="003877DE" w:rsidP="003877DE">
            <w:pPr>
              <w:rPr>
                <w:ins w:id="1967" w:author="作者" w:date="2020-09-16T16:09:00Z"/>
                <w:rFonts w:ascii="宋体" w:hAnsi="宋体" w:cs="Tahoma"/>
                <w:color w:val="000000"/>
                <w:sz w:val="22"/>
                <w:szCs w:val="22"/>
              </w:rPr>
            </w:pPr>
            <w:ins w:id="1968" w:author="作者" w:date="2020-09-16T16:09:00Z">
              <w:r w:rsidRPr="001B3195">
                <w:rPr>
                  <w:rFonts w:ascii="宋体" w:hAnsi="宋体" w:cs="Tahoma" w:hint="eastAsia"/>
                  <w:color w:val="000000"/>
                  <w:sz w:val="22"/>
                  <w:szCs w:val="22"/>
                </w:rPr>
                <w:t>IP的氛围灯亮度</w:t>
              </w:r>
            </w:ins>
          </w:p>
        </w:tc>
        <w:tc>
          <w:tcPr>
            <w:tcW w:w="1979" w:type="dxa"/>
            <w:tcBorders>
              <w:top w:val="nil"/>
              <w:left w:val="nil"/>
              <w:bottom w:val="single" w:sz="4" w:space="0" w:color="auto"/>
              <w:right w:val="single" w:sz="4" w:space="0" w:color="auto"/>
            </w:tcBorders>
            <w:shd w:val="clear" w:color="auto" w:fill="auto"/>
            <w:vAlign w:val="bottom"/>
            <w:hideMark/>
            <w:tcPrChange w:id="1969"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4F1F1696" w14:textId="77777777" w:rsidR="003877DE" w:rsidRPr="001B3195" w:rsidRDefault="003877DE" w:rsidP="003877DE">
            <w:pPr>
              <w:rPr>
                <w:ins w:id="1970" w:author="作者" w:date="2020-09-16T16:09:00Z"/>
                <w:rFonts w:ascii="宋体" w:hAnsi="宋体" w:cs="Tahoma"/>
                <w:color w:val="000000"/>
                <w:sz w:val="22"/>
                <w:szCs w:val="22"/>
              </w:rPr>
            </w:pPr>
            <w:ins w:id="1971" w:author="作者" w:date="2020-09-16T16:09:00Z">
              <w:r w:rsidRPr="001B3195">
                <w:rPr>
                  <w:rFonts w:ascii="宋体" w:hAnsi="宋体" w:cs="Tahoma" w:hint="eastAsia"/>
                  <w:color w:val="000000"/>
                  <w:sz w:val="22"/>
                  <w:szCs w:val="22"/>
                </w:rPr>
                <w:t>0-100(%)</w:t>
              </w:r>
            </w:ins>
          </w:p>
        </w:tc>
        <w:tc>
          <w:tcPr>
            <w:tcW w:w="1909" w:type="dxa"/>
            <w:tcBorders>
              <w:top w:val="nil"/>
              <w:left w:val="nil"/>
              <w:bottom w:val="single" w:sz="4" w:space="0" w:color="auto"/>
              <w:right w:val="single" w:sz="4" w:space="0" w:color="auto"/>
            </w:tcBorders>
            <w:shd w:val="clear" w:color="auto" w:fill="auto"/>
            <w:vAlign w:val="bottom"/>
            <w:hideMark/>
            <w:tcPrChange w:id="1972" w:author="作者" w:date="2020-09-25T10:28:00Z">
              <w:tcPr>
                <w:tcW w:w="2140" w:type="dxa"/>
                <w:gridSpan w:val="2"/>
                <w:tcBorders>
                  <w:top w:val="nil"/>
                  <w:left w:val="nil"/>
                  <w:bottom w:val="single" w:sz="4" w:space="0" w:color="auto"/>
                  <w:right w:val="single" w:sz="4" w:space="0" w:color="auto"/>
                </w:tcBorders>
                <w:shd w:val="clear" w:color="auto" w:fill="auto"/>
                <w:vAlign w:val="bottom"/>
                <w:hideMark/>
              </w:tcPr>
            </w:tcPrChange>
          </w:tcPr>
          <w:p w14:paraId="76B25E51" w14:textId="77777777" w:rsidR="003877DE" w:rsidRPr="001B3195" w:rsidRDefault="003877DE" w:rsidP="003877DE">
            <w:pPr>
              <w:rPr>
                <w:ins w:id="1973" w:author="作者" w:date="2020-09-16T16:09:00Z"/>
                <w:rFonts w:ascii="宋体" w:hAnsi="宋体" w:cs="Tahoma"/>
                <w:color w:val="000000"/>
                <w:sz w:val="22"/>
                <w:szCs w:val="22"/>
              </w:rPr>
            </w:pPr>
            <w:ins w:id="1974" w:author="作者" w:date="2020-09-16T16:09:00Z">
              <w:r w:rsidRPr="001B3195">
                <w:rPr>
                  <w:rFonts w:ascii="宋体" w:hAnsi="宋体" w:cs="Tahoma" w:hint="eastAsia"/>
                  <w:color w:val="000000"/>
                  <w:sz w:val="22"/>
                  <w:szCs w:val="22"/>
                </w:rPr>
                <w:t>0-100</w:t>
              </w:r>
            </w:ins>
          </w:p>
        </w:tc>
      </w:tr>
      <w:tr w:rsidR="003877DE" w:rsidRPr="001B3195" w14:paraId="2284EA00" w14:textId="77777777" w:rsidTr="003877DE">
        <w:trPr>
          <w:trHeight w:val="555"/>
          <w:ins w:id="1975" w:author="作者" w:date="2020-09-16T16:09:00Z"/>
          <w:trPrChange w:id="1976" w:author="作者" w:date="2020-09-25T10:28:00Z">
            <w:trPr>
              <w:trHeight w:val="55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hideMark/>
            <w:tcPrChange w:id="1977" w:author="作者" w:date="2020-09-25T10:28:00Z">
              <w:tcPr>
                <w:tcW w:w="3040" w:type="dxa"/>
                <w:gridSpan w:val="2"/>
                <w:tcBorders>
                  <w:top w:val="nil"/>
                  <w:left w:val="single" w:sz="4" w:space="0" w:color="auto"/>
                  <w:bottom w:val="single" w:sz="4" w:space="0" w:color="auto"/>
                  <w:right w:val="single" w:sz="4" w:space="0" w:color="auto"/>
                </w:tcBorders>
                <w:shd w:val="clear" w:color="auto" w:fill="auto"/>
                <w:noWrap/>
                <w:vAlign w:val="bottom"/>
                <w:hideMark/>
              </w:tcPr>
            </w:tcPrChange>
          </w:tcPr>
          <w:p w14:paraId="310D2145" w14:textId="77777777" w:rsidR="003877DE" w:rsidRPr="001B3195" w:rsidRDefault="003877DE" w:rsidP="003877DE">
            <w:pPr>
              <w:rPr>
                <w:ins w:id="1978" w:author="作者" w:date="2020-09-16T16:09:00Z"/>
                <w:rFonts w:ascii="宋体" w:hAnsi="宋体" w:cs="Tahoma"/>
                <w:color w:val="000000"/>
                <w:sz w:val="22"/>
                <w:szCs w:val="22"/>
              </w:rPr>
            </w:pPr>
            <w:ins w:id="1979" w:author="作者" w:date="2020-09-16T16:09:00Z">
              <w:r w:rsidRPr="001B3195">
                <w:rPr>
                  <w:rFonts w:ascii="宋体" w:hAnsi="宋体" w:cs="Tahoma" w:hint="eastAsia"/>
                  <w:color w:val="000000"/>
                  <w:sz w:val="22"/>
                  <w:szCs w:val="22"/>
                </w:rPr>
                <w:t>AmbL_IP_Swtich</w:t>
              </w:r>
            </w:ins>
          </w:p>
        </w:tc>
        <w:tc>
          <w:tcPr>
            <w:tcW w:w="2226" w:type="dxa"/>
            <w:tcBorders>
              <w:top w:val="nil"/>
              <w:left w:val="nil"/>
              <w:bottom w:val="single" w:sz="4" w:space="0" w:color="auto"/>
              <w:right w:val="single" w:sz="4" w:space="0" w:color="auto"/>
            </w:tcBorders>
            <w:shd w:val="clear" w:color="auto" w:fill="auto"/>
            <w:noWrap/>
            <w:vAlign w:val="bottom"/>
            <w:hideMark/>
            <w:tcPrChange w:id="1980" w:author="作者" w:date="2020-09-25T10:28:00Z">
              <w:tcPr>
                <w:tcW w:w="2500" w:type="dxa"/>
                <w:gridSpan w:val="2"/>
                <w:tcBorders>
                  <w:top w:val="nil"/>
                  <w:left w:val="nil"/>
                  <w:bottom w:val="single" w:sz="4" w:space="0" w:color="auto"/>
                  <w:right w:val="single" w:sz="4" w:space="0" w:color="auto"/>
                </w:tcBorders>
                <w:shd w:val="clear" w:color="auto" w:fill="auto"/>
                <w:noWrap/>
                <w:vAlign w:val="bottom"/>
                <w:hideMark/>
              </w:tcPr>
            </w:tcPrChange>
          </w:tcPr>
          <w:p w14:paraId="5FC21F71" w14:textId="77777777" w:rsidR="003877DE" w:rsidRPr="001B3195" w:rsidRDefault="003877DE" w:rsidP="003877DE">
            <w:pPr>
              <w:rPr>
                <w:ins w:id="1981" w:author="作者" w:date="2020-09-16T16:09:00Z"/>
                <w:rFonts w:ascii="宋体" w:hAnsi="宋体" w:cs="Tahoma"/>
                <w:color w:val="000000"/>
                <w:sz w:val="22"/>
                <w:szCs w:val="22"/>
              </w:rPr>
            </w:pPr>
            <w:ins w:id="1982" w:author="作者" w:date="2020-09-16T16:09:00Z">
              <w:r w:rsidRPr="001B3195">
                <w:rPr>
                  <w:rFonts w:ascii="宋体" w:hAnsi="宋体" w:cs="Tahoma" w:hint="eastAsia"/>
                  <w:color w:val="000000"/>
                  <w:sz w:val="22"/>
                  <w:szCs w:val="22"/>
                </w:rPr>
                <w:t>IP的氛围灯开关</w:t>
              </w:r>
            </w:ins>
          </w:p>
        </w:tc>
        <w:tc>
          <w:tcPr>
            <w:tcW w:w="1979" w:type="dxa"/>
            <w:tcBorders>
              <w:top w:val="nil"/>
              <w:left w:val="nil"/>
              <w:bottom w:val="single" w:sz="4" w:space="0" w:color="auto"/>
              <w:right w:val="single" w:sz="4" w:space="0" w:color="auto"/>
            </w:tcBorders>
            <w:shd w:val="clear" w:color="auto" w:fill="auto"/>
            <w:vAlign w:val="bottom"/>
            <w:hideMark/>
            <w:tcPrChange w:id="1983" w:author="作者" w:date="2020-09-25T10:28:00Z">
              <w:tcPr>
                <w:tcW w:w="2220" w:type="dxa"/>
                <w:gridSpan w:val="2"/>
                <w:tcBorders>
                  <w:top w:val="nil"/>
                  <w:left w:val="nil"/>
                  <w:bottom w:val="single" w:sz="4" w:space="0" w:color="auto"/>
                  <w:right w:val="single" w:sz="4" w:space="0" w:color="auto"/>
                </w:tcBorders>
                <w:shd w:val="clear" w:color="auto" w:fill="auto"/>
                <w:vAlign w:val="bottom"/>
                <w:hideMark/>
              </w:tcPr>
            </w:tcPrChange>
          </w:tcPr>
          <w:p w14:paraId="353D27EA" w14:textId="77777777" w:rsidR="003877DE" w:rsidRPr="001B3195" w:rsidRDefault="003877DE" w:rsidP="003877DE">
            <w:pPr>
              <w:rPr>
                <w:ins w:id="1984" w:author="作者" w:date="2020-09-16T16:09:00Z"/>
                <w:rFonts w:ascii="宋体" w:hAnsi="宋体" w:cs="Tahoma"/>
                <w:color w:val="000000"/>
                <w:sz w:val="22"/>
                <w:szCs w:val="22"/>
              </w:rPr>
            </w:pPr>
            <w:ins w:id="1985" w:author="作者" w:date="2020-09-16T16:09:00Z">
              <w:r w:rsidRPr="001B3195">
                <w:rPr>
                  <w:rFonts w:ascii="宋体" w:hAnsi="宋体" w:cs="Tahoma" w:hint="eastAsia"/>
                  <w:color w:val="000000"/>
                  <w:sz w:val="22"/>
                  <w:szCs w:val="22"/>
                </w:rPr>
                <w:t>0:close</w:t>
              </w:r>
              <w:r w:rsidRPr="001B3195">
                <w:rPr>
                  <w:rFonts w:ascii="宋体" w:hAnsi="宋体" w:cs="Tahoma" w:hint="eastAsia"/>
                  <w:color w:val="000000"/>
                  <w:sz w:val="22"/>
                  <w:szCs w:val="22"/>
                </w:rPr>
                <w:br/>
                <w:t>1:open</w:t>
              </w:r>
            </w:ins>
          </w:p>
        </w:tc>
        <w:tc>
          <w:tcPr>
            <w:tcW w:w="1909" w:type="dxa"/>
            <w:tcBorders>
              <w:top w:val="nil"/>
              <w:left w:val="nil"/>
              <w:bottom w:val="single" w:sz="4" w:space="0" w:color="auto"/>
              <w:right w:val="single" w:sz="4" w:space="0" w:color="auto"/>
            </w:tcBorders>
            <w:shd w:val="clear" w:color="auto" w:fill="auto"/>
            <w:noWrap/>
            <w:vAlign w:val="bottom"/>
            <w:hideMark/>
            <w:tcPrChange w:id="1986" w:author="作者" w:date="2020-09-25T10:28:00Z">
              <w:tcPr>
                <w:tcW w:w="2140" w:type="dxa"/>
                <w:gridSpan w:val="2"/>
                <w:tcBorders>
                  <w:top w:val="nil"/>
                  <w:left w:val="nil"/>
                  <w:bottom w:val="single" w:sz="4" w:space="0" w:color="auto"/>
                  <w:right w:val="single" w:sz="4" w:space="0" w:color="auto"/>
                </w:tcBorders>
                <w:shd w:val="clear" w:color="auto" w:fill="auto"/>
                <w:noWrap/>
                <w:vAlign w:val="bottom"/>
                <w:hideMark/>
              </w:tcPr>
            </w:tcPrChange>
          </w:tcPr>
          <w:p w14:paraId="06310B23" w14:textId="77777777" w:rsidR="003877DE" w:rsidRPr="001B3195" w:rsidRDefault="003877DE" w:rsidP="003877DE">
            <w:pPr>
              <w:rPr>
                <w:ins w:id="1987" w:author="作者" w:date="2020-09-16T16:09:00Z"/>
                <w:rFonts w:ascii="宋体" w:hAnsi="宋体" w:cs="Tahoma"/>
                <w:color w:val="000000"/>
                <w:sz w:val="22"/>
                <w:szCs w:val="22"/>
              </w:rPr>
            </w:pPr>
            <w:ins w:id="1988" w:author="作者" w:date="2020-09-16T16:09:00Z">
              <w:r w:rsidRPr="001B3195">
                <w:rPr>
                  <w:rFonts w:ascii="宋体" w:hAnsi="宋体" w:cs="Tahoma" w:hint="eastAsia"/>
                  <w:color w:val="000000"/>
                  <w:sz w:val="22"/>
                  <w:szCs w:val="22"/>
                </w:rPr>
                <w:t>0-1</w:t>
              </w:r>
            </w:ins>
          </w:p>
        </w:tc>
      </w:tr>
      <w:tr w:rsidR="003877DE" w:rsidRPr="001B3195" w:rsidDel="003877DE" w14:paraId="2D84245A" w14:textId="78CB3A6B" w:rsidTr="003877DE">
        <w:trPr>
          <w:trHeight w:val="555"/>
          <w:ins w:id="1989" w:author="作者" w:date="2020-09-16T16:09:00Z"/>
          <w:del w:id="1990" w:author="作者" w:date="2020-09-25T10:28:00Z"/>
          <w:trPrChange w:id="1991" w:author="作者" w:date="2020-09-25T10:28:00Z">
            <w:trPr>
              <w:gridAfter w:val="0"/>
              <w:trHeight w:val="555"/>
            </w:trPr>
          </w:trPrChange>
        </w:trPr>
        <w:tc>
          <w:tcPr>
            <w:tcW w:w="3894" w:type="dxa"/>
            <w:tcBorders>
              <w:top w:val="nil"/>
              <w:left w:val="single" w:sz="4" w:space="0" w:color="auto"/>
              <w:bottom w:val="single" w:sz="4" w:space="0" w:color="auto"/>
              <w:right w:val="single" w:sz="4" w:space="0" w:color="auto"/>
            </w:tcBorders>
            <w:shd w:val="clear" w:color="auto" w:fill="auto"/>
            <w:noWrap/>
            <w:vAlign w:val="bottom"/>
            <w:tcPrChange w:id="1992" w:author="作者" w:date="2020-09-25T10:28: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6011C2E3" w14:textId="70706861" w:rsidR="003877DE" w:rsidRPr="001B3195" w:rsidDel="003877DE" w:rsidRDefault="003877DE" w:rsidP="003877DE">
            <w:pPr>
              <w:rPr>
                <w:ins w:id="1993" w:author="作者" w:date="2020-09-16T16:09:00Z"/>
                <w:del w:id="1994" w:author="作者" w:date="2020-09-25T10:28:00Z"/>
                <w:rFonts w:ascii="宋体" w:hAnsi="宋体" w:cs="Tahoma"/>
                <w:color w:val="000000"/>
                <w:sz w:val="22"/>
                <w:szCs w:val="22"/>
              </w:rPr>
            </w:pPr>
            <w:ins w:id="1995" w:author="作者" w:date="2020-09-16T16:09:00Z">
              <w:del w:id="1996" w:author="作者" w:date="2020-09-25T10:28:00Z">
                <w:r w:rsidRPr="001B3195" w:rsidDel="003877DE">
                  <w:rPr>
                    <w:rFonts w:ascii="宋体" w:hAnsi="宋体" w:cs="Tahoma" w:hint="eastAsia"/>
                    <w:color w:val="000000"/>
                    <w:sz w:val="22"/>
                    <w:szCs w:val="22"/>
                  </w:rPr>
                  <w:delText>AmbL_DrvMde_D_Rq</w:delText>
                </w:r>
              </w:del>
            </w:ins>
          </w:p>
        </w:tc>
        <w:tc>
          <w:tcPr>
            <w:tcW w:w="2226" w:type="dxa"/>
            <w:tcBorders>
              <w:top w:val="nil"/>
              <w:left w:val="nil"/>
              <w:bottom w:val="single" w:sz="4" w:space="0" w:color="auto"/>
              <w:right w:val="single" w:sz="4" w:space="0" w:color="auto"/>
            </w:tcBorders>
            <w:shd w:val="clear" w:color="auto" w:fill="auto"/>
            <w:noWrap/>
            <w:vAlign w:val="bottom"/>
            <w:tcPrChange w:id="1997" w:author="作者" w:date="2020-09-25T10:28:00Z">
              <w:tcPr>
                <w:tcW w:w="2500" w:type="dxa"/>
                <w:gridSpan w:val="2"/>
                <w:tcBorders>
                  <w:top w:val="nil"/>
                  <w:left w:val="nil"/>
                  <w:bottom w:val="single" w:sz="4" w:space="0" w:color="auto"/>
                  <w:right w:val="single" w:sz="4" w:space="0" w:color="auto"/>
                </w:tcBorders>
                <w:shd w:val="clear" w:color="auto" w:fill="auto"/>
                <w:noWrap/>
                <w:vAlign w:val="bottom"/>
              </w:tcPr>
            </w:tcPrChange>
          </w:tcPr>
          <w:p w14:paraId="246E63D8" w14:textId="23615736" w:rsidR="003877DE" w:rsidRPr="001B3195" w:rsidDel="003877DE" w:rsidRDefault="003877DE" w:rsidP="003877DE">
            <w:pPr>
              <w:rPr>
                <w:ins w:id="1998" w:author="作者" w:date="2020-09-16T16:09:00Z"/>
                <w:del w:id="1999" w:author="作者" w:date="2020-09-25T10:28:00Z"/>
                <w:rFonts w:ascii="宋体" w:hAnsi="宋体" w:cs="Tahoma"/>
                <w:color w:val="000000"/>
                <w:sz w:val="22"/>
                <w:szCs w:val="22"/>
              </w:rPr>
            </w:pPr>
            <w:ins w:id="2000" w:author="作者" w:date="2020-09-16T16:10:00Z">
              <w:del w:id="2001" w:author="作者" w:date="2020-09-25T10:28:00Z">
                <w:r w:rsidDel="003877DE">
                  <w:rPr>
                    <w:rFonts w:ascii="宋体" w:hAnsi="宋体" w:cs="Tahoma" w:hint="eastAsia"/>
                    <w:color w:val="000000"/>
                    <w:sz w:val="22"/>
                    <w:szCs w:val="22"/>
                  </w:rPr>
                  <w:delText>驾驶模式设置</w:delText>
                </w:r>
              </w:del>
            </w:ins>
          </w:p>
        </w:tc>
        <w:tc>
          <w:tcPr>
            <w:tcW w:w="1979" w:type="dxa"/>
            <w:tcBorders>
              <w:top w:val="nil"/>
              <w:left w:val="nil"/>
              <w:bottom w:val="single" w:sz="4" w:space="0" w:color="auto"/>
              <w:right w:val="single" w:sz="4" w:space="0" w:color="auto"/>
            </w:tcBorders>
            <w:shd w:val="clear" w:color="auto" w:fill="auto"/>
            <w:vAlign w:val="bottom"/>
            <w:tcPrChange w:id="2002" w:author="作者" w:date="2020-09-25T10:28:00Z">
              <w:tcPr>
                <w:tcW w:w="2220" w:type="dxa"/>
                <w:gridSpan w:val="2"/>
                <w:tcBorders>
                  <w:top w:val="nil"/>
                  <w:left w:val="nil"/>
                  <w:bottom w:val="single" w:sz="4" w:space="0" w:color="auto"/>
                  <w:right w:val="single" w:sz="4" w:space="0" w:color="auto"/>
                </w:tcBorders>
                <w:shd w:val="clear" w:color="auto" w:fill="auto"/>
                <w:vAlign w:val="bottom"/>
              </w:tcPr>
            </w:tcPrChange>
          </w:tcPr>
          <w:p w14:paraId="39F92618" w14:textId="685B83C3" w:rsidR="003877DE" w:rsidRPr="001B3195" w:rsidDel="003877DE" w:rsidRDefault="003877DE" w:rsidP="003877DE">
            <w:pPr>
              <w:rPr>
                <w:ins w:id="2003" w:author="作者" w:date="2020-09-16T16:09:00Z"/>
                <w:del w:id="2004" w:author="作者" w:date="2020-09-25T10:28:00Z"/>
                <w:rFonts w:ascii="宋体" w:hAnsi="宋体" w:cs="Tahoma"/>
                <w:color w:val="000000"/>
                <w:sz w:val="22"/>
                <w:szCs w:val="22"/>
              </w:rPr>
            </w:pPr>
            <w:ins w:id="2005" w:author="作者" w:date="2020-09-16T16:09:00Z">
              <w:del w:id="2006" w:author="作者" w:date="2020-09-25T10:28:00Z">
                <w:r w:rsidRPr="001B3195" w:rsidDel="003877DE">
                  <w:rPr>
                    <w:rFonts w:ascii="宋体" w:hAnsi="宋体" w:cs="Tahoma" w:hint="eastAsia"/>
                    <w:color w:val="000000"/>
                    <w:sz w:val="22"/>
                    <w:szCs w:val="22"/>
                  </w:rPr>
                  <w:delText>0x0: manual</w:delText>
                </w:r>
                <w:r w:rsidRPr="001B3195" w:rsidDel="003877DE">
                  <w:rPr>
                    <w:rFonts w:ascii="宋体" w:hAnsi="宋体" w:cs="Tahoma" w:hint="eastAsia"/>
                    <w:color w:val="000000"/>
                    <w:sz w:val="22"/>
                    <w:szCs w:val="22"/>
                  </w:rPr>
                  <w:br/>
                  <w:delText>0x1：auto</w:delText>
                </w:r>
              </w:del>
            </w:ins>
          </w:p>
        </w:tc>
        <w:tc>
          <w:tcPr>
            <w:tcW w:w="1909" w:type="dxa"/>
            <w:tcBorders>
              <w:top w:val="nil"/>
              <w:left w:val="nil"/>
              <w:bottom w:val="single" w:sz="4" w:space="0" w:color="auto"/>
              <w:right w:val="single" w:sz="4" w:space="0" w:color="auto"/>
            </w:tcBorders>
            <w:shd w:val="clear" w:color="auto" w:fill="auto"/>
            <w:noWrap/>
            <w:vAlign w:val="bottom"/>
            <w:tcPrChange w:id="2007" w:author="作者" w:date="2020-09-25T10:28:00Z">
              <w:tcPr>
                <w:tcW w:w="2140" w:type="dxa"/>
                <w:gridSpan w:val="2"/>
                <w:tcBorders>
                  <w:top w:val="nil"/>
                  <w:left w:val="nil"/>
                  <w:bottom w:val="single" w:sz="4" w:space="0" w:color="auto"/>
                  <w:right w:val="single" w:sz="4" w:space="0" w:color="auto"/>
                </w:tcBorders>
                <w:shd w:val="clear" w:color="auto" w:fill="auto"/>
                <w:noWrap/>
                <w:vAlign w:val="bottom"/>
              </w:tcPr>
            </w:tcPrChange>
          </w:tcPr>
          <w:p w14:paraId="26372B48" w14:textId="19DAC52E" w:rsidR="003877DE" w:rsidRPr="001B3195" w:rsidDel="003877DE" w:rsidRDefault="003877DE" w:rsidP="003877DE">
            <w:pPr>
              <w:rPr>
                <w:ins w:id="2008" w:author="作者" w:date="2020-09-16T16:09:00Z"/>
                <w:del w:id="2009" w:author="作者" w:date="2020-09-25T10:28:00Z"/>
                <w:rFonts w:ascii="宋体" w:hAnsi="宋体" w:cs="Tahoma"/>
                <w:color w:val="000000"/>
                <w:sz w:val="22"/>
                <w:szCs w:val="22"/>
              </w:rPr>
            </w:pPr>
            <w:ins w:id="2010" w:author="作者" w:date="2020-09-16T16:09:00Z">
              <w:del w:id="2011" w:author="作者" w:date="2020-09-25T10:28:00Z">
                <w:r w:rsidRPr="001B3195" w:rsidDel="003877DE">
                  <w:rPr>
                    <w:rFonts w:ascii="宋体" w:hAnsi="宋体" w:cs="Tahoma" w:hint="eastAsia"/>
                    <w:color w:val="000000"/>
                    <w:sz w:val="22"/>
                    <w:szCs w:val="22"/>
                  </w:rPr>
                  <w:delText>manual</w:delText>
                </w:r>
              </w:del>
            </w:ins>
          </w:p>
        </w:tc>
      </w:tr>
    </w:tbl>
    <w:p w14:paraId="3AEEB9EA" w14:textId="77777777" w:rsidR="001B3195" w:rsidRDefault="001B3195" w:rsidP="00502FCE">
      <w:pPr>
        <w:rPr>
          <w:ins w:id="2012" w:author="作者" w:date="2020-09-16T16:03:00Z"/>
          <w:rFonts w:asciiTheme="minorEastAsia" w:eastAsiaTheme="minorEastAsia" w:hAnsiTheme="minorEastAsia" w:cs="Calibri"/>
          <w:sz w:val="22"/>
          <w:szCs w:val="22"/>
        </w:rPr>
      </w:pPr>
    </w:p>
    <w:p w14:paraId="3FF8B627" w14:textId="44D06759" w:rsidR="00DC4114" w:rsidRDefault="00DC4114" w:rsidP="008F1350">
      <w:pPr>
        <w:pStyle w:val="a1"/>
        <w:rPr>
          <w:ins w:id="2013" w:author="作者" w:date="2020-09-25T11:43:00Z"/>
          <w:rFonts w:asciiTheme="minorEastAsia" w:eastAsiaTheme="minorEastAsia" w:hAnsiTheme="minorEastAsia" w:cs="Calibri"/>
          <w:sz w:val="22"/>
          <w:szCs w:val="22"/>
        </w:rPr>
      </w:pPr>
      <w:ins w:id="2014" w:author="作者" w:date="2020-09-25T11:43:00Z">
        <w:r>
          <w:rPr>
            <w:rFonts w:ascii="等线" w:eastAsia="等线" w:hAnsi="等线" w:hint="eastAsia"/>
            <w:sz w:val="21"/>
            <w:szCs w:val="21"/>
          </w:rPr>
          <w:t>自定义模式时隐藏</w:t>
        </w:r>
      </w:ins>
      <w:ins w:id="2015" w:author="作者" w:date="2020-09-25T11:44:00Z">
        <w:r w:rsidR="006F0D72">
          <w:rPr>
            <w:rFonts w:ascii="等线" w:eastAsia="等线" w:hAnsi="等线" w:hint="eastAsia"/>
            <w:sz w:val="21"/>
            <w:szCs w:val="21"/>
            <w:lang w:eastAsia="zh-CN"/>
          </w:rPr>
          <w:t>主</w:t>
        </w:r>
      </w:ins>
      <w:ins w:id="2016" w:author="作者" w:date="2020-09-25T11:43:00Z">
        <w:r w:rsidR="006F0D72">
          <w:rPr>
            <w:rFonts w:ascii="等线" w:eastAsia="等线" w:hAnsi="等线" w:hint="eastAsia"/>
            <w:sz w:val="21"/>
            <w:szCs w:val="21"/>
            <w:lang w:eastAsia="zh-CN"/>
          </w:rPr>
          <w:t>界面上的</w:t>
        </w:r>
      </w:ins>
      <w:ins w:id="2017" w:author="作者" w:date="2020-09-25T11:44:00Z">
        <w:r w:rsidR="006F0D72">
          <w:rPr>
            <w:rFonts w:ascii="等线" w:eastAsia="等线" w:hAnsi="等线" w:hint="eastAsia"/>
            <w:sz w:val="21"/>
            <w:szCs w:val="21"/>
            <w:lang w:eastAsia="zh-CN"/>
          </w:rPr>
          <w:t>氛围灯</w:t>
        </w:r>
        <w:del w:id="2018" w:author="作者" w:date="2020-09-25T14:28:00Z">
          <w:r w:rsidR="006F0D72" w:rsidDel="0068509B">
            <w:rPr>
              <w:rFonts w:ascii="等线" w:eastAsia="等线" w:hAnsi="等线" w:hint="eastAsia"/>
              <w:sz w:val="21"/>
              <w:szCs w:val="21"/>
              <w:lang w:eastAsia="zh-CN"/>
            </w:rPr>
            <w:delText>主</w:delText>
          </w:r>
        </w:del>
      </w:ins>
      <w:ins w:id="2019" w:author="作者" w:date="2020-09-25T11:43:00Z">
        <w:del w:id="2020" w:author="作者" w:date="2020-09-25T11:44:00Z">
          <w:r w:rsidDel="006F0D72">
            <w:rPr>
              <w:rFonts w:ascii="等线" w:eastAsia="等线" w:hAnsi="等线" w:hint="eastAsia"/>
              <w:sz w:val="21"/>
              <w:szCs w:val="21"/>
            </w:rPr>
            <w:delText>总</w:delText>
          </w:r>
        </w:del>
        <w:r>
          <w:rPr>
            <w:rFonts w:ascii="等线" w:eastAsia="等线" w:hAnsi="等线" w:hint="eastAsia"/>
            <w:sz w:val="21"/>
            <w:szCs w:val="21"/>
          </w:rPr>
          <w:t>量度</w:t>
        </w:r>
        <w:r w:rsidR="006F0D72">
          <w:rPr>
            <w:rFonts w:ascii="等线" w:eastAsia="等线" w:hAnsi="等线" w:hint="eastAsia"/>
            <w:sz w:val="21"/>
            <w:szCs w:val="21"/>
            <w:lang w:eastAsia="zh-CN"/>
          </w:rPr>
          <w:t>调节</w:t>
        </w:r>
        <w:r>
          <w:rPr>
            <w:rFonts w:ascii="等线" w:eastAsia="等线" w:hAnsi="等线" w:hint="eastAsia"/>
            <w:sz w:val="21"/>
            <w:szCs w:val="21"/>
          </w:rPr>
          <w:t xml:space="preserve">， </w:t>
        </w:r>
      </w:ins>
      <w:ins w:id="2021" w:author="作者" w:date="2020-09-25T14:28:00Z">
        <w:r w:rsidR="0068509B">
          <w:rPr>
            <w:rFonts w:ascii="等线" w:eastAsia="等线" w:hAnsi="等线" w:hint="eastAsia"/>
            <w:sz w:val="21"/>
            <w:szCs w:val="21"/>
            <w:lang w:eastAsia="zh-CN"/>
          </w:rPr>
          <w:t>其对应的信号</w:t>
        </w:r>
      </w:ins>
      <w:ins w:id="2022" w:author="作者" w:date="2020-09-25T11:44:00Z">
        <w:r w:rsidR="002E76E8" w:rsidRPr="002414FA">
          <w:rPr>
            <w:rFonts w:ascii="Times New Roman" w:eastAsia="宋体" w:hAnsi="Times New Roman"/>
          </w:rPr>
          <w:t>Aux_Static_Intensity_Value</w:t>
        </w:r>
      </w:ins>
      <w:ins w:id="2023" w:author="作者" w:date="2020-09-25T11:43:00Z">
        <w:r>
          <w:rPr>
            <w:rFonts w:ascii="等线" w:eastAsia="等线" w:hAnsi="等线" w:hint="eastAsia"/>
            <w:sz w:val="21"/>
            <w:szCs w:val="21"/>
          </w:rPr>
          <w:t>发送</w:t>
        </w:r>
      </w:ins>
      <w:ins w:id="2024" w:author="作者" w:date="2020-09-25T11:44:00Z">
        <w:r w:rsidR="002E76E8">
          <w:rPr>
            <w:rFonts w:ascii="等线" w:eastAsia="等线" w:hAnsi="等线" w:hint="eastAsia"/>
            <w:sz w:val="21"/>
            <w:szCs w:val="21"/>
            <w:lang w:eastAsia="zh-CN"/>
          </w:rPr>
          <w:t>无效值</w:t>
        </w:r>
      </w:ins>
      <w:ins w:id="2025" w:author="作者" w:date="2020-09-25T11:43:00Z">
        <w:r>
          <w:rPr>
            <w:rFonts w:ascii="等线" w:eastAsia="等线" w:hAnsi="等线" w:hint="eastAsia"/>
            <w:sz w:val="21"/>
            <w:szCs w:val="21"/>
          </w:rPr>
          <w:t>101</w:t>
        </w:r>
        <w:del w:id="2026" w:author="作者" w:date="2020-09-25T11:44:00Z">
          <w:r w:rsidDel="002E76E8">
            <w:rPr>
              <w:rFonts w:ascii="等线" w:eastAsia="等线" w:hAnsi="等线" w:hint="eastAsia"/>
              <w:sz w:val="21"/>
              <w:szCs w:val="21"/>
            </w:rPr>
            <w:delText xml:space="preserve"> as invalid</w:delText>
          </w:r>
        </w:del>
      </w:ins>
      <w:ins w:id="2027" w:author="作者" w:date="2020-09-25T10:29:00Z">
        <w:del w:id="2028" w:author="作者" w:date="2020-09-25T11:43:00Z">
          <w:r w:rsidR="00F46911" w:rsidDel="00DC4114">
            <w:rPr>
              <w:rFonts w:asciiTheme="minorEastAsia" w:eastAsiaTheme="minorEastAsia" w:hAnsiTheme="minorEastAsia" w:cs="Calibri" w:hint="eastAsia"/>
              <w:sz w:val="22"/>
              <w:szCs w:val="22"/>
            </w:rPr>
            <w:delText>不使用总</w:delText>
          </w:r>
        </w:del>
      </w:ins>
      <w:ins w:id="2029" w:author="作者" w:date="2020-09-23T15:26:00Z">
        <w:del w:id="2030" w:author="作者" w:date="2020-09-25T11:43:00Z">
          <w:r w:rsidR="00055DE1" w:rsidDel="00DC4114">
            <w:rPr>
              <w:rFonts w:asciiTheme="minorEastAsia" w:eastAsiaTheme="minorEastAsia" w:hAnsiTheme="minorEastAsia" w:cs="Calibri" w:hint="eastAsia"/>
              <w:sz w:val="22"/>
              <w:szCs w:val="22"/>
            </w:rPr>
            <w:delText>亮度</w:delText>
          </w:r>
        </w:del>
      </w:ins>
      <w:ins w:id="2031" w:author="作者" w:date="2020-09-25T10:29:00Z">
        <w:del w:id="2032" w:author="作者" w:date="2020-09-25T11:43:00Z">
          <w:r w:rsidR="00F46911" w:rsidDel="00DC4114">
            <w:rPr>
              <w:rFonts w:asciiTheme="minorEastAsia" w:eastAsiaTheme="minorEastAsia" w:hAnsiTheme="minorEastAsia" w:cs="Calibri" w:hint="eastAsia"/>
              <w:sz w:val="22"/>
              <w:szCs w:val="22"/>
            </w:rPr>
            <w:delText>，而是使用自定义的</w:delText>
          </w:r>
        </w:del>
      </w:ins>
      <w:ins w:id="2033" w:author="作者" w:date="2020-09-25T10:30:00Z">
        <w:del w:id="2034" w:author="作者" w:date="2020-09-25T11:43:00Z">
          <w:r w:rsidR="001B376D" w:rsidDel="00DC4114">
            <w:rPr>
              <w:rFonts w:asciiTheme="minorEastAsia" w:eastAsiaTheme="minorEastAsia" w:hAnsiTheme="minorEastAsia" w:cs="Calibri" w:hint="eastAsia"/>
              <w:sz w:val="22"/>
              <w:szCs w:val="22"/>
              <w:lang w:eastAsia="zh-CN"/>
            </w:rPr>
            <w:delText>子</w:delText>
          </w:r>
        </w:del>
      </w:ins>
      <w:ins w:id="2035" w:author="作者" w:date="2020-09-25T10:29:00Z">
        <w:del w:id="2036" w:author="作者" w:date="2020-09-25T11:43:00Z">
          <w:r w:rsidR="00F46911" w:rsidDel="00DC4114">
            <w:rPr>
              <w:rFonts w:asciiTheme="minorEastAsia" w:eastAsiaTheme="minorEastAsia" w:hAnsiTheme="minorEastAsia" w:cs="Calibri" w:hint="eastAsia"/>
              <w:sz w:val="22"/>
              <w:szCs w:val="22"/>
            </w:rPr>
            <w:delText>亮度</w:delText>
          </w:r>
        </w:del>
      </w:ins>
      <w:ins w:id="2037" w:author="作者" w:date="2020-09-25T10:30:00Z">
        <w:r w:rsidR="001B376D">
          <w:rPr>
            <w:rFonts w:asciiTheme="minorEastAsia" w:eastAsiaTheme="minorEastAsia" w:hAnsiTheme="minorEastAsia" w:cs="Calibri" w:hint="eastAsia"/>
            <w:sz w:val="22"/>
            <w:szCs w:val="22"/>
          </w:rPr>
          <w:t>；</w:t>
        </w:r>
      </w:ins>
    </w:p>
    <w:p w14:paraId="65A8D86B" w14:textId="5DFFF8CD" w:rsidR="00765849" w:rsidRPr="003F29AB" w:rsidDel="00DE3278" w:rsidRDefault="000D3FF9" w:rsidP="00765849">
      <w:pPr>
        <w:rPr>
          <w:ins w:id="2038" w:author="作者" w:date="2020-09-14T16:30:00Z"/>
          <w:del w:id="2039" w:author="作者" w:date="2020-09-14T17:29:00Z"/>
          <w:rFonts w:ascii="等线" w:eastAsia="等线" w:hAnsi="等线"/>
          <w:sz w:val="21"/>
          <w:szCs w:val="21"/>
          <w:rPrChange w:id="2040" w:author="作者" w:date="2020-09-25T11:46:00Z">
            <w:rPr>
              <w:ins w:id="2041" w:author="作者" w:date="2020-09-14T16:30:00Z"/>
              <w:del w:id="2042" w:author="作者" w:date="2020-09-14T17:29:00Z"/>
              <w:rFonts w:ascii="Calibri" w:hAnsi="Calibri" w:cs="Calibri"/>
              <w:sz w:val="22"/>
              <w:szCs w:val="22"/>
            </w:rPr>
          </w:rPrChange>
        </w:rPr>
      </w:pPr>
      <w:ins w:id="2043" w:author="作者" w:date="2020-09-14T16:34:00Z">
        <w:del w:id="2044" w:author="作者" w:date="2020-09-14T17:29:00Z">
          <w:r w:rsidRPr="003F29AB" w:rsidDel="00DE3278">
            <w:rPr>
              <w:rFonts w:ascii="等线" w:eastAsia="等线" w:hAnsi="等线" w:hint="eastAsia"/>
              <w:sz w:val="21"/>
              <w:szCs w:val="21"/>
              <w:rPrChange w:id="2045" w:author="作者" w:date="2020-09-25T11:46:00Z">
                <w:rPr>
                  <w:rFonts w:asciiTheme="minorEastAsia" w:eastAsiaTheme="minorEastAsia" w:hAnsiTheme="minorEastAsia" w:cs="Calibri" w:hint="eastAsia"/>
                  <w:sz w:val="22"/>
                  <w:szCs w:val="22"/>
                </w:rPr>
              </w:rPrChange>
            </w:rPr>
            <w:delText>模式</w:delText>
          </w:r>
        </w:del>
      </w:ins>
      <w:moveToRangeStart w:id="2046" w:author="作者" w:date="2020-09-14T16:14:00Z" w:name="move50992490"/>
      <w:moveTo w:id="2047" w:author="作者" w:date="2020-09-14T16:14:00Z">
        <w:del w:id="2048" w:author="作者" w:date="2020-09-14T17:29:00Z">
          <w:r w:rsidR="00502FCE" w:rsidRPr="003F29AB" w:rsidDel="00DE3278">
            <w:rPr>
              <w:rFonts w:ascii="等线" w:eastAsia="等线" w:hAnsi="等线"/>
              <w:sz w:val="21"/>
              <w:szCs w:val="21"/>
              <w:rPrChange w:id="2049" w:author="作者" w:date="2020-09-25T11:46:00Z">
                <w:rPr>
                  <w:rFonts w:ascii="Calibri" w:hAnsi="Calibri" w:cs="Calibri"/>
                  <w:sz w:val="22"/>
                  <w:szCs w:val="22"/>
                </w:rPr>
              </w:rPrChange>
            </w:rPr>
            <w:delText> </w:delText>
          </w:r>
        </w:del>
      </w:moveTo>
      <w:ins w:id="2050" w:author="作者" w:date="2020-09-14T16:30:00Z">
        <w:del w:id="2051" w:author="作者" w:date="2020-09-14T17:29:00Z">
          <w:r w:rsidR="00765849" w:rsidRPr="003F29AB" w:rsidDel="00DE3278">
            <w:rPr>
              <w:rFonts w:ascii="等线" w:eastAsia="等线" w:hAnsi="等线"/>
              <w:sz w:val="21"/>
              <w:szCs w:val="21"/>
              <w:rPrChange w:id="2052" w:author="作者" w:date="2020-09-25T11:46:00Z">
                <w:rPr>
                  <w:rFonts w:ascii="Calibri" w:hAnsi="Calibri" w:cs="Calibri"/>
                  <w:sz w:val="22"/>
                  <w:szCs w:val="22"/>
                </w:rPr>
              </w:rPrChange>
            </w:rPr>
            <w:delText xml:space="preserve">AmbL_Color_Mode </w:delText>
          </w:r>
          <w:r w:rsidR="00765849" w:rsidRPr="003F29AB" w:rsidDel="00DE3278">
            <w:rPr>
              <w:rFonts w:ascii="等线" w:eastAsia="等线" w:hAnsi="等线"/>
              <w:sz w:val="21"/>
              <w:szCs w:val="21"/>
              <w:rPrChange w:id="2053" w:author="作者" w:date="2020-09-25T11:46:00Z">
                <w:rPr>
                  <w:rFonts w:asciiTheme="minorEastAsia" w:eastAsiaTheme="minorEastAsia" w:hAnsiTheme="minorEastAsia" w:cs="Calibri"/>
                  <w:sz w:val="22"/>
                  <w:szCs w:val="22"/>
                </w:rPr>
              </w:rPrChange>
            </w:rPr>
            <w:delText>=</w:delText>
          </w:r>
          <w:r w:rsidR="00765849" w:rsidRPr="003F29AB" w:rsidDel="00DE3278">
            <w:rPr>
              <w:rFonts w:ascii="等线" w:eastAsia="等线" w:hAnsi="等线"/>
              <w:sz w:val="21"/>
              <w:szCs w:val="21"/>
              <w:rPrChange w:id="2054" w:author="作者" w:date="2020-09-25T11:46:00Z">
                <w:rPr>
                  <w:rFonts w:ascii="Calibri" w:hAnsi="Calibri" w:cs="Calibri"/>
                  <w:sz w:val="22"/>
                  <w:szCs w:val="22"/>
                </w:rPr>
              </w:rPrChange>
            </w:rPr>
            <w:delText xml:space="preserve"> Customize  </w:delText>
          </w:r>
        </w:del>
      </w:ins>
    </w:p>
    <w:p w14:paraId="4CBD5BA0" w14:textId="1F3472DF" w:rsidR="00765849" w:rsidRPr="003F29AB" w:rsidDel="001B376D" w:rsidRDefault="00765849" w:rsidP="00502FCE">
      <w:pPr>
        <w:rPr>
          <w:ins w:id="2055" w:author="作者" w:date="2020-09-14T16:30:00Z"/>
          <w:del w:id="2056" w:author="作者" w:date="2020-09-25T10:30:00Z"/>
          <w:rFonts w:ascii="等线" w:eastAsia="等线" w:hAnsi="等线"/>
          <w:sz w:val="21"/>
          <w:szCs w:val="21"/>
          <w:rPrChange w:id="2057" w:author="作者" w:date="2020-09-25T11:46:00Z">
            <w:rPr>
              <w:ins w:id="2058" w:author="作者" w:date="2020-09-14T16:30:00Z"/>
              <w:del w:id="2059" w:author="作者" w:date="2020-09-25T10:30:00Z"/>
              <w:rFonts w:ascii="Calibri" w:hAnsi="Calibri" w:cs="Calibri"/>
              <w:sz w:val="22"/>
              <w:szCs w:val="22"/>
            </w:rPr>
          </w:rPrChange>
        </w:rPr>
      </w:pPr>
    </w:p>
    <w:p w14:paraId="0EA6B820" w14:textId="25EA8735" w:rsidR="00502FCE" w:rsidRPr="003F29AB" w:rsidDel="00F26E57" w:rsidRDefault="003877DE" w:rsidP="00502FCE">
      <w:pPr>
        <w:rPr>
          <w:del w:id="2060" w:author="作者" w:date="2020-09-16T16:48:00Z"/>
          <w:moveTo w:id="2061" w:author="作者" w:date="2020-09-14T16:14:00Z"/>
          <w:rFonts w:ascii="等线" w:eastAsia="等线" w:hAnsi="等线"/>
          <w:sz w:val="21"/>
          <w:szCs w:val="21"/>
          <w:rPrChange w:id="2062" w:author="作者" w:date="2020-09-25T11:46:00Z">
            <w:rPr>
              <w:del w:id="2063" w:author="作者" w:date="2020-09-16T16:48:00Z"/>
              <w:moveTo w:id="2064" w:author="作者" w:date="2020-09-14T16:14:00Z"/>
              <w:rFonts w:ascii="Calibri" w:eastAsia="等线" w:hAnsi="Calibri" w:cs="Calibri"/>
              <w:sz w:val="22"/>
              <w:szCs w:val="22"/>
            </w:rPr>
          </w:rPrChange>
        </w:rPr>
      </w:pPr>
      <w:ins w:id="2065" w:author="作者" w:date="2020-09-25T10:27:00Z">
        <w:r w:rsidRPr="003F29AB">
          <w:rPr>
            <w:rFonts w:ascii="等线" w:eastAsia="等线" w:hAnsi="等线"/>
            <w:sz w:val="21"/>
            <w:szCs w:val="21"/>
            <w:rPrChange w:id="2066" w:author="作者" w:date="2020-09-25T11:46:00Z">
              <w:rPr>
                <w:rFonts w:ascii="宋体" w:hAnsi="宋体" w:cs="Tahoma"/>
                <w:color w:val="000000"/>
                <w:sz w:val="22"/>
                <w:szCs w:val="22"/>
                <w:highlight w:val="yellow"/>
              </w:rPr>
            </w:rPrChange>
          </w:rPr>
          <w:t>IVI</w:t>
        </w:r>
        <w:r w:rsidRPr="003F29AB">
          <w:rPr>
            <w:rFonts w:ascii="等线" w:eastAsia="等线" w:hAnsi="等线" w:hint="eastAsia"/>
            <w:sz w:val="21"/>
            <w:szCs w:val="21"/>
            <w:rPrChange w:id="2067" w:author="作者" w:date="2020-09-25T11:46:00Z">
              <w:rPr>
                <w:rFonts w:ascii="宋体" w:hAnsi="宋体" w:cs="Tahoma" w:hint="eastAsia"/>
                <w:color w:val="000000"/>
                <w:sz w:val="22"/>
                <w:szCs w:val="22"/>
                <w:highlight w:val="yellow"/>
              </w:rPr>
            </w:rPrChange>
          </w:rPr>
          <w:t>自己记忆</w:t>
        </w:r>
      </w:ins>
      <w:ins w:id="2068" w:author="作者" w:date="2020-09-25T11:46:00Z">
        <w:r w:rsidR="003F29AB" w:rsidRPr="003F29AB">
          <w:rPr>
            <w:rFonts w:ascii="等线" w:eastAsia="等线" w:hAnsi="等线" w:hint="eastAsia"/>
            <w:sz w:val="21"/>
            <w:szCs w:val="21"/>
            <w:rPrChange w:id="2069" w:author="作者" w:date="2020-09-25T11:46:00Z">
              <w:rPr>
                <w:rFonts w:asciiTheme="minorEastAsia" w:eastAsiaTheme="minorEastAsia" w:hAnsiTheme="minorEastAsia" w:cs="Tahoma" w:hint="eastAsia"/>
                <w:color w:val="000000"/>
                <w:sz w:val="22"/>
                <w:szCs w:val="22"/>
                <w:highlight w:val="yellow"/>
              </w:rPr>
            </w:rPrChange>
          </w:rPr>
          <w:t>当前选中的自定义的</w:t>
        </w:r>
      </w:ins>
      <w:ins w:id="2070" w:author="作者" w:date="2020-09-25T10:27:00Z">
        <w:r w:rsidRPr="003F29AB">
          <w:rPr>
            <w:rFonts w:ascii="等线" w:eastAsia="等线" w:hAnsi="等线" w:hint="eastAsia"/>
            <w:sz w:val="21"/>
            <w:szCs w:val="21"/>
            <w:rPrChange w:id="2071" w:author="作者" w:date="2020-09-25T11:46:00Z">
              <w:rPr>
                <w:rFonts w:ascii="宋体" w:hAnsi="宋体" w:cs="Tahoma" w:hint="eastAsia"/>
                <w:color w:val="000000"/>
                <w:sz w:val="22"/>
                <w:szCs w:val="22"/>
                <w:highlight w:val="yellow"/>
              </w:rPr>
            </w:rPrChange>
          </w:rPr>
          <w:t>颜色亮度开关，</w:t>
        </w:r>
      </w:ins>
      <w:ins w:id="2072" w:author="作者" w:date="2020-09-25T11:46:00Z">
        <w:r w:rsidR="003F29AB" w:rsidRPr="003F29AB">
          <w:rPr>
            <w:rFonts w:ascii="等线" w:eastAsia="等线" w:hAnsi="等线" w:hint="eastAsia"/>
            <w:sz w:val="21"/>
            <w:szCs w:val="21"/>
            <w:rPrChange w:id="2073" w:author="作者" w:date="2020-09-25T11:46:00Z">
              <w:rPr>
                <w:rFonts w:asciiTheme="minorEastAsia" w:eastAsiaTheme="minorEastAsia" w:hAnsiTheme="minorEastAsia" w:cs="Tahoma" w:hint="eastAsia"/>
                <w:color w:val="000000"/>
                <w:sz w:val="22"/>
                <w:szCs w:val="22"/>
                <w:highlight w:val="yellow"/>
              </w:rPr>
            </w:rPrChange>
          </w:rPr>
          <w:t>并发送出去</w:t>
        </w:r>
      </w:ins>
      <w:ins w:id="2074" w:author="作者" w:date="2020-09-25T10:30:00Z">
        <w:del w:id="2075" w:author="作者" w:date="2020-09-25T11:46:00Z">
          <w:r w:rsidR="001B376D" w:rsidRPr="003F29AB" w:rsidDel="003F29AB">
            <w:rPr>
              <w:rFonts w:ascii="等线" w:eastAsia="等线" w:hAnsi="等线" w:hint="eastAsia"/>
              <w:sz w:val="21"/>
              <w:szCs w:val="21"/>
              <w:rPrChange w:id="2076" w:author="作者" w:date="2020-09-25T11:46:00Z">
                <w:rPr>
                  <w:rFonts w:asciiTheme="minorEastAsia" w:eastAsiaTheme="minorEastAsia" w:hAnsiTheme="minorEastAsia" w:cs="Tahoma" w:hint="eastAsia"/>
                  <w:color w:val="000000"/>
                  <w:sz w:val="22"/>
                  <w:szCs w:val="22"/>
                  <w:highlight w:val="yellow"/>
                </w:rPr>
              </w:rPrChange>
            </w:rPr>
            <w:delText>而不是</w:delText>
          </w:r>
        </w:del>
      </w:ins>
      <w:ins w:id="2077" w:author="作者" w:date="2020-09-25T10:27:00Z">
        <w:del w:id="2078" w:author="作者" w:date="2020-09-25T10:30:00Z">
          <w:r w:rsidRPr="003F29AB" w:rsidDel="001B376D">
            <w:rPr>
              <w:rFonts w:ascii="等线" w:eastAsia="等线" w:hAnsi="等线" w:hint="eastAsia"/>
              <w:sz w:val="21"/>
              <w:szCs w:val="21"/>
              <w:rPrChange w:id="2079" w:author="作者" w:date="2020-09-25T11:46:00Z">
                <w:rPr>
                  <w:rFonts w:ascii="宋体" w:hAnsi="宋体" w:cs="Tahoma" w:hint="eastAsia"/>
                  <w:color w:val="000000"/>
                  <w:sz w:val="22"/>
                  <w:szCs w:val="22"/>
                  <w:highlight w:val="yellow"/>
                </w:rPr>
              </w:rPrChange>
            </w:rPr>
            <w:delText>不需要</w:delText>
          </w:r>
        </w:del>
        <w:del w:id="2080" w:author="作者" w:date="2020-09-25T11:46:00Z">
          <w:r w:rsidRPr="003F29AB" w:rsidDel="003F29AB">
            <w:rPr>
              <w:rFonts w:ascii="等线" w:eastAsia="等线" w:hAnsi="等线" w:hint="eastAsia"/>
              <w:sz w:val="21"/>
              <w:szCs w:val="21"/>
              <w:rPrChange w:id="2081" w:author="作者" w:date="2020-09-25T11:46:00Z">
                <w:rPr>
                  <w:rFonts w:ascii="宋体" w:hAnsi="宋体" w:cs="Tahoma" w:hint="eastAsia"/>
                  <w:color w:val="000000"/>
                  <w:sz w:val="22"/>
                  <w:szCs w:val="22"/>
                  <w:highlight w:val="yellow"/>
                </w:rPr>
              </w:rPrChange>
            </w:rPr>
            <w:delText>发送自定义</w:delText>
          </w:r>
        </w:del>
        <w:del w:id="2082" w:author="作者" w:date="2020-09-25T10:30:00Z">
          <w:r w:rsidRPr="003F29AB" w:rsidDel="001B376D">
            <w:rPr>
              <w:rFonts w:ascii="等线" w:eastAsia="等线" w:hAnsi="等线" w:hint="eastAsia"/>
              <w:sz w:val="21"/>
              <w:szCs w:val="21"/>
              <w:rPrChange w:id="2083" w:author="作者" w:date="2020-09-25T11:46:00Z">
                <w:rPr>
                  <w:rFonts w:ascii="宋体" w:hAnsi="宋体" w:cs="Tahoma" w:hint="eastAsia"/>
                  <w:color w:val="000000"/>
                  <w:sz w:val="22"/>
                  <w:szCs w:val="22"/>
                  <w:highlight w:val="yellow"/>
                </w:rPr>
              </w:rPrChange>
            </w:rPr>
            <w:delText>类型</w:delText>
          </w:r>
        </w:del>
      </w:ins>
      <w:ins w:id="2084" w:author="作者" w:date="2020-09-25T10:30:00Z">
        <w:del w:id="2085" w:author="作者" w:date="2020-09-25T11:46:00Z">
          <w:r w:rsidR="001B376D" w:rsidRPr="003F29AB" w:rsidDel="003F29AB">
            <w:rPr>
              <w:rFonts w:ascii="等线" w:eastAsia="等线" w:hAnsi="等线"/>
              <w:sz w:val="21"/>
              <w:szCs w:val="21"/>
              <w:rPrChange w:id="2086" w:author="作者" w:date="2020-09-25T11:46:00Z">
                <w:rPr>
                  <w:rFonts w:ascii="宋体" w:hAnsi="宋体" w:cs="Tahoma"/>
                  <w:color w:val="000000"/>
                  <w:sz w:val="22"/>
                  <w:szCs w:val="22"/>
                </w:rPr>
              </w:rPrChange>
            </w:rPr>
            <w:delText>1</w:delText>
          </w:r>
          <w:r w:rsidR="001B376D" w:rsidRPr="003F29AB" w:rsidDel="003F29AB">
            <w:rPr>
              <w:rFonts w:ascii="等线" w:eastAsia="等线" w:hAnsi="等线" w:hint="eastAsia"/>
              <w:sz w:val="21"/>
              <w:szCs w:val="21"/>
              <w:rPrChange w:id="2087" w:author="作者" w:date="2020-09-25T11:46:00Z">
                <w:rPr>
                  <w:rFonts w:asciiTheme="minorEastAsia" w:eastAsiaTheme="minorEastAsia" w:hAnsiTheme="minorEastAsia" w:cs="Tahoma" w:hint="eastAsia"/>
                  <w:color w:val="000000"/>
                  <w:sz w:val="22"/>
                  <w:szCs w:val="22"/>
                </w:rPr>
              </w:rPrChange>
            </w:rPr>
            <w:delText>、</w:delText>
          </w:r>
          <w:r w:rsidR="001B376D" w:rsidRPr="003F29AB" w:rsidDel="003F29AB">
            <w:rPr>
              <w:rFonts w:ascii="等线" w:eastAsia="等线" w:hAnsi="等线"/>
              <w:sz w:val="21"/>
              <w:szCs w:val="21"/>
              <w:rPrChange w:id="2088" w:author="作者" w:date="2020-09-25T11:46:00Z">
                <w:rPr>
                  <w:rFonts w:ascii="宋体" w:hAnsi="宋体" w:cs="Tahoma"/>
                  <w:color w:val="000000"/>
                  <w:sz w:val="22"/>
                  <w:szCs w:val="22"/>
                </w:rPr>
              </w:rPrChange>
            </w:rPr>
            <w:delText>2</w:delText>
          </w:r>
          <w:r w:rsidR="001B376D" w:rsidRPr="003F29AB" w:rsidDel="003F29AB">
            <w:rPr>
              <w:rFonts w:ascii="等线" w:eastAsia="等线" w:hAnsi="等线" w:hint="eastAsia"/>
              <w:sz w:val="21"/>
              <w:szCs w:val="21"/>
              <w:rPrChange w:id="2089" w:author="作者" w:date="2020-09-25T11:46:00Z">
                <w:rPr>
                  <w:rFonts w:asciiTheme="minorEastAsia" w:eastAsiaTheme="minorEastAsia" w:hAnsiTheme="minorEastAsia" w:cs="Tahoma" w:hint="eastAsia"/>
                  <w:color w:val="000000"/>
                  <w:sz w:val="22"/>
                  <w:szCs w:val="22"/>
                </w:rPr>
              </w:rPrChange>
            </w:rPr>
            <w:delText>、</w:delText>
          </w:r>
          <w:r w:rsidR="001B376D" w:rsidRPr="003F29AB" w:rsidDel="003F29AB">
            <w:rPr>
              <w:rFonts w:ascii="等线" w:eastAsia="等线" w:hAnsi="等线"/>
              <w:sz w:val="21"/>
              <w:szCs w:val="21"/>
              <w:rPrChange w:id="2090" w:author="作者" w:date="2020-09-25T11:46:00Z">
                <w:rPr>
                  <w:rFonts w:ascii="宋体" w:hAnsi="宋体" w:cs="Tahoma"/>
                  <w:color w:val="000000"/>
                  <w:sz w:val="22"/>
                  <w:szCs w:val="22"/>
                </w:rPr>
              </w:rPrChange>
            </w:rPr>
            <w:delText>3</w:delText>
          </w:r>
        </w:del>
      </w:ins>
      <w:moveTo w:id="2091" w:author="作者" w:date="2020-09-14T16:14:00Z">
        <w:del w:id="2092" w:author="作者" w:date="2020-09-16T16:48:00Z">
          <w:r w:rsidR="00502FCE" w:rsidRPr="003F29AB" w:rsidDel="00F26E57">
            <w:rPr>
              <w:rFonts w:ascii="等线" w:eastAsia="等线" w:hAnsi="等线"/>
              <w:sz w:val="21"/>
              <w:szCs w:val="21"/>
              <w:rPrChange w:id="2093" w:author="作者" w:date="2020-09-25T11:46:00Z">
                <w:rPr>
                  <w:rFonts w:ascii="Calibri" w:hAnsi="Calibri" w:cs="Calibri"/>
                  <w:sz w:val="22"/>
                  <w:szCs w:val="22"/>
                </w:rPr>
              </w:rPrChange>
            </w:rPr>
            <w:delText xml:space="preserve">  7.    </w:delText>
          </w:r>
          <w:r w:rsidR="00502FCE" w:rsidRPr="003F29AB" w:rsidDel="00F26E57">
            <w:rPr>
              <w:rFonts w:ascii="等线" w:eastAsia="等线" w:hAnsi="等线" w:hint="eastAsia"/>
              <w:sz w:val="21"/>
              <w:szCs w:val="21"/>
              <w:rPrChange w:id="2094" w:author="作者" w:date="2020-09-25T11:46:00Z">
                <w:rPr>
                  <w:rFonts w:ascii="微软雅黑" w:eastAsia="微软雅黑" w:hAnsi="微软雅黑" w:hint="eastAsia"/>
                  <w:sz w:val="22"/>
                  <w:szCs w:val="22"/>
                </w:rPr>
              </w:rPrChange>
            </w:rPr>
            <w:delText>用户自定义模式对应</w:delText>
          </w:r>
          <w:r w:rsidR="00502FCE" w:rsidRPr="003F29AB" w:rsidDel="00F26E57">
            <w:rPr>
              <w:rFonts w:ascii="等线" w:eastAsia="等线" w:hAnsi="等线"/>
              <w:sz w:val="21"/>
              <w:szCs w:val="21"/>
              <w:rPrChange w:id="2095" w:author="作者" w:date="2020-09-25T11:46:00Z">
                <w:rPr>
                  <w:rFonts w:ascii="微软雅黑" w:eastAsia="微软雅黑" w:hAnsi="微软雅黑"/>
                  <w:sz w:val="22"/>
                  <w:szCs w:val="22"/>
                </w:rPr>
              </w:rPrChange>
            </w:rPr>
            <w:delText>APIM_AmbL_Customise_Set(0x16)报文；</w:delText>
          </w:r>
        </w:del>
      </w:moveTo>
    </w:p>
    <w:moveToRangeEnd w:id="2046"/>
    <w:p w14:paraId="6325C8FC" w14:textId="531C72CB" w:rsidR="00502FCE" w:rsidDel="00F26E57" w:rsidRDefault="00502FCE" w:rsidP="008F1350">
      <w:pPr>
        <w:pStyle w:val="a1"/>
        <w:rPr>
          <w:ins w:id="2096" w:author="作者" w:date="2020-09-14T16:14:00Z"/>
          <w:del w:id="2097" w:author="作者" w:date="2020-09-16T16:48:00Z"/>
          <w:rFonts w:eastAsia="微软雅黑"/>
          <w:lang w:eastAsia="zh-CN"/>
        </w:rPr>
      </w:pPr>
    </w:p>
    <w:p w14:paraId="527989E3" w14:textId="6108339D" w:rsidR="00502FCE" w:rsidDel="00F26E57" w:rsidRDefault="00502FCE" w:rsidP="008F1350">
      <w:pPr>
        <w:pStyle w:val="a1"/>
        <w:rPr>
          <w:ins w:id="2098" w:author="作者" w:date="2020-09-14T16:14:00Z"/>
          <w:del w:id="2099" w:author="作者" w:date="2020-09-16T16:48:00Z"/>
          <w:rFonts w:eastAsia="微软雅黑"/>
          <w:lang w:eastAsia="zh-CN"/>
        </w:rPr>
      </w:pPr>
    </w:p>
    <w:p w14:paraId="715F5FB0" w14:textId="668F1159" w:rsidR="00BA6FCA" w:rsidDel="0068088B" w:rsidRDefault="00BA6FCA" w:rsidP="008F1350">
      <w:pPr>
        <w:pStyle w:val="a1"/>
        <w:rPr>
          <w:ins w:id="2100" w:author="作者" w:date="2020-09-14T15:53:00Z"/>
          <w:moveFrom w:id="2101" w:author="作者" w:date="2020-09-16T17:12:00Z"/>
          <w:rFonts w:eastAsia="微软雅黑"/>
          <w:lang w:eastAsia="zh-CN"/>
        </w:rPr>
      </w:pPr>
      <w:moveFromRangeStart w:id="2102" w:author="作者" w:date="2020-09-16T17:12:00Z" w:name="move51168738"/>
      <w:moveFrom w:id="2103" w:author="作者" w:date="2020-09-16T17:12:00Z">
        <w:ins w:id="2104" w:author="作者" w:date="2020-09-14T15:54:00Z">
          <w:r w:rsidDel="0068088B">
            <w:rPr>
              <w:rFonts w:eastAsia="微软雅黑"/>
              <w:lang w:eastAsia="zh-CN"/>
            </w:rPr>
            <w:t>S</w:t>
          </w:r>
          <w:r w:rsidDel="0068088B">
            <w:rPr>
              <w:rFonts w:eastAsia="微软雅黑" w:hint="eastAsia"/>
              <w:lang w:eastAsia="zh-CN"/>
            </w:rPr>
            <w:t>unny</w:t>
          </w:r>
          <w:r w:rsidDel="0068088B">
            <w:rPr>
              <w:rFonts w:eastAsia="微软雅黑" w:hint="eastAsia"/>
              <w:lang w:eastAsia="zh-CN"/>
            </w:rPr>
            <w:t>：</w:t>
          </w:r>
        </w:ins>
      </w:moveFrom>
    </w:p>
    <w:p w14:paraId="43DEEB44" w14:textId="3F7E4E8F" w:rsidR="00BA6FCA" w:rsidDel="0068088B" w:rsidRDefault="00BA6FCA" w:rsidP="00BA6FCA">
      <w:pPr>
        <w:numPr>
          <w:ilvl w:val="0"/>
          <w:numId w:val="52"/>
        </w:numPr>
        <w:jc w:val="both"/>
        <w:rPr>
          <w:ins w:id="2105" w:author="作者" w:date="2020-09-14T15:53:00Z"/>
          <w:moveFrom w:id="2106" w:author="作者" w:date="2020-09-16T17:12:00Z"/>
          <w:rFonts w:ascii="Calibri" w:hAnsi="Calibri" w:cs="Calibri"/>
          <w:sz w:val="22"/>
          <w:szCs w:val="22"/>
        </w:rPr>
      </w:pPr>
      <w:moveFrom w:id="2107" w:author="作者" w:date="2020-09-16T17:12:00Z">
        <w:ins w:id="2108" w:author="作者" w:date="2020-09-14T15:53:00Z">
          <w:r w:rsidDel="0068088B">
            <w:rPr>
              <w:rFonts w:ascii="Calibri" w:hAnsi="Calibri" w:cs="Calibri"/>
              <w:sz w:val="22"/>
              <w:szCs w:val="22"/>
            </w:rPr>
            <w:t>Static</w:t>
          </w:r>
          <w:r w:rsidDel="0068088B">
            <w:rPr>
              <w:rFonts w:hint="eastAsia"/>
              <w:sz w:val="22"/>
              <w:szCs w:val="22"/>
            </w:rPr>
            <w:t>颜色调节了亮度为</w:t>
          </w:r>
          <w:r w:rsidDel="0068088B">
            <w:rPr>
              <w:rFonts w:ascii="Calibri" w:hAnsi="Calibri" w:cs="Calibri"/>
              <w:sz w:val="22"/>
              <w:szCs w:val="22"/>
            </w:rPr>
            <w:t>80</w:t>
          </w:r>
          <w:r w:rsidDel="0068088B">
            <w:rPr>
              <w:rFonts w:hint="eastAsia"/>
              <w:sz w:val="22"/>
              <w:szCs w:val="22"/>
            </w:rPr>
            <w:t>，</w:t>
          </w:r>
          <w:r w:rsidDel="0068088B">
            <w:rPr>
              <w:rFonts w:ascii="Calibri" w:hAnsi="Calibri" w:cs="Calibri"/>
              <w:sz w:val="22"/>
              <w:szCs w:val="22"/>
            </w:rPr>
            <w:t xml:space="preserve"> </w:t>
          </w:r>
          <w:r w:rsidDel="0068088B">
            <w:rPr>
              <w:rFonts w:hint="eastAsia"/>
              <w:sz w:val="22"/>
              <w:szCs w:val="22"/>
            </w:rPr>
            <w:t>切到</w:t>
          </w:r>
          <w:r w:rsidDel="0068088B">
            <w:rPr>
              <w:rFonts w:ascii="Calibri" w:hAnsi="Calibri" w:cs="Calibri"/>
              <w:sz w:val="22"/>
              <w:szCs w:val="22"/>
            </w:rPr>
            <w:t xml:space="preserve">Customize, Customize1, </w:t>
          </w:r>
          <w:r w:rsidDel="0068088B">
            <w:rPr>
              <w:rFonts w:hint="eastAsia"/>
              <w:sz w:val="22"/>
              <w:szCs w:val="22"/>
            </w:rPr>
            <w:t>几个子亮度统一变为</w:t>
          </w:r>
          <w:r w:rsidDel="0068088B">
            <w:rPr>
              <w:rFonts w:ascii="Calibri" w:hAnsi="Calibri" w:cs="Calibri"/>
              <w:sz w:val="22"/>
              <w:szCs w:val="22"/>
            </w:rPr>
            <w:t>80</w:t>
          </w:r>
          <w:r w:rsidDel="0068088B">
            <w:rPr>
              <w:rFonts w:hint="eastAsia"/>
              <w:sz w:val="22"/>
              <w:szCs w:val="22"/>
            </w:rPr>
            <w:t>，</w:t>
          </w:r>
          <w:r w:rsidDel="0068088B">
            <w:rPr>
              <w:rFonts w:ascii="Calibri" w:hAnsi="Calibri" w:cs="Calibri"/>
              <w:sz w:val="22"/>
              <w:szCs w:val="22"/>
            </w:rPr>
            <w:t xml:space="preserve"> </w:t>
          </w:r>
          <w:r w:rsidDel="0068088B">
            <w:rPr>
              <w:rFonts w:hint="eastAsia"/>
              <w:sz w:val="22"/>
              <w:szCs w:val="22"/>
            </w:rPr>
            <w:t>分别调节子亮度为</w:t>
          </w:r>
          <w:r w:rsidDel="0068088B">
            <w:rPr>
              <w:rFonts w:ascii="Calibri" w:hAnsi="Calibri" w:cs="Calibri"/>
              <w:sz w:val="22"/>
              <w:szCs w:val="22"/>
            </w:rPr>
            <w:t>20</w:t>
          </w:r>
          <w:r w:rsidDel="0068088B">
            <w:rPr>
              <w:rFonts w:hint="eastAsia"/>
              <w:sz w:val="22"/>
              <w:szCs w:val="22"/>
            </w:rPr>
            <w:t>，</w:t>
          </w:r>
          <w:r w:rsidDel="0068088B">
            <w:rPr>
              <w:rFonts w:ascii="Calibri" w:hAnsi="Calibri" w:cs="Calibri"/>
              <w:sz w:val="22"/>
              <w:szCs w:val="22"/>
            </w:rPr>
            <w:t>30</w:t>
          </w:r>
          <w:r w:rsidDel="0068088B">
            <w:rPr>
              <w:rFonts w:hint="eastAsia"/>
              <w:sz w:val="22"/>
              <w:szCs w:val="22"/>
            </w:rPr>
            <w:t>，</w:t>
          </w:r>
          <w:r w:rsidDel="0068088B">
            <w:rPr>
              <w:rFonts w:ascii="Calibri" w:hAnsi="Calibri" w:cs="Calibri"/>
              <w:sz w:val="22"/>
              <w:szCs w:val="22"/>
            </w:rPr>
            <w:t>40</w:t>
          </w:r>
          <w:r w:rsidDel="0068088B">
            <w:rPr>
              <w:rFonts w:hint="eastAsia"/>
              <w:sz w:val="22"/>
              <w:szCs w:val="22"/>
            </w:rPr>
            <w:t>，子亮度保存为</w:t>
          </w:r>
          <w:r w:rsidDel="0068088B">
            <w:rPr>
              <w:rFonts w:ascii="Calibri" w:hAnsi="Calibri" w:cs="Calibri"/>
              <w:sz w:val="22"/>
              <w:szCs w:val="22"/>
            </w:rPr>
            <w:t>20</w:t>
          </w:r>
          <w:r w:rsidDel="0068088B">
            <w:rPr>
              <w:rFonts w:hint="eastAsia"/>
              <w:sz w:val="22"/>
              <w:szCs w:val="22"/>
            </w:rPr>
            <w:t>，</w:t>
          </w:r>
          <w:r w:rsidDel="0068088B">
            <w:rPr>
              <w:rFonts w:ascii="Calibri" w:hAnsi="Calibri" w:cs="Calibri"/>
              <w:sz w:val="22"/>
              <w:szCs w:val="22"/>
            </w:rPr>
            <w:t>30</w:t>
          </w:r>
          <w:r w:rsidDel="0068088B">
            <w:rPr>
              <w:rFonts w:hint="eastAsia"/>
              <w:sz w:val="22"/>
              <w:szCs w:val="22"/>
            </w:rPr>
            <w:t>，</w:t>
          </w:r>
          <w:r w:rsidDel="0068088B">
            <w:rPr>
              <w:rFonts w:ascii="Calibri" w:hAnsi="Calibri" w:cs="Calibri"/>
              <w:sz w:val="22"/>
              <w:szCs w:val="22"/>
            </w:rPr>
            <w:t>40</w:t>
          </w:r>
          <w:r w:rsidDel="0068088B">
            <w:rPr>
              <w:rFonts w:hint="eastAsia"/>
              <w:sz w:val="22"/>
              <w:szCs w:val="22"/>
            </w:rPr>
            <w:t>，</w:t>
          </w:r>
        </w:ins>
      </w:moveFrom>
    </w:p>
    <w:p w14:paraId="59F467AB" w14:textId="364A10E1" w:rsidR="00BA6FCA" w:rsidDel="0068088B" w:rsidRDefault="00BA6FCA" w:rsidP="00BA6FCA">
      <w:pPr>
        <w:pStyle w:val="aff9"/>
        <w:ind w:firstLine="440"/>
        <w:rPr>
          <w:ins w:id="2109" w:author="作者" w:date="2020-09-14T15:53:00Z"/>
          <w:moveFrom w:id="2110" w:author="作者" w:date="2020-09-16T17:12:00Z"/>
          <w:rFonts w:ascii="Calibri" w:hAnsi="Calibri" w:cs="Calibri"/>
          <w:sz w:val="22"/>
          <w:szCs w:val="22"/>
        </w:rPr>
      </w:pPr>
      <w:moveFrom w:id="2111" w:author="作者" w:date="2020-09-16T17:12:00Z">
        <w:ins w:id="2112" w:author="作者" w:date="2020-09-14T15:53:00Z">
          <w:r w:rsidDel="0068088B">
            <w:rPr>
              <w:rFonts w:hint="eastAsia"/>
              <w:sz w:val="22"/>
              <w:szCs w:val="22"/>
            </w:rPr>
            <w:t>切到</w:t>
          </w:r>
          <w:r w:rsidDel="0068088B">
            <w:rPr>
              <w:rFonts w:ascii="Calibri" w:hAnsi="Calibri" w:cs="Calibri"/>
              <w:sz w:val="22"/>
              <w:szCs w:val="22"/>
            </w:rPr>
            <w:t xml:space="preserve">Dynamic, </w:t>
          </w:r>
          <w:r w:rsidDel="0068088B">
            <w:rPr>
              <w:rFonts w:hint="eastAsia"/>
              <w:sz w:val="22"/>
              <w:szCs w:val="22"/>
            </w:rPr>
            <w:t>亮度为</w:t>
          </w:r>
          <w:r w:rsidDel="0068088B">
            <w:rPr>
              <w:rFonts w:ascii="Calibri" w:hAnsi="Calibri" w:cs="Calibri"/>
              <w:sz w:val="22"/>
              <w:szCs w:val="22"/>
            </w:rPr>
            <w:t>80</w:t>
          </w:r>
        </w:ins>
      </w:moveFrom>
    </w:p>
    <w:p w14:paraId="1039EE68" w14:textId="7ECA8167" w:rsidR="00BA6FCA" w:rsidDel="0068088B" w:rsidRDefault="00BA6FCA" w:rsidP="00BA6FCA">
      <w:pPr>
        <w:pStyle w:val="aff9"/>
        <w:ind w:firstLine="440"/>
        <w:rPr>
          <w:ins w:id="2113" w:author="作者" w:date="2020-09-14T15:53:00Z"/>
          <w:moveFrom w:id="2114" w:author="作者" w:date="2020-09-16T17:12:00Z"/>
          <w:rFonts w:ascii="Calibri" w:hAnsi="Calibri" w:cs="Calibri"/>
          <w:sz w:val="22"/>
          <w:szCs w:val="22"/>
        </w:rPr>
      </w:pPr>
      <w:moveFrom w:id="2115" w:author="作者" w:date="2020-09-16T17:12:00Z">
        <w:ins w:id="2116" w:author="作者" w:date="2020-09-14T15:53:00Z">
          <w:r w:rsidDel="0068088B">
            <w:rPr>
              <w:rFonts w:hint="eastAsia"/>
              <w:sz w:val="22"/>
              <w:szCs w:val="22"/>
            </w:rPr>
            <w:t>切到</w:t>
          </w:r>
          <w:r w:rsidDel="0068088B">
            <w:rPr>
              <w:rFonts w:ascii="Calibri" w:hAnsi="Calibri" w:cs="Calibri"/>
              <w:sz w:val="22"/>
              <w:szCs w:val="22"/>
            </w:rPr>
            <w:t xml:space="preserve">Customize, </w:t>
          </w:r>
          <w:r w:rsidDel="0068088B">
            <w:rPr>
              <w:rFonts w:hint="eastAsia"/>
              <w:sz w:val="22"/>
              <w:szCs w:val="22"/>
            </w:rPr>
            <w:t>总亮度为</w:t>
          </w:r>
          <w:r w:rsidDel="0068088B">
            <w:rPr>
              <w:rFonts w:ascii="Calibri" w:hAnsi="Calibri" w:cs="Calibri"/>
              <w:sz w:val="22"/>
              <w:szCs w:val="22"/>
            </w:rPr>
            <w:t>80</w:t>
          </w:r>
          <w:r w:rsidDel="0068088B">
            <w:rPr>
              <w:rFonts w:hint="eastAsia"/>
              <w:sz w:val="22"/>
              <w:szCs w:val="22"/>
            </w:rPr>
            <w:t>，</w:t>
          </w:r>
          <w:r w:rsidDel="0068088B">
            <w:rPr>
              <w:rFonts w:ascii="Calibri" w:hAnsi="Calibri" w:cs="Calibri"/>
              <w:sz w:val="22"/>
              <w:szCs w:val="22"/>
            </w:rPr>
            <w:t xml:space="preserve"> </w:t>
          </w:r>
          <w:r w:rsidDel="0068088B">
            <w:rPr>
              <w:rFonts w:hint="eastAsia"/>
              <w:sz w:val="22"/>
              <w:szCs w:val="22"/>
            </w:rPr>
            <w:t>子亮度仍然为</w:t>
          </w:r>
          <w:r w:rsidDel="0068088B">
            <w:rPr>
              <w:rFonts w:ascii="Calibri" w:hAnsi="Calibri" w:cs="Calibri"/>
              <w:sz w:val="22"/>
              <w:szCs w:val="22"/>
            </w:rPr>
            <w:t>20</w:t>
          </w:r>
          <w:r w:rsidDel="0068088B">
            <w:rPr>
              <w:rFonts w:hint="eastAsia"/>
              <w:sz w:val="22"/>
              <w:szCs w:val="22"/>
            </w:rPr>
            <w:t>，</w:t>
          </w:r>
          <w:r w:rsidDel="0068088B">
            <w:rPr>
              <w:rFonts w:ascii="Calibri" w:hAnsi="Calibri" w:cs="Calibri"/>
              <w:sz w:val="22"/>
              <w:szCs w:val="22"/>
            </w:rPr>
            <w:t>30</w:t>
          </w:r>
          <w:r w:rsidDel="0068088B">
            <w:rPr>
              <w:rFonts w:hint="eastAsia"/>
              <w:sz w:val="22"/>
              <w:szCs w:val="22"/>
            </w:rPr>
            <w:t>，</w:t>
          </w:r>
          <w:r w:rsidDel="0068088B">
            <w:rPr>
              <w:rFonts w:ascii="Calibri" w:hAnsi="Calibri" w:cs="Calibri"/>
              <w:sz w:val="22"/>
              <w:szCs w:val="22"/>
            </w:rPr>
            <w:t>40</w:t>
          </w:r>
        </w:ins>
      </w:moveFrom>
    </w:p>
    <w:p w14:paraId="197BB2BF" w14:textId="175939B8" w:rsidR="00BA6FCA" w:rsidDel="0068088B" w:rsidRDefault="00BA6FCA" w:rsidP="00BA6FCA">
      <w:pPr>
        <w:pStyle w:val="aff9"/>
        <w:ind w:firstLine="440"/>
        <w:rPr>
          <w:ins w:id="2117" w:author="作者" w:date="2020-09-14T15:53:00Z"/>
          <w:moveFrom w:id="2118" w:author="作者" w:date="2020-09-16T17:12:00Z"/>
          <w:rFonts w:ascii="Calibri" w:hAnsi="Calibri" w:cs="Calibri"/>
          <w:sz w:val="22"/>
          <w:szCs w:val="22"/>
        </w:rPr>
      </w:pPr>
      <w:moveFrom w:id="2119" w:author="作者" w:date="2020-09-16T17:12:00Z">
        <w:ins w:id="2120" w:author="作者" w:date="2020-09-14T15:53:00Z">
          <w:r w:rsidRPr="000B067E" w:rsidDel="0068088B">
            <w:rPr>
              <w:rFonts w:hint="eastAsia"/>
              <w:sz w:val="22"/>
              <w:szCs w:val="22"/>
              <w:highlight w:val="yellow"/>
              <w:rPrChange w:id="2121" w:author="作者" w:date="2020-09-16T16:50:00Z">
                <w:rPr>
                  <w:rFonts w:hint="eastAsia"/>
                  <w:sz w:val="22"/>
                  <w:szCs w:val="22"/>
                </w:rPr>
              </w:rPrChange>
            </w:rPr>
            <w:t>第二条我是这样理解的，我再确认下跟</w:t>
          </w:r>
          <w:r w:rsidRPr="000B067E" w:rsidDel="0068088B">
            <w:rPr>
              <w:rFonts w:ascii="Calibri" w:hAnsi="Calibri" w:cs="Calibri"/>
              <w:sz w:val="22"/>
              <w:szCs w:val="22"/>
              <w:highlight w:val="yellow"/>
              <w:rPrChange w:id="2122" w:author="作者" w:date="2020-09-16T16:50:00Z">
                <w:rPr>
                  <w:rFonts w:ascii="Calibri" w:hAnsi="Calibri" w:cs="Calibri"/>
                  <w:sz w:val="22"/>
                  <w:szCs w:val="22"/>
                </w:rPr>
              </w:rPrChange>
            </w:rPr>
            <w:t>HMI</w:t>
          </w:r>
        </w:ins>
      </w:moveFrom>
    </w:p>
    <w:moveFromRangeEnd w:id="2102"/>
    <w:p w14:paraId="0D797D9F" w14:textId="77777777" w:rsidR="00BA6FCA" w:rsidRPr="00320F47" w:rsidRDefault="00BA6FCA" w:rsidP="008F1350">
      <w:pPr>
        <w:pStyle w:val="a1"/>
        <w:rPr>
          <w:ins w:id="2123" w:author="作者" w:date="2020-09-14T15:37:00Z"/>
          <w:rFonts w:eastAsia="微软雅黑"/>
          <w:lang w:eastAsia="zh-CN"/>
        </w:rPr>
      </w:pPr>
    </w:p>
    <w:p w14:paraId="5760FE6F" w14:textId="3B15C86B" w:rsidR="008F1350" w:rsidRPr="008F1350" w:rsidRDefault="002E4C3F">
      <w:pPr>
        <w:pStyle w:val="31"/>
        <w:tabs>
          <w:tab w:val="clear" w:pos="432"/>
        </w:tabs>
        <w:rPr>
          <w:ins w:id="2124" w:author="作者" w:date="2020-09-14T15:37:00Z"/>
          <w:rFonts w:ascii="微软雅黑" w:eastAsia="微软雅黑" w:hAnsi="微软雅黑" w:cs="微软雅黑"/>
          <w:lang w:eastAsia="zh-CN"/>
          <w:rPrChange w:id="2125" w:author="作者" w:date="2020-09-14T15:39:00Z">
            <w:rPr>
              <w:ins w:id="2126" w:author="作者" w:date="2020-09-14T15:37:00Z"/>
            </w:rPr>
          </w:rPrChange>
        </w:rPr>
        <w:pPrChange w:id="2127" w:author="作者" w:date="2020-09-14T15:39:00Z">
          <w:pPr>
            <w:pStyle w:val="40"/>
          </w:pPr>
        </w:pPrChange>
      </w:pPr>
      <w:bookmarkStart w:id="2128" w:name="_Toc51940503"/>
      <w:ins w:id="2129" w:author="作者" w:date="2020-09-25T13:13:00Z">
        <w:r>
          <w:rPr>
            <w:rFonts w:ascii="微软雅黑" w:eastAsia="微软雅黑" w:hAnsi="微软雅黑" w:cs="微软雅黑" w:hint="eastAsia"/>
            <w:lang w:eastAsia="zh-CN"/>
          </w:rPr>
          <w:t>模式四：</w:t>
        </w:r>
      </w:ins>
      <w:ins w:id="2130" w:author="作者" w:date="2020-09-14T15:37:00Z">
        <w:r w:rsidR="008F1350" w:rsidRPr="008F1350">
          <w:rPr>
            <w:rFonts w:ascii="微软雅黑" w:eastAsia="微软雅黑" w:hAnsi="微软雅黑" w:cs="微软雅黑" w:hint="eastAsia"/>
            <w:lang w:eastAsia="zh-CN"/>
            <w:rPrChange w:id="2131" w:author="作者" w:date="2020-09-14T15:39:00Z">
              <w:rPr>
                <w:rFonts w:hint="eastAsia"/>
                <w:lang w:eastAsia="zh-CN"/>
              </w:rPr>
            </w:rPrChange>
          </w:rPr>
          <w:t>音乐</w:t>
        </w:r>
      </w:ins>
      <w:ins w:id="2132" w:author="作者" w:date="2020-09-16T16:13:00Z">
        <w:r w:rsidR="00057ABB">
          <w:rPr>
            <w:rFonts w:ascii="微软雅黑" w:eastAsia="微软雅黑" w:hAnsi="微软雅黑" w:cs="微软雅黑" w:hint="eastAsia"/>
            <w:lang w:eastAsia="zh-CN"/>
          </w:rPr>
          <w:t>律动</w:t>
        </w:r>
      </w:ins>
      <w:ins w:id="2133" w:author="作者" w:date="2020-09-14T15:37:00Z">
        <w:del w:id="2134" w:author="作者" w:date="2020-09-16T16:13:00Z">
          <w:r w:rsidR="008F1350" w:rsidRPr="008F1350" w:rsidDel="00057ABB">
            <w:rPr>
              <w:rFonts w:ascii="微软雅黑" w:eastAsia="微软雅黑" w:hAnsi="微软雅黑" w:cs="微软雅黑" w:hint="eastAsia"/>
              <w:lang w:eastAsia="zh-CN"/>
              <w:rPrChange w:id="2135" w:author="作者" w:date="2020-09-14T15:39:00Z">
                <w:rPr>
                  <w:rFonts w:hint="eastAsia"/>
                  <w:lang w:eastAsia="zh-CN"/>
                </w:rPr>
              </w:rPrChange>
            </w:rPr>
            <w:delText>随动</w:delText>
          </w:r>
        </w:del>
        <w:r w:rsidR="008F1350" w:rsidRPr="008F1350">
          <w:rPr>
            <w:rFonts w:ascii="微软雅黑" w:eastAsia="微软雅黑" w:hAnsi="微软雅黑" w:cs="微软雅黑" w:hint="eastAsia"/>
            <w:lang w:eastAsia="zh-CN"/>
            <w:rPrChange w:id="2136" w:author="作者" w:date="2020-09-14T15:39:00Z">
              <w:rPr>
                <w:rFonts w:hint="eastAsia"/>
                <w:lang w:eastAsia="zh-CN"/>
              </w:rPr>
            </w:rPrChange>
          </w:rPr>
          <w:t>模式</w:t>
        </w:r>
        <w:bookmarkEnd w:id="2128"/>
      </w:ins>
    </w:p>
    <w:p w14:paraId="57A6B3C6" w14:textId="5DEBA2C0" w:rsidR="00502FCE" w:rsidRPr="00347087" w:rsidDel="004F55F8" w:rsidRDefault="00502FCE">
      <w:pPr>
        <w:ind w:left="540"/>
        <w:textAlignment w:val="center"/>
        <w:rPr>
          <w:del w:id="2137" w:author="作者" w:date="2020-09-25T12:55:00Z"/>
          <w:moveTo w:id="2138" w:author="作者" w:date="2020-09-14T16:14:00Z"/>
          <w:rFonts w:ascii="Calibri" w:eastAsia="等线" w:hAnsi="Calibri" w:cs="Calibri"/>
          <w:sz w:val="22"/>
          <w:szCs w:val="22"/>
          <w:highlight w:val="yellow"/>
          <w:rPrChange w:id="2139" w:author="作者" w:date="2020-09-16T16:51:00Z">
            <w:rPr>
              <w:del w:id="2140" w:author="作者" w:date="2020-09-25T12:55:00Z"/>
              <w:moveTo w:id="2141" w:author="作者" w:date="2020-09-14T16:14:00Z"/>
              <w:rFonts w:ascii="Calibri" w:eastAsia="等线" w:hAnsi="Calibri" w:cs="Calibri"/>
              <w:sz w:val="22"/>
              <w:szCs w:val="22"/>
            </w:rPr>
          </w:rPrChange>
        </w:rPr>
        <w:pPrChange w:id="2142" w:author="作者" w:date="2020-09-25T12:55:00Z">
          <w:pPr>
            <w:numPr>
              <w:numId w:val="57"/>
            </w:numPr>
            <w:tabs>
              <w:tab w:val="num" w:pos="720"/>
            </w:tabs>
            <w:ind w:left="720" w:hanging="360"/>
            <w:textAlignment w:val="center"/>
          </w:pPr>
        </w:pPrChange>
      </w:pPr>
      <w:moveToRangeStart w:id="2143" w:author="作者" w:date="2020-09-14T16:14:00Z" w:name="move50992471"/>
      <w:moveTo w:id="2144" w:author="作者" w:date="2020-09-14T16:14:00Z">
        <w:del w:id="2145" w:author="作者" w:date="2020-09-25T12:55:00Z">
          <w:r w:rsidDel="004F55F8">
            <w:rPr>
              <w:rFonts w:ascii="微软雅黑" w:eastAsia="微软雅黑" w:hAnsi="微软雅黑" w:hint="eastAsia"/>
              <w:sz w:val="22"/>
              <w:szCs w:val="22"/>
            </w:rPr>
            <w:delText>音乐随动，提取音乐的频率和响度发给氛围灯模块；</w:delText>
          </w:r>
          <w:r w:rsidRPr="00347087" w:rsidDel="004F55F8">
            <w:rPr>
              <w:rFonts w:ascii="微软雅黑" w:eastAsia="微软雅黑" w:hAnsi="微软雅黑" w:hint="eastAsia"/>
              <w:sz w:val="22"/>
              <w:szCs w:val="22"/>
              <w:highlight w:val="yellow"/>
              <w:rPrChange w:id="2146" w:author="作者" w:date="2020-09-16T16:51:00Z">
                <w:rPr>
                  <w:rFonts w:ascii="微软雅黑" w:eastAsia="微软雅黑" w:hAnsi="微软雅黑" w:hint="eastAsia"/>
                  <w:sz w:val="22"/>
                  <w:szCs w:val="22"/>
                </w:rPr>
              </w:rPrChange>
            </w:rPr>
            <w:delText>不播放，发送信号值为</w:delText>
          </w:r>
          <w:r w:rsidRPr="00347087" w:rsidDel="004F55F8">
            <w:rPr>
              <w:rFonts w:ascii="Calibri" w:hAnsi="Calibri" w:cs="Calibri"/>
              <w:sz w:val="22"/>
              <w:szCs w:val="22"/>
              <w:highlight w:val="yellow"/>
              <w:rPrChange w:id="2147" w:author="作者" w:date="2020-09-16T16:51:00Z">
                <w:rPr>
                  <w:rFonts w:ascii="Calibri" w:hAnsi="Calibri" w:cs="Calibri"/>
                  <w:sz w:val="22"/>
                  <w:szCs w:val="22"/>
                </w:rPr>
              </w:rPrChange>
            </w:rPr>
            <w:delText>0</w:delText>
          </w:r>
          <w:r w:rsidRPr="00347087" w:rsidDel="004F55F8">
            <w:rPr>
              <w:rFonts w:ascii="微软雅黑" w:eastAsia="微软雅黑" w:hAnsi="微软雅黑"/>
              <w:sz w:val="22"/>
              <w:szCs w:val="22"/>
              <w:highlight w:val="yellow"/>
              <w:rPrChange w:id="2148" w:author="作者" w:date="2020-09-16T16:51:00Z">
                <w:rPr>
                  <w:rFonts w:ascii="微软雅黑" w:eastAsia="微软雅黑" w:hAnsi="微软雅黑"/>
                  <w:sz w:val="22"/>
                  <w:szCs w:val="22"/>
                </w:rPr>
              </w:rPrChange>
            </w:rPr>
            <w:delText>x00;</w:delText>
          </w:r>
        </w:del>
      </w:moveTo>
    </w:p>
    <w:p w14:paraId="314BA652" w14:textId="6E0E60CF" w:rsidR="00502FCE" w:rsidDel="004F55F8" w:rsidRDefault="00502FCE">
      <w:pPr>
        <w:ind w:left="540"/>
        <w:textAlignment w:val="center"/>
        <w:rPr>
          <w:ins w:id="2149" w:author="作者" w:date="2020-09-16T16:13:00Z"/>
          <w:del w:id="2150" w:author="作者" w:date="2020-09-25T12:55:00Z"/>
          <w:rFonts w:ascii="微软雅黑" w:eastAsia="微软雅黑" w:hAnsi="微软雅黑"/>
          <w:sz w:val="22"/>
          <w:szCs w:val="22"/>
        </w:rPr>
        <w:pPrChange w:id="2151" w:author="作者" w:date="2020-09-25T12:55:00Z">
          <w:pPr/>
        </w:pPrChange>
      </w:pPr>
      <w:moveTo w:id="2152" w:author="作者" w:date="2020-09-14T16:14:00Z">
        <w:del w:id="2153" w:author="作者" w:date="2020-09-16T16:50:00Z">
          <w:r w:rsidRPr="00347087" w:rsidDel="001448D7">
            <w:rPr>
              <w:rFonts w:ascii="Calibri" w:hAnsi="Calibri" w:cs="Calibri"/>
              <w:sz w:val="22"/>
              <w:szCs w:val="22"/>
              <w:highlight w:val="yellow"/>
              <w:rPrChange w:id="2154" w:author="作者" w:date="2020-09-16T16:51:00Z">
                <w:rPr>
                  <w:rFonts w:ascii="Calibri" w:hAnsi="Calibri" w:cs="Calibri"/>
                  <w:sz w:val="22"/>
                  <w:szCs w:val="22"/>
                </w:rPr>
              </w:rPrChange>
            </w:rPr>
            <w:delText xml:space="preserve">           </w:delText>
          </w:r>
          <w:r w:rsidRPr="00347087" w:rsidDel="001448D7">
            <w:rPr>
              <w:rFonts w:ascii="微软雅黑" w:eastAsia="微软雅黑" w:hAnsi="微软雅黑"/>
              <w:sz w:val="22"/>
              <w:szCs w:val="22"/>
              <w:highlight w:val="yellow"/>
              <w:rPrChange w:id="2155" w:author="作者" w:date="2020-09-16T16:51:00Z">
                <w:rPr>
                  <w:rFonts w:ascii="微软雅黑" w:eastAsia="微软雅黑" w:hAnsi="微软雅黑"/>
                  <w:sz w:val="22"/>
                  <w:szCs w:val="22"/>
                </w:rPr>
              </w:rPrChange>
            </w:rPr>
            <w:delText xml:space="preserve">Ambl_Music_Set </w:delText>
          </w:r>
          <w:r w:rsidRPr="00347087" w:rsidDel="001448D7">
            <w:rPr>
              <w:rFonts w:ascii="微软雅黑" w:eastAsia="微软雅黑" w:hAnsi="微软雅黑" w:hint="eastAsia"/>
              <w:sz w:val="22"/>
              <w:szCs w:val="22"/>
              <w:highlight w:val="yellow"/>
              <w:rPrChange w:id="2156" w:author="作者" w:date="2020-09-16T16:51:00Z">
                <w:rPr>
                  <w:rFonts w:ascii="微软雅黑" w:eastAsia="微软雅黑" w:hAnsi="微软雅黑" w:hint="eastAsia"/>
                  <w:sz w:val="22"/>
                  <w:szCs w:val="22"/>
                </w:rPr>
              </w:rPrChange>
            </w:rPr>
            <w:delText>开</w:delText>
          </w:r>
          <w:r w:rsidRPr="00347087" w:rsidDel="001448D7">
            <w:rPr>
              <w:rFonts w:ascii="微软雅黑" w:eastAsia="微软雅黑" w:hAnsi="微软雅黑"/>
              <w:sz w:val="22"/>
              <w:szCs w:val="22"/>
              <w:highlight w:val="yellow"/>
              <w:rPrChange w:id="2157" w:author="作者" w:date="2020-09-16T16:51:00Z">
                <w:rPr>
                  <w:rFonts w:ascii="微软雅黑" w:eastAsia="微软雅黑" w:hAnsi="微软雅黑"/>
                  <w:sz w:val="22"/>
                  <w:szCs w:val="22"/>
                </w:rPr>
              </w:rPrChange>
            </w:rPr>
            <w:delText>/关设置；</w:delText>
          </w:r>
        </w:del>
      </w:moveTo>
    </w:p>
    <w:p w14:paraId="0C38866C" w14:textId="3890F9AA" w:rsidR="00057ABB" w:rsidRDefault="00057ABB">
      <w:pPr>
        <w:ind w:left="540"/>
        <w:textAlignment w:val="center"/>
        <w:rPr>
          <w:ins w:id="2158" w:author="作者" w:date="2020-09-16T16:13:00Z"/>
          <w:rFonts w:ascii="微软雅黑" w:eastAsia="微软雅黑" w:hAnsi="微软雅黑"/>
          <w:sz w:val="22"/>
          <w:szCs w:val="22"/>
        </w:rPr>
        <w:pPrChange w:id="2159" w:author="作者" w:date="2020-09-25T12:55:00Z">
          <w:pPr/>
        </w:pPrChange>
      </w:pPr>
    </w:p>
    <w:tbl>
      <w:tblPr>
        <w:tblW w:w="10160" w:type="dxa"/>
        <w:tblInd w:w="108" w:type="dxa"/>
        <w:tblLook w:val="04A0" w:firstRow="1" w:lastRow="0" w:firstColumn="1" w:lastColumn="0" w:noHBand="0" w:noVBand="1"/>
      </w:tblPr>
      <w:tblGrid>
        <w:gridCol w:w="3040"/>
        <w:gridCol w:w="2500"/>
        <w:gridCol w:w="2220"/>
        <w:gridCol w:w="2400"/>
        <w:tblGridChange w:id="2160">
          <w:tblGrid>
            <w:gridCol w:w="3040"/>
            <w:gridCol w:w="2500"/>
            <w:gridCol w:w="2220"/>
            <w:gridCol w:w="2400"/>
          </w:tblGrid>
        </w:tblGridChange>
      </w:tblGrid>
      <w:tr w:rsidR="00057ABB" w:rsidRPr="00057ABB" w14:paraId="297F0CD9" w14:textId="77777777" w:rsidTr="00057ABB">
        <w:trPr>
          <w:trHeight w:val="285"/>
          <w:ins w:id="2161" w:author="作者" w:date="2020-09-16T16:16:00Z"/>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3DE99DA4" w14:textId="77777777" w:rsidR="00057ABB" w:rsidRPr="00057ABB" w:rsidRDefault="00057ABB" w:rsidP="00057ABB">
            <w:pPr>
              <w:rPr>
                <w:ins w:id="2162" w:author="作者" w:date="2020-09-16T16:16:00Z"/>
                <w:rFonts w:ascii="宋体" w:hAnsi="宋体" w:cs="Tahoma"/>
                <w:color w:val="000000"/>
                <w:sz w:val="22"/>
                <w:szCs w:val="22"/>
              </w:rPr>
            </w:pPr>
            <w:ins w:id="2163" w:author="作者" w:date="2020-09-16T16:16:00Z">
              <w:r w:rsidRPr="00057ABB">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
          <w:p w14:paraId="46516931" w14:textId="77777777" w:rsidR="00057ABB" w:rsidRPr="00057ABB" w:rsidRDefault="00057ABB" w:rsidP="00057ABB">
            <w:pPr>
              <w:rPr>
                <w:ins w:id="2164" w:author="作者" w:date="2020-09-16T16:16:00Z"/>
                <w:rFonts w:ascii="宋体" w:hAnsi="宋体" w:cs="Tahoma"/>
                <w:color w:val="000000"/>
                <w:sz w:val="22"/>
                <w:szCs w:val="22"/>
              </w:rPr>
            </w:pPr>
            <w:ins w:id="2165" w:author="作者" w:date="2020-09-16T16:16:00Z">
              <w:r w:rsidRPr="00057ABB">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
          <w:p w14:paraId="3C3D5F68" w14:textId="77777777" w:rsidR="00057ABB" w:rsidRPr="00057ABB" w:rsidRDefault="00057ABB" w:rsidP="00057ABB">
            <w:pPr>
              <w:rPr>
                <w:ins w:id="2166" w:author="作者" w:date="2020-09-16T16:16:00Z"/>
                <w:rFonts w:ascii="宋体" w:hAnsi="宋体" w:cs="Tahoma"/>
                <w:color w:val="000000"/>
                <w:sz w:val="22"/>
                <w:szCs w:val="22"/>
              </w:rPr>
            </w:pPr>
            <w:ins w:id="2167" w:author="作者" w:date="2020-09-16T16:16:00Z">
              <w:r w:rsidRPr="00057ABB">
                <w:rPr>
                  <w:rFonts w:ascii="宋体" w:hAnsi="宋体" w:cs="Tahoma" w:hint="eastAsia"/>
                  <w:color w:val="000000"/>
                  <w:sz w:val="22"/>
                  <w:szCs w:val="22"/>
                </w:rPr>
                <w:t>信号值</w:t>
              </w:r>
            </w:ins>
          </w:p>
        </w:tc>
        <w:tc>
          <w:tcPr>
            <w:tcW w:w="2400" w:type="dxa"/>
            <w:tcBorders>
              <w:top w:val="single" w:sz="4" w:space="0" w:color="auto"/>
              <w:left w:val="nil"/>
              <w:bottom w:val="single" w:sz="4" w:space="0" w:color="auto"/>
              <w:right w:val="single" w:sz="4" w:space="0" w:color="auto"/>
            </w:tcBorders>
            <w:shd w:val="clear" w:color="000000" w:fill="FFC000"/>
            <w:noWrap/>
            <w:vAlign w:val="bottom"/>
            <w:hideMark/>
          </w:tcPr>
          <w:p w14:paraId="1981F41F" w14:textId="24531B20" w:rsidR="00057ABB" w:rsidRPr="00057ABB" w:rsidRDefault="00057ABB" w:rsidP="00057ABB">
            <w:pPr>
              <w:rPr>
                <w:ins w:id="2168" w:author="作者" w:date="2020-09-16T16:16:00Z"/>
                <w:rFonts w:ascii="宋体" w:hAnsi="宋体" w:cs="Tahoma"/>
                <w:color w:val="000000"/>
                <w:sz w:val="22"/>
                <w:szCs w:val="22"/>
              </w:rPr>
            </w:pPr>
            <w:ins w:id="2169" w:author="作者" w:date="2020-09-16T16:16:00Z">
              <w:r w:rsidRPr="00057ABB">
                <w:rPr>
                  <w:rFonts w:ascii="宋体" w:hAnsi="宋体" w:cs="Tahoma" w:hint="eastAsia"/>
                  <w:color w:val="000000"/>
                  <w:sz w:val="22"/>
                  <w:szCs w:val="22"/>
                </w:rPr>
                <w:t>音乐律动</w:t>
              </w:r>
            </w:ins>
            <w:ins w:id="2170" w:author="作者" w:date="2020-09-25T10:51:00Z">
              <w:r w:rsidR="006C7396">
                <w:rPr>
                  <w:rFonts w:ascii="宋体" w:hAnsi="宋体" w:cs="Tahoma" w:hint="eastAsia"/>
                  <w:color w:val="000000"/>
                  <w:sz w:val="22"/>
                  <w:szCs w:val="22"/>
                </w:rPr>
                <w:t>设值</w:t>
              </w:r>
            </w:ins>
          </w:p>
        </w:tc>
      </w:tr>
      <w:tr w:rsidR="00057ABB" w:rsidRPr="00057ABB" w14:paraId="1CDEECDD" w14:textId="77777777" w:rsidTr="00057ABB">
        <w:trPr>
          <w:trHeight w:val="825"/>
          <w:ins w:id="2171"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A1CB488" w14:textId="77777777" w:rsidR="00057ABB" w:rsidRPr="00057ABB" w:rsidRDefault="00057ABB" w:rsidP="00057ABB">
            <w:pPr>
              <w:rPr>
                <w:ins w:id="2172" w:author="作者" w:date="2020-09-16T16:16:00Z"/>
                <w:rFonts w:ascii="宋体" w:hAnsi="宋体" w:cs="Tahoma"/>
                <w:color w:val="000000"/>
                <w:sz w:val="22"/>
                <w:szCs w:val="22"/>
              </w:rPr>
            </w:pPr>
            <w:ins w:id="2173" w:author="作者" w:date="2020-09-16T16:16:00Z">
              <w:r w:rsidRPr="00057ABB">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
          <w:p w14:paraId="0A4674C4" w14:textId="77777777" w:rsidR="00057ABB" w:rsidRPr="00057ABB" w:rsidRDefault="00057ABB" w:rsidP="00057ABB">
            <w:pPr>
              <w:rPr>
                <w:ins w:id="2174" w:author="作者" w:date="2020-09-16T16:16:00Z"/>
                <w:rFonts w:ascii="宋体" w:hAnsi="宋体" w:cs="Tahoma"/>
                <w:color w:val="000000"/>
                <w:sz w:val="22"/>
                <w:szCs w:val="22"/>
              </w:rPr>
            </w:pPr>
            <w:ins w:id="2175" w:author="作者" w:date="2020-09-16T16:16:00Z">
              <w:r w:rsidRPr="00057ABB">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
          <w:p w14:paraId="4BFA2EE3" w14:textId="77777777" w:rsidR="00057ABB" w:rsidRPr="00057ABB" w:rsidRDefault="00057ABB" w:rsidP="00057ABB">
            <w:pPr>
              <w:rPr>
                <w:ins w:id="2176" w:author="作者" w:date="2020-09-16T16:16:00Z"/>
                <w:rFonts w:ascii="宋体" w:hAnsi="宋体" w:cs="Tahoma"/>
                <w:color w:val="000000"/>
                <w:sz w:val="22"/>
                <w:szCs w:val="22"/>
              </w:rPr>
            </w:pPr>
            <w:ins w:id="2177" w:author="作者" w:date="2020-09-16T16:16:00Z">
              <w:r w:rsidRPr="00057ABB">
                <w:rPr>
                  <w:rFonts w:ascii="宋体" w:hAnsi="宋体" w:cs="Tahoma" w:hint="eastAsia"/>
                  <w:color w:val="000000"/>
                  <w:sz w:val="22"/>
                  <w:szCs w:val="22"/>
                </w:rPr>
                <w:t>0x0:invalid</w:t>
              </w:r>
              <w:r w:rsidRPr="00057ABB">
                <w:rPr>
                  <w:rFonts w:ascii="宋体" w:hAnsi="宋体" w:cs="Tahoma" w:hint="eastAsia"/>
                  <w:color w:val="000000"/>
                  <w:sz w:val="22"/>
                  <w:szCs w:val="22"/>
                </w:rPr>
                <w:br/>
                <w:t>0x1:close</w:t>
              </w:r>
              <w:r w:rsidRPr="00057ABB">
                <w:rPr>
                  <w:rFonts w:ascii="宋体" w:hAnsi="宋体" w:cs="Tahoma" w:hint="eastAsia"/>
                  <w:color w:val="000000"/>
                  <w:sz w:val="22"/>
                  <w:szCs w:val="22"/>
                </w:rPr>
                <w:br/>
                <w:t>0x2:open</w:t>
              </w:r>
            </w:ins>
          </w:p>
        </w:tc>
        <w:tc>
          <w:tcPr>
            <w:tcW w:w="2400" w:type="dxa"/>
            <w:tcBorders>
              <w:top w:val="nil"/>
              <w:left w:val="nil"/>
              <w:bottom w:val="single" w:sz="4" w:space="0" w:color="auto"/>
              <w:right w:val="single" w:sz="4" w:space="0" w:color="auto"/>
            </w:tcBorders>
            <w:shd w:val="clear" w:color="auto" w:fill="auto"/>
            <w:noWrap/>
            <w:vAlign w:val="bottom"/>
            <w:hideMark/>
          </w:tcPr>
          <w:p w14:paraId="57E59055" w14:textId="77777777" w:rsidR="00057ABB" w:rsidRPr="00057ABB" w:rsidRDefault="00057ABB" w:rsidP="00057ABB">
            <w:pPr>
              <w:rPr>
                <w:ins w:id="2178" w:author="作者" w:date="2020-09-16T16:16:00Z"/>
                <w:rFonts w:ascii="宋体" w:hAnsi="宋体" w:cs="Tahoma"/>
                <w:color w:val="000000"/>
                <w:sz w:val="22"/>
                <w:szCs w:val="22"/>
              </w:rPr>
            </w:pPr>
            <w:ins w:id="2179" w:author="作者" w:date="2020-09-16T16:16:00Z">
              <w:r w:rsidRPr="00057ABB">
                <w:rPr>
                  <w:rFonts w:ascii="宋体" w:hAnsi="宋体" w:cs="Tahoma" w:hint="eastAsia"/>
                  <w:color w:val="000000"/>
                  <w:sz w:val="22"/>
                  <w:szCs w:val="22"/>
                </w:rPr>
                <w:t>Open</w:t>
              </w:r>
            </w:ins>
          </w:p>
        </w:tc>
      </w:tr>
      <w:tr w:rsidR="00057ABB" w:rsidRPr="00057ABB" w14:paraId="02F81BAE" w14:textId="77777777" w:rsidTr="00057ABB">
        <w:trPr>
          <w:trHeight w:val="1365"/>
          <w:ins w:id="2180"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2F31A7EA" w14:textId="77777777" w:rsidR="00057ABB" w:rsidRPr="00057ABB" w:rsidRDefault="00057ABB" w:rsidP="00057ABB">
            <w:pPr>
              <w:rPr>
                <w:ins w:id="2181" w:author="作者" w:date="2020-09-16T16:16:00Z"/>
                <w:rFonts w:ascii="宋体" w:hAnsi="宋体" w:cs="Tahoma"/>
                <w:color w:val="000000"/>
                <w:sz w:val="22"/>
                <w:szCs w:val="22"/>
              </w:rPr>
            </w:pPr>
            <w:ins w:id="2182" w:author="作者" w:date="2020-09-16T16:16:00Z">
              <w:r w:rsidRPr="00057ABB">
                <w:rPr>
                  <w:rFonts w:ascii="宋体" w:hAnsi="宋体" w:cs="Tahoma" w:hint="eastAsia"/>
                  <w:color w:val="000000"/>
                  <w:sz w:val="22"/>
                  <w:szCs w:val="22"/>
                </w:rPr>
                <w:t>AmbL_Color_Mode</w:t>
              </w:r>
            </w:ins>
          </w:p>
        </w:tc>
        <w:tc>
          <w:tcPr>
            <w:tcW w:w="2500" w:type="dxa"/>
            <w:tcBorders>
              <w:top w:val="nil"/>
              <w:left w:val="nil"/>
              <w:bottom w:val="single" w:sz="4" w:space="0" w:color="auto"/>
              <w:right w:val="single" w:sz="4" w:space="0" w:color="auto"/>
            </w:tcBorders>
            <w:shd w:val="clear" w:color="auto" w:fill="auto"/>
            <w:noWrap/>
            <w:vAlign w:val="bottom"/>
            <w:hideMark/>
          </w:tcPr>
          <w:p w14:paraId="1F037661" w14:textId="77777777" w:rsidR="00057ABB" w:rsidRPr="00057ABB" w:rsidRDefault="00057ABB" w:rsidP="00057ABB">
            <w:pPr>
              <w:rPr>
                <w:ins w:id="2183" w:author="作者" w:date="2020-09-16T16:16:00Z"/>
                <w:rFonts w:ascii="宋体" w:hAnsi="宋体" w:cs="Tahoma"/>
                <w:color w:val="000000"/>
                <w:sz w:val="22"/>
                <w:szCs w:val="22"/>
              </w:rPr>
            </w:pPr>
            <w:ins w:id="2184" w:author="作者" w:date="2020-09-16T16:16:00Z">
              <w:r w:rsidRPr="00057ABB">
                <w:rPr>
                  <w:rFonts w:ascii="宋体" w:hAnsi="宋体" w:cs="Tahoma" w:hint="eastAsia"/>
                  <w:color w:val="000000"/>
                  <w:sz w:val="22"/>
                  <w:szCs w:val="22"/>
                </w:rPr>
                <w:t>模式</w:t>
              </w:r>
            </w:ins>
          </w:p>
        </w:tc>
        <w:tc>
          <w:tcPr>
            <w:tcW w:w="2220" w:type="dxa"/>
            <w:tcBorders>
              <w:top w:val="nil"/>
              <w:left w:val="nil"/>
              <w:bottom w:val="single" w:sz="4" w:space="0" w:color="auto"/>
              <w:right w:val="single" w:sz="4" w:space="0" w:color="auto"/>
            </w:tcBorders>
            <w:shd w:val="clear" w:color="auto" w:fill="auto"/>
            <w:vAlign w:val="bottom"/>
            <w:hideMark/>
          </w:tcPr>
          <w:p w14:paraId="62E12DD2" w14:textId="77777777" w:rsidR="00057ABB" w:rsidRPr="00057ABB" w:rsidRDefault="00057ABB" w:rsidP="00057ABB">
            <w:pPr>
              <w:rPr>
                <w:ins w:id="2185" w:author="作者" w:date="2020-09-16T16:16:00Z"/>
                <w:rFonts w:ascii="宋体" w:hAnsi="宋体" w:cs="Tahoma"/>
                <w:color w:val="000000"/>
                <w:sz w:val="22"/>
                <w:szCs w:val="22"/>
              </w:rPr>
            </w:pPr>
            <w:ins w:id="2186" w:author="作者" w:date="2020-09-16T16:16:00Z">
              <w:r w:rsidRPr="00057ABB">
                <w:rPr>
                  <w:rFonts w:ascii="宋体" w:hAnsi="宋体" w:cs="Tahoma" w:hint="eastAsia"/>
                  <w:color w:val="000000"/>
                  <w:sz w:val="22"/>
                  <w:szCs w:val="22"/>
                </w:rPr>
                <w:t>0:invalid</w:t>
              </w:r>
              <w:r w:rsidRPr="00057ABB">
                <w:rPr>
                  <w:rFonts w:ascii="宋体" w:hAnsi="宋体" w:cs="Tahoma" w:hint="eastAsia"/>
                  <w:color w:val="000000"/>
                  <w:sz w:val="22"/>
                  <w:szCs w:val="22"/>
                </w:rPr>
                <w:br/>
                <w:t>1:static</w:t>
              </w:r>
              <w:r w:rsidRPr="00057ABB">
                <w:rPr>
                  <w:rFonts w:ascii="宋体" w:hAnsi="宋体" w:cs="Tahoma" w:hint="eastAsia"/>
                  <w:color w:val="000000"/>
                  <w:sz w:val="22"/>
                  <w:szCs w:val="22"/>
                </w:rPr>
                <w:br/>
                <w:t>2:dynamic</w:t>
              </w:r>
              <w:r w:rsidRPr="00057ABB">
                <w:rPr>
                  <w:rFonts w:ascii="宋体" w:hAnsi="宋体" w:cs="Tahoma" w:hint="eastAsia"/>
                  <w:color w:val="000000"/>
                  <w:sz w:val="22"/>
                  <w:szCs w:val="22"/>
                </w:rPr>
                <w:br/>
                <w:t>3:customize</w:t>
              </w:r>
              <w:r w:rsidRPr="00057ABB">
                <w:rPr>
                  <w:rFonts w:ascii="宋体" w:hAnsi="宋体" w:cs="Tahoma" w:hint="eastAsia"/>
                  <w:color w:val="000000"/>
                  <w:sz w:val="22"/>
                  <w:szCs w:val="22"/>
                </w:rPr>
                <w:br/>
                <w:t>4.music</w:t>
              </w:r>
            </w:ins>
          </w:p>
        </w:tc>
        <w:tc>
          <w:tcPr>
            <w:tcW w:w="2400" w:type="dxa"/>
            <w:tcBorders>
              <w:top w:val="nil"/>
              <w:left w:val="nil"/>
              <w:bottom w:val="single" w:sz="4" w:space="0" w:color="auto"/>
              <w:right w:val="single" w:sz="4" w:space="0" w:color="auto"/>
            </w:tcBorders>
            <w:shd w:val="clear" w:color="auto" w:fill="auto"/>
            <w:noWrap/>
            <w:vAlign w:val="bottom"/>
            <w:hideMark/>
          </w:tcPr>
          <w:p w14:paraId="73A7AF2C" w14:textId="77777777" w:rsidR="00057ABB" w:rsidRPr="00057ABB" w:rsidRDefault="00057ABB" w:rsidP="00057ABB">
            <w:pPr>
              <w:rPr>
                <w:ins w:id="2187" w:author="作者" w:date="2020-09-16T16:16:00Z"/>
                <w:rFonts w:ascii="宋体" w:hAnsi="宋体" w:cs="Tahoma"/>
                <w:color w:val="000000"/>
                <w:sz w:val="22"/>
                <w:szCs w:val="22"/>
              </w:rPr>
            </w:pPr>
            <w:ins w:id="2188" w:author="作者" w:date="2020-09-16T16:16:00Z">
              <w:r w:rsidRPr="00057ABB">
                <w:rPr>
                  <w:rFonts w:ascii="宋体" w:hAnsi="宋体" w:cs="Tahoma" w:hint="eastAsia"/>
                  <w:color w:val="000000"/>
                  <w:sz w:val="22"/>
                  <w:szCs w:val="22"/>
                </w:rPr>
                <w:t>music</w:t>
              </w:r>
            </w:ins>
          </w:p>
        </w:tc>
      </w:tr>
      <w:tr w:rsidR="00057ABB" w:rsidRPr="00057ABB" w:rsidDel="0037065C" w14:paraId="144F22BA" w14:textId="141931C3" w:rsidTr="00057ABB">
        <w:trPr>
          <w:trHeight w:val="555"/>
          <w:ins w:id="2189" w:author="作者" w:date="2020-09-16T16:16:00Z"/>
          <w:del w:id="2190" w:author="作者" w:date="2020-09-25T10:19: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34A9CE2" w14:textId="7991447D" w:rsidR="00057ABB" w:rsidRPr="00E803D6" w:rsidDel="0037065C" w:rsidRDefault="00057ABB" w:rsidP="00057ABB">
            <w:pPr>
              <w:rPr>
                <w:ins w:id="2191" w:author="作者" w:date="2020-09-16T16:16:00Z"/>
                <w:del w:id="2192" w:author="作者" w:date="2020-09-25T10:19:00Z"/>
                <w:rFonts w:ascii="宋体" w:hAnsi="宋体" w:cs="Tahoma"/>
                <w:color w:val="000000"/>
                <w:sz w:val="22"/>
                <w:szCs w:val="22"/>
                <w:highlight w:val="yellow"/>
                <w:rPrChange w:id="2193" w:author="作者" w:date="2020-09-23T15:18:00Z">
                  <w:rPr>
                    <w:ins w:id="2194" w:author="作者" w:date="2020-09-16T16:16:00Z"/>
                    <w:del w:id="2195" w:author="作者" w:date="2020-09-25T10:19:00Z"/>
                    <w:rFonts w:ascii="宋体" w:hAnsi="宋体" w:cs="Tahoma"/>
                    <w:color w:val="000000"/>
                    <w:sz w:val="22"/>
                    <w:szCs w:val="22"/>
                  </w:rPr>
                </w:rPrChange>
              </w:rPr>
            </w:pPr>
            <w:ins w:id="2196" w:author="作者" w:date="2020-09-16T16:16:00Z">
              <w:del w:id="2197" w:author="作者" w:date="2020-09-25T10:19:00Z">
                <w:r w:rsidRPr="00E803D6" w:rsidDel="0037065C">
                  <w:rPr>
                    <w:rFonts w:ascii="宋体" w:hAnsi="宋体" w:cs="Tahoma"/>
                    <w:color w:val="000000"/>
                    <w:sz w:val="22"/>
                    <w:szCs w:val="22"/>
                    <w:highlight w:val="yellow"/>
                    <w:rPrChange w:id="2198" w:author="作者" w:date="2020-09-23T15:18:00Z">
                      <w:rPr>
                        <w:rFonts w:ascii="宋体" w:hAnsi="宋体" w:cs="Tahoma"/>
                        <w:color w:val="000000"/>
                        <w:sz w:val="22"/>
                        <w:szCs w:val="22"/>
                      </w:rPr>
                    </w:rPrChange>
                  </w:rPr>
                  <w:delText>AmbL_Door_Swtich</w:delText>
                </w:r>
              </w:del>
            </w:ins>
            <w:ins w:id="2199" w:author="作者" w:date="2020-09-23T15:18:00Z">
              <w:del w:id="2200" w:author="作者" w:date="2020-09-25T10:19:00Z">
                <w:r w:rsidR="00E803D6" w:rsidDel="0037065C">
                  <w:rPr>
                    <w:rFonts w:ascii="宋体" w:hAnsi="宋体" w:cs="Tahoma"/>
                    <w:color w:val="000000"/>
                    <w:sz w:val="22"/>
                    <w:szCs w:val="22"/>
                    <w:highlight w:val="yellow"/>
                  </w:rPr>
                  <w:delText xml:space="preserve"> </w:delText>
                </w:r>
                <w:r w:rsidR="00E803D6" w:rsidDel="0037065C">
                  <w:rPr>
                    <w:rFonts w:ascii="宋体" w:hAnsi="宋体" w:cs="Tahoma" w:hint="eastAsia"/>
                    <w:color w:val="000000"/>
                    <w:sz w:val="22"/>
                    <w:szCs w:val="22"/>
                    <w:highlight w:val="yellow"/>
                  </w:rPr>
                  <w:delText>删除</w:delText>
                </w:r>
              </w:del>
            </w:ins>
          </w:p>
        </w:tc>
        <w:tc>
          <w:tcPr>
            <w:tcW w:w="2500" w:type="dxa"/>
            <w:tcBorders>
              <w:top w:val="nil"/>
              <w:left w:val="nil"/>
              <w:bottom w:val="single" w:sz="4" w:space="0" w:color="auto"/>
              <w:right w:val="single" w:sz="4" w:space="0" w:color="auto"/>
            </w:tcBorders>
            <w:shd w:val="clear" w:color="auto" w:fill="auto"/>
            <w:noWrap/>
            <w:vAlign w:val="bottom"/>
            <w:hideMark/>
          </w:tcPr>
          <w:p w14:paraId="60714632" w14:textId="4286C338" w:rsidR="00057ABB" w:rsidRPr="00E803D6" w:rsidDel="0037065C" w:rsidRDefault="00057ABB" w:rsidP="00057ABB">
            <w:pPr>
              <w:rPr>
                <w:ins w:id="2201" w:author="作者" w:date="2020-09-16T16:16:00Z"/>
                <w:del w:id="2202" w:author="作者" w:date="2020-09-25T10:19:00Z"/>
                <w:rFonts w:ascii="宋体" w:hAnsi="宋体" w:cs="Tahoma"/>
                <w:color w:val="000000"/>
                <w:sz w:val="22"/>
                <w:szCs w:val="22"/>
                <w:highlight w:val="yellow"/>
                <w:rPrChange w:id="2203" w:author="作者" w:date="2020-09-23T15:18:00Z">
                  <w:rPr>
                    <w:ins w:id="2204" w:author="作者" w:date="2020-09-16T16:16:00Z"/>
                    <w:del w:id="2205" w:author="作者" w:date="2020-09-25T10:19:00Z"/>
                    <w:rFonts w:ascii="宋体" w:hAnsi="宋体" w:cs="Tahoma"/>
                    <w:color w:val="000000"/>
                    <w:sz w:val="22"/>
                    <w:szCs w:val="22"/>
                  </w:rPr>
                </w:rPrChange>
              </w:rPr>
            </w:pPr>
            <w:ins w:id="2206" w:author="作者" w:date="2020-09-16T16:16:00Z">
              <w:del w:id="2207" w:author="作者" w:date="2020-09-25T10:19:00Z">
                <w:r w:rsidRPr="00E803D6" w:rsidDel="0037065C">
                  <w:rPr>
                    <w:rFonts w:ascii="宋体" w:hAnsi="宋体" w:cs="Tahoma"/>
                    <w:color w:val="000000"/>
                    <w:sz w:val="22"/>
                    <w:szCs w:val="22"/>
                    <w:highlight w:val="yellow"/>
                    <w:rPrChange w:id="2208" w:author="作者" w:date="2020-09-23T15:18:00Z">
                      <w:rPr>
                        <w:rFonts w:ascii="宋体" w:hAnsi="宋体" w:cs="Tahoma"/>
                        <w:color w:val="000000"/>
                        <w:sz w:val="22"/>
                        <w:szCs w:val="22"/>
                      </w:rPr>
                    </w:rPrChange>
                  </w:rPr>
                  <w:delText>Door的氛围灯开关</w:delText>
                </w:r>
              </w:del>
            </w:ins>
          </w:p>
        </w:tc>
        <w:tc>
          <w:tcPr>
            <w:tcW w:w="2220" w:type="dxa"/>
            <w:tcBorders>
              <w:top w:val="nil"/>
              <w:left w:val="nil"/>
              <w:bottom w:val="single" w:sz="4" w:space="0" w:color="auto"/>
              <w:right w:val="single" w:sz="4" w:space="0" w:color="auto"/>
            </w:tcBorders>
            <w:shd w:val="clear" w:color="auto" w:fill="auto"/>
            <w:vAlign w:val="bottom"/>
            <w:hideMark/>
          </w:tcPr>
          <w:p w14:paraId="749ED08F" w14:textId="46FC10D6" w:rsidR="00057ABB" w:rsidRPr="00E803D6" w:rsidDel="0037065C" w:rsidRDefault="00057ABB" w:rsidP="00057ABB">
            <w:pPr>
              <w:rPr>
                <w:ins w:id="2209" w:author="作者" w:date="2020-09-16T16:16:00Z"/>
                <w:del w:id="2210" w:author="作者" w:date="2020-09-25T10:19:00Z"/>
                <w:rFonts w:ascii="宋体" w:hAnsi="宋体" w:cs="Tahoma"/>
                <w:color w:val="000000"/>
                <w:sz w:val="22"/>
                <w:szCs w:val="22"/>
                <w:highlight w:val="yellow"/>
                <w:rPrChange w:id="2211" w:author="作者" w:date="2020-09-23T15:18:00Z">
                  <w:rPr>
                    <w:ins w:id="2212" w:author="作者" w:date="2020-09-16T16:16:00Z"/>
                    <w:del w:id="2213" w:author="作者" w:date="2020-09-25T10:19:00Z"/>
                    <w:rFonts w:ascii="宋体" w:hAnsi="宋体" w:cs="Tahoma"/>
                    <w:color w:val="000000"/>
                    <w:sz w:val="22"/>
                    <w:szCs w:val="22"/>
                  </w:rPr>
                </w:rPrChange>
              </w:rPr>
            </w:pPr>
            <w:ins w:id="2214" w:author="作者" w:date="2020-09-16T16:16:00Z">
              <w:del w:id="2215" w:author="作者" w:date="2020-09-25T10:19:00Z">
                <w:r w:rsidRPr="00E803D6" w:rsidDel="0037065C">
                  <w:rPr>
                    <w:rFonts w:ascii="宋体" w:hAnsi="宋体" w:cs="Tahoma"/>
                    <w:color w:val="000000"/>
                    <w:sz w:val="22"/>
                    <w:szCs w:val="22"/>
                    <w:highlight w:val="yellow"/>
                    <w:rPrChange w:id="2216" w:author="作者" w:date="2020-09-23T15:18:00Z">
                      <w:rPr>
                        <w:rFonts w:ascii="宋体" w:hAnsi="宋体" w:cs="Tahoma"/>
                        <w:color w:val="000000"/>
                        <w:sz w:val="22"/>
                        <w:szCs w:val="22"/>
                      </w:rPr>
                    </w:rPrChange>
                  </w:rPr>
                  <w:delText>0:close</w:delText>
                </w:r>
                <w:r w:rsidRPr="00E803D6" w:rsidDel="0037065C">
                  <w:rPr>
                    <w:rFonts w:ascii="宋体" w:hAnsi="宋体" w:cs="Tahoma"/>
                    <w:color w:val="000000"/>
                    <w:sz w:val="22"/>
                    <w:szCs w:val="22"/>
                    <w:highlight w:val="yellow"/>
                    <w:rPrChange w:id="2217" w:author="作者" w:date="2020-09-23T15:18:00Z">
                      <w:rPr>
                        <w:rFonts w:ascii="宋体" w:hAnsi="宋体" w:cs="Tahoma"/>
                        <w:color w:val="000000"/>
                        <w:sz w:val="22"/>
                        <w:szCs w:val="22"/>
                      </w:rPr>
                    </w:rPrChange>
                  </w:rPr>
                  <w:br/>
                  <w:delText>1:open</w:delText>
                </w:r>
              </w:del>
            </w:ins>
          </w:p>
        </w:tc>
        <w:tc>
          <w:tcPr>
            <w:tcW w:w="2400" w:type="dxa"/>
            <w:tcBorders>
              <w:top w:val="nil"/>
              <w:left w:val="nil"/>
              <w:bottom w:val="single" w:sz="4" w:space="0" w:color="auto"/>
              <w:right w:val="single" w:sz="4" w:space="0" w:color="auto"/>
            </w:tcBorders>
            <w:shd w:val="clear" w:color="auto" w:fill="auto"/>
            <w:noWrap/>
            <w:vAlign w:val="bottom"/>
            <w:hideMark/>
          </w:tcPr>
          <w:p w14:paraId="0BB405CC" w14:textId="6A81E41E" w:rsidR="00057ABB" w:rsidRPr="00E803D6" w:rsidDel="0037065C" w:rsidRDefault="00057ABB" w:rsidP="00057ABB">
            <w:pPr>
              <w:rPr>
                <w:ins w:id="2218" w:author="作者" w:date="2020-09-16T16:16:00Z"/>
                <w:del w:id="2219" w:author="作者" w:date="2020-09-25T10:19:00Z"/>
                <w:rFonts w:ascii="宋体" w:hAnsi="宋体" w:cs="Tahoma"/>
                <w:color w:val="000000"/>
                <w:sz w:val="22"/>
                <w:szCs w:val="22"/>
                <w:highlight w:val="yellow"/>
                <w:rPrChange w:id="2220" w:author="作者" w:date="2020-09-23T15:18:00Z">
                  <w:rPr>
                    <w:ins w:id="2221" w:author="作者" w:date="2020-09-16T16:16:00Z"/>
                    <w:del w:id="2222" w:author="作者" w:date="2020-09-25T10:19:00Z"/>
                    <w:rFonts w:ascii="宋体" w:hAnsi="宋体" w:cs="Tahoma"/>
                    <w:color w:val="000000"/>
                    <w:sz w:val="22"/>
                    <w:szCs w:val="22"/>
                  </w:rPr>
                </w:rPrChange>
              </w:rPr>
            </w:pPr>
            <w:ins w:id="2223" w:author="作者" w:date="2020-09-16T16:16:00Z">
              <w:del w:id="2224" w:author="作者" w:date="2020-09-25T10:19:00Z">
                <w:r w:rsidRPr="00E803D6" w:rsidDel="0037065C">
                  <w:rPr>
                    <w:rFonts w:ascii="宋体" w:hAnsi="宋体" w:cs="Tahoma"/>
                    <w:color w:val="000000"/>
                    <w:sz w:val="22"/>
                    <w:szCs w:val="22"/>
                    <w:highlight w:val="yellow"/>
                    <w:rPrChange w:id="2225" w:author="作者" w:date="2020-09-23T15:18:00Z">
                      <w:rPr>
                        <w:rFonts w:ascii="宋体" w:hAnsi="宋体" w:cs="Tahoma"/>
                        <w:color w:val="000000"/>
                        <w:sz w:val="22"/>
                        <w:szCs w:val="22"/>
                      </w:rPr>
                    </w:rPrChange>
                  </w:rPr>
                  <w:delText>0-1</w:delText>
                </w:r>
              </w:del>
            </w:ins>
          </w:p>
        </w:tc>
      </w:tr>
      <w:tr w:rsidR="00057ABB" w:rsidRPr="00057ABB" w:rsidDel="0037065C" w14:paraId="7FD45CB6" w14:textId="273D2426" w:rsidTr="00057ABB">
        <w:trPr>
          <w:trHeight w:val="555"/>
          <w:ins w:id="2226" w:author="作者" w:date="2020-09-16T16:16:00Z"/>
          <w:del w:id="2227" w:author="作者" w:date="2020-09-25T10:19: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3AF3F537" w14:textId="2596B7AB" w:rsidR="00057ABB" w:rsidRPr="00E803D6" w:rsidDel="0037065C" w:rsidRDefault="00057ABB" w:rsidP="00057ABB">
            <w:pPr>
              <w:rPr>
                <w:ins w:id="2228" w:author="作者" w:date="2020-09-16T16:16:00Z"/>
                <w:del w:id="2229" w:author="作者" w:date="2020-09-25T10:19:00Z"/>
                <w:rFonts w:ascii="宋体" w:hAnsi="宋体" w:cs="Tahoma"/>
                <w:color w:val="000000"/>
                <w:sz w:val="22"/>
                <w:szCs w:val="22"/>
                <w:highlight w:val="yellow"/>
                <w:rPrChange w:id="2230" w:author="作者" w:date="2020-09-23T15:18:00Z">
                  <w:rPr>
                    <w:ins w:id="2231" w:author="作者" w:date="2020-09-16T16:16:00Z"/>
                    <w:del w:id="2232" w:author="作者" w:date="2020-09-25T10:19:00Z"/>
                    <w:rFonts w:ascii="宋体" w:hAnsi="宋体" w:cs="Tahoma"/>
                    <w:color w:val="000000"/>
                    <w:sz w:val="22"/>
                    <w:szCs w:val="22"/>
                  </w:rPr>
                </w:rPrChange>
              </w:rPr>
            </w:pPr>
            <w:ins w:id="2233" w:author="作者" w:date="2020-09-16T16:16:00Z">
              <w:del w:id="2234" w:author="作者" w:date="2020-09-25T10:19:00Z">
                <w:r w:rsidRPr="00E803D6" w:rsidDel="0037065C">
                  <w:rPr>
                    <w:rFonts w:ascii="宋体" w:hAnsi="宋体" w:cs="Tahoma"/>
                    <w:color w:val="000000"/>
                    <w:sz w:val="22"/>
                    <w:szCs w:val="22"/>
                    <w:highlight w:val="yellow"/>
                    <w:rPrChange w:id="2235" w:author="作者" w:date="2020-09-23T15:18:00Z">
                      <w:rPr>
                        <w:rFonts w:ascii="宋体" w:hAnsi="宋体" w:cs="Tahoma"/>
                        <w:color w:val="000000"/>
                        <w:sz w:val="22"/>
                        <w:szCs w:val="22"/>
                      </w:rPr>
                    </w:rPrChange>
                  </w:rPr>
                  <w:delText>AmbL_Foot_Swtich</w:delText>
                </w:r>
              </w:del>
            </w:ins>
          </w:p>
        </w:tc>
        <w:tc>
          <w:tcPr>
            <w:tcW w:w="2500" w:type="dxa"/>
            <w:tcBorders>
              <w:top w:val="nil"/>
              <w:left w:val="nil"/>
              <w:bottom w:val="single" w:sz="4" w:space="0" w:color="auto"/>
              <w:right w:val="single" w:sz="4" w:space="0" w:color="auto"/>
            </w:tcBorders>
            <w:shd w:val="clear" w:color="auto" w:fill="auto"/>
            <w:noWrap/>
            <w:vAlign w:val="bottom"/>
            <w:hideMark/>
          </w:tcPr>
          <w:p w14:paraId="3C1308EF" w14:textId="141A3DB9" w:rsidR="00057ABB" w:rsidRPr="00E803D6" w:rsidDel="0037065C" w:rsidRDefault="00057ABB" w:rsidP="00057ABB">
            <w:pPr>
              <w:rPr>
                <w:ins w:id="2236" w:author="作者" w:date="2020-09-16T16:16:00Z"/>
                <w:del w:id="2237" w:author="作者" w:date="2020-09-25T10:19:00Z"/>
                <w:rFonts w:ascii="宋体" w:hAnsi="宋体" w:cs="Tahoma"/>
                <w:color w:val="000000"/>
                <w:sz w:val="22"/>
                <w:szCs w:val="22"/>
                <w:highlight w:val="yellow"/>
                <w:rPrChange w:id="2238" w:author="作者" w:date="2020-09-23T15:18:00Z">
                  <w:rPr>
                    <w:ins w:id="2239" w:author="作者" w:date="2020-09-16T16:16:00Z"/>
                    <w:del w:id="2240" w:author="作者" w:date="2020-09-25T10:19:00Z"/>
                    <w:rFonts w:ascii="宋体" w:hAnsi="宋体" w:cs="Tahoma"/>
                    <w:color w:val="000000"/>
                    <w:sz w:val="22"/>
                    <w:szCs w:val="22"/>
                  </w:rPr>
                </w:rPrChange>
              </w:rPr>
            </w:pPr>
            <w:ins w:id="2241" w:author="作者" w:date="2020-09-16T16:16:00Z">
              <w:del w:id="2242" w:author="作者" w:date="2020-09-25T10:19:00Z">
                <w:r w:rsidRPr="00E803D6" w:rsidDel="0037065C">
                  <w:rPr>
                    <w:rFonts w:ascii="宋体" w:hAnsi="宋体" w:cs="Tahoma"/>
                    <w:color w:val="000000"/>
                    <w:sz w:val="22"/>
                    <w:szCs w:val="22"/>
                    <w:highlight w:val="yellow"/>
                    <w:rPrChange w:id="2243" w:author="作者" w:date="2020-09-23T15:18:00Z">
                      <w:rPr>
                        <w:rFonts w:ascii="宋体" w:hAnsi="宋体" w:cs="Tahoma"/>
                        <w:color w:val="000000"/>
                        <w:sz w:val="22"/>
                        <w:szCs w:val="22"/>
                      </w:rPr>
                    </w:rPrChange>
                  </w:rPr>
                  <w:delText>Foot的氛围灯开关</w:delText>
                </w:r>
              </w:del>
            </w:ins>
          </w:p>
        </w:tc>
        <w:tc>
          <w:tcPr>
            <w:tcW w:w="2220" w:type="dxa"/>
            <w:tcBorders>
              <w:top w:val="nil"/>
              <w:left w:val="nil"/>
              <w:bottom w:val="single" w:sz="4" w:space="0" w:color="auto"/>
              <w:right w:val="single" w:sz="4" w:space="0" w:color="auto"/>
            </w:tcBorders>
            <w:shd w:val="clear" w:color="auto" w:fill="auto"/>
            <w:vAlign w:val="bottom"/>
            <w:hideMark/>
          </w:tcPr>
          <w:p w14:paraId="414A9D61" w14:textId="4DBEAEDC" w:rsidR="00057ABB" w:rsidRPr="00E803D6" w:rsidDel="0037065C" w:rsidRDefault="00057ABB" w:rsidP="00057ABB">
            <w:pPr>
              <w:rPr>
                <w:ins w:id="2244" w:author="作者" w:date="2020-09-16T16:16:00Z"/>
                <w:del w:id="2245" w:author="作者" w:date="2020-09-25T10:19:00Z"/>
                <w:rFonts w:ascii="宋体" w:hAnsi="宋体" w:cs="Tahoma"/>
                <w:color w:val="000000"/>
                <w:sz w:val="22"/>
                <w:szCs w:val="22"/>
                <w:highlight w:val="yellow"/>
                <w:rPrChange w:id="2246" w:author="作者" w:date="2020-09-23T15:18:00Z">
                  <w:rPr>
                    <w:ins w:id="2247" w:author="作者" w:date="2020-09-16T16:16:00Z"/>
                    <w:del w:id="2248" w:author="作者" w:date="2020-09-25T10:19:00Z"/>
                    <w:rFonts w:ascii="宋体" w:hAnsi="宋体" w:cs="Tahoma"/>
                    <w:color w:val="000000"/>
                    <w:sz w:val="22"/>
                    <w:szCs w:val="22"/>
                  </w:rPr>
                </w:rPrChange>
              </w:rPr>
            </w:pPr>
            <w:ins w:id="2249" w:author="作者" w:date="2020-09-16T16:16:00Z">
              <w:del w:id="2250" w:author="作者" w:date="2020-09-25T10:19:00Z">
                <w:r w:rsidRPr="00E803D6" w:rsidDel="0037065C">
                  <w:rPr>
                    <w:rFonts w:ascii="宋体" w:hAnsi="宋体" w:cs="Tahoma"/>
                    <w:color w:val="000000"/>
                    <w:sz w:val="22"/>
                    <w:szCs w:val="22"/>
                    <w:highlight w:val="yellow"/>
                    <w:rPrChange w:id="2251" w:author="作者" w:date="2020-09-23T15:18:00Z">
                      <w:rPr>
                        <w:rFonts w:ascii="宋体" w:hAnsi="宋体" w:cs="Tahoma"/>
                        <w:color w:val="000000"/>
                        <w:sz w:val="22"/>
                        <w:szCs w:val="22"/>
                      </w:rPr>
                    </w:rPrChange>
                  </w:rPr>
                  <w:delText>0:close</w:delText>
                </w:r>
                <w:r w:rsidRPr="00E803D6" w:rsidDel="0037065C">
                  <w:rPr>
                    <w:rFonts w:ascii="宋体" w:hAnsi="宋体" w:cs="Tahoma"/>
                    <w:color w:val="000000"/>
                    <w:sz w:val="22"/>
                    <w:szCs w:val="22"/>
                    <w:highlight w:val="yellow"/>
                    <w:rPrChange w:id="2252" w:author="作者" w:date="2020-09-23T15:18:00Z">
                      <w:rPr>
                        <w:rFonts w:ascii="宋体" w:hAnsi="宋体" w:cs="Tahoma"/>
                        <w:color w:val="000000"/>
                        <w:sz w:val="22"/>
                        <w:szCs w:val="22"/>
                      </w:rPr>
                    </w:rPrChange>
                  </w:rPr>
                  <w:br/>
                  <w:delText>1:open</w:delText>
                </w:r>
              </w:del>
            </w:ins>
          </w:p>
        </w:tc>
        <w:tc>
          <w:tcPr>
            <w:tcW w:w="2400" w:type="dxa"/>
            <w:tcBorders>
              <w:top w:val="nil"/>
              <w:left w:val="nil"/>
              <w:bottom w:val="single" w:sz="4" w:space="0" w:color="auto"/>
              <w:right w:val="single" w:sz="4" w:space="0" w:color="auto"/>
            </w:tcBorders>
            <w:shd w:val="clear" w:color="auto" w:fill="auto"/>
            <w:noWrap/>
            <w:vAlign w:val="bottom"/>
            <w:hideMark/>
          </w:tcPr>
          <w:p w14:paraId="668462EF" w14:textId="69F64189" w:rsidR="00057ABB" w:rsidRPr="00E803D6" w:rsidDel="0037065C" w:rsidRDefault="00057ABB" w:rsidP="00057ABB">
            <w:pPr>
              <w:rPr>
                <w:ins w:id="2253" w:author="作者" w:date="2020-09-16T16:16:00Z"/>
                <w:del w:id="2254" w:author="作者" w:date="2020-09-25T10:19:00Z"/>
                <w:rFonts w:ascii="宋体" w:hAnsi="宋体" w:cs="Tahoma"/>
                <w:color w:val="000000"/>
                <w:sz w:val="22"/>
                <w:szCs w:val="22"/>
                <w:highlight w:val="yellow"/>
                <w:rPrChange w:id="2255" w:author="作者" w:date="2020-09-23T15:18:00Z">
                  <w:rPr>
                    <w:ins w:id="2256" w:author="作者" w:date="2020-09-16T16:16:00Z"/>
                    <w:del w:id="2257" w:author="作者" w:date="2020-09-25T10:19:00Z"/>
                    <w:rFonts w:ascii="宋体" w:hAnsi="宋体" w:cs="Tahoma"/>
                    <w:color w:val="000000"/>
                    <w:sz w:val="22"/>
                    <w:szCs w:val="22"/>
                  </w:rPr>
                </w:rPrChange>
              </w:rPr>
            </w:pPr>
            <w:ins w:id="2258" w:author="作者" w:date="2020-09-16T16:16:00Z">
              <w:del w:id="2259" w:author="作者" w:date="2020-09-25T10:19:00Z">
                <w:r w:rsidRPr="00E803D6" w:rsidDel="0037065C">
                  <w:rPr>
                    <w:rFonts w:ascii="宋体" w:hAnsi="宋体" w:cs="Tahoma"/>
                    <w:color w:val="000000"/>
                    <w:sz w:val="22"/>
                    <w:szCs w:val="22"/>
                    <w:highlight w:val="yellow"/>
                    <w:rPrChange w:id="2260" w:author="作者" w:date="2020-09-23T15:18:00Z">
                      <w:rPr>
                        <w:rFonts w:ascii="宋体" w:hAnsi="宋体" w:cs="Tahoma"/>
                        <w:color w:val="000000"/>
                        <w:sz w:val="22"/>
                        <w:szCs w:val="22"/>
                      </w:rPr>
                    </w:rPrChange>
                  </w:rPr>
                  <w:delText>0-1</w:delText>
                </w:r>
              </w:del>
            </w:ins>
          </w:p>
        </w:tc>
      </w:tr>
      <w:tr w:rsidR="00057ABB" w:rsidRPr="00057ABB" w:rsidDel="0037065C" w14:paraId="385E938F" w14:textId="1C3E6E5D" w:rsidTr="00057ABB">
        <w:trPr>
          <w:trHeight w:val="555"/>
          <w:ins w:id="2261" w:author="作者" w:date="2020-09-16T16:16:00Z"/>
          <w:del w:id="2262" w:author="作者" w:date="2020-09-25T10:19: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0F5B5EB" w14:textId="6FA0978D" w:rsidR="00057ABB" w:rsidRPr="00E803D6" w:rsidDel="0037065C" w:rsidRDefault="00057ABB" w:rsidP="00057ABB">
            <w:pPr>
              <w:rPr>
                <w:ins w:id="2263" w:author="作者" w:date="2020-09-16T16:16:00Z"/>
                <w:del w:id="2264" w:author="作者" w:date="2020-09-25T10:19:00Z"/>
                <w:rFonts w:ascii="宋体" w:hAnsi="宋体" w:cs="Tahoma"/>
                <w:color w:val="000000"/>
                <w:sz w:val="22"/>
                <w:szCs w:val="22"/>
                <w:highlight w:val="yellow"/>
                <w:rPrChange w:id="2265" w:author="作者" w:date="2020-09-23T15:18:00Z">
                  <w:rPr>
                    <w:ins w:id="2266" w:author="作者" w:date="2020-09-16T16:16:00Z"/>
                    <w:del w:id="2267" w:author="作者" w:date="2020-09-25T10:19:00Z"/>
                    <w:rFonts w:ascii="宋体" w:hAnsi="宋体" w:cs="Tahoma"/>
                    <w:color w:val="000000"/>
                    <w:sz w:val="22"/>
                    <w:szCs w:val="22"/>
                  </w:rPr>
                </w:rPrChange>
              </w:rPr>
            </w:pPr>
            <w:ins w:id="2268" w:author="作者" w:date="2020-09-16T16:16:00Z">
              <w:del w:id="2269" w:author="作者" w:date="2020-09-25T10:19:00Z">
                <w:r w:rsidRPr="00E803D6" w:rsidDel="0037065C">
                  <w:rPr>
                    <w:rFonts w:ascii="宋体" w:hAnsi="宋体" w:cs="Tahoma"/>
                    <w:color w:val="000000"/>
                    <w:sz w:val="22"/>
                    <w:szCs w:val="22"/>
                    <w:highlight w:val="yellow"/>
                    <w:rPrChange w:id="2270" w:author="作者" w:date="2020-09-23T15:18:00Z">
                      <w:rPr>
                        <w:rFonts w:ascii="宋体" w:hAnsi="宋体" w:cs="Tahoma"/>
                        <w:color w:val="000000"/>
                        <w:sz w:val="22"/>
                        <w:szCs w:val="22"/>
                      </w:rPr>
                    </w:rPrChange>
                  </w:rPr>
                  <w:delText>AmbL_IP_Swtich</w:delText>
                </w:r>
              </w:del>
            </w:ins>
          </w:p>
        </w:tc>
        <w:tc>
          <w:tcPr>
            <w:tcW w:w="2500" w:type="dxa"/>
            <w:tcBorders>
              <w:top w:val="nil"/>
              <w:left w:val="nil"/>
              <w:bottom w:val="single" w:sz="4" w:space="0" w:color="auto"/>
              <w:right w:val="single" w:sz="4" w:space="0" w:color="auto"/>
            </w:tcBorders>
            <w:shd w:val="clear" w:color="auto" w:fill="auto"/>
            <w:noWrap/>
            <w:vAlign w:val="bottom"/>
            <w:hideMark/>
          </w:tcPr>
          <w:p w14:paraId="3D50BF54" w14:textId="6DDC2BBD" w:rsidR="00057ABB" w:rsidRPr="00E803D6" w:rsidDel="0037065C" w:rsidRDefault="00057ABB" w:rsidP="00057ABB">
            <w:pPr>
              <w:rPr>
                <w:ins w:id="2271" w:author="作者" w:date="2020-09-16T16:16:00Z"/>
                <w:del w:id="2272" w:author="作者" w:date="2020-09-25T10:19:00Z"/>
                <w:rFonts w:ascii="宋体" w:hAnsi="宋体" w:cs="Tahoma"/>
                <w:color w:val="000000"/>
                <w:sz w:val="22"/>
                <w:szCs w:val="22"/>
                <w:highlight w:val="yellow"/>
                <w:rPrChange w:id="2273" w:author="作者" w:date="2020-09-23T15:18:00Z">
                  <w:rPr>
                    <w:ins w:id="2274" w:author="作者" w:date="2020-09-16T16:16:00Z"/>
                    <w:del w:id="2275" w:author="作者" w:date="2020-09-25T10:19:00Z"/>
                    <w:rFonts w:ascii="宋体" w:hAnsi="宋体" w:cs="Tahoma"/>
                    <w:color w:val="000000"/>
                    <w:sz w:val="22"/>
                    <w:szCs w:val="22"/>
                  </w:rPr>
                </w:rPrChange>
              </w:rPr>
            </w:pPr>
            <w:ins w:id="2276" w:author="作者" w:date="2020-09-16T16:16:00Z">
              <w:del w:id="2277" w:author="作者" w:date="2020-09-25T10:19:00Z">
                <w:r w:rsidRPr="00E803D6" w:rsidDel="0037065C">
                  <w:rPr>
                    <w:rFonts w:ascii="宋体" w:hAnsi="宋体" w:cs="Tahoma"/>
                    <w:color w:val="000000"/>
                    <w:sz w:val="22"/>
                    <w:szCs w:val="22"/>
                    <w:highlight w:val="yellow"/>
                    <w:rPrChange w:id="2278" w:author="作者" w:date="2020-09-23T15:18:00Z">
                      <w:rPr>
                        <w:rFonts w:ascii="宋体" w:hAnsi="宋体" w:cs="Tahoma"/>
                        <w:color w:val="000000"/>
                        <w:sz w:val="22"/>
                        <w:szCs w:val="22"/>
                      </w:rPr>
                    </w:rPrChange>
                  </w:rPr>
                  <w:delText>IP的氛围灯开关</w:delText>
                </w:r>
              </w:del>
            </w:ins>
          </w:p>
        </w:tc>
        <w:tc>
          <w:tcPr>
            <w:tcW w:w="2220" w:type="dxa"/>
            <w:tcBorders>
              <w:top w:val="nil"/>
              <w:left w:val="nil"/>
              <w:bottom w:val="single" w:sz="4" w:space="0" w:color="auto"/>
              <w:right w:val="single" w:sz="4" w:space="0" w:color="auto"/>
            </w:tcBorders>
            <w:shd w:val="clear" w:color="auto" w:fill="auto"/>
            <w:vAlign w:val="bottom"/>
            <w:hideMark/>
          </w:tcPr>
          <w:p w14:paraId="5DC8D3E1" w14:textId="3286DF35" w:rsidR="00057ABB" w:rsidRPr="00E803D6" w:rsidDel="0037065C" w:rsidRDefault="00057ABB" w:rsidP="00057ABB">
            <w:pPr>
              <w:rPr>
                <w:ins w:id="2279" w:author="作者" w:date="2020-09-16T16:16:00Z"/>
                <w:del w:id="2280" w:author="作者" w:date="2020-09-25T10:19:00Z"/>
                <w:rFonts w:ascii="宋体" w:hAnsi="宋体" w:cs="Tahoma"/>
                <w:color w:val="000000"/>
                <w:sz w:val="22"/>
                <w:szCs w:val="22"/>
                <w:highlight w:val="yellow"/>
                <w:rPrChange w:id="2281" w:author="作者" w:date="2020-09-23T15:18:00Z">
                  <w:rPr>
                    <w:ins w:id="2282" w:author="作者" w:date="2020-09-16T16:16:00Z"/>
                    <w:del w:id="2283" w:author="作者" w:date="2020-09-25T10:19:00Z"/>
                    <w:rFonts w:ascii="宋体" w:hAnsi="宋体" w:cs="Tahoma"/>
                    <w:color w:val="000000"/>
                    <w:sz w:val="22"/>
                    <w:szCs w:val="22"/>
                  </w:rPr>
                </w:rPrChange>
              </w:rPr>
            </w:pPr>
            <w:ins w:id="2284" w:author="作者" w:date="2020-09-16T16:16:00Z">
              <w:del w:id="2285" w:author="作者" w:date="2020-09-25T10:19:00Z">
                <w:r w:rsidRPr="00E803D6" w:rsidDel="0037065C">
                  <w:rPr>
                    <w:rFonts w:ascii="宋体" w:hAnsi="宋体" w:cs="Tahoma"/>
                    <w:color w:val="000000"/>
                    <w:sz w:val="22"/>
                    <w:szCs w:val="22"/>
                    <w:highlight w:val="yellow"/>
                    <w:rPrChange w:id="2286" w:author="作者" w:date="2020-09-23T15:18:00Z">
                      <w:rPr>
                        <w:rFonts w:ascii="宋体" w:hAnsi="宋体" w:cs="Tahoma"/>
                        <w:color w:val="000000"/>
                        <w:sz w:val="22"/>
                        <w:szCs w:val="22"/>
                      </w:rPr>
                    </w:rPrChange>
                  </w:rPr>
                  <w:delText>0:close</w:delText>
                </w:r>
                <w:r w:rsidRPr="00E803D6" w:rsidDel="0037065C">
                  <w:rPr>
                    <w:rFonts w:ascii="宋体" w:hAnsi="宋体" w:cs="Tahoma"/>
                    <w:color w:val="000000"/>
                    <w:sz w:val="22"/>
                    <w:szCs w:val="22"/>
                    <w:highlight w:val="yellow"/>
                    <w:rPrChange w:id="2287" w:author="作者" w:date="2020-09-23T15:18:00Z">
                      <w:rPr>
                        <w:rFonts w:ascii="宋体" w:hAnsi="宋体" w:cs="Tahoma"/>
                        <w:color w:val="000000"/>
                        <w:sz w:val="22"/>
                        <w:szCs w:val="22"/>
                      </w:rPr>
                    </w:rPrChange>
                  </w:rPr>
                  <w:br/>
                  <w:delText>1:open</w:delText>
                </w:r>
              </w:del>
            </w:ins>
          </w:p>
        </w:tc>
        <w:tc>
          <w:tcPr>
            <w:tcW w:w="2400" w:type="dxa"/>
            <w:tcBorders>
              <w:top w:val="nil"/>
              <w:left w:val="nil"/>
              <w:bottom w:val="single" w:sz="4" w:space="0" w:color="auto"/>
              <w:right w:val="single" w:sz="4" w:space="0" w:color="auto"/>
            </w:tcBorders>
            <w:shd w:val="clear" w:color="auto" w:fill="auto"/>
            <w:noWrap/>
            <w:vAlign w:val="bottom"/>
            <w:hideMark/>
          </w:tcPr>
          <w:p w14:paraId="7C753AD2" w14:textId="24C45D5D" w:rsidR="00057ABB" w:rsidRPr="00E803D6" w:rsidDel="0037065C" w:rsidRDefault="00057ABB" w:rsidP="00057ABB">
            <w:pPr>
              <w:rPr>
                <w:ins w:id="2288" w:author="作者" w:date="2020-09-16T16:16:00Z"/>
                <w:del w:id="2289" w:author="作者" w:date="2020-09-25T10:19:00Z"/>
                <w:rFonts w:ascii="宋体" w:hAnsi="宋体" w:cs="Tahoma"/>
                <w:color w:val="000000"/>
                <w:sz w:val="22"/>
                <w:szCs w:val="22"/>
                <w:highlight w:val="yellow"/>
                <w:rPrChange w:id="2290" w:author="作者" w:date="2020-09-23T15:18:00Z">
                  <w:rPr>
                    <w:ins w:id="2291" w:author="作者" w:date="2020-09-16T16:16:00Z"/>
                    <w:del w:id="2292" w:author="作者" w:date="2020-09-25T10:19:00Z"/>
                    <w:rFonts w:ascii="宋体" w:hAnsi="宋体" w:cs="Tahoma"/>
                    <w:color w:val="000000"/>
                    <w:sz w:val="22"/>
                    <w:szCs w:val="22"/>
                  </w:rPr>
                </w:rPrChange>
              </w:rPr>
            </w:pPr>
            <w:ins w:id="2293" w:author="作者" w:date="2020-09-16T16:16:00Z">
              <w:del w:id="2294" w:author="作者" w:date="2020-09-25T10:19:00Z">
                <w:r w:rsidRPr="00E803D6" w:rsidDel="0037065C">
                  <w:rPr>
                    <w:rFonts w:ascii="宋体" w:hAnsi="宋体" w:cs="Tahoma"/>
                    <w:color w:val="000000"/>
                    <w:sz w:val="22"/>
                    <w:szCs w:val="22"/>
                    <w:highlight w:val="yellow"/>
                    <w:rPrChange w:id="2295" w:author="作者" w:date="2020-09-23T15:18:00Z">
                      <w:rPr>
                        <w:rFonts w:ascii="宋体" w:hAnsi="宋体" w:cs="Tahoma"/>
                        <w:color w:val="000000"/>
                        <w:sz w:val="22"/>
                        <w:szCs w:val="22"/>
                      </w:rPr>
                    </w:rPrChange>
                  </w:rPr>
                  <w:delText>0-1</w:delText>
                </w:r>
              </w:del>
            </w:ins>
          </w:p>
        </w:tc>
      </w:tr>
      <w:tr w:rsidR="00057ABB" w:rsidRPr="00057ABB" w14:paraId="52905355" w14:textId="77777777" w:rsidTr="00057ABB">
        <w:trPr>
          <w:trHeight w:val="555"/>
          <w:ins w:id="2296"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1F4FA5CD" w14:textId="77777777" w:rsidR="00057ABB" w:rsidRPr="00057ABB" w:rsidRDefault="00057ABB" w:rsidP="00057ABB">
            <w:pPr>
              <w:rPr>
                <w:ins w:id="2297" w:author="作者" w:date="2020-09-16T16:16:00Z"/>
                <w:rFonts w:ascii="宋体" w:hAnsi="宋体" w:cs="Tahoma"/>
                <w:color w:val="000000"/>
                <w:sz w:val="22"/>
                <w:szCs w:val="22"/>
              </w:rPr>
            </w:pPr>
            <w:ins w:id="2298" w:author="作者" w:date="2020-09-16T16:16:00Z">
              <w:r w:rsidRPr="00057ABB">
                <w:rPr>
                  <w:rFonts w:ascii="宋体" w:hAnsi="宋体" w:cs="Tahoma" w:hint="eastAsia"/>
                  <w:color w:val="000000"/>
                  <w:sz w:val="22"/>
                  <w:szCs w:val="22"/>
                </w:rPr>
                <w:t>AmbL_DrvMde_D_Rq</w:t>
              </w:r>
            </w:ins>
          </w:p>
        </w:tc>
        <w:tc>
          <w:tcPr>
            <w:tcW w:w="2500" w:type="dxa"/>
            <w:tcBorders>
              <w:top w:val="nil"/>
              <w:left w:val="nil"/>
              <w:bottom w:val="single" w:sz="4" w:space="0" w:color="auto"/>
              <w:right w:val="single" w:sz="4" w:space="0" w:color="auto"/>
            </w:tcBorders>
            <w:shd w:val="clear" w:color="auto" w:fill="auto"/>
            <w:noWrap/>
            <w:vAlign w:val="bottom"/>
            <w:hideMark/>
          </w:tcPr>
          <w:p w14:paraId="4D985C93" w14:textId="77777777" w:rsidR="00057ABB" w:rsidRPr="00057ABB" w:rsidRDefault="00057ABB" w:rsidP="00057ABB">
            <w:pPr>
              <w:rPr>
                <w:ins w:id="2299" w:author="作者" w:date="2020-09-16T16:16:00Z"/>
                <w:rFonts w:ascii="宋体" w:hAnsi="宋体" w:cs="Tahoma"/>
                <w:color w:val="000000"/>
                <w:sz w:val="22"/>
                <w:szCs w:val="22"/>
              </w:rPr>
            </w:pPr>
            <w:ins w:id="2300" w:author="作者" w:date="2020-09-16T16:16:00Z">
              <w:r w:rsidRPr="00057ABB">
                <w:rPr>
                  <w:rFonts w:ascii="宋体" w:hAnsi="宋体" w:cs="Tahoma" w:hint="eastAsia"/>
                  <w:color w:val="000000"/>
                  <w:sz w:val="22"/>
                  <w:szCs w:val="22"/>
                </w:rPr>
                <w:t>驾驶模式设置</w:t>
              </w:r>
            </w:ins>
          </w:p>
        </w:tc>
        <w:tc>
          <w:tcPr>
            <w:tcW w:w="2220" w:type="dxa"/>
            <w:tcBorders>
              <w:top w:val="nil"/>
              <w:left w:val="nil"/>
              <w:bottom w:val="single" w:sz="4" w:space="0" w:color="auto"/>
              <w:right w:val="single" w:sz="4" w:space="0" w:color="auto"/>
            </w:tcBorders>
            <w:shd w:val="clear" w:color="auto" w:fill="auto"/>
            <w:vAlign w:val="bottom"/>
            <w:hideMark/>
          </w:tcPr>
          <w:p w14:paraId="69244898" w14:textId="77777777" w:rsidR="00057ABB" w:rsidRPr="00057ABB" w:rsidRDefault="00057ABB" w:rsidP="00057ABB">
            <w:pPr>
              <w:rPr>
                <w:ins w:id="2301" w:author="作者" w:date="2020-09-16T16:16:00Z"/>
                <w:rFonts w:ascii="宋体" w:hAnsi="宋体" w:cs="Tahoma"/>
                <w:color w:val="000000"/>
                <w:sz w:val="22"/>
                <w:szCs w:val="22"/>
              </w:rPr>
            </w:pPr>
            <w:ins w:id="2302" w:author="作者" w:date="2020-09-16T16:16:00Z">
              <w:r w:rsidRPr="00057ABB">
                <w:rPr>
                  <w:rFonts w:ascii="宋体" w:hAnsi="宋体" w:cs="Tahoma" w:hint="eastAsia"/>
                  <w:color w:val="000000"/>
                  <w:sz w:val="22"/>
                  <w:szCs w:val="22"/>
                </w:rPr>
                <w:t>0x0: manual</w:t>
              </w:r>
              <w:r w:rsidRPr="00057ABB">
                <w:rPr>
                  <w:rFonts w:ascii="宋体" w:hAnsi="宋体" w:cs="Tahoma" w:hint="eastAsia"/>
                  <w:color w:val="000000"/>
                  <w:sz w:val="22"/>
                  <w:szCs w:val="22"/>
                </w:rPr>
                <w:br/>
                <w:t>0x1：auto</w:t>
              </w:r>
            </w:ins>
          </w:p>
        </w:tc>
        <w:tc>
          <w:tcPr>
            <w:tcW w:w="2400" w:type="dxa"/>
            <w:tcBorders>
              <w:top w:val="nil"/>
              <w:left w:val="nil"/>
              <w:bottom w:val="single" w:sz="4" w:space="0" w:color="auto"/>
              <w:right w:val="single" w:sz="4" w:space="0" w:color="auto"/>
            </w:tcBorders>
            <w:shd w:val="clear" w:color="auto" w:fill="auto"/>
            <w:noWrap/>
            <w:vAlign w:val="bottom"/>
            <w:hideMark/>
          </w:tcPr>
          <w:p w14:paraId="3001DD37" w14:textId="77777777" w:rsidR="00057ABB" w:rsidRPr="00057ABB" w:rsidRDefault="00057ABB" w:rsidP="00057ABB">
            <w:pPr>
              <w:rPr>
                <w:ins w:id="2303" w:author="作者" w:date="2020-09-16T16:16:00Z"/>
                <w:rFonts w:ascii="宋体" w:hAnsi="宋体" w:cs="Tahoma"/>
                <w:color w:val="000000"/>
                <w:sz w:val="22"/>
                <w:szCs w:val="22"/>
              </w:rPr>
            </w:pPr>
            <w:ins w:id="2304" w:author="作者" w:date="2020-09-16T16:16:00Z">
              <w:r w:rsidRPr="00057ABB">
                <w:rPr>
                  <w:rFonts w:ascii="宋体" w:hAnsi="宋体" w:cs="Tahoma" w:hint="eastAsia"/>
                  <w:color w:val="000000"/>
                  <w:sz w:val="22"/>
                  <w:szCs w:val="22"/>
                </w:rPr>
                <w:t>manual</w:t>
              </w:r>
            </w:ins>
          </w:p>
        </w:tc>
      </w:tr>
      <w:tr w:rsidR="002975F5" w:rsidRPr="00057ABB" w14:paraId="4CC6C7C4" w14:textId="77777777" w:rsidTr="002975F5">
        <w:tblPrEx>
          <w:tblW w:w="10160" w:type="dxa"/>
          <w:tblInd w:w="108" w:type="dxa"/>
          <w:tblPrExChange w:id="2305" w:author="作者" w:date="2020-09-25T10:21:00Z">
            <w:tblPrEx>
              <w:tblW w:w="10160" w:type="dxa"/>
              <w:tblInd w:w="108" w:type="dxa"/>
            </w:tblPrEx>
          </w:tblPrExChange>
        </w:tblPrEx>
        <w:trPr>
          <w:trHeight w:val="555"/>
          <w:ins w:id="2306" w:author="作者" w:date="2020-09-25T10:21:00Z"/>
          <w:trPrChange w:id="2307" w:author="作者" w:date="2020-09-25T10:21:00Z">
            <w:trPr>
              <w:trHeight w:val="555"/>
            </w:trPr>
          </w:trPrChange>
        </w:trPr>
        <w:tc>
          <w:tcPr>
            <w:tcW w:w="3040" w:type="dxa"/>
            <w:tcBorders>
              <w:top w:val="nil"/>
              <w:left w:val="single" w:sz="4" w:space="0" w:color="auto"/>
              <w:bottom w:val="single" w:sz="4" w:space="0" w:color="auto"/>
              <w:right w:val="single" w:sz="4" w:space="0" w:color="auto"/>
            </w:tcBorders>
            <w:shd w:val="clear" w:color="auto" w:fill="auto"/>
            <w:noWrap/>
            <w:tcPrChange w:id="2308" w:author="作者" w:date="2020-09-25T10:21: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208D955B" w14:textId="448B6072" w:rsidR="002975F5" w:rsidRPr="00057ABB" w:rsidRDefault="002975F5" w:rsidP="002975F5">
            <w:pPr>
              <w:rPr>
                <w:ins w:id="2309" w:author="作者" w:date="2020-09-25T10:21:00Z"/>
                <w:rFonts w:ascii="宋体" w:hAnsi="宋体" w:cs="Tahoma"/>
                <w:color w:val="000000"/>
                <w:sz w:val="22"/>
                <w:szCs w:val="22"/>
              </w:rPr>
            </w:pPr>
            <w:ins w:id="2310" w:author="作者" w:date="2020-09-25T10:21:00Z">
              <w:r w:rsidRPr="002414FA">
                <w:rPr>
                  <w:rFonts w:ascii="Times New Roman" w:hAnsi="Times New Roman"/>
                </w:rPr>
                <w:t>Aux_Static_Intensity_Value</w:t>
              </w:r>
            </w:ins>
          </w:p>
        </w:tc>
        <w:tc>
          <w:tcPr>
            <w:tcW w:w="2500" w:type="dxa"/>
            <w:tcBorders>
              <w:top w:val="nil"/>
              <w:left w:val="nil"/>
              <w:bottom w:val="single" w:sz="4" w:space="0" w:color="auto"/>
              <w:right w:val="single" w:sz="4" w:space="0" w:color="auto"/>
            </w:tcBorders>
            <w:shd w:val="clear" w:color="auto" w:fill="auto"/>
            <w:noWrap/>
            <w:tcPrChange w:id="2311" w:author="作者" w:date="2020-09-25T10:21:00Z">
              <w:tcPr>
                <w:tcW w:w="2500" w:type="dxa"/>
                <w:tcBorders>
                  <w:top w:val="nil"/>
                  <w:left w:val="nil"/>
                  <w:bottom w:val="single" w:sz="4" w:space="0" w:color="auto"/>
                  <w:right w:val="single" w:sz="4" w:space="0" w:color="auto"/>
                </w:tcBorders>
                <w:shd w:val="clear" w:color="auto" w:fill="auto"/>
                <w:noWrap/>
                <w:vAlign w:val="bottom"/>
              </w:tcPr>
            </w:tcPrChange>
          </w:tcPr>
          <w:p w14:paraId="72A782D9" w14:textId="2D611229" w:rsidR="002975F5" w:rsidRPr="00057ABB" w:rsidRDefault="002975F5" w:rsidP="002975F5">
            <w:pPr>
              <w:rPr>
                <w:ins w:id="2312" w:author="作者" w:date="2020-09-25T10:21:00Z"/>
                <w:rFonts w:ascii="宋体" w:hAnsi="宋体" w:cs="Tahoma"/>
                <w:color w:val="000000"/>
                <w:sz w:val="22"/>
                <w:szCs w:val="22"/>
              </w:rPr>
            </w:pPr>
            <w:ins w:id="2313" w:author="作者" w:date="2020-09-25T10:22:00Z">
              <w:r w:rsidRPr="00C27441">
                <w:rPr>
                  <w:rFonts w:ascii="宋体" w:hAnsi="宋体" w:cs="Tahoma" w:hint="eastAsia"/>
                  <w:color w:val="000000"/>
                  <w:sz w:val="22"/>
                  <w:szCs w:val="22"/>
                </w:rPr>
                <w:t>主亮度设置</w:t>
              </w:r>
            </w:ins>
          </w:p>
        </w:tc>
        <w:tc>
          <w:tcPr>
            <w:tcW w:w="2220" w:type="dxa"/>
            <w:tcBorders>
              <w:top w:val="nil"/>
              <w:left w:val="nil"/>
              <w:bottom w:val="single" w:sz="4" w:space="0" w:color="auto"/>
              <w:right w:val="single" w:sz="4" w:space="0" w:color="auto"/>
            </w:tcBorders>
            <w:shd w:val="clear" w:color="auto" w:fill="auto"/>
            <w:tcPrChange w:id="2314" w:author="作者" w:date="2020-09-25T10:21:00Z">
              <w:tcPr>
                <w:tcW w:w="2220" w:type="dxa"/>
                <w:tcBorders>
                  <w:top w:val="nil"/>
                  <w:left w:val="nil"/>
                  <w:bottom w:val="single" w:sz="4" w:space="0" w:color="auto"/>
                  <w:right w:val="single" w:sz="4" w:space="0" w:color="auto"/>
                </w:tcBorders>
                <w:shd w:val="clear" w:color="auto" w:fill="auto"/>
                <w:vAlign w:val="bottom"/>
              </w:tcPr>
            </w:tcPrChange>
          </w:tcPr>
          <w:p w14:paraId="1F53A0EA" w14:textId="35946C09" w:rsidR="002975F5" w:rsidRPr="00057ABB" w:rsidRDefault="002975F5" w:rsidP="002975F5">
            <w:pPr>
              <w:rPr>
                <w:ins w:id="2315" w:author="作者" w:date="2020-09-25T10:21:00Z"/>
                <w:rFonts w:ascii="宋体" w:hAnsi="宋体" w:cs="Tahoma"/>
                <w:color w:val="000000"/>
                <w:sz w:val="22"/>
                <w:szCs w:val="22"/>
              </w:rPr>
            </w:pPr>
            <w:ins w:id="2316" w:author="作者" w:date="2020-09-25T10:23:00Z">
              <w:r w:rsidRPr="002414FA">
                <w:rPr>
                  <w:rFonts w:ascii="Times New Roman" w:hAnsi="Times New Roman"/>
                </w:rPr>
                <w:t>0-100(%)</w:t>
              </w:r>
            </w:ins>
          </w:p>
        </w:tc>
        <w:tc>
          <w:tcPr>
            <w:tcW w:w="2400" w:type="dxa"/>
            <w:tcBorders>
              <w:top w:val="nil"/>
              <w:left w:val="nil"/>
              <w:bottom w:val="single" w:sz="4" w:space="0" w:color="auto"/>
              <w:right w:val="single" w:sz="4" w:space="0" w:color="auto"/>
            </w:tcBorders>
            <w:shd w:val="clear" w:color="auto" w:fill="auto"/>
            <w:noWrap/>
            <w:tcPrChange w:id="2317" w:author="作者" w:date="2020-09-25T10:21:00Z">
              <w:tcPr>
                <w:tcW w:w="2400" w:type="dxa"/>
                <w:tcBorders>
                  <w:top w:val="nil"/>
                  <w:left w:val="nil"/>
                  <w:bottom w:val="single" w:sz="4" w:space="0" w:color="auto"/>
                  <w:right w:val="single" w:sz="4" w:space="0" w:color="auto"/>
                </w:tcBorders>
                <w:shd w:val="clear" w:color="auto" w:fill="auto"/>
                <w:noWrap/>
                <w:vAlign w:val="bottom"/>
              </w:tcPr>
            </w:tcPrChange>
          </w:tcPr>
          <w:p w14:paraId="66510201" w14:textId="61E1A653" w:rsidR="002975F5" w:rsidRPr="00057ABB" w:rsidRDefault="002975F5" w:rsidP="002975F5">
            <w:pPr>
              <w:rPr>
                <w:ins w:id="2318" w:author="作者" w:date="2020-09-25T10:21:00Z"/>
                <w:rFonts w:ascii="宋体" w:hAnsi="宋体" w:cs="Tahoma"/>
                <w:color w:val="000000"/>
                <w:sz w:val="22"/>
                <w:szCs w:val="22"/>
              </w:rPr>
            </w:pPr>
            <w:ins w:id="2319" w:author="作者" w:date="2020-09-25T10:21:00Z">
              <w:r w:rsidRPr="002414FA">
                <w:rPr>
                  <w:rFonts w:ascii="Times New Roman" w:hAnsi="Times New Roman"/>
                </w:rPr>
                <w:t>0-100</w:t>
              </w:r>
            </w:ins>
          </w:p>
        </w:tc>
      </w:tr>
      <w:tr w:rsidR="002975F5" w:rsidRPr="00057ABB" w14:paraId="0CF4C443" w14:textId="77777777" w:rsidTr="00057ABB">
        <w:trPr>
          <w:trHeight w:val="2445"/>
          <w:ins w:id="2320"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05D9C13E" w14:textId="77777777" w:rsidR="002975F5" w:rsidRPr="00057ABB" w:rsidRDefault="002975F5" w:rsidP="002975F5">
            <w:pPr>
              <w:rPr>
                <w:ins w:id="2321" w:author="作者" w:date="2020-09-16T16:16:00Z"/>
                <w:rFonts w:ascii="宋体" w:hAnsi="宋体" w:cs="Tahoma"/>
                <w:color w:val="000000"/>
                <w:sz w:val="22"/>
                <w:szCs w:val="22"/>
              </w:rPr>
            </w:pPr>
            <w:ins w:id="2322" w:author="作者" w:date="2020-09-16T16:16:00Z">
              <w:r w:rsidRPr="00057ABB">
                <w:rPr>
                  <w:rFonts w:ascii="宋体" w:hAnsi="宋体" w:cs="Tahoma" w:hint="eastAsia"/>
                  <w:color w:val="000000"/>
                  <w:sz w:val="22"/>
                  <w:szCs w:val="22"/>
                </w:rPr>
                <w:t>AmbL_Music_Frq_Level</w:t>
              </w:r>
            </w:ins>
          </w:p>
        </w:tc>
        <w:tc>
          <w:tcPr>
            <w:tcW w:w="2500" w:type="dxa"/>
            <w:tcBorders>
              <w:top w:val="nil"/>
              <w:left w:val="nil"/>
              <w:bottom w:val="single" w:sz="4" w:space="0" w:color="auto"/>
              <w:right w:val="single" w:sz="4" w:space="0" w:color="auto"/>
            </w:tcBorders>
            <w:shd w:val="clear" w:color="auto" w:fill="auto"/>
            <w:noWrap/>
            <w:vAlign w:val="bottom"/>
            <w:hideMark/>
          </w:tcPr>
          <w:p w14:paraId="0DD72771" w14:textId="77777777" w:rsidR="002975F5" w:rsidRPr="00057ABB" w:rsidRDefault="002975F5" w:rsidP="002975F5">
            <w:pPr>
              <w:rPr>
                <w:ins w:id="2323" w:author="作者" w:date="2020-09-16T16:16:00Z"/>
                <w:rFonts w:ascii="宋体" w:hAnsi="宋体" w:cs="Tahoma"/>
                <w:color w:val="000000"/>
                <w:sz w:val="22"/>
                <w:szCs w:val="22"/>
              </w:rPr>
            </w:pPr>
            <w:ins w:id="2324" w:author="作者" w:date="2020-09-16T16:16:00Z">
              <w:r w:rsidRPr="00057ABB">
                <w:rPr>
                  <w:rFonts w:ascii="宋体" w:hAnsi="宋体" w:cs="Tahoma" w:hint="eastAsia"/>
                  <w:color w:val="000000"/>
                  <w:sz w:val="22"/>
                  <w:szCs w:val="22"/>
                </w:rPr>
                <w:t>音乐频率</w:t>
              </w:r>
            </w:ins>
          </w:p>
        </w:tc>
        <w:tc>
          <w:tcPr>
            <w:tcW w:w="2220" w:type="dxa"/>
            <w:tcBorders>
              <w:top w:val="nil"/>
              <w:left w:val="nil"/>
              <w:bottom w:val="single" w:sz="4" w:space="0" w:color="auto"/>
              <w:right w:val="single" w:sz="4" w:space="0" w:color="auto"/>
            </w:tcBorders>
            <w:shd w:val="clear" w:color="auto" w:fill="auto"/>
            <w:vAlign w:val="bottom"/>
            <w:hideMark/>
          </w:tcPr>
          <w:p w14:paraId="1210CB35" w14:textId="77777777" w:rsidR="002975F5" w:rsidRPr="00057ABB" w:rsidRDefault="002975F5" w:rsidP="002975F5">
            <w:pPr>
              <w:rPr>
                <w:ins w:id="2325" w:author="作者" w:date="2020-09-16T16:16:00Z"/>
                <w:rFonts w:ascii="宋体" w:hAnsi="宋体" w:cs="Tahoma"/>
                <w:color w:val="000000"/>
                <w:sz w:val="22"/>
                <w:szCs w:val="22"/>
              </w:rPr>
            </w:pPr>
            <w:ins w:id="2326" w:author="作者" w:date="2020-09-16T16:16:00Z">
              <w:r w:rsidRPr="00057ABB">
                <w:rPr>
                  <w:rFonts w:ascii="宋体" w:hAnsi="宋体" w:cs="Tahoma" w:hint="eastAsia"/>
                  <w:color w:val="000000"/>
                  <w:sz w:val="22"/>
                  <w:szCs w:val="22"/>
                </w:rPr>
                <w:t>0:0-63hz</w:t>
              </w:r>
              <w:r w:rsidRPr="00057ABB">
                <w:rPr>
                  <w:rFonts w:ascii="宋体" w:hAnsi="宋体" w:cs="Tahoma" w:hint="eastAsia"/>
                  <w:color w:val="000000"/>
                  <w:sz w:val="22"/>
                  <w:szCs w:val="22"/>
                </w:rPr>
                <w:br/>
                <w:t>1:64-127hz</w:t>
              </w:r>
              <w:r w:rsidRPr="00057ABB">
                <w:rPr>
                  <w:rFonts w:ascii="宋体" w:hAnsi="宋体" w:cs="Tahoma" w:hint="eastAsia"/>
                  <w:color w:val="000000"/>
                  <w:sz w:val="22"/>
                  <w:szCs w:val="22"/>
                </w:rPr>
                <w:br/>
                <w:t>2:128-255hz</w:t>
              </w:r>
              <w:r w:rsidRPr="00057ABB">
                <w:rPr>
                  <w:rFonts w:ascii="宋体" w:hAnsi="宋体" w:cs="Tahoma" w:hint="eastAsia"/>
                  <w:color w:val="000000"/>
                  <w:sz w:val="22"/>
                  <w:szCs w:val="22"/>
                </w:rPr>
                <w:br/>
                <w:t>3:256-511hz</w:t>
              </w:r>
              <w:r w:rsidRPr="00057ABB">
                <w:rPr>
                  <w:rFonts w:ascii="宋体" w:hAnsi="宋体" w:cs="Tahoma" w:hint="eastAsia"/>
                  <w:color w:val="000000"/>
                  <w:sz w:val="22"/>
                  <w:szCs w:val="22"/>
                </w:rPr>
                <w:br/>
                <w:t>4:512-1023hz</w:t>
              </w:r>
              <w:r w:rsidRPr="00057ABB">
                <w:rPr>
                  <w:rFonts w:ascii="宋体" w:hAnsi="宋体" w:cs="Tahoma" w:hint="eastAsia"/>
                  <w:color w:val="000000"/>
                  <w:sz w:val="22"/>
                  <w:szCs w:val="22"/>
                </w:rPr>
                <w:br/>
                <w:t>5:1023-2047hz</w:t>
              </w:r>
              <w:r w:rsidRPr="00057ABB">
                <w:rPr>
                  <w:rFonts w:ascii="宋体" w:hAnsi="宋体" w:cs="Tahoma" w:hint="eastAsia"/>
                  <w:color w:val="000000"/>
                  <w:sz w:val="22"/>
                  <w:szCs w:val="22"/>
                </w:rPr>
                <w:br/>
                <w:t>6:2048-4095hz</w:t>
              </w:r>
              <w:r w:rsidRPr="00057ABB">
                <w:rPr>
                  <w:rFonts w:ascii="宋体" w:hAnsi="宋体" w:cs="Tahoma" w:hint="eastAsia"/>
                  <w:color w:val="000000"/>
                  <w:sz w:val="22"/>
                  <w:szCs w:val="22"/>
                </w:rPr>
                <w:br/>
                <w:t>7:4096-8191hz</w:t>
              </w:r>
              <w:r w:rsidRPr="00057ABB">
                <w:rPr>
                  <w:rFonts w:ascii="宋体" w:hAnsi="宋体" w:cs="Tahoma" w:hint="eastAsia"/>
                  <w:color w:val="000000"/>
                  <w:sz w:val="22"/>
                  <w:szCs w:val="22"/>
                </w:rPr>
                <w:br/>
                <w:t>8:8192-16383hz</w:t>
              </w:r>
            </w:ins>
          </w:p>
        </w:tc>
        <w:tc>
          <w:tcPr>
            <w:tcW w:w="2400" w:type="dxa"/>
            <w:tcBorders>
              <w:top w:val="nil"/>
              <w:left w:val="nil"/>
              <w:bottom w:val="single" w:sz="4" w:space="0" w:color="auto"/>
              <w:right w:val="single" w:sz="4" w:space="0" w:color="auto"/>
            </w:tcBorders>
            <w:shd w:val="clear" w:color="auto" w:fill="auto"/>
            <w:noWrap/>
            <w:vAlign w:val="bottom"/>
            <w:hideMark/>
          </w:tcPr>
          <w:p w14:paraId="295069BA" w14:textId="77777777" w:rsidR="002975F5" w:rsidRPr="00057ABB" w:rsidRDefault="002975F5" w:rsidP="002975F5">
            <w:pPr>
              <w:rPr>
                <w:ins w:id="2327" w:author="作者" w:date="2020-09-16T16:16:00Z"/>
                <w:rFonts w:ascii="宋体" w:hAnsi="宋体" w:cs="Tahoma"/>
                <w:color w:val="000000"/>
                <w:sz w:val="22"/>
                <w:szCs w:val="22"/>
              </w:rPr>
            </w:pPr>
            <w:ins w:id="2328" w:author="作者" w:date="2020-09-16T16:16:00Z">
              <w:r w:rsidRPr="00057ABB">
                <w:rPr>
                  <w:rFonts w:ascii="宋体" w:hAnsi="宋体" w:cs="Tahoma" w:hint="eastAsia"/>
                  <w:color w:val="000000"/>
                  <w:sz w:val="22"/>
                  <w:szCs w:val="22"/>
                </w:rPr>
                <w:t>Music rate Level</w:t>
              </w:r>
            </w:ins>
          </w:p>
        </w:tc>
      </w:tr>
      <w:tr w:rsidR="002975F5" w:rsidRPr="00057ABB" w14:paraId="505AA1BC" w14:textId="77777777" w:rsidTr="00057ABB">
        <w:trPr>
          <w:trHeight w:val="2175"/>
          <w:ins w:id="2329" w:author="作者" w:date="2020-09-16T16:16:00Z"/>
        </w:trPr>
        <w:tc>
          <w:tcPr>
            <w:tcW w:w="3040" w:type="dxa"/>
            <w:tcBorders>
              <w:top w:val="nil"/>
              <w:left w:val="single" w:sz="4" w:space="0" w:color="auto"/>
              <w:bottom w:val="single" w:sz="4" w:space="0" w:color="auto"/>
              <w:right w:val="single" w:sz="4" w:space="0" w:color="auto"/>
            </w:tcBorders>
            <w:shd w:val="clear" w:color="auto" w:fill="auto"/>
            <w:noWrap/>
            <w:vAlign w:val="bottom"/>
            <w:hideMark/>
          </w:tcPr>
          <w:p w14:paraId="251A00F4" w14:textId="77777777" w:rsidR="002975F5" w:rsidRPr="00057ABB" w:rsidRDefault="002975F5" w:rsidP="002975F5">
            <w:pPr>
              <w:rPr>
                <w:ins w:id="2330" w:author="作者" w:date="2020-09-16T16:16:00Z"/>
                <w:rFonts w:ascii="宋体" w:hAnsi="宋体" w:cs="Tahoma"/>
                <w:color w:val="000000"/>
                <w:sz w:val="22"/>
                <w:szCs w:val="22"/>
              </w:rPr>
            </w:pPr>
            <w:ins w:id="2331" w:author="作者" w:date="2020-09-16T16:16:00Z">
              <w:r w:rsidRPr="00057ABB">
                <w:rPr>
                  <w:rFonts w:ascii="宋体" w:hAnsi="宋体" w:cs="Tahoma" w:hint="eastAsia"/>
                  <w:color w:val="000000"/>
                  <w:sz w:val="22"/>
                  <w:szCs w:val="22"/>
                </w:rPr>
                <w:lastRenderedPageBreak/>
                <w:t>AmbL_Music_Range_Level</w:t>
              </w:r>
            </w:ins>
          </w:p>
        </w:tc>
        <w:tc>
          <w:tcPr>
            <w:tcW w:w="2500" w:type="dxa"/>
            <w:tcBorders>
              <w:top w:val="nil"/>
              <w:left w:val="nil"/>
              <w:bottom w:val="single" w:sz="4" w:space="0" w:color="auto"/>
              <w:right w:val="single" w:sz="4" w:space="0" w:color="auto"/>
            </w:tcBorders>
            <w:shd w:val="clear" w:color="auto" w:fill="auto"/>
            <w:noWrap/>
            <w:vAlign w:val="bottom"/>
            <w:hideMark/>
          </w:tcPr>
          <w:p w14:paraId="71A35679" w14:textId="77777777" w:rsidR="002975F5" w:rsidRPr="00057ABB" w:rsidRDefault="002975F5" w:rsidP="002975F5">
            <w:pPr>
              <w:rPr>
                <w:ins w:id="2332" w:author="作者" w:date="2020-09-16T16:16:00Z"/>
                <w:rFonts w:ascii="宋体" w:hAnsi="宋体" w:cs="Tahoma"/>
                <w:color w:val="000000"/>
                <w:sz w:val="22"/>
                <w:szCs w:val="22"/>
              </w:rPr>
            </w:pPr>
            <w:ins w:id="2333" w:author="作者" w:date="2020-09-16T16:16:00Z">
              <w:r w:rsidRPr="00057ABB">
                <w:rPr>
                  <w:rFonts w:ascii="宋体" w:hAnsi="宋体" w:cs="Tahoma" w:hint="eastAsia"/>
                  <w:color w:val="000000"/>
                  <w:sz w:val="22"/>
                  <w:szCs w:val="22"/>
                </w:rPr>
                <w:t>音乐范围</w:t>
              </w:r>
            </w:ins>
          </w:p>
        </w:tc>
        <w:tc>
          <w:tcPr>
            <w:tcW w:w="2220" w:type="dxa"/>
            <w:tcBorders>
              <w:top w:val="nil"/>
              <w:left w:val="nil"/>
              <w:bottom w:val="single" w:sz="4" w:space="0" w:color="auto"/>
              <w:right w:val="single" w:sz="4" w:space="0" w:color="auto"/>
            </w:tcBorders>
            <w:shd w:val="clear" w:color="auto" w:fill="auto"/>
            <w:vAlign w:val="bottom"/>
            <w:hideMark/>
          </w:tcPr>
          <w:p w14:paraId="223944E3" w14:textId="77777777" w:rsidR="002975F5" w:rsidRPr="00057ABB" w:rsidRDefault="002975F5" w:rsidP="002975F5">
            <w:pPr>
              <w:rPr>
                <w:ins w:id="2334" w:author="作者" w:date="2020-09-16T16:16:00Z"/>
                <w:rFonts w:ascii="宋体" w:hAnsi="宋体" w:cs="Tahoma"/>
                <w:color w:val="000000"/>
                <w:sz w:val="22"/>
                <w:szCs w:val="22"/>
              </w:rPr>
            </w:pPr>
            <w:ins w:id="2335" w:author="作者" w:date="2020-09-16T16:16:00Z">
              <w:r w:rsidRPr="00057ABB">
                <w:rPr>
                  <w:rFonts w:ascii="宋体" w:hAnsi="宋体" w:cs="Tahoma" w:hint="eastAsia"/>
                  <w:color w:val="000000"/>
                  <w:sz w:val="22"/>
                  <w:szCs w:val="22"/>
                </w:rPr>
                <w:t>0:0-15</w:t>
              </w:r>
              <w:r w:rsidRPr="00057ABB">
                <w:rPr>
                  <w:rFonts w:ascii="宋体" w:hAnsi="宋体" w:cs="Tahoma" w:hint="eastAsia"/>
                  <w:color w:val="000000"/>
                  <w:sz w:val="22"/>
                  <w:szCs w:val="22"/>
                </w:rPr>
                <w:br/>
                <w:t>1:16-31</w:t>
              </w:r>
              <w:r w:rsidRPr="00057ABB">
                <w:rPr>
                  <w:rFonts w:ascii="宋体" w:hAnsi="宋体" w:cs="Tahoma" w:hint="eastAsia"/>
                  <w:color w:val="000000"/>
                  <w:sz w:val="22"/>
                  <w:szCs w:val="22"/>
                </w:rPr>
                <w:br/>
                <w:t>2:32-47</w:t>
              </w:r>
              <w:r w:rsidRPr="00057ABB">
                <w:rPr>
                  <w:rFonts w:ascii="宋体" w:hAnsi="宋体" w:cs="Tahoma" w:hint="eastAsia"/>
                  <w:color w:val="000000"/>
                  <w:sz w:val="22"/>
                  <w:szCs w:val="22"/>
                </w:rPr>
                <w:br/>
                <w:t>3:48-63</w:t>
              </w:r>
              <w:r w:rsidRPr="00057ABB">
                <w:rPr>
                  <w:rFonts w:ascii="宋体" w:hAnsi="宋体" w:cs="Tahoma" w:hint="eastAsia"/>
                  <w:color w:val="000000"/>
                  <w:sz w:val="22"/>
                  <w:szCs w:val="22"/>
                </w:rPr>
                <w:br/>
                <w:t>4:64-79</w:t>
              </w:r>
              <w:r w:rsidRPr="00057ABB">
                <w:rPr>
                  <w:rFonts w:ascii="宋体" w:hAnsi="宋体" w:cs="Tahoma" w:hint="eastAsia"/>
                  <w:color w:val="000000"/>
                  <w:sz w:val="22"/>
                  <w:szCs w:val="22"/>
                </w:rPr>
                <w:br/>
                <w:t>5:80-95</w:t>
              </w:r>
              <w:r w:rsidRPr="00057ABB">
                <w:rPr>
                  <w:rFonts w:ascii="宋体" w:hAnsi="宋体" w:cs="Tahoma" w:hint="eastAsia"/>
                  <w:color w:val="000000"/>
                  <w:sz w:val="22"/>
                  <w:szCs w:val="22"/>
                </w:rPr>
                <w:br/>
                <w:t>6:96-111</w:t>
              </w:r>
              <w:r w:rsidRPr="00057ABB">
                <w:rPr>
                  <w:rFonts w:ascii="宋体" w:hAnsi="宋体" w:cs="Tahoma" w:hint="eastAsia"/>
                  <w:color w:val="000000"/>
                  <w:sz w:val="22"/>
                  <w:szCs w:val="22"/>
                </w:rPr>
                <w:br/>
                <w:t>7:112-127</w:t>
              </w:r>
            </w:ins>
          </w:p>
        </w:tc>
        <w:tc>
          <w:tcPr>
            <w:tcW w:w="2400" w:type="dxa"/>
            <w:tcBorders>
              <w:top w:val="nil"/>
              <w:left w:val="nil"/>
              <w:bottom w:val="single" w:sz="4" w:space="0" w:color="auto"/>
              <w:right w:val="single" w:sz="4" w:space="0" w:color="auto"/>
            </w:tcBorders>
            <w:shd w:val="clear" w:color="auto" w:fill="auto"/>
            <w:noWrap/>
            <w:vAlign w:val="bottom"/>
            <w:hideMark/>
          </w:tcPr>
          <w:p w14:paraId="0A1485B8" w14:textId="77777777" w:rsidR="002975F5" w:rsidRPr="00057ABB" w:rsidRDefault="002975F5" w:rsidP="002975F5">
            <w:pPr>
              <w:rPr>
                <w:ins w:id="2336" w:author="作者" w:date="2020-09-16T16:16:00Z"/>
                <w:rFonts w:ascii="宋体" w:hAnsi="宋体" w:cs="Tahoma"/>
                <w:color w:val="000000"/>
                <w:sz w:val="22"/>
                <w:szCs w:val="22"/>
              </w:rPr>
            </w:pPr>
            <w:ins w:id="2337" w:author="作者" w:date="2020-09-16T16:16:00Z">
              <w:r w:rsidRPr="00057ABB">
                <w:rPr>
                  <w:rFonts w:ascii="宋体" w:hAnsi="宋体" w:cs="Tahoma" w:hint="eastAsia"/>
                  <w:color w:val="000000"/>
                  <w:sz w:val="22"/>
                  <w:szCs w:val="22"/>
                </w:rPr>
                <w:t>Music range Level</w:t>
              </w:r>
            </w:ins>
          </w:p>
        </w:tc>
      </w:tr>
    </w:tbl>
    <w:p w14:paraId="2CC6BD22" w14:textId="260DFD82" w:rsidR="00057ABB" w:rsidRDefault="00057ABB" w:rsidP="00502FCE">
      <w:pPr>
        <w:rPr>
          <w:ins w:id="2338" w:author="作者" w:date="2020-09-16T17:01:00Z"/>
          <w:rFonts w:ascii="微软雅黑" w:eastAsia="微软雅黑" w:hAnsi="微软雅黑"/>
          <w:sz w:val="22"/>
          <w:szCs w:val="22"/>
        </w:rPr>
      </w:pPr>
    </w:p>
    <w:p w14:paraId="7D27191C" w14:textId="1D71CEEF" w:rsidR="00D372C3" w:rsidRPr="00506331" w:rsidDel="0055303B" w:rsidRDefault="001C179E" w:rsidP="00D372C3">
      <w:pPr>
        <w:pStyle w:val="aff9"/>
        <w:ind w:left="360"/>
        <w:rPr>
          <w:ins w:id="2339" w:author="作者" w:date="2020-09-16T17:01:00Z"/>
          <w:del w:id="2340" w:author="作者" w:date="2020-09-17T11:36:00Z"/>
          <w:rFonts w:ascii="等线" w:eastAsia="等线" w:hAnsi="等线"/>
          <w:sz w:val="21"/>
          <w:szCs w:val="21"/>
          <w:rPrChange w:id="2341" w:author="作者" w:date="2020-09-25T14:01:00Z">
            <w:rPr>
              <w:ins w:id="2342" w:author="作者" w:date="2020-09-16T17:01:00Z"/>
              <w:del w:id="2343" w:author="作者" w:date="2020-09-17T11:36:00Z"/>
              <w:rFonts w:ascii="等线" w:hAnsi="等线"/>
            </w:rPr>
          </w:rPrChange>
        </w:rPr>
      </w:pPr>
      <w:ins w:id="2344" w:author="作者" w:date="2020-09-25T14:15:00Z">
        <w:r>
          <w:rPr>
            <w:rFonts w:ascii="等线" w:eastAsia="等线" w:hAnsi="等线"/>
            <w:sz w:val="21"/>
            <w:szCs w:val="21"/>
          </w:rPr>
          <w:t>1</w:t>
        </w:r>
        <w:r>
          <w:rPr>
            <w:rFonts w:ascii="等线" w:eastAsia="等线" w:hAnsi="等线" w:hint="eastAsia"/>
            <w:sz w:val="21"/>
            <w:szCs w:val="21"/>
          </w:rPr>
          <w:t>、</w:t>
        </w:r>
      </w:ins>
      <w:ins w:id="2345" w:author="作者" w:date="2020-09-16T17:01:00Z">
        <w:del w:id="2346" w:author="作者" w:date="2020-09-17T11:36:00Z">
          <w:r w:rsidR="00D372C3" w:rsidRPr="00506331" w:rsidDel="0055303B">
            <w:rPr>
              <w:rFonts w:ascii="等线" w:eastAsia="等线" w:hAnsi="等线"/>
              <w:sz w:val="21"/>
              <w:szCs w:val="21"/>
              <w:rPrChange w:id="2347" w:author="作者" w:date="2020-09-25T14:01:00Z">
                <w:rPr/>
              </w:rPrChange>
            </w:rPr>
            <w:delText xml:space="preserve">AmbL_IP_Swtich、AmbL_Door_Swtich、AmbL_Foot_Swtich，各区域开关在界面上如何体现---- </w:delText>
          </w:r>
          <w:r w:rsidR="00D372C3" w:rsidRPr="00506331" w:rsidDel="0055303B">
            <w:rPr>
              <w:rFonts w:ascii="等线" w:eastAsia="等线" w:hAnsi="等线"/>
              <w:sz w:val="21"/>
              <w:szCs w:val="21"/>
              <w:rPrChange w:id="2348" w:author="作者" w:date="2020-09-25T14:01:00Z">
                <w:rPr>
                  <w:highlight w:val="yellow"/>
                </w:rPr>
              </w:rPrChange>
            </w:rPr>
            <w:delText>huangruihao</w:delText>
          </w:r>
          <w:r w:rsidR="00D372C3" w:rsidRPr="00506331" w:rsidDel="0055303B">
            <w:rPr>
              <w:rFonts w:ascii="等线" w:eastAsia="等线" w:hAnsi="等线" w:hint="eastAsia"/>
              <w:sz w:val="21"/>
              <w:szCs w:val="21"/>
              <w:rPrChange w:id="2349" w:author="作者" w:date="2020-09-25T14:01:00Z">
                <w:rPr>
                  <w:rFonts w:hint="eastAsia"/>
                </w:rPr>
              </w:rPrChange>
            </w:rPr>
            <w:delText>确认</w:delText>
          </w:r>
        </w:del>
      </w:ins>
    </w:p>
    <w:p w14:paraId="5FFB4F51" w14:textId="73B88E44" w:rsidR="00D372C3" w:rsidRPr="00506331" w:rsidDel="0067286D" w:rsidRDefault="00D372C3">
      <w:pPr>
        <w:rPr>
          <w:ins w:id="2350" w:author="作者" w:date="2020-09-16T17:01:00Z"/>
          <w:del w:id="2351" w:author="作者" w:date="2020-09-23T14:58:00Z"/>
          <w:rFonts w:ascii="等线" w:eastAsia="等线" w:hAnsi="等线"/>
          <w:sz w:val="21"/>
          <w:szCs w:val="21"/>
          <w:rPrChange w:id="2352" w:author="作者" w:date="2020-09-25T14:01:00Z">
            <w:rPr>
              <w:ins w:id="2353" w:author="作者" w:date="2020-09-16T17:01:00Z"/>
              <w:del w:id="2354" w:author="作者" w:date="2020-09-23T14:58:00Z"/>
            </w:rPr>
          </w:rPrChange>
        </w:rPr>
        <w:pPrChange w:id="2355" w:author="Xu, Lidi" w:date="2020-09-23T14:58:00Z">
          <w:pPr>
            <w:pStyle w:val="aff9"/>
            <w:ind w:left="360" w:firstLine="480"/>
          </w:pPr>
        </w:pPrChange>
      </w:pPr>
      <w:ins w:id="2356" w:author="作者" w:date="2020-09-16T17:01:00Z">
        <w:del w:id="2357" w:author="作者" w:date="2020-09-25T14:01:00Z">
          <w:r w:rsidRPr="00506331" w:rsidDel="00506331">
            <w:rPr>
              <w:rFonts w:ascii="等线" w:eastAsia="等线" w:hAnsi="等线" w:hint="eastAsia"/>
              <w:sz w:val="21"/>
              <w:szCs w:val="21"/>
              <w:rPrChange w:id="2358" w:author="作者" w:date="2020-09-25T14:01:00Z">
                <w:rPr>
                  <w:rFonts w:hint="eastAsia"/>
                </w:rPr>
              </w:rPrChange>
            </w:rPr>
            <w:delText>哪些音源可以支持音乐律动</w:delText>
          </w:r>
          <w:r w:rsidRPr="00506331" w:rsidDel="00506331">
            <w:rPr>
              <w:rFonts w:ascii="等线" w:eastAsia="等线" w:hAnsi="等线"/>
              <w:sz w:val="21"/>
              <w:szCs w:val="21"/>
              <w:rPrChange w:id="2359" w:author="作者" w:date="2020-09-25T14:01:00Z">
                <w:rPr/>
              </w:rPrChange>
            </w:rPr>
            <w:delText>----</w:delText>
          </w:r>
          <w:r w:rsidRPr="00506331" w:rsidDel="00506331">
            <w:rPr>
              <w:rFonts w:ascii="等线" w:eastAsia="等线" w:hAnsi="等线"/>
              <w:sz w:val="21"/>
              <w:szCs w:val="21"/>
              <w:rPrChange w:id="2360" w:author="作者" w:date="2020-09-25T14:01:00Z">
                <w:rPr>
                  <w:highlight w:val="yellow"/>
                </w:rPr>
              </w:rPrChange>
            </w:rPr>
            <w:delText>chenxiujing</w:delText>
          </w:r>
          <w:r w:rsidRPr="00506331" w:rsidDel="00506331">
            <w:rPr>
              <w:rFonts w:ascii="等线" w:eastAsia="等线" w:hAnsi="等线" w:hint="eastAsia"/>
              <w:sz w:val="21"/>
              <w:szCs w:val="21"/>
              <w:rPrChange w:id="2361" w:author="作者" w:date="2020-09-25T14:01:00Z">
                <w:rPr>
                  <w:rFonts w:hint="eastAsia"/>
                </w:rPr>
              </w:rPrChange>
            </w:rPr>
            <w:delText>确认</w:delText>
          </w:r>
        </w:del>
      </w:ins>
      <w:ins w:id="2362" w:author="作者" w:date="2020-09-23T14:58:00Z">
        <w:del w:id="2363" w:author="作者" w:date="2020-09-25T14:01:00Z">
          <w:r w:rsidR="0067286D" w:rsidRPr="00506331" w:rsidDel="00506331">
            <w:rPr>
              <w:rFonts w:ascii="等线" w:eastAsia="等线" w:hAnsi="等线" w:hint="eastAsia"/>
              <w:sz w:val="21"/>
              <w:szCs w:val="21"/>
              <w:rPrChange w:id="2364" w:author="作者" w:date="2020-09-25T14:01:00Z">
                <w:rPr>
                  <w:rFonts w:hint="eastAsia"/>
                </w:rPr>
              </w:rPrChange>
            </w:rPr>
            <w:delText>：</w:delText>
          </w:r>
        </w:del>
        <w:r w:rsidR="0067286D" w:rsidRPr="00506331">
          <w:rPr>
            <w:rFonts w:ascii="等线" w:eastAsia="等线" w:hAnsi="等线"/>
            <w:sz w:val="21"/>
            <w:szCs w:val="21"/>
            <w:rPrChange w:id="2365" w:author="作者" w:date="2020-09-25T14:01:00Z">
              <w:rPr/>
            </w:rPrChange>
          </w:rPr>
          <w:t>除了收音之外的音源</w:t>
        </w:r>
      </w:ins>
      <w:ins w:id="2366" w:author="作者" w:date="2020-09-25T14:01:00Z">
        <w:r w:rsidR="00506331" w:rsidRPr="00506331">
          <w:rPr>
            <w:rFonts w:ascii="等线" w:eastAsia="等线" w:hAnsi="等线" w:hint="eastAsia"/>
            <w:sz w:val="21"/>
            <w:szCs w:val="21"/>
            <w:rPrChange w:id="2367" w:author="作者" w:date="2020-09-25T14:01:00Z">
              <w:rPr>
                <w:rFonts w:hint="eastAsia"/>
              </w:rPr>
            </w:rPrChange>
          </w:rPr>
          <w:t>都需要支持音乐律动</w:t>
        </w:r>
      </w:ins>
    </w:p>
    <w:p w14:paraId="01C330E2" w14:textId="19C58C12" w:rsidR="00D372C3" w:rsidRPr="00506331" w:rsidRDefault="00D372C3" w:rsidP="00502FCE">
      <w:pPr>
        <w:rPr>
          <w:ins w:id="2368" w:author="作者" w:date="2020-09-16T17:01:00Z"/>
          <w:rFonts w:ascii="等线" w:eastAsia="等线" w:hAnsi="等线"/>
          <w:sz w:val="21"/>
          <w:szCs w:val="21"/>
          <w:rPrChange w:id="2369" w:author="作者" w:date="2020-09-25T14:01:00Z">
            <w:rPr>
              <w:ins w:id="2370" w:author="作者" w:date="2020-09-16T17:01:00Z"/>
              <w:rFonts w:ascii="微软雅黑" w:eastAsia="微软雅黑" w:hAnsi="微软雅黑"/>
              <w:sz w:val="22"/>
              <w:szCs w:val="22"/>
            </w:rPr>
          </w:rPrChange>
        </w:rPr>
      </w:pPr>
    </w:p>
    <w:p w14:paraId="6D6B7737" w14:textId="77777777" w:rsidR="001C179E" w:rsidRDefault="001C179E" w:rsidP="00502FCE">
      <w:pPr>
        <w:rPr>
          <w:ins w:id="2371" w:author="作者" w:date="2020-09-25T14:16:00Z"/>
          <w:rFonts w:ascii="等线" w:eastAsia="等线" w:hAnsi="等线"/>
          <w:sz w:val="21"/>
          <w:szCs w:val="21"/>
        </w:rPr>
      </w:pPr>
      <w:ins w:id="2372" w:author="作者" w:date="2020-09-25T14:15:00Z">
        <w:r>
          <w:rPr>
            <w:rFonts w:ascii="等线" w:eastAsia="等线" w:hAnsi="等线" w:hint="eastAsia"/>
            <w:sz w:val="21"/>
            <w:szCs w:val="21"/>
          </w:rPr>
          <w:t>2、</w:t>
        </w:r>
      </w:ins>
      <w:ins w:id="2373" w:author="作者" w:date="2020-09-25T14:01:00Z">
        <w:r w:rsidR="00506331" w:rsidRPr="00506331">
          <w:rPr>
            <w:rFonts w:ascii="等线" w:eastAsia="等线" w:hAnsi="等线" w:hint="eastAsia"/>
            <w:sz w:val="21"/>
            <w:szCs w:val="21"/>
            <w:rPrChange w:id="2374" w:author="作者" w:date="2020-09-25T14:01:00Z">
              <w:rPr>
                <w:rFonts w:ascii="微软雅黑" w:eastAsia="微软雅黑" w:hAnsi="微软雅黑" w:hint="eastAsia"/>
                <w:sz w:val="22"/>
                <w:szCs w:val="22"/>
              </w:rPr>
            </w:rPrChange>
          </w:rPr>
          <w:t>开启音乐律动</w:t>
        </w:r>
      </w:ins>
      <w:ins w:id="2375" w:author="作者" w:date="2020-09-25T14:16:00Z">
        <w:r>
          <w:rPr>
            <w:rFonts w:ascii="等线" w:eastAsia="等线" w:hAnsi="等线" w:hint="eastAsia"/>
            <w:sz w:val="21"/>
            <w:szCs w:val="21"/>
          </w:rPr>
          <w:t>后</w:t>
        </w:r>
      </w:ins>
      <w:ins w:id="2376" w:author="作者" w:date="2020-09-25T12:55:00Z">
        <w:del w:id="2377" w:author="作者" w:date="2020-09-25T14:01:00Z">
          <w:r w:rsidR="004F55F8" w:rsidRPr="00506331" w:rsidDel="00506331">
            <w:rPr>
              <w:rFonts w:ascii="等线" w:eastAsia="等线" w:hAnsi="等线" w:hint="eastAsia"/>
              <w:sz w:val="21"/>
              <w:szCs w:val="21"/>
              <w:rPrChange w:id="2378" w:author="作者" w:date="2020-09-25T14:01:00Z">
                <w:rPr>
                  <w:rFonts w:ascii="微软雅黑" w:eastAsia="微软雅黑" w:hAnsi="微软雅黑" w:hint="eastAsia"/>
                  <w:sz w:val="22"/>
                  <w:szCs w:val="22"/>
                </w:rPr>
              </w:rPrChange>
            </w:rPr>
            <w:delText>音乐随动</w:delText>
          </w:r>
        </w:del>
        <w:r w:rsidR="004F55F8" w:rsidRPr="00506331">
          <w:rPr>
            <w:rFonts w:ascii="等线" w:eastAsia="等线" w:hAnsi="等线" w:hint="eastAsia"/>
            <w:sz w:val="21"/>
            <w:szCs w:val="21"/>
            <w:rPrChange w:id="2379" w:author="作者" w:date="2020-09-25T14:01:00Z">
              <w:rPr>
                <w:rFonts w:ascii="微软雅黑" w:eastAsia="微软雅黑" w:hAnsi="微软雅黑" w:hint="eastAsia"/>
                <w:sz w:val="22"/>
                <w:szCs w:val="22"/>
              </w:rPr>
            </w:rPrChange>
          </w:rPr>
          <w:t>，</w:t>
        </w:r>
      </w:ins>
      <w:ins w:id="2380" w:author="作者" w:date="2020-09-25T14:16:00Z">
        <w:r>
          <w:rPr>
            <w:rFonts w:ascii="等线" w:eastAsia="等线" w:hAnsi="等线" w:hint="eastAsia"/>
            <w:sz w:val="21"/>
            <w:szCs w:val="21"/>
          </w:rPr>
          <w:t>需要</w:t>
        </w:r>
      </w:ins>
      <w:ins w:id="2381" w:author="作者" w:date="2020-09-25T12:55:00Z">
        <w:r w:rsidR="004F55F8" w:rsidRPr="00506331">
          <w:rPr>
            <w:rFonts w:ascii="等线" w:eastAsia="等线" w:hAnsi="等线" w:hint="eastAsia"/>
            <w:sz w:val="21"/>
            <w:szCs w:val="21"/>
            <w:rPrChange w:id="2382" w:author="作者" w:date="2020-09-25T14:01:00Z">
              <w:rPr>
                <w:rFonts w:ascii="微软雅黑" w:eastAsia="微软雅黑" w:hAnsi="微软雅黑" w:hint="eastAsia"/>
                <w:sz w:val="22"/>
                <w:szCs w:val="22"/>
              </w:rPr>
            </w:rPrChange>
          </w:rPr>
          <w:t>提取音乐的频率和响度发给氛围灯模块</w:t>
        </w:r>
      </w:ins>
    </w:p>
    <w:p w14:paraId="4938B873" w14:textId="40591A4B" w:rsidR="004F55F8" w:rsidRPr="00EF0343" w:rsidDel="00506331" w:rsidRDefault="001C179E" w:rsidP="00502FCE">
      <w:pPr>
        <w:rPr>
          <w:ins w:id="2383" w:author="作者" w:date="2020-09-25T12:56:00Z"/>
          <w:del w:id="2384" w:author="作者" w:date="2020-09-25T14:01:00Z"/>
          <w:rFonts w:ascii="等线" w:eastAsia="等线" w:hAnsi="等线"/>
          <w:sz w:val="21"/>
          <w:szCs w:val="21"/>
          <w:rPrChange w:id="2385" w:author="作者" w:date="2020-10-22T18:00:00Z">
            <w:rPr>
              <w:ins w:id="2386" w:author="作者" w:date="2020-09-25T12:56:00Z"/>
              <w:del w:id="2387" w:author="作者" w:date="2020-09-25T14:01:00Z"/>
              <w:rFonts w:ascii="微软雅黑" w:eastAsia="微软雅黑" w:hAnsi="微软雅黑"/>
              <w:sz w:val="22"/>
              <w:szCs w:val="22"/>
            </w:rPr>
          </w:rPrChange>
        </w:rPr>
      </w:pPr>
      <w:ins w:id="2388" w:author="作者" w:date="2020-09-25T14:17:00Z">
        <w:r w:rsidRPr="00EF0343">
          <w:rPr>
            <w:rFonts w:ascii="等线" w:eastAsia="等线" w:hAnsi="等线"/>
            <w:sz w:val="21"/>
            <w:szCs w:val="21"/>
          </w:rPr>
          <w:t>3</w:t>
        </w:r>
        <w:r w:rsidRPr="00EF0343">
          <w:rPr>
            <w:rFonts w:ascii="等线" w:eastAsia="等线" w:hAnsi="等线" w:hint="eastAsia"/>
            <w:sz w:val="21"/>
            <w:szCs w:val="21"/>
          </w:rPr>
          <w:t>、设置音乐律动模式后，</w:t>
        </w:r>
      </w:ins>
      <w:ins w:id="2389" w:author="作者" w:date="2020-09-25T14:18:00Z">
        <w:r w:rsidR="003D0DCF" w:rsidRPr="00EF0343">
          <w:rPr>
            <w:rFonts w:ascii="等线" w:eastAsia="等线" w:hAnsi="等线" w:hint="eastAsia"/>
            <w:sz w:val="21"/>
            <w:szCs w:val="21"/>
          </w:rPr>
          <w:t>如果</w:t>
        </w:r>
      </w:ins>
      <w:ins w:id="2390" w:author="作者" w:date="2020-09-25T14:17:00Z">
        <w:del w:id="2391" w:author="作者" w:date="2020-09-25T14:18:00Z">
          <w:r w:rsidRPr="00EF0343" w:rsidDel="003D0DCF">
            <w:rPr>
              <w:rFonts w:ascii="等线" w:eastAsia="等线" w:hAnsi="等线" w:hint="eastAsia"/>
              <w:sz w:val="21"/>
              <w:szCs w:val="21"/>
            </w:rPr>
            <w:delText>如果还没有</w:delText>
          </w:r>
        </w:del>
        <w:r w:rsidRPr="00EF0343">
          <w:rPr>
            <w:rFonts w:ascii="等线" w:eastAsia="等线" w:hAnsi="等线" w:hint="eastAsia"/>
            <w:sz w:val="21"/>
            <w:szCs w:val="21"/>
          </w:rPr>
          <w:t>音乐</w:t>
        </w:r>
      </w:ins>
      <w:ins w:id="2392" w:author="作者" w:date="2020-09-25T14:18:00Z">
        <w:r w:rsidR="003D0DCF" w:rsidRPr="00EF0343">
          <w:rPr>
            <w:rFonts w:ascii="等线" w:eastAsia="等线" w:hAnsi="等线" w:hint="eastAsia"/>
            <w:sz w:val="21"/>
            <w:szCs w:val="21"/>
          </w:rPr>
          <w:t>还没有开始</w:t>
        </w:r>
      </w:ins>
      <w:ins w:id="2393" w:author="作者" w:date="2020-09-25T14:17:00Z">
        <w:r w:rsidRPr="00EF0343">
          <w:rPr>
            <w:rFonts w:ascii="等线" w:eastAsia="等线" w:hAnsi="等线" w:hint="eastAsia"/>
            <w:sz w:val="21"/>
            <w:szCs w:val="21"/>
          </w:rPr>
          <w:t>播放，</w:t>
        </w:r>
      </w:ins>
      <w:ins w:id="2394" w:author="作者" w:date="2020-09-25T14:01:00Z">
        <w:del w:id="2395" w:author="作者" w:date="2020-09-25T14:16:00Z">
          <w:r w:rsidR="00506331" w:rsidRPr="00EF0343" w:rsidDel="001C179E">
            <w:rPr>
              <w:rFonts w:ascii="等线" w:eastAsia="等线" w:hAnsi="等线" w:hint="eastAsia"/>
              <w:sz w:val="21"/>
              <w:szCs w:val="21"/>
              <w:rPrChange w:id="2396" w:author="作者" w:date="2020-10-22T18:00:00Z">
                <w:rPr>
                  <w:rFonts w:ascii="微软雅黑" w:eastAsia="微软雅黑" w:hAnsi="微软雅黑" w:hint="eastAsia"/>
                  <w:sz w:val="22"/>
                  <w:szCs w:val="22"/>
                </w:rPr>
              </w:rPrChange>
            </w:rPr>
            <w:delText>；</w:delText>
          </w:r>
        </w:del>
      </w:ins>
    </w:p>
    <w:p w14:paraId="4A9B44DD" w14:textId="42B07274" w:rsidR="00D372C3" w:rsidRDefault="004F55F8" w:rsidP="00502FCE">
      <w:pPr>
        <w:rPr>
          <w:ins w:id="2397" w:author="作者" w:date="2020-09-25T14:18:00Z"/>
          <w:rFonts w:ascii="等线" w:eastAsia="等线" w:hAnsi="等线"/>
          <w:sz w:val="21"/>
          <w:szCs w:val="21"/>
        </w:rPr>
      </w:pPr>
      <w:ins w:id="2398" w:author="作者" w:date="2020-09-25T12:55:00Z">
        <w:del w:id="2399" w:author="作者" w:date="2020-09-25T14:01:00Z">
          <w:r w:rsidRPr="00EF0343" w:rsidDel="00506331">
            <w:rPr>
              <w:rFonts w:ascii="等线" w:eastAsia="等线" w:hAnsi="等线" w:hint="eastAsia"/>
              <w:sz w:val="21"/>
              <w:szCs w:val="21"/>
              <w:rPrChange w:id="2400" w:author="作者" w:date="2020-10-22T18:00:00Z">
                <w:rPr>
                  <w:rFonts w:ascii="微软雅黑" w:eastAsia="微软雅黑" w:hAnsi="微软雅黑" w:hint="eastAsia"/>
                  <w:sz w:val="22"/>
                  <w:szCs w:val="22"/>
                </w:rPr>
              </w:rPrChange>
            </w:rPr>
            <w:delText>开启音乐</w:delText>
          </w:r>
        </w:del>
      </w:ins>
      <w:ins w:id="2401" w:author="作者" w:date="2020-09-25T12:56:00Z">
        <w:del w:id="2402" w:author="作者" w:date="2020-09-25T14:01:00Z">
          <w:r w:rsidRPr="00EF0343" w:rsidDel="00506331">
            <w:rPr>
              <w:rFonts w:ascii="等线" w:eastAsia="等线" w:hAnsi="等线" w:hint="eastAsia"/>
              <w:sz w:val="21"/>
              <w:szCs w:val="21"/>
              <w:rPrChange w:id="2403" w:author="作者" w:date="2020-10-22T18:00:00Z">
                <w:rPr>
                  <w:rFonts w:ascii="微软雅黑" w:eastAsia="微软雅黑" w:hAnsi="微软雅黑" w:hint="eastAsia"/>
                  <w:sz w:val="22"/>
                  <w:szCs w:val="22"/>
                </w:rPr>
              </w:rPrChange>
            </w:rPr>
            <w:delText>律动，但是</w:delText>
          </w:r>
        </w:del>
      </w:ins>
      <w:ins w:id="2404" w:author="作者" w:date="2020-09-25T12:55:00Z">
        <w:del w:id="2405" w:author="作者" w:date="2020-09-25T14:17:00Z">
          <w:r w:rsidRPr="00EF0343" w:rsidDel="001C179E">
            <w:rPr>
              <w:rFonts w:ascii="等线" w:eastAsia="等线" w:hAnsi="等线" w:hint="eastAsia"/>
              <w:sz w:val="21"/>
              <w:szCs w:val="21"/>
              <w:rPrChange w:id="2406" w:author="作者" w:date="2020-10-22T18:00:00Z">
                <w:rPr>
                  <w:rFonts w:ascii="微软雅黑" w:eastAsia="微软雅黑" w:hAnsi="微软雅黑" w:hint="eastAsia"/>
                  <w:sz w:val="22"/>
                  <w:szCs w:val="22"/>
                </w:rPr>
              </w:rPrChange>
            </w:rPr>
            <w:delText>无音乐播放时</w:delText>
          </w:r>
        </w:del>
      </w:ins>
      <w:ins w:id="2407" w:author="作者" w:date="2020-09-25T12:56:00Z">
        <w:del w:id="2408" w:author="作者" w:date="2020-09-25T14:17:00Z">
          <w:r w:rsidRPr="00EF0343" w:rsidDel="001C179E">
            <w:rPr>
              <w:rFonts w:ascii="等线" w:eastAsia="等线" w:hAnsi="等线" w:hint="eastAsia"/>
              <w:sz w:val="21"/>
              <w:szCs w:val="21"/>
              <w:rPrChange w:id="2409" w:author="作者" w:date="2020-10-22T18:00:00Z">
                <w:rPr>
                  <w:rFonts w:ascii="微软雅黑" w:eastAsia="微软雅黑" w:hAnsi="微软雅黑" w:hint="eastAsia"/>
                  <w:sz w:val="22"/>
                  <w:szCs w:val="22"/>
                </w:rPr>
              </w:rPrChange>
            </w:rPr>
            <w:delText>，</w:delText>
          </w:r>
        </w:del>
        <w:r w:rsidRPr="00EF0343">
          <w:rPr>
            <w:rFonts w:ascii="等线" w:eastAsia="等线" w:hAnsi="等线" w:hint="eastAsia"/>
            <w:sz w:val="21"/>
            <w:szCs w:val="21"/>
            <w:rPrChange w:id="2410" w:author="作者" w:date="2020-10-22T18:00:00Z">
              <w:rPr>
                <w:rFonts w:ascii="微软雅黑" w:eastAsia="微软雅黑" w:hAnsi="微软雅黑" w:hint="eastAsia"/>
                <w:sz w:val="22"/>
                <w:szCs w:val="22"/>
              </w:rPr>
            </w:rPrChange>
          </w:rPr>
          <w:t>发送信号</w:t>
        </w:r>
      </w:ins>
      <w:ins w:id="2411" w:author="作者" w:date="2020-09-25T12:55:00Z">
        <w:r w:rsidRPr="00EF0343">
          <w:rPr>
            <w:rFonts w:ascii="等线" w:eastAsia="等线" w:hAnsi="等线"/>
            <w:sz w:val="21"/>
            <w:szCs w:val="21"/>
          </w:rPr>
          <w:t>AmbL_Music_Frq_Level=0x04、AmbL_Music_Range_Level=0x01</w:t>
        </w:r>
      </w:ins>
      <w:ins w:id="2412" w:author="作者" w:date="2020-09-25T14:19:00Z">
        <w:r w:rsidR="003D0DCF" w:rsidRPr="00EF0343">
          <w:rPr>
            <w:rFonts w:ascii="等线" w:eastAsia="等线" w:hAnsi="等线" w:hint="eastAsia"/>
            <w:sz w:val="21"/>
            <w:szCs w:val="21"/>
          </w:rPr>
          <w:t>，</w:t>
        </w:r>
        <w:r w:rsidR="003D0DCF" w:rsidRPr="00EF0343">
          <w:rPr>
            <w:rFonts w:ascii="等线" w:eastAsia="等线" w:hAnsi="等线" w:hint="eastAsia"/>
            <w:sz w:val="21"/>
            <w:szCs w:val="21"/>
            <w:rPrChange w:id="2413" w:author="作者" w:date="2020-10-22T18:00:00Z">
              <w:rPr>
                <w:rFonts w:hint="eastAsia"/>
              </w:rPr>
            </w:rPrChange>
          </w:rPr>
          <w:t>氛围灯显示第二种颜色，橙色和</w:t>
        </w:r>
        <w:r w:rsidR="003D0DCF" w:rsidRPr="00EF0343">
          <w:rPr>
            <w:rFonts w:ascii="等线" w:eastAsia="等线" w:hAnsi="等线"/>
            <w:sz w:val="21"/>
            <w:szCs w:val="21"/>
            <w:rPrChange w:id="2414" w:author="作者" w:date="2020-10-22T18:00:00Z">
              <w:rPr/>
            </w:rPrChange>
          </w:rPr>
          <w:t>50%</w:t>
        </w:r>
        <w:r w:rsidR="003D0DCF" w:rsidRPr="00EF0343">
          <w:rPr>
            <w:rFonts w:ascii="等线" w:eastAsia="等线" w:hAnsi="等线" w:hint="eastAsia"/>
            <w:sz w:val="21"/>
            <w:szCs w:val="21"/>
            <w:rPrChange w:id="2415" w:author="作者" w:date="2020-10-22T18:00:00Z">
              <w:rPr>
                <w:rFonts w:hint="eastAsia"/>
              </w:rPr>
            </w:rPrChange>
          </w:rPr>
          <w:t>亮度</w:t>
        </w:r>
      </w:ins>
      <w:ins w:id="2416" w:author="作者" w:date="2020-09-25T14:22:00Z">
        <w:del w:id="2417" w:author="作者" w:date="2020-10-22T18:00:00Z">
          <w:r w:rsidR="00A6642D" w:rsidRPr="00EF0343" w:rsidDel="00EF0343">
            <w:rPr>
              <w:rFonts w:ascii="等线" w:eastAsia="等线" w:hAnsi="等线"/>
              <w:sz w:val="21"/>
              <w:szCs w:val="21"/>
              <w:rPrChange w:id="2418" w:author="作者" w:date="2020-10-22T18:00:00Z">
                <w:rPr>
                  <w:rFonts w:ascii="等线" w:eastAsia="等线" w:hAnsi="等线"/>
                  <w:sz w:val="21"/>
                  <w:szCs w:val="21"/>
                  <w:highlight w:val="yellow"/>
                </w:rPr>
              </w:rPrChange>
            </w:rPr>
            <w:delText>----xulidi：两个信号已经确认，但是是否对应橙色和</w:delText>
          </w:r>
          <w:r w:rsidR="00A6642D" w:rsidRPr="00EF0343" w:rsidDel="00EF0343">
            <w:rPr>
              <w:rFonts w:ascii="等线" w:eastAsia="等线" w:hAnsi="等线"/>
              <w:sz w:val="21"/>
              <w:szCs w:val="21"/>
            </w:rPr>
            <w:delText>50</w:delText>
          </w:r>
          <w:r w:rsidR="00A6642D" w:rsidRPr="00EF0343" w:rsidDel="00EF0343">
            <w:rPr>
              <w:rFonts w:ascii="等线" w:eastAsia="等线" w:hAnsi="等线"/>
              <w:sz w:val="21"/>
              <w:szCs w:val="21"/>
              <w:rPrChange w:id="2419" w:author="作者" w:date="2020-10-22T18:00:00Z">
                <w:rPr>
                  <w:rFonts w:ascii="等线" w:eastAsia="等线" w:hAnsi="等线"/>
                  <w:sz w:val="21"/>
                  <w:szCs w:val="21"/>
                  <w:highlight w:val="yellow"/>
                </w:rPr>
              </w:rPrChange>
            </w:rPr>
            <w:delText>%亮度？</w:delText>
          </w:r>
        </w:del>
      </w:ins>
    </w:p>
    <w:p w14:paraId="53D91AEB" w14:textId="078CCCA2" w:rsidR="003D0DCF" w:rsidRPr="003D0DCF" w:rsidDel="00B20A20" w:rsidRDefault="003D0DCF" w:rsidP="00B20A20">
      <w:pPr>
        <w:rPr>
          <w:ins w:id="2420" w:author="作者" w:date="2020-09-25T14:19:00Z"/>
          <w:del w:id="2421" w:author="作者" w:date="2020-09-25T14:22:00Z"/>
          <w:rFonts w:ascii="等线" w:eastAsia="等线" w:hAnsi="等线"/>
          <w:sz w:val="21"/>
          <w:szCs w:val="21"/>
          <w:rPrChange w:id="2422" w:author="作者" w:date="2020-09-25T14:19:00Z">
            <w:rPr>
              <w:ins w:id="2423" w:author="作者" w:date="2020-09-25T14:19:00Z"/>
              <w:del w:id="2424" w:author="作者" w:date="2020-09-25T14:22:00Z"/>
            </w:rPr>
          </w:rPrChange>
        </w:rPr>
      </w:pPr>
      <w:ins w:id="2425" w:author="作者" w:date="2020-09-25T14:18:00Z">
        <w:r>
          <w:rPr>
            <w:rFonts w:ascii="等线" w:eastAsia="等线" w:hAnsi="等线"/>
            <w:sz w:val="21"/>
            <w:szCs w:val="21"/>
          </w:rPr>
          <w:t>4</w:t>
        </w:r>
        <w:r>
          <w:rPr>
            <w:rFonts w:ascii="等线" w:eastAsia="等线" w:hAnsi="等线" w:hint="eastAsia"/>
            <w:sz w:val="21"/>
            <w:szCs w:val="21"/>
          </w:rPr>
          <w:t>、</w:t>
        </w:r>
      </w:ins>
      <w:ins w:id="2426" w:author="作者" w:date="2020-09-25T14:19:00Z">
        <w:r w:rsidRPr="003D0DCF">
          <w:rPr>
            <w:rFonts w:ascii="等线" w:eastAsia="等线" w:hAnsi="等线" w:hint="eastAsia"/>
            <w:sz w:val="21"/>
            <w:szCs w:val="21"/>
            <w:rPrChange w:id="2427" w:author="作者" w:date="2020-09-25T14:19:00Z">
              <w:rPr>
                <w:rFonts w:hint="eastAsia"/>
              </w:rPr>
            </w:rPrChange>
          </w:rPr>
          <w:t>如果音乐停止时，按照最近一次颜色和亮度显示，音乐恢复后，重新进行音乐律动</w:t>
        </w:r>
      </w:ins>
    </w:p>
    <w:p w14:paraId="3F931906" w14:textId="13D96713" w:rsidR="003D0DCF" w:rsidDel="003D0DCF" w:rsidRDefault="003D0DCF">
      <w:pPr>
        <w:rPr>
          <w:ins w:id="2428" w:author="作者" w:date="2020-09-25T14:15:00Z"/>
          <w:del w:id="2429" w:author="作者" w:date="2020-09-25T14:19:00Z"/>
          <w:rFonts w:ascii="等线" w:eastAsia="等线" w:hAnsi="等线"/>
          <w:sz w:val="21"/>
          <w:szCs w:val="21"/>
        </w:rPr>
      </w:pPr>
    </w:p>
    <w:p w14:paraId="1177D34A" w14:textId="1653FC2D" w:rsidR="001C179E" w:rsidDel="003D0DCF" w:rsidRDefault="001C179E">
      <w:pPr>
        <w:rPr>
          <w:ins w:id="2430" w:author="作者" w:date="2020-09-25T14:15:00Z"/>
          <w:del w:id="2431" w:author="作者" w:date="2020-09-25T14:19:00Z"/>
          <w:rFonts w:ascii="等线" w:eastAsia="等线" w:hAnsi="等线"/>
          <w:sz w:val="21"/>
          <w:szCs w:val="21"/>
        </w:rPr>
      </w:pPr>
    </w:p>
    <w:p w14:paraId="16EE144B" w14:textId="003F2382" w:rsidR="001C179E" w:rsidDel="003D0DCF" w:rsidRDefault="001C179E">
      <w:pPr>
        <w:numPr>
          <w:ilvl w:val="0"/>
          <w:numId w:val="61"/>
        </w:numPr>
        <w:ind w:left="0" w:firstLine="0"/>
        <w:rPr>
          <w:ins w:id="2432" w:author="作者" w:date="2020-09-25T14:15:00Z"/>
          <w:del w:id="2433" w:author="作者" w:date="2020-09-25T14:19:00Z"/>
        </w:rPr>
        <w:pPrChange w:id="2434" w:author="作者" w:date="2020-09-25T14:22:00Z">
          <w:pPr>
            <w:numPr>
              <w:numId w:val="61"/>
            </w:numPr>
            <w:ind w:left="720" w:hanging="360"/>
          </w:pPr>
        </w:pPrChange>
      </w:pPr>
      <w:ins w:id="2435" w:author="作者" w:date="2020-09-25T14:15:00Z">
        <w:del w:id="2436" w:author="作者" w:date="2020-09-25T14:19:00Z">
          <w:r w:rsidDel="003D0DCF">
            <w:rPr>
              <w:rFonts w:ascii="等线" w:eastAsia="等线" w:hAnsi="等线" w:hint="eastAsia"/>
            </w:rPr>
            <w:delText>无音乐时</w:delText>
          </w:r>
          <w:r w:rsidDel="003D0DCF">
            <w:delText xml:space="preserve"> </w:delText>
          </w:r>
          <w:r w:rsidDel="003D0DCF">
            <w:rPr>
              <w:rFonts w:ascii="等线" w:eastAsia="等线" w:hAnsi="等线" w:hint="eastAsia"/>
            </w:rPr>
            <w:delText>音乐律动选项应如何处理</w:delText>
          </w:r>
        </w:del>
      </w:ins>
    </w:p>
    <w:p w14:paraId="468D3A91" w14:textId="299A0A9B" w:rsidR="001C179E" w:rsidDel="003D0DCF" w:rsidRDefault="001C179E">
      <w:pPr>
        <w:pStyle w:val="aff9"/>
        <w:ind w:firstLineChars="0" w:firstLine="0"/>
        <w:rPr>
          <w:ins w:id="2437" w:author="作者" w:date="2020-09-25T14:15:00Z"/>
          <w:del w:id="2438" w:author="作者" w:date="2020-09-25T14:19:00Z"/>
        </w:rPr>
        <w:pPrChange w:id="2439" w:author="作者" w:date="2020-09-25T14:22:00Z">
          <w:pPr>
            <w:pStyle w:val="aff9"/>
            <w:ind w:firstLine="480"/>
          </w:pPr>
        </w:pPrChange>
      </w:pPr>
      <w:ins w:id="2440" w:author="作者" w:date="2020-09-25T14:15:00Z">
        <w:del w:id="2441" w:author="作者" w:date="2020-09-25T14:19:00Z">
          <w:r w:rsidDel="003D0DCF">
            <w:rPr>
              <w:rFonts w:hint="eastAsia"/>
            </w:rPr>
            <w:delText>如果音乐停止时，按照最近一次颜色和亮度显示，音乐恢复后，重新进行音乐律动。</w:delText>
          </w:r>
        </w:del>
      </w:ins>
    </w:p>
    <w:p w14:paraId="330CA4CB" w14:textId="431C5DF8" w:rsidR="001C179E" w:rsidDel="003D0DCF" w:rsidRDefault="001C179E">
      <w:pPr>
        <w:pStyle w:val="aff9"/>
        <w:ind w:firstLineChars="0" w:firstLine="0"/>
        <w:rPr>
          <w:ins w:id="2442" w:author="作者" w:date="2020-09-25T14:15:00Z"/>
          <w:del w:id="2443" w:author="作者" w:date="2020-09-25T14:19:00Z"/>
        </w:rPr>
        <w:pPrChange w:id="2444" w:author="作者" w:date="2020-09-25T14:22:00Z">
          <w:pPr>
            <w:pStyle w:val="aff9"/>
            <w:ind w:firstLine="480"/>
          </w:pPr>
        </w:pPrChange>
      </w:pPr>
      <w:ins w:id="2445" w:author="作者" w:date="2020-09-25T14:15:00Z">
        <w:del w:id="2446" w:author="作者" w:date="2020-09-25T14:19:00Z">
          <w:r w:rsidDel="003D0DCF">
            <w:rPr>
              <w:rFonts w:hint="eastAsia"/>
            </w:rPr>
            <w:delText>如果在无音乐时，从其他模式切换到音乐律动，氛围灯显示第二种颜色，橙色和</w:delText>
          </w:r>
          <w:r w:rsidDel="003D0DCF">
            <w:delText>50%</w:delText>
          </w:r>
          <w:r w:rsidDel="003D0DCF">
            <w:rPr>
              <w:rFonts w:hint="eastAsia"/>
            </w:rPr>
            <w:delText>亮度</w:delText>
          </w:r>
        </w:del>
      </w:ins>
    </w:p>
    <w:p w14:paraId="638262B9" w14:textId="2BB35EFB" w:rsidR="001C179E" w:rsidRDefault="001C179E">
      <w:pPr>
        <w:rPr>
          <w:ins w:id="2447" w:author="作者" w:date="2020-09-25T14:15:00Z"/>
        </w:rPr>
      </w:pPr>
    </w:p>
    <w:p w14:paraId="1B4F869F" w14:textId="77777777" w:rsidR="001C179E" w:rsidRPr="00506331" w:rsidRDefault="001C179E" w:rsidP="00502FCE">
      <w:pPr>
        <w:rPr>
          <w:ins w:id="2448" w:author="作者" w:date="2020-09-16T15:39:00Z"/>
          <w:rFonts w:ascii="等线" w:eastAsia="等线" w:hAnsi="等线"/>
          <w:sz w:val="21"/>
          <w:szCs w:val="21"/>
          <w:rPrChange w:id="2449" w:author="作者" w:date="2020-09-25T14:01:00Z">
            <w:rPr>
              <w:ins w:id="2450" w:author="作者" w:date="2020-09-16T15:39:00Z"/>
              <w:rFonts w:ascii="微软雅黑" w:eastAsia="微软雅黑" w:hAnsi="微软雅黑"/>
              <w:sz w:val="22"/>
              <w:szCs w:val="22"/>
            </w:rPr>
          </w:rPrChange>
        </w:rPr>
      </w:pPr>
    </w:p>
    <w:p w14:paraId="75618322" w14:textId="14BB8664" w:rsidR="000E2D64" w:rsidRDefault="002E4C3F" w:rsidP="000E2D64">
      <w:pPr>
        <w:pStyle w:val="31"/>
        <w:tabs>
          <w:tab w:val="clear" w:pos="432"/>
        </w:tabs>
        <w:rPr>
          <w:ins w:id="2451" w:author="作者" w:date="2020-09-16T16:20:00Z"/>
          <w:rFonts w:ascii="微软雅黑" w:eastAsia="微软雅黑" w:hAnsi="微软雅黑" w:cs="微软雅黑"/>
          <w:lang w:eastAsia="zh-CN"/>
        </w:rPr>
      </w:pPr>
      <w:bookmarkStart w:id="2452" w:name="_Toc51940504"/>
      <w:ins w:id="2453" w:author="作者" w:date="2020-09-25T13:13:00Z">
        <w:r>
          <w:rPr>
            <w:rFonts w:ascii="微软雅黑" w:eastAsia="微软雅黑" w:hAnsi="微软雅黑" w:cs="微软雅黑" w:hint="eastAsia"/>
            <w:lang w:eastAsia="zh-CN"/>
          </w:rPr>
          <w:t>模式五：</w:t>
        </w:r>
      </w:ins>
      <w:ins w:id="2454" w:author="作者" w:date="2020-09-16T15:39:00Z">
        <w:r w:rsidR="000E2D64">
          <w:rPr>
            <w:rFonts w:ascii="微软雅黑" w:eastAsia="微软雅黑" w:hAnsi="微软雅黑" w:cs="微软雅黑" w:hint="eastAsia"/>
            <w:lang w:eastAsia="zh-CN"/>
          </w:rPr>
          <w:t>驾驶</w:t>
        </w:r>
        <w:r w:rsidR="000E2D64" w:rsidRPr="0024188B">
          <w:rPr>
            <w:rFonts w:ascii="微软雅黑" w:eastAsia="微软雅黑" w:hAnsi="微软雅黑" w:cs="微软雅黑" w:hint="eastAsia"/>
            <w:lang w:eastAsia="zh-CN"/>
          </w:rPr>
          <w:t>模式</w:t>
        </w:r>
      </w:ins>
      <w:bookmarkEnd w:id="2452"/>
    </w:p>
    <w:p w14:paraId="02E4DB97" w14:textId="2DF705A6" w:rsidR="00B53906" w:rsidRDefault="00B53906">
      <w:pPr>
        <w:pStyle w:val="a1"/>
        <w:rPr>
          <w:ins w:id="2455" w:author="作者" w:date="2020-09-16T16:20:00Z"/>
          <w:rFonts w:eastAsia="微软雅黑"/>
          <w:lang w:eastAsia="zh-CN"/>
        </w:rPr>
        <w:pPrChange w:id="2456" w:author="作者" w:date="2020-09-16T16:20:00Z">
          <w:pPr>
            <w:pStyle w:val="31"/>
            <w:tabs>
              <w:tab w:val="clear" w:pos="432"/>
            </w:tabs>
          </w:pPr>
        </w:pPrChange>
      </w:pPr>
    </w:p>
    <w:tbl>
      <w:tblPr>
        <w:tblW w:w="9356" w:type="dxa"/>
        <w:tblInd w:w="108" w:type="dxa"/>
        <w:tblLook w:val="04A0" w:firstRow="1" w:lastRow="0" w:firstColumn="1" w:lastColumn="0" w:noHBand="0" w:noVBand="1"/>
        <w:tblPrChange w:id="2457" w:author="作者" w:date="2020-09-25T10:51:00Z">
          <w:tblPr>
            <w:tblW w:w="8840" w:type="dxa"/>
            <w:tblInd w:w="108" w:type="dxa"/>
            <w:tblLook w:val="04A0" w:firstRow="1" w:lastRow="0" w:firstColumn="1" w:lastColumn="0" w:noHBand="0" w:noVBand="1"/>
          </w:tblPr>
        </w:tblPrChange>
      </w:tblPr>
      <w:tblGrid>
        <w:gridCol w:w="3040"/>
        <w:gridCol w:w="2500"/>
        <w:gridCol w:w="2220"/>
        <w:gridCol w:w="1596"/>
        <w:tblGridChange w:id="2458">
          <w:tblGrid>
            <w:gridCol w:w="3040"/>
            <w:gridCol w:w="2500"/>
            <w:gridCol w:w="2220"/>
            <w:gridCol w:w="1080"/>
          </w:tblGrid>
        </w:tblGridChange>
      </w:tblGrid>
      <w:tr w:rsidR="00B53906" w:rsidRPr="00B53906" w14:paraId="3CD1BB81" w14:textId="77777777" w:rsidTr="006C7396">
        <w:trPr>
          <w:trHeight w:val="285"/>
          <w:ins w:id="2459" w:author="作者" w:date="2020-09-16T16:21:00Z"/>
          <w:trPrChange w:id="2460" w:author="作者" w:date="2020-09-25T10:51:00Z">
            <w:trPr>
              <w:trHeight w:val="285"/>
            </w:trPr>
          </w:trPrChange>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2461" w:author="作者" w:date="2020-09-25T10:51:00Z">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04873BFC" w14:textId="77777777" w:rsidR="00B53906" w:rsidRPr="00B53906" w:rsidRDefault="00B53906" w:rsidP="00B53906">
            <w:pPr>
              <w:rPr>
                <w:ins w:id="2462" w:author="作者" w:date="2020-09-16T16:21:00Z"/>
                <w:rFonts w:ascii="宋体" w:hAnsi="宋体" w:cs="Tahoma"/>
                <w:color w:val="000000"/>
                <w:sz w:val="22"/>
                <w:szCs w:val="22"/>
              </w:rPr>
            </w:pPr>
            <w:ins w:id="2463" w:author="作者" w:date="2020-09-16T16:21:00Z">
              <w:r w:rsidRPr="00B53906">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Change w:id="2464" w:author="作者" w:date="2020-09-25T10:51:00Z">
              <w:tcPr>
                <w:tcW w:w="25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5314DADC" w14:textId="77777777" w:rsidR="00B53906" w:rsidRPr="00B53906" w:rsidRDefault="00B53906" w:rsidP="00B53906">
            <w:pPr>
              <w:rPr>
                <w:ins w:id="2465" w:author="作者" w:date="2020-09-16T16:21:00Z"/>
                <w:rFonts w:ascii="宋体" w:hAnsi="宋体" w:cs="Tahoma"/>
                <w:color w:val="000000"/>
                <w:sz w:val="22"/>
                <w:szCs w:val="22"/>
              </w:rPr>
            </w:pPr>
            <w:ins w:id="2466" w:author="作者" w:date="2020-09-16T16:21:00Z">
              <w:r w:rsidRPr="00B53906">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Change w:id="2467" w:author="作者" w:date="2020-09-25T10:51:00Z">
              <w:tcPr>
                <w:tcW w:w="222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621CF91F" w14:textId="77777777" w:rsidR="00B53906" w:rsidRPr="00B53906" w:rsidRDefault="00B53906" w:rsidP="00B53906">
            <w:pPr>
              <w:rPr>
                <w:ins w:id="2468" w:author="作者" w:date="2020-09-16T16:21:00Z"/>
                <w:rFonts w:ascii="宋体" w:hAnsi="宋体" w:cs="Tahoma"/>
                <w:color w:val="000000"/>
                <w:sz w:val="22"/>
                <w:szCs w:val="22"/>
              </w:rPr>
            </w:pPr>
            <w:ins w:id="2469" w:author="作者" w:date="2020-09-16T16:21:00Z">
              <w:r w:rsidRPr="00B53906">
                <w:rPr>
                  <w:rFonts w:ascii="宋体" w:hAnsi="宋体" w:cs="Tahoma" w:hint="eastAsia"/>
                  <w:color w:val="000000"/>
                  <w:sz w:val="22"/>
                  <w:szCs w:val="22"/>
                </w:rPr>
                <w:t>信号值</w:t>
              </w:r>
            </w:ins>
          </w:p>
        </w:tc>
        <w:tc>
          <w:tcPr>
            <w:tcW w:w="1596" w:type="dxa"/>
            <w:tcBorders>
              <w:top w:val="single" w:sz="4" w:space="0" w:color="auto"/>
              <w:left w:val="nil"/>
              <w:bottom w:val="single" w:sz="4" w:space="0" w:color="auto"/>
              <w:right w:val="single" w:sz="4" w:space="0" w:color="auto"/>
            </w:tcBorders>
            <w:shd w:val="clear" w:color="000000" w:fill="FFC000"/>
            <w:noWrap/>
            <w:vAlign w:val="bottom"/>
            <w:hideMark/>
            <w:tcPrChange w:id="2470" w:author="作者" w:date="2020-09-25T10:51:00Z">
              <w:tcPr>
                <w:tcW w:w="108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0C8DF3E1" w14:textId="03CC83D5" w:rsidR="00B53906" w:rsidRPr="00B53906" w:rsidRDefault="00B53906" w:rsidP="00B53906">
            <w:pPr>
              <w:rPr>
                <w:ins w:id="2471" w:author="作者" w:date="2020-09-16T16:21:00Z"/>
                <w:rFonts w:ascii="宋体" w:hAnsi="宋体" w:cs="Tahoma"/>
                <w:color w:val="000000"/>
                <w:sz w:val="22"/>
                <w:szCs w:val="22"/>
              </w:rPr>
            </w:pPr>
            <w:ins w:id="2472" w:author="作者" w:date="2020-09-16T16:21:00Z">
              <w:r w:rsidRPr="00B53906">
                <w:rPr>
                  <w:rFonts w:ascii="宋体" w:hAnsi="宋体" w:cs="Tahoma" w:hint="eastAsia"/>
                  <w:color w:val="000000"/>
                  <w:sz w:val="22"/>
                  <w:szCs w:val="22"/>
                </w:rPr>
                <w:t>驾驶模式</w:t>
              </w:r>
            </w:ins>
            <w:ins w:id="2473" w:author="作者" w:date="2020-09-25T10:51:00Z">
              <w:r w:rsidR="006C7396">
                <w:rPr>
                  <w:rFonts w:ascii="宋体" w:hAnsi="宋体" w:cs="Tahoma" w:hint="eastAsia"/>
                  <w:color w:val="000000"/>
                  <w:sz w:val="22"/>
                  <w:szCs w:val="22"/>
                </w:rPr>
                <w:t>设值</w:t>
              </w:r>
            </w:ins>
          </w:p>
        </w:tc>
      </w:tr>
      <w:tr w:rsidR="00B53906" w:rsidRPr="00B53906" w14:paraId="5448BE52" w14:textId="77777777" w:rsidTr="006C7396">
        <w:trPr>
          <w:trHeight w:val="825"/>
          <w:ins w:id="2474" w:author="作者" w:date="2020-09-16T16:21:00Z"/>
          <w:trPrChange w:id="2475" w:author="作者" w:date="2020-09-25T10:51:00Z">
            <w:trPr>
              <w:trHeight w:val="82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476"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513299D" w14:textId="77777777" w:rsidR="00B53906" w:rsidRPr="00B53906" w:rsidRDefault="00B53906" w:rsidP="00B53906">
            <w:pPr>
              <w:rPr>
                <w:ins w:id="2477" w:author="作者" w:date="2020-09-16T16:21:00Z"/>
                <w:rFonts w:ascii="宋体" w:hAnsi="宋体" w:cs="Tahoma"/>
                <w:color w:val="000000"/>
                <w:sz w:val="22"/>
                <w:szCs w:val="22"/>
              </w:rPr>
            </w:pPr>
            <w:ins w:id="2478" w:author="作者" w:date="2020-09-16T16:21:00Z">
              <w:r w:rsidRPr="00B53906">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Change w:id="2479"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5B305F80" w14:textId="77777777" w:rsidR="00B53906" w:rsidRPr="00B53906" w:rsidRDefault="00B53906" w:rsidP="00B53906">
            <w:pPr>
              <w:rPr>
                <w:ins w:id="2480" w:author="作者" w:date="2020-09-16T16:21:00Z"/>
                <w:rFonts w:ascii="宋体" w:hAnsi="宋体" w:cs="Tahoma"/>
                <w:color w:val="000000"/>
                <w:sz w:val="22"/>
                <w:szCs w:val="22"/>
              </w:rPr>
            </w:pPr>
            <w:ins w:id="2481" w:author="作者" w:date="2020-09-16T16:21:00Z">
              <w:r w:rsidRPr="00B53906">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Change w:id="2482"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69CC87D1" w14:textId="77777777" w:rsidR="00B53906" w:rsidRPr="00B53906" w:rsidRDefault="00B53906" w:rsidP="00B53906">
            <w:pPr>
              <w:rPr>
                <w:ins w:id="2483" w:author="作者" w:date="2020-09-16T16:21:00Z"/>
                <w:rFonts w:ascii="宋体" w:hAnsi="宋体" w:cs="Tahoma"/>
                <w:color w:val="000000"/>
                <w:sz w:val="22"/>
                <w:szCs w:val="22"/>
              </w:rPr>
            </w:pPr>
            <w:ins w:id="2484" w:author="作者" w:date="2020-09-16T16:21:00Z">
              <w:r w:rsidRPr="00B53906">
                <w:rPr>
                  <w:rFonts w:ascii="宋体" w:hAnsi="宋体" w:cs="Tahoma" w:hint="eastAsia"/>
                  <w:color w:val="000000"/>
                  <w:sz w:val="22"/>
                  <w:szCs w:val="22"/>
                </w:rPr>
                <w:t>0x0:invalid</w:t>
              </w:r>
              <w:r w:rsidRPr="00B53906">
                <w:rPr>
                  <w:rFonts w:ascii="宋体" w:hAnsi="宋体" w:cs="Tahoma" w:hint="eastAsia"/>
                  <w:color w:val="000000"/>
                  <w:sz w:val="22"/>
                  <w:szCs w:val="22"/>
                </w:rPr>
                <w:br/>
                <w:t>0x1:close</w:t>
              </w:r>
              <w:r w:rsidRPr="00B53906">
                <w:rPr>
                  <w:rFonts w:ascii="宋体" w:hAnsi="宋体" w:cs="Tahoma" w:hint="eastAsia"/>
                  <w:color w:val="000000"/>
                  <w:sz w:val="22"/>
                  <w:szCs w:val="22"/>
                </w:rPr>
                <w:br/>
                <w:t>0x2:open</w:t>
              </w:r>
            </w:ins>
          </w:p>
        </w:tc>
        <w:tc>
          <w:tcPr>
            <w:tcW w:w="1596" w:type="dxa"/>
            <w:tcBorders>
              <w:top w:val="nil"/>
              <w:left w:val="nil"/>
              <w:bottom w:val="single" w:sz="4" w:space="0" w:color="auto"/>
              <w:right w:val="single" w:sz="4" w:space="0" w:color="auto"/>
            </w:tcBorders>
            <w:shd w:val="clear" w:color="auto" w:fill="auto"/>
            <w:noWrap/>
            <w:vAlign w:val="bottom"/>
            <w:hideMark/>
            <w:tcPrChange w:id="2485" w:author="作者" w:date="2020-09-25T10:51:00Z">
              <w:tcPr>
                <w:tcW w:w="1080" w:type="dxa"/>
                <w:tcBorders>
                  <w:top w:val="nil"/>
                  <w:left w:val="nil"/>
                  <w:bottom w:val="single" w:sz="4" w:space="0" w:color="auto"/>
                  <w:right w:val="single" w:sz="4" w:space="0" w:color="auto"/>
                </w:tcBorders>
                <w:shd w:val="clear" w:color="auto" w:fill="auto"/>
                <w:noWrap/>
                <w:vAlign w:val="bottom"/>
                <w:hideMark/>
              </w:tcPr>
            </w:tcPrChange>
          </w:tcPr>
          <w:p w14:paraId="6683405B" w14:textId="77777777" w:rsidR="00B53906" w:rsidRPr="00B53906" w:rsidRDefault="00B53906" w:rsidP="00B53906">
            <w:pPr>
              <w:rPr>
                <w:ins w:id="2486" w:author="作者" w:date="2020-09-16T16:21:00Z"/>
                <w:rFonts w:ascii="宋体" w:hAnsi="宋体" w:cs="Tahoma"/>
                <w:color w:val="000000"/>
                <w:sz w:val="22"/>
                <w:szCs w:val="22"/>
              </w:rPr>
            </w:pPr>
            <w:ins w:id="2487" w:author="作者" w:date="2020-09-16T16:21:00Z">
              <w:r w:rsidRPr="00B53906">
                <w:rPr>
                  <w:rFonts w:ascii="宋体" w:hAnsi="宋体" w:cs="Tahoma" w:hint="eastAsia"/>
                  <w:color w:val="000000"/>
                  <w:sz w:val="22"/>
                  <w:szCs w:val="22"/>
                </w:rPr>
                <w:t>Open</w:t>
              </w:r>
            </w:ins>
          </w:p>
        </w:tc>
      </w:tr>
      <w:tr w:rsidR="00B53906" w:rsidRPr="00B53906" w14:paraId="7956B527" w14:textId="77777777" w:rsidTr="006C7396">
        <w:trPr>
          <w:trHeight w:val="555"/>
          <w:ins w:id="2488" w:author="作者" w:date="2020-09-16T16:21:00Z"/>
          <w:trPrChange w:id="2489" w:author="作者" w:date="2020-09-25T10:51:00Z">
            <w:trPr>
              <w:trHeight w:val="55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490"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5BA32C6" w14:textId="77777777" w:rsidR="00B53906" w:rsidRPr="00B53906" w:rsidRDefault="00B53906" w:rsidP="00B53906">
            <w:pPr>
              <w:rPr>
                <w:ins w:id="2491" w:author="作者" w:date="2020-09-16T16:21:00Z"/>
                <w:rFonts w:ascii="宋体" w:hAnsi="宋体" w:cs="Tahoma"/>
                <w:color w:val="000000"/>
                <w:sz w:val="22"/>
                <w:szCs w:val="22"/>
              </w:rPr>
            </w:pPr>
            <w:ins w:id="2492" w:author="作者" w:date="2020-09-16T16:21:00Z">
              <w:r w:rsidRPr="00B53906">
                <w:rPr>
                  <w:rFonts w:ascii="宋体" w:hAnsi="宋体" w:cs="Tahoma" w:hint="eastAsia"/>
                  <w:color w:val="000000"/>
                  <w:sz w:val="22"/>
                  <w:szCs w:val="22"/>
                </w:rPr>
                <w:t>AmbL_DrvMde_D_Rq</w:t>
              </w:r>
            </w:ins>
          </w:p>
        </w:tc>
        <w:tc>
          <w:tcPr>
            <w:tcW w:w="2500" w:type="dxa"/>
            <w:tcBorders>
              <w:top w:val="nil"/>
              <w:left w:val="nil"/>
              <w:bottom w:val="single" w:sz="4" w:space="0" w:color="auto"/>
              <w:right w:val="single" w:sz="4" w:space="0" w:color="auto"/>
            </w:tcBorders>
            <w:shd w:val="clear" w:color="auto" w:fill="auto"/>
            <w:noWrap/>
            <w:vAlign w:val="bottom"/>
            <w:hideMark/>
            <w:tcPrChange w:id="2493"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533A8762" w14:textId="77777777" w:rsidR="00B53906" w:rsidRPr="00B53906" w:rsidRDefault="00B53906" w:rsidP="00B53906">
            <w:pPr>
              <w:rPr>
                <w:ins w:id="2494" w:author="作者" w:date="2020-09-16T16:21:00Z"/>
                <w:rFonts w:ascii="宋体" w:hAnsi="宋体" w:cs="Tahoma"/>
                <w:color w:val="000000"/>
                <w:sz w:val="22"/>
                <w:szCs w:val="22"/>
              </w:rPr>
            </w:pPr>
            <w:ins w:id="2495" w:author="作者" w:date="2020-09-16T16:21:00Z">
              <w:r w:rsidRPr="00B53906">
                <w:rPr>
                  <w:rFonts w:ascii="宋体" w:hAnsi="宋体" w:cs="Tahoma" w:hint="eastAsia"/>
                  <w:color w:val="000000"/>
                  <w:sz w:val="22"/>
                  <w:szCs w:val="22"/>
                </w:rPr>
                <w:t>驾驶模式设置</w:t>
              </w:r>
            </w:ins>
          </w:p>
        </w:tc>
        <w:tc>
          <w:tcPr>
            <w:tcW w:w="2220" w:type="dxa"/>
            <w:tcBorders>
              <w:top w:val="nil"/>
              <w:left w:val="nil"/>
              <w:bottom w:val="single" w:sz="4" w:space="0" w:color="auto"/>
              <w:right w:val="single" w:sz="4" w:space="0" w:color="auto"/>
            </w:tcBorders>
            <w:shd w:val="clear" w:color="auto" w:fill="auto"/>
            <w:vAlign w:val="bottom"/>
            <w:hideMark/>
            <w:tcPrChange w:id="2496"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07688FF3" w14:textId="77777777" w:rsidR="00B53906" w:rsidRPr="00B53906" w:rsidRDefault="00B53906" w:rsidP="00B53906">
            <w:pPr>
              <w:rPr>
                <w:ins w:id="2497" w:author="作者" w:date="2020-09-16T16:21:00Z"/>
                <w:rFonts w:ascii="宋体" w:hAnsi="宋体" w:cs="Tahoma"/>
                <w:color w:val="000000"/>
                <w:sz w:val="22"/>
                <w:szCs w:val="22"/>
              </w:rPr>
            </w:pPr>
            <w:ins w:id="2498" w:author="作者" w:date="2020-09-16T16:21:00Z">
              <w:r w:rsidRPr="00B53906">
                <w:rPr>
                  <w:rFonts w:ascii="宋体" w:hAnsi="宋体" w:cs="Tahoma" w:hint="eastAsia"/>
                  <w:color w:val="000000"/>
                  <w:sz w:val="22"/>
                  <w:szCs w:val="22"/>
                </w:rPr>
                <w:t>0x0: manual</w:t>
              </w:r>
              <w:r w:rsidRPr="00B53906">
                <w:rPr>
                  <w:rFonts w:ascii="宋体" w:hAnsi="宋体" w:cs="Tahoma" w:hint="eastAsia"/>
                  <w:color w:val="000000"/>
                  <w:sz w:val="22"/>
                  <w:szCs w:val="22"/>
                </w:rPr>
                <w:br/>
                <w:t>0x1：auto</w:t>
              </w:r>
            </w:ins>
          </w:p>
        </w:tc>
        <w:tc>
          <w:tcPr>
            <w:tcW w:w="1596" w:type="dxa"/>
            <w:tcBorders>
              <w:top w:val="nil"/>
              <w:left w:val="nil"/>
              <w:bottom w:val="single" w:sz="4" w:space="0" w:color="auto"/>
              <w:right w:val="single" w:sz="4" w:space="0" w:color="auto"/>
            </w:tcBorders>
            <w:shd w:val="clear" w:color="auto" w:fill="auto"/>
            <w:noWrap/>
            <w:vAlign w:val="bottom"/>
            <w:hideMark/>
            <w:tcPrChange w:id="2499" w:author="作者" w:date="2020-09-25T10:51:00Z">
              <w:tcPr>
                <w:tcW w:w="1080" w:type="dxa"/>
                <w:tcBorders>
                  <w:top w:val="nil"/>
                  <w:left w:val="nil"/>
                  <w:bottom w:val="single" w:sz="4" w:space="0" w:color="auto"/>
                  <w:right w:val="single" w:sz="4" w:space="0" w:color="auto"/>
                </w:tcBorders>
                <w:shd w:val="clear" w:color="auto" w:fill="auto"/>
                <w:noWrap/>
                <w:vAlign w:val="bottom"/>
                <w:hideMark/>
              </w:tcPr>
            </w:tcPrChange>
          </w:tcPr>
          <w:p w14:paraId="51670C7B" w14:textId="77777777" w:rsidR="00B53906" w:rsidRPr="00B53906" w:rsidRDefault="00B53906" w:rsidP="00B53906">
            <w:pPr>
              <w:rPr>
                <w:ins w:id="2500" w:author="作者" w:date="2020-09-16T16:21:00Z"/>
                <w:rFonts w:ascii="宋体" w:hAnsi="宋体" w:cs="Tahoma"/>
                <w:color w:val="000000"/>
                <w:sz w:val="22"/>
                <w:szCs w:val="22"/>
              </w:rPr>
            </w:pPr>
            <w:ins w:id="2501" w:author="作者" w:date="2020-09-16T16:21:00Z">
              <w:r w:rsidRPr="00B53906">
                <w:rPr>
                  <w:rFonts w:ascii="宋体" w:hAnsi="宋体" w:cs="Tahoma" w:hint="eastAsia"/>
                  <w:color w:val="000000"/>
                  <w:sz w:val="22"/>
                  <w:szCs w:val="22"/>
                </w:rPr>
                <w:t>auto</w:t>
              </w:r>
            </w:ins>
          </w:p>
        </w:tc>
      </w:tr>
    </w:tbl>
    <w:p w14:paraId="45D3252E" w14:textId="77777777" w:rsidR="007F2EAE" w:rsidRDefault="007F2EAE">
      <w:pPr>
        <w:rPr>
          <w:ins w:id="2502" w:author="作者" w:date="2020-09-25T10:08:00Z"/>
        </w:rPr>
        <w:pPrChange w:id="2503" w:author="作者" w:date="2020-09-25T10:06:00Z">
          <w:pPr>
            <w:pStyle w:val="31"/>
            <w:tabs>
              <w:tab w:val="clear" w:pos="432"/>
            </w:tabs>
          </w:pPr>
        </w:pPrChange>
      </w:pPr>
    </w:p>
    <w:p w14:paraId="66852729" w14:textId="38893EB6" w:rsidR="00347087" w:rsidRPr="00BC0F1D" w:rsidRDefault="007F2EAE">
      <w:pPr>
        <w:rPr>
          <w:ins w:id="2504" w:author="作者" w:date="2020-09-25T10:06:00Z"/>
          <w:rFonts w:ascii="等线" w:eastAsia="等线" w:hAnsi="等线"/>
          <w:sz w:val="21"/>
          <w:szCs w:val="21"/>
          <w:lang w:eastAsia="en-US"/>
          <w:rPrChange w:id="2505" w:author="作者" w:date="2020-09-25T14:02:00Z">
            <w:rPr>
              <w:ins w:id="2506" w:author="作者" w:date="2020-09-25T10:06:00Z"/>
              <w:rFonts w:eastAsia="微软雅黑"/>
              <w:lang w:eastAsia="zh-CN"/>
            </w:rPr>
          </w:rPrChange>
        </w:rPr>
        <w:pPrChange w:id="2507" w:author="作者" w:date="2020-09-25T10:06:00Z">
          <w:pPr>
            <w:pStyle w:val="31"/>
            <w:tabs>
              <w:tab w:val="clear" w:pos="432"/>
            </w:tabs>
          </w:pPr>
        </w:pPrChange>
      </w:pPr>
      <w:ins w:id="2508" w:author="作者" w:date="2020-09-25T10:06:00Z">
        <w:r w:rsidRPr="00BC0F1D">
          <w:rPr>
            <w:rFonts w:ascii="等线" w:eastAsia="等线" w:hAnsi="等线" w:hint="eastAsia"/>
            <w:sz w:val="21"/>
            <w:szCs w:val="21"/>
            <w:lang w:eastAsia="en-US"/>
            <w:rPrChange w:id="2509" w:author="作者" w:date="2020-09-25T14:02:00Z">
              <w:rPr>
                <w:rFonts w:eastAsia="微软雅黑" w:hint="eastAsia"/>
                <w:b w:val="0"/>
              </w:rPr>
            </w:rPrChange>
          </w:rPr>
          <w:t>三种驾驶模式</w:t>
        </w:r>
      </w:ins>
      <w:ins w:id="2510" w:author="作者" w:date="2020-09-25T10:07:00Z">
        <w:r w:rsidRPr="00BC0F1D">
          <w:rPr>
            <w:rFonts w:ascii="等线" w:eastAsia="等线" w:hAnsi="等线" w:hint="eastAsia"/>
            <w:sz w:val="21"/>
            <w:szCs w:val="21"/>
            <w:lang w:eastAsia="en-US"/>
            <w:rPrChange w:id="2511" w:author="作者" w:date="2020-09-25T14:02:00Z">
              <w:rPr>
                <w:rFonts w:eastAsia="微软雅黑" w:hint="eastAsia"/>
                <w:b w:val="0"/>
              </w:rPr>
            </w:rPrChange>
          </w:rPr>
          <w:t>（</w:t>
        </w:r>
      </w:ins>
      <w:ins w:id="2512" w:author="作者" w:date="2020-09-25T10:06:00Z">
        <w:r w:rsidRPr="00BC0F1D">
          <w:rPr>
            <w:rFonts w:ascii="等线" w:eastAsia="等线" w:hAnsi="等线"/>
            <w:sz w:val="21"/>
            <w:szCs w:val="21"/>
            <w:lang w:eastAsia="en-US"/>
            <w:rPrChange w:id="2513" w:author="作者" w:date="2020-09-25T14:02:00Z">
              <w:rPr>
                <w:b w:val="0"/>
              </w:rPr>
            </w:rPrChange>
          </w:rPr>
          <w:t>1:normal-Orange</w:t>
        </w:r>
        <w:r w:rsidRPr="00BC0F1D">
          <w:rPr>
            <w:rFonts w:ascii="等线" w:eastAsia="等线" w:hAnsi="等线" w:hint="eastAsia"/>
            <w:sz w:val="21"/>
            <w:szCs w:val="21"/>
            <w:lang w:eastAsia="en-US"/>
            <w:rPrChange w:id="2514" w:author="作者" w:date="2020-09-25T14:02:00Z">
              <w:rPr>
                <w:rFonts w:hint="eastAsia"/>
                <w:b w:val="0"/>
              </w:rPr>
            </w:rPrChange>
          </w:rPr>
          <w:t>、</w:t>
        </w:r>
        <w:r w:rsidRPr="00BC0F1D">
          <w:rPr>
            <w:rFonts w:ascii="等线" w:eastAsia="等线" w:hAnsi="等线"/>
            <w:sz w:val="21"/>
            <w:szCs w:val="21"/>
            <w:lang w:eastAsia="en-US"/>
            <w:rPrChange w:id="2515" w:author="作者" w:date="2020-09-25T14:02:00Z">
              <w:rPr>
                <w:b w:val="0"/>
              </w:rPr>
            </w:rPrChange>
          </w:rPr>
          <w:t>2:eco-Soft Blue</w:t>
        </w:r>
        <w:r w:rsidRPr="00BC0F1D">
          <w:rPr>
            <w:rFonts w:ascii="等线" w:eastAsia="等线" w:hAnsi="等线" w:hint="eastAsia"/>
            <w:sz w:val="21"/>
            <w:szCs w:val="21"/>
            <w:lang w:eastAsia="en-US"/>
            <w:rPrChange w:id="2516" w:author="作者" w:date="2020-09-25T14:02:00Z">
              <w:rPr>
                <w:rFonts w:hint="eastAsia"/>
                <w:b w:val="0"/>
              </w:rPr>
            </w:rPrChange>
          </w:rPr>
          <w:t>、</w:t>
        </w:r>
        <w:r w:rsidRPr="00BC0F1D">
          <w:rPr>
            <w:rFonts w:ascii="等线" w:eastAsia="等线" w:hAnsi="等线"/>
            <w:sz w:val="21"/>
            <w:szCs w:val="21"/>
            <w:lang w:eastAsia="en-US"/>
            <w:rPrChange w:id="2517" w:author="作者" w:date="2020-09-25T14:02:00Z">
              <w:rPr>
                <w:b w:val="0"/>
              </w:rPr>
            </w:rPrChange>
          </w:rPr>
          <w:t>3:sport-red</w:t>
        </w:r>
      </w:ins>
      <w:ins w:id="2518" w:author="作者" w:date="2020-09-25T10:07:00Z">
        <w:r w:rsidRPr="00BC0F1D">
          <w:rPr>
            <w:rFonts w:ascii="等线" w:eastAsia="等线" w:hAnsi="等线" w:hint="eastAsia"/>
            <w:sz w:val="21"/>
            <w:szCs w:val="21"/>
            <w:lang w:eastAsia="en-US"/>
            <w:rPrChange w:id="2519" w:author="作者" w:date="2020-09-25T14:02:00Z">
              <w:rPr>
                <w:rFonts w:hint="eastAsia"/>
                <w:b w:val="0"/>
              </w:rPr>
            </w:rPrChange>
          </w:rPr>
          <w:t>）</w:t>
        </w:r>
      </w:ins>
      <w:ins w:id="2520" w:author="作者" w:date="2020-09-25T14:02:00Z">
        <w:r w:rsidR="00BC0F1D">
          <w:rPr>
            <w:rFonts w:ascii="等线" w:eastAsia="等线" w:hAnsi="等线" w:hint="eastAsia"/>
            <w:sz w:val="21"/>
            <w:szCs w:val="21"/>
          </w:rPr>
          <w:t>的</w:t>
        </w:r>
      </w:ins>
      <w:ins w:id="2521" w:author="作者" w:date="2020-09-25T10:07:00Z">
        <w:del w:id="2522" w:author="作者" w:date="2020-09-25T11:34:00Z">
          <w:r w:rsidRPr="00BC0F1D" w:rsidDel="00E12E34">
            <w:rPr>
              <w:rFonts w:ascii="等线" w:eastAsia="等线" w:hAnsi="等线" w:hint="eastAsia"/>
              <w:sz w:val="21"/>
              <w:szCs w:val="21"/>
              <w:lang w:eastAsia="en-US"/>
              <w:rPrChange w:id="2523" w:author="作者" w:date="2020-09-25T14:02:00Z">
                <w:rPr>
                  <w:rFonts w:hint="eastAsia"/>
                  <w:b w:val="0"/>
                </w:rPr>
              </w:rPrChange>
            </w:rPr>
            <w:delText>和</w:delText>
          </w:r>
          <w:r w:rsidRPr="00BC0F1D" w:rsidDel="00E12E34">
            <w:rPr>
              <w:rFonts w:ascii="等线" w:eastAsia="等线" w:hAnsi="等线"/>
              <w:sz w:val="21"/>
              <w:szCs w:val="21"/>
              <w:lang w:eastAsia="en-US"/>
              <w:rPrChange w:id="2524" w:author="作者" w:date="2020-09-25T14:02:00Z">
                <w:rPr>
                  <w:rFonts w:ascii="宋体" w:hAnsi="宋体" w:cs="宋体"/>
                  <w:b w:val="0"/>
                </w:rPr>
              </w:rPrChange>
            </w:rPr>
            <w:delText>白天夜晚状态</w:delText>
          </w:r>
          <w:r w:rsidR="001C2D8E" w:rsidRPr="00BC0F1D" w:rsidDel="00E12E34">
            <w:rPr>
              <w:rFonts w:ascii="等线" w:eastAsia="等线" w:hAnsi="等线" w:hint="eastAsia"/>
              <w:sz w:val="21"/>
              <w:szCs w:val="21"/>
              <w:lang w:eastAsia="en-US"/>
              <w:rPrChange w:id="2525" w:author="作者" w:date="2020-09-25T14:02:00Z">
                <w:rPr>
                  <w:rFonts w:hint="eastAsia"/>
                  <w:b w:val="0"/>
                </w:rPr>
              </w:rPrChange>
            </w:rPr>
            <w:delText>的</w:delText>
          </w:r>
        </w:del>
        <w:r w:rsidR="001C2D8E" w:rsidRPr="00BC0F1D">
          <w:rPr>
            <w:rFonts w:ascii="等线" w:eastAsia="等线" w:hAnsi="等线" w:hint="eastAsia"/>
            <w:sz w:val="21"/>
            <w:szCs w:val="21"/>
            <w:lang w:eastAsia="en-US"/>
            <w:rPrChange w:id="2526" w:author="作者" w:date="2020-09-25T14:02:00Z">
              <w:rPr>
                <w:rFonts w:hint="eastAsia"/>
                <w:b w:val="0"/>
              </w:rPr>
            </w:rPrChange>
          </w:rPr>
          <w:t>信号</w:t>
        </w:r>
      </w:ins>
      <w:ins w:id="2527" w:author="作者" w:date="2020-09-25T10:08:00Z">
        <w:r w:rsidR="001C2D8E" w:rsidRPr="00BC0F1D">
          <w:rPr>
            <w:rFonts w:ascii="等线" w:eastAsia="等线" w:hAnsi="等线" w:hint="eastAsia"/>
            <w:sz w:val="21"/>
            <w:szCs w:val="21"/>
            <w:lang w:eastAsia="en-US"/>
            <w:rPrChange w:id="2528" w:author="作者" w:date="2020-09-25T14:02:00Z">
              <w:rPr>
                <w:rFonts w:hint="eastAsia"/>
                <w:b w:val="0"/>
              </w:rPr>
            </w:rPrChange>
          </w:rPr>
          <w:t>由</w:t>
        </w:r>
      </w:ins>
      <w:ins w:id="2529" w:author="作者" w:date="2020-09-25T10:07:00Z">
        <w:r w:rsidRPr="00BC0F1D">
          <w:rPr>
            <w:rFonts w:ascii="等线" w:eastAsia="等线" w:hAnsi="等线"/>
            <w:sz w:val="21"/>
            <w:szCs w:val="21"/>
            <w:lang w:eastAsia="en-US"/>
            <w:rPrChange w:id="2530" w:author="作者" w:date="2020-09-25T14:02:00Z">
              <w:rPr>
                <w:rFonts w:ascii="宋体" w:hAnsi="宋体" w:cs="宋体"/>
                <w:b w:val="0"/>
              </w:rPr>
            </w:rPrChange>
          </w:rPr>
          <w:t>BCM发出，IVI不需要进行操作</w:t>
        </w:r>
      </w:ins>
    </w:p>
    <w:p w14:paraId="6B4061B2" w14:textId="6EBBE245" w:rsidR="007F2EAE" w:rsidRPr="00BC0F1D" w:rsidDel="001C2D8E" w:rsidRDefault="007F2EAE">
      <w:pPr>
        <w:rPr>
          <w:ins w:id="2531" w:author="作者" w:date="2020-09-16T16:55:00Z"/>
          <w:del w:id="2532" w:author="作者" w:date="2020-09-25T10:08:00Z"/>
          <w:rFonts w:ascii="等线" w:eastAsia="等线" w:hAnsi="等线"/>
          <w:sz w:val="21"/>
          <w:szCs w:val="21"/>
          <w:lang w:eastAsia="en-US"/>
          <w:rPrChange w:id="2533" w:author="作者" w:date="2020-09-25T14:02:00Z">
            <w:rPr>
              <w:ins w:id="2534" w:author="作者" w:date="2020-09-16T16:55:00Z"/>
              <w:del w:id="2535" w:author="作者" w:date="2020-09-25T10:08:00Z"/>
              <w:rFonts w:eastAsia="微软雅黑"/>
              <w:lang w:eastAsia="zh-CN"/>
            </w:rPr>
          </w:rPrChange>
        </w:rPr>
        <w:pPrChange w:id="2536" w:author="作者" w:date="2020-09-25T14:02:00Z">
          <w:pPr>
            <w:pStyle w:val="31"/>
            <w:tabs>
              <w:tab w:val="clear" w:pos="432"/>
            </w:tabs>
          </w:pPr>
        </w:pPrChange>
      </w:pPr>
    </w:p>
    <w:p w14:paraId="4BC86269" w14:textId="7294B928" w:rsidR="00347087" w:rsidRPr="00BC0F1D" w:rsidDel="00EF0343" w:rsidRDefault="00347087">
      <w:pPr>
        <w:rPr>
          <w:ins w:id="2537" w:author="作者" w:date="2020-09-16T16:55:00Z"/>
          <w:del w:id="2538" w:author="作者" w:date="2020-10-22T18:00:00Z"/>
          <w:rFonts w:ascii="等线" w:eastAsia="等线" w:hAnsi="等线"/>
          <w:sz w:val="21"/>
          <w:szCs w:val="21"/>
          <w:rPrChange w:id="2539" w:author="作者" w:date="2020-09-25T14:02:00Z">
            <w:rPr>
              <w:ins w:id="2540" w:author="作者" w:date="2020-09-16T16:55:00Z"/>
              <w:del w:id="2541" w:author="作者" w:date="2020-10-22T18:00:00Z"/>
              <w:rFonts w:ascii="等线" w:eastAsia="等线" w:hAnsi="等线"/>
              <w:sz w:val="22"/>
              <w:szCs w:val="22"/>
            </w:rPr>
          </w:rPrChange>
        </w:rPr>
        <w:pPrChange w:id="2542" w:author="作者" w:date="2020-09-25T14:02:00Z">
          <w:pPr>
            <w:pStyle w:val="31"/>
            <w:tabs>
              <w:tab w:val="clear" w:pos="432"/>
            </w:tabs>
          </w:pPr>
        </w:pPrChange>
      </w:pPr>
      <w:ins w:id="2543" w:author="作者" w:date="2020-09-16T16:55:00Z">
        <w:del w:id="2544" w:author="作者" w:date="2020-10-22T18:00:00Z">
          <w:r w:rsidRPr="00DF0335" w:rsidDel="00EF0343">
            <w:rPr>
              <w:rFonts w:ascii="等线" w:eastAsia="等线" w:hAnsi="等线" w:hint="eastAsia"/>
              <w:sz w:val="21"/>
              <w:szCs w:val="21"/>
              <w:highlight w:val="yellow"/>
              <w:rPrChange w:id="2545" w:author="作者" w:date="2020-10-16T15:54:00Z">
                <w:rPr>
                  <w:rFonts w:eastAsia="微软雅黑" w:hint="eastAsia"/>
                  <w:b w:val="0"/>
                </w:rPr>
              </w:rPrChange>
            </w:rPr>
            <w:delText>不同的</w:delText>
          </w:r>
          <w:r w:rsidRPr="00DF0335" w:rsidDel="00EF0343">
            <w:rPr>
              <w:rFonts w:ascii="等线" w:eastAsia="等线" w:hAnsi="等线" w:hint="eastAsia"/>
              <w:sz w:val="21"/>
              <w:szCs w:val="21"/>
              <w:highlight w:val="yellow"/>
              <w:rPrChange w:id="2546" w:author="作者" w:date="2020-10-16T15:54:00Z">
                <w:rPr>
                  <w:rFonts w:hint="eastAsia"/>
                  <w:b w:val="0"/>
                </w:rPr>
              </w:rPrChange>
            </w:rPr>
            <w:delText>驾驶模式，颜色和亮度是啥样的？</w:delText>
          </w:r>
        </w:del>
      </w:ins>
      <w:ins w:id="2547" w:author="作者" w:date="2020-09-16T16:53:00Z">
        <w:del w:id="2548" w:author="作者" w:date="2020-10-22T18:00:00Z">
          <w:r w:rsidRPr="00DF0335" w:rsidDel="00EF0343">
            <w:rPr>
              <w:rFonts w:ascii="等线" w:eastAsia="等线" w:hAnsi="等线" w:hint="eastAsia"/>
              <w:sz w:val="21"/>
              <w:szCs w:val="21"/>
              <w:highlight w:val="yellow"/>
              <w:rPrChange w:id="2549" w:author="作者" w:date="2020-10-16T15:54:00Z">
                <w:rPr>
                  <w:rFonts w:asciiTheme="minorEastAsia" w:eastAsiaTheme="minorEastAsia" w:hAnsiTheme="minorEastAsia" w:cs="Tahoma" w:hint="eastAsia"/>
                  <w:b w:val="0"/>
                  <w:color w:val="000000"/>
                  <w:sz w:val="22"/>
                  <w:szCs w:val="22"/>
                </w:rPr>
              </w:rPrChange>
            </w:rPr>
            <w:delText>驾驶模式设置以后，氛围灯设置界面</w:delText>
          </w:r>
        </w:del>
      </w:ins>
      <w:ins w:id="2550" w:author="作者" w:date="2020-09-16T16:54:00Z">
        <w:del w:id="2551" w:author="作者" w:date="2020-10-22T18:00:00Z">
          <w:r w:rsidRPr="00DF0335" w:rsidDel="00EF0343">
            <w:rPr>
              <w:rFonts w:ascii="等线" w:eastAsia="等线" w:hAnsi="等线" w:hint="eastAsia"/>
              <w:sz w:val="21"/>
              <w:szCs w:val="21"/>
              <w:highlight w:val="yellow"/>
              <w:rPrChange w:id="2552" w:author="作者" w:date="2020-10-16T15:54:00Z">
                <w:rPr>
                  <w:rFonts w:asciiTheme="minorEastAsia" w:eastAsiaTheme="minorEastAsia" w:hAnsiTheme="minorEastAsia" w:cs="Tahoma" w:hint="eastAsia"/>
                  <w:b w:val="0"/>
                  <w:color w:val="000000"/>
                  <w:sz w:val="22"/>
                  <w:szCs w:val="22"/>
                </w:rPr>
              </w:rPrChange>
            </w:rPr>
            <w:delText>如何呈现？</w:delText>
          </w:r>
        </w:del>
      </w:ins>
      <w:ins w:id="2553" w:author="作者" w:date="2020-09-25T12:57:00Z">
        <w:del w:id="2554" w:author="作者" w:date="2020-10-22T18:00:00Z">
          <w:r w:rsidR="00975A48" w:rsidRPr="00DF0335" w:rsidDel="00EF0343">
            <w:rPr>
              <w:rFonts w:ascii="等线" w:eastAsia="等线" w:hAnsi="等线" w:hint="eastAsia"/>
              <w:sz w:val="21"/>
              <w:szCs w:val="21"/>
              <w:highlight w:val="yellow"/>
              <w:rPrChange w:id="2555" w:author="作者" w:date="2020-10-16T15:54:00Z">
                <w:rPr>
                  <w:rFonts w:ascii="等线" w:eastAsia="等线" w:hAnsi="等线" w:hint="eastAsia"/>
                  <w:sz w:val="21"/>
                  <w:szCs w:val="21"/>
                </w:rPr>
              </w:rPrChange>
            </w:rPr>
            <w:delText>驾驶模式中切换到氛围灯界面，此时</w:delText>
          </w:r>
          <w:r w:rsidR="00975A48" w:rsidRPr="00DF0335" w:rsidDel="00EF0343">
            <w:rPr>
              <w:rFonts w:ascii="等线" w:eastAsia="等线" w:hAnsi="等线" w:hint="eastAsia"/>
              <w:sz w:val="21"/>
              <w:szCs w:val="21"/>
              <w:highlight w:val="yellow"/>
              <w:rPrChange w:id="2556" w:author="作者" w:date="2020-10-16T15:54:00Z">
                <w:rPr>
                  <w:rFonts w:ascii="等线" w:eastAsia="等线" w:hAnsi="等线" w:cs="宋体" w:hint="eastAsia"/>
                  <w:b w:val="0"/>
                  <w:sz w:val="22"/>
                  <w:szCs w:val="22"/>
                  <w:highlight w:val="yellow"/>
                </w:rPr>
              </w:rPrChange>
            </w:rPr>
            <w:delText>氛围灯设置</w:delText>
          </w:r>
          <w:r w:rsidR="00975A48" w:rsidRPr="00DF0335" w:rsidDel="00EF0343">
            <w:rPr>
              <w:rFonts w:ascii="等线" w:eastAsia="等线" w:hAnsi="等线" w:hint="eastAsia"/>
              <w:sz w:val="21"/>
              <w:szCs w:val="21"/>
              <w:highlight w:val="yellow"/>
              <w:rPrChange w:id="2557" w:author="作者" w:date="2020-10-16T15:54:00Z">
                <w:rPr>
                  <w:rFonts w:ascii="等线" w:eastAsia="等线" w:hAnsi="等线" w:hint="eastAsia"/>
                  <w:sz w:val="21"/>
                  <w:szCs w:val="21"/>
                </w:rPr>
              </w:rPrChange>
            </w:rPr>
            <w:delText>界面如何显示</w:delText>
          </w:r>
          <w:r w:rsidR="00975A48" w:rsidRPr="00DF0335" w:rsidDel="00EF0343">
            <w:rPr>
              <w:rFonts w:ascii="等线" w:eastAsia="等线" w:hAnsi="等线"/>
              <w:sz w:val="21"/>
              <w:szCs w:val="21"/>
              <w:highlight w:val="yellow"/>
              <w:rPrChange w:id="2558" w:author="作者" w:date="2020-10-16T15:54:00Z">
                <w:rPr>
                  <w:rFonts w:ascii="等线" w:eastAsia="等线" w:hAnsi="等线"/>
                  <w:sz w:val="21"/>
                  <w:szCs w:val="21"/>
                </w:rPr>
              </w:rPrChange>
            </w:rPr>
            <w:delText xml:space="preserve"> </w:delText>
          </w:r>
          <w:r w:rsidR="00975A48" w:rsidRPr="00DF0335" w:rsidDel="00EF0343">
            <w:rPr>
              <w:rFonts w:ascii="等线" w:eastAsia="等线" w:hAnsi="等线" w:hint="eastAsia"/>
              <w:sz w:val="21"/>
              <w:szCs w:val="21"/>
              <w:highlight w:val="yellow"/>
              <w:rPrChange w:id="2559" w:author="作者" w:date="2020-10-16T15:54:00Z">
                <w:rPr>
                  <w:rFonts w:ascii="等线" w:eastAsia="等线" w:hAnsi="等线" w:hint="eastAsia"/>
                  <w:sz w:val="21"/>
                  <w:szCs w:val="21"/>
                </w:rPr>
              </w:rPrChange>
            </w:rPr>
            <w:delText>  </w:delText>
          </w:r>
          <w:r w:rsidR="00975A48" w:rsidRPr="00DF0335" w:rsidDel="00EF0343">
            <w:rPr>
              <w:rFonts w:ascii="等线" w:eastAsia="等线" w:hAnsi="等线"/>
              <w:sz w:val="21"/>
              <w:szCs w:val="21"/>
              <w:highlight w:val="yellow"/>
              <w:rPrChange w:id="2560" w:author="作者" w:date="2020-10-16T15:54:00Z">
                <w:rPr>
                  <w:rFonts w:ascii="等线" w:eastAsia="等线" w:hAnsi="等线"/>
                  <w:sz w:val="21"/>
                  <w:szCs w:val="21"/>
                </w:rPr>
              </w:rPrChange>
            </w:rPr>
            <w:delText>- TBD</w:delText>
          </w:r>
        </w:del>
      </w:ins>
    </w:p>
    <w:p w14:paraId="6DF1A28E" w14:textId="3399D412" w:rsidR="00347087" w:rsidRPr="00BC0F1D" w:rsidDel="00BC0F1D" w:rsidRDefault="004F55F8">
      <w:pPr>
        <w:rPr>
          <w:ins w:id="2561" w:author="作者" w:date="2020-09-16T15:39:00Z"/>
          <w:del w:id="2562" w:author="作者" w:date="2020-09-25T14:02:00Z"/>
          <w:rFonts w:ascii="等线" w:eastAsia="等线" w:hAnsi="等线"/>
          <w:sz w:val="21"/>
          <w:szCs w:val="21"/>
          <w:lang w:eastAsia="en-US"/>
          <w:rPrChange w:id="2563" w:author="作者" w:date="2020-09-25T14:02:00Z">
            <w:rPr>
              <w:ins w:id="2564" w:author="作者" w:date="2020-09-16T15:39:00Z"/>
              <w:del w:id="2565" w:author="作者" w:date="2020-09-25T14:02:00Z"/>
              <w:rFonts w:ascii="微软雅黑" w:eastAsia="微软雅黑" w:hAnsi="微软雅黑" w:cs="微软雅黑"/>
              <w:lang w:eastAsia="zh-CN"/>
            </w:rPr>
          </w:rPrChange>
        </w:rPr>
        <w:pPrChange w:id="2566" w:author="Xu, Lidi" w:date="2020-09-25T14:02:00Z">
          <w:pPr>
            <w:pStyle w:val="31"/>
            <w:tabs>
              <w:tab w:val="clear" w:pos="432"/>
            </w:tabs>
          </w:pPr>
        </w:pPrChange>
      </w:pPr>
      <w:ins w:id="2567" w:author="作者" w:date="2020-09-25T12:54:00Z">
        <w:del w:id="2568" w:author="作者" w:date="2020-09-25T14:02:00Z">
          <w:r w:rsidDel="00BC0F1D">
            <w:rPr>
              <w:rFonts w:ascii="等线" w:eastAsia="等线" w:hAnsi="等线" w:hint="eastAsia"/>
              <w:sz w:val="21"/>
              <w:szCs w:val="21"/>
              <w:lang w:eastAsia="en-US"/>
            </w:rPr>
            <w:delText>驾驶模式切换到normal 模式时需要IVI将Aux_AmbLghtDrvMde_D_Rq信号从auto -&gt; manual</w:delText>
          </w:r>
        </w:del>
      </w:ins>
      <w:bookmarkStart w:id="2569" w:name="_Toc51939922"/>
      <w:bookmarkStart w:id="2570" w:name="_Toc51940505"/>
      <w:bookmarkEnd w:id="2569"/>
      <w:bookmarkEnd w:id="2570"/>
    </w:p>
    <w:p w14:paraId="409176BE" w14:textId="41404D25" w:rsidR="000E2D64" w:rsidRPr="0024188B" w:rsidRDefault="002E4C3F" w:rsidP="000E2D64">
      <w:pPr>
        <w:pStyle w:val="31"/>
        <w:tabs>
          <w:tab w:val="clear" w:pos="432"/>
        </w:tabs>
        <w:rPr>
          <w:ins w:id="2571" w:author="作者" w:date="2020-09-16T15:39:00Z"/>
          <w:rFonts w:ascii="微软雅黑" w:eastAsia="微软雅黑" w:hAnsi="微软雅黑" w:cs="微软雅黑"/>
          <w:lang w:eastAsia="zh-CN"/>
        </w:rPr>
      </w:pPr>
      <w:bookmarkStart w:id="2572" w:name="_Toc51940506"/>
      <w:ins w:id="2573" w:author="作者" w:date="2020-09-25T13:13:00Z">
        <w:r>
          <w:rPr>
            <w:rFonts w:ascii="微软雅黑" w:eastAsia="微软雅黑" w:hAnsi="微软雅黑" w:cs="微软雅黑" w:hint="eastAsia"/>
            <w:lang w:eastAsia="zh-CN"/>
          </w:rPr>
          <w:t>模式六：</w:t>
        </w:r>
      </w:ins>
      <w:ins w:id="2574" w:author="作者" w:date="2020-09-16T15:40:00Z">
        <w:r w:rsidR="000E2D64">
          <w:rPr>
            <w:rFonts w:ascii="微软雅黑" w:eastAsia="微软雅黑" w:hAnsi="微软雅黑" w:cs="微软雅黑" w:hint="eastAsia"/>
            <w:lang w:eastAsia="zh-CN"/>
          </w:rPr>
          <w:t>休息</w:t>
        </w:r>
      </w:ins>
      <w:ins w:id="2575" w:author="作者" w:date="2020-09-16T15:39:00Z">
        <w:r w:rsidR="000E2D64" w:rsidRPr="0024188B">
          <w:rPr>
            <w:rFonts w:ascii="微软雅黑" w:eastAsia="微软雅黑" w:hAnsi="微软雅黑" w:cs="微软雅黑" w:hint="eastAsia"/>
            <w:lang w:eastAsia="zh-CN"/>
          </w:rPr>
          <w:t>模式</w:t>
        </w:r>
        <w:bookmarkEnd w:id="2572"/>
      </w:ins>
    </w:p>
    <w:p w14:paraId="3D1F8ABD" w14:textId="6B411E71" w:rsidR="000E2D64" w:rsidDel="00146764" w:rsidRDefault="000E2D64" w:rsidP="00502FCE">
      <w:pPr>
        <w:rPr>
          <w:ins w:id="2576" w:author="作者" w:date="2020-09-16T16:17:00Z"/>
          <w:del w:id="2577" w:author="作者" w:date="2020-09-16T16:21:00Z"/>
          <w:rFonts w:ascii="Calibri" w:hAnsi="Calibri" w:cs="Calibri"/>
          <w:sz w:val="22"/>
          <w:szCs w:val="22"/>
        </w:rPr>
      </w:pPr>
    </w:p>
    <w:p w14:paraId="48E8B485" w14:textId="20AED70B" w:rsidR="00057ABB" w:rsidRDefault="00057ABB" w:rsidP="00502FCE">
      <w:pPr>
        <w:rPr>
          <w:ins w:id="2578" w:author="作者" w:date="2020-09-16T16:17:00Z"/>
          <w:rFonts w:ascii="Calibri" w:hAnsi="Calibri" w:cs="Calibri"/>
          <w:sz w:val="22"/>
          <w:szCs w:val="22"/>
        </w:rPr>
      </w:pPr>
    </w:p>
    <w:tbl>
      <w:tblPr>
        <w:tblW w:w="9498" w:type="dxa"/>
        <w:tblInd w:w="108" w:type="dxa"/>
        <w:tblLook w:val="04A0" w:firstRow="1" w:lastRow="0" w:firstColumn="1" w:lastColumn="0" w:noHBand="0" w:noVBand="1"/>
        <w:tblPrChange w:id="2579" w:author="作者" w:date="2020-09-25T10:51:00Z">
          <w:tblPr>
            <w:tblW w:w="9240" w:type="dxa"/>
            <w:tblInd w:w="108" w:type="dxa"/>
            <w:tblLook w:val="04A0" w:firstRow="1" w:lastRow="0" w:firstColumn="1" w:lastColumn="0" w:noHBand="0" w:noVBand="1"/>
          </w:tblPr>
        </w:tblPrChange>
      </w:tblPr>
      <w:tblGrid>
        <w:gridCol w:w="3040"/>
        <w:gridCol w:w="2500"/>
        <w:gridCol w:w="2220"/>
        <w:gridCol w:w="1738"/>
        <w:tblGridChange w:id="2580">
          <w:tblGrid>
            <w:gridCol w:w="3040"/>
            <w:gridCol w:w="2500"/>
            <w:gridCol w:w="2220"/>
            <w:gridCol w:w="1480"/>
          </w:tblGrid>
        </w:tblGridChange>
      </w:tblGrid>
      <w:tr w:rsidR="00057ABB" w:rsidRPr="00057ABB" w14:paraId="69001D5C" w14:textId="77777777" w:rsidTr="006C7396">
        <w:trPr>
          <w:trHeight w:val="285"/>
          <w:ins w:id="2581" w:author="作者" w:date="2020-09-16T16:17:00Z"/>
          <w:trPrChange w:id="2582" w:author="作者" w:date="2020-09-25T10:51:00Z">
            <w:trPr>
              <w:trHeight w:val="285"/>
            </w:trPr>
          </w:trPrChange>
        </w:trPr>
        <w:tc>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Change w:id="2583" w:author="作者" w:date="2020-09-25T10:51:00Z">
              <w:tcPr>
                <w:tcW w:w="3040" w:type="dxa"/>
                <w:tcBorders>
                  <w:top w:val="single" w:sz="4" w:space="0" w:color="auto"/>
                  <w:left w:val="single" w:sz="4" w:space="0" w:color="auto"/>
                  <w:bottom w:val="single" w:sz="4" w:space="0" w:color="auto"/>
                  <w:right w:val="single" w:sz="4" w:space="0" w:color="auto"/>
                </w:tcBorders>
                <w:shd w:val="clear" w:color="000000" w:fill="FFC000"/>
                <w:noWrap/>
                <w:vAlign w:val="bottom"/>
                <w:hideMark/>
              </w:tcPr>
            </w:tcPrChange>
          </w:tcPr>
          <w:p w14:paraId="4F8C2070" w14:textId="77777777" w:rsidR="00057ABB" w:rsidRPr="00057ABB" w:rsidRDefault="00057ABB" w:rsidP="00057ABB">
            <w:pPr>
              <w:rPr>
                <w:ins w:id="2584" w:author="作者" w:date="2020-09-16T16:17:00Z"/>
                <w:rFonts w:ascii="宋体" w:hAnsi="宋体" w:cs="Tahoma"/>
                <w:color w:val="000000"/>
                <w:sz w:val="22"/>
                <w:szCs w:val="22"/>
              </w:rPr>
            </w:pPr>
            <w:ins w:id="2585" w:author="作者" w:date="2020-09-16T16:17:00Z">
              <w:r w:rsidRPr="00057ABB">
                <w:rPr>
                  <w:rFonts w:ascii="宋体" w:hAnsi="宋体" w:cs="Tahoma" w:hint="eastAsia"/>
                  <w:color w:val="000000"/>
                  <w:sz w:val="22"/>
                  <w:szCs w:val="22"/>
                </w:rPr>
                <w:t>CAN信号</w:t>
              </w:r>
            </w:ins>
          </w:p>
        </w:tc>
        <w:tc>
          <w:tcPr>
            <w:tcW w:w="2500" w:type="dxa"/>
            <w:tcBorders>
              <w:top w:val="single" w:sz="4" w:space="0" w:color="auto"/>
              <w:left w:val="nil"/>
              <w:bottom w:val="single" w:sz="4" w:space="0" w:color="auto"/>
              <w:right w:val="single" w:sz="4" w:space="0" w:color="auto"/>
            </w:tcBorders>
            <w:shd w:val="clear" w:color="000000" w:fill="FFC000"/>
            <w:noWrap/>
            <w:vAlign w:val="bottom"/>
            <w:hideMark/>
            <w:tcPrChange w:id="2586" w:author="作者" w:date="2020-09-25T10:51:00Z">
              <w:tcPr>
                <w:tcW w:w="250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4DC535A3" w14:textId="77777777" w:rsidR="00057ABB" w:rsidRPr="00057ABB" w:rsidRDefault="00057ABB" w:rsidP="00057ABB">
            <w:pPr>
              <w:rPr>
                <w:ins w:id="2587" w:author="作者" w:date="2020-09-16T16:17:00Z"/>
                <w:rFonts w:ascii="宋体" w:hAnsi="宋体" w:cs="Tahoma"/>
                <w:color w:val="000000"/>
                <w:sz w:val="22"/>
                <w:szCs w:val="22"/>
              </w:rPr>
            </w:pPr>
            <w:ins w:id="2588" w:author="作者" w:date="2020-09-16T16:17:00Z">
              <w:r w:rsidRPr="00057ABB">
                <w:rPr>
                  <w:rFonts w:ascii="宋体" w:hAnsi="宋体" w:cs="Tahoma" w:hint="eastAsia"/>
                  <w:color w:val="000000"/>
                  <w:sz w:val="22"/>
                  <w:szCs w:val="22"/>
                </w:rPr>
                <w:t>信号描述</w:t>
              </w:r>
            </w:ins>
          </w:p>
        </w:tc>
        <w:tc>
          <w:tcPr>
            <w:tcW w:w="2220" w:type="dxa"/>
            <w:tcBorders>
              <w:top w:val="single" w:sz="4" w:space="0" w:color="auto"/>
              <w:left w:val="nil"/>
              <w:bottom w:val="single" w:sz="4" w:space="0" w:color="auto"/>
              <w:right w:val="single" w:sz="4" w:space="0" w:color="auto"/>
            </w:tcBorders>
            <w:shd w:val="clear" w:color="000000" w:fill="FFC000"/>
            <w:noWrap/>
            <w:vAlign w:val="bottom"/>
            <w:hideMark/>
            <w:tcPrChange w:id="2589" w:author="作者" w:date="2020-09-25T10:51:00Z">
              <w:tcPr>
                <w:tcW w:w="222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21A79CF6" w14:textId="77777777" w:rsidR="00057ABB" w:rsidRPr="00057ABB" w:rsidRDefault="00057ABB" w:rsidP="00057ABB">
            <w:pPr>
              <w:rPr>
                <w:ins w:id="2590" w:author="作者" w:date="2020-09-16T16:17:00Z"/>
                <w:rFonts w:ascii="宋体" w:hAnsi="宋体" w:cs="Tahoma"/>
                <w:color w:val="000000"/>
                <w:sz w:val="22"/>
                <w:szCs w:val="22"/>
              </w:rPr>
            </w:pPr>
            <w:ins w:id="2591" w:author="作者" w:date="2020-09-16T16:17:00Z">
              <w:r w:rsidRPr="00057ABB">
                <w:rPr>
                  <w:rFonts w:ascii="宋体" w:hAnsi="宋体" w:cs="Tahoma" w:hint="eastAsia"/>
                  <w:color w:val="000000"/>
                  <w:sz w:val="22"/>
                  <w:szCs w:val="22"/>
                </w:rPr>
                <w:t>信号值</w:t>
              </w:r>
            </w:ins>
          </w:p>
        </w:tc>
        <w:tc>
          <w:tcPr>
            <w:tcW w:w="1738" w:type="dxa"/>
            <w:tcBorders>
              <w:top w:val="single" w:sz="4" w:space="0" w:color="auto"/>
              <w:left w:val="nil"/>
              <w:bottom w:val="single" w:sz="4" w:space="0" w:color="auto"/>
              <w:right w:val="single" w:sz="4" w:space="0" w:color="auto"/>
            </w:tcBorders>
            <w:shd w:val="clear" w:color="000000" w:fill="FFC000"/>
            <w:noWrap/>
            <w:vAlign w:val="bottom"/>
            <w:hideMark/>
            <w:tcPrChange w:id="2592" w:author="作者" w:date="2020-09-25T10:51:00Z">
              <w:tcPr>
                <w:tcW w:w="148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363D4EAD" w14:textId="4811223D" w:rsidR="00057ABB" w:rsidRPr="00057ABB" w:rsidRDefault="00057ABB" w:rsidP="00057ABB">
            <w:pPr>
              <w:rPr>
                <w:ins w:id="2593" w:author="作者" w:date="2020-09-16T16:17:00Z"/>
                <w:rFonts w:ascii="宋体" w:hAnsi="宋体" w:cs="Tahoma"/>
                <w:color w:val="000000"/>
                <w:sz w:val="22"/>
                <w:szCs w:val="22"/>
              </w:rPr>
            </w:pPr>
            <w:ins w:id="2594" w:author="作者" w:date="2020-09-16T16:17:00Z">
              <w:r w:rsidRPr="00057ABB">
                <w:rPr>
                  <w:rFonts w:ascii="宋体" w:hAnsi="宋体" w:cs="Tahoma" w:hint="eastAsia"/>
                  <w:color w:val="000000"/>
                  <w:sz w:val="22"/>
                  <w:szCs w:val="22"/>
                </w:rPr>
                <w:t>休息模式</w:t>
              </w:r>
            </w:ins>
            <w:ins w:id="2595" w:author="作者" w:date="2020-09-25T10:51:00Z">
              <w:r w:rsidR="006C7396">
                <w:rPr>
                  <w:rFonts w:ascii="宋体" w:hAnsi="宋体" w:cs="Tahoma" w:hint="eastAsia"/>
                  <w:color w:val="000000"/>
                  <w:sz w:val="22"/>
                  <w:szCs w:val="22"/>
                </w:rPr>
                <w:t>设值</w:t>
              </w:r>
            </w:ins>
          </w:p>
        </w:tc>
      </w:tr>
      <w:tr w:rsidR="00057ABB" w:rsidRPr="00057ABB" w14:paraId="62C01E19" w14:textId="77777777" w:rsidTr="006C7396">
        <w:trPr>
          <w:trHeight w:val="825"/>
          <w:ins w:id="2596" w:author="作者" w:date="2020-09-16T16:17:00Z"/>
          <w:trPrChange w:id="2597" w:author="作者" w:date="2020-09-25T10:51:00Z">
            <w:trPr>
              <w:trHeight w:val="82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598"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4733C72" w14:textId="77777777" w:rsidR="00057ABB" w:rsidRPr="00057ABB" w:rsidRDefault="00057ABB" w:rsidP="00057ABB">
            <w:pPr>
              <w:rPr>
                <w:ins w:id="2599" w:author="作者" w:date="2020-09-16T16:17:00Z"/>
                <w:rFonts w:ascii="宋体" w:hAnsi="宋体" w:cs="Tahoma"/>
                <w:color w:val="000000"/>
                <w:sz w:val="22"/>
                <w:szCs w:val="22"/>
              </w:rPr>
            </w:pPr>
            <w:ins w:id="2600" w:author="作者" w:date="2020-09-16T16:17:00Z">
              <w:r w:rsidRPr="00057ABB">
                <w:rPr>
                  <w:rFonts w:ascii="宋体" w:hAnsi="宋体" w:cs="Tahoma" w:hint="eastAsia"/>
                  <w:color w:val="000000"/>
                  <w:sz w:val="22"/>
                  <w:szCs w:val="22"/>
                </w:rPr>
                <w:t>AmbL_ALM_Set</w:t>
              </w:r>
            </w:ins>
          </w:p>
        </w:tc>
        <w:tc>
          <w:tcPr>
            <w:tcW w:w="2500" w:type="dxa"/>
            <w:tcBorders>
              <w:top w:val="nil"/>
              <w:left w:val="nil"/>
              <w:bottom w:val="single" w:sz="4" w:space="0" w:color="auto"/>
              <w:right w:val="single" w:sz="4" w:space="0" w:color="auto"/>
            </w:tcBorders>
            <w:shd w:val="clear" w:color="auto" w:fill="auto"/>
            <w:noWrap/>
            <w:vAlign w:val="bottom"/>
            <w:hideMark/>
            <w:tcPrChange w:id="2601"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13E2BC15" w14:textId="77777777" w:rsidR="00057ABB" w:rsidRPr="00057ABB" w:rsidRDefault="00057ABB" w:rsidP="00057ABB">
            <w:pPr>
              <w:rPr>
                <w:ins w:id="2602" w:author="作者" w:date="2020-09-16T16:17:00Z"/>
                <w:rFonts w:ascii="宋体" w:hAnsi="宋体" w:cs="Tahoma"/>
                <w:color w:val="000000"/>
                <w:sz w:val="22"/>
                <w:szCs w:val="22"/>
              </w:rPr>
            </w:pPr>
            <w:ins w:id="2603" w:author="作者" w:date="2020-09-16T16:17:00Z">
              <w:r w:rsidRPr="00057ABB">
                <w:rPr>
                  <w:rFonts w:ascii="宋体" w:hAnsi="宋体" w:cs="Tahoma" w:hint="eastAsia"/>
                  <w:color w:val="000000"/>
                  <w:sz w:val="22"/>
                  <w:szCs w:val="22"/>
                </w:rPr>
                <w:t>氛围灯开关</w:t>
              </w:r>
            </w:ins>
          </w:p>
        </w:tc>
        <w:tc>
          <w:tcPr>
            <w:tcW w:w="2220" w:type="dxa"/>
            <w:tcBorders>
              <w:top w:val="nil"/>
              <w:left w:val="nil"/>
              <w:bottom w:val="single" w:sz="4" w:space="0" w:color="auto"/>
              <w:right w:val="single" w:sz="4" w:space="0" w:color="auto"/>
            </w:tcBorders>
            <w:shd w:val="clear" w:color="auto" w:fill="auto"/>
            <w:vAlign w:val="bottom"/>
            <w:hideMark/>
            <w:tcPrChange w:id="2604"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7C561CDC" w14:textId="77777777" w:rsidR="00057ABB" w:rsidRPr="00057ABB" w:rsidRDefault="00057ABB" w:rsidP="00057ABB">
            <w:pPr>
              <w:rPr>
                <w:ins w:id="2605" w:author="作者" w:date="2020-09-16T16:17:00Z"/>
                <w:rFonts w:ascii="宋体" w:hAnsi="宋体" w:cs="Tahoma"/>
                <w:color w:val="000000"/>
                <w:sz w:val="22"/>
                <w:szCs w:val="22"/>
              </w:rPr>
            </w:pPr>
            <w:ins w:id="2606" w:author="作者" w:date="2020-09-16T16:17:00Z">
              <w:r w:rsidRPr="00057ABB">
                <w:rPr>
                  <w:rFonts w:ascii="宋体" w:hAnsi="宋体" w:cs="Tahoma" w:hint="eastAsia"/>
                  <w:color w:val="000000"/>
                  <w:sz w:val="22"/>
                  <w:szCs w:val="22"/>
                </w:rPr>
                <w:t>0x0:invalid</w:t>
              </w:r>
              <w:r w:rsidRPr="00057ABB">
                <w:rPr>
                  <w:rFonts w:ascii="宋体" w:hAnsi="宋体" w:cs="Tahoma" w:hint="eastAsia"/>
                  <w:color w:val="000000"/>
                  <w:sz w:val="22"/>
                  <w:szCs w:val="22"/>
                </w:rPr>
                <w:br/>
                <w:t>0x1:close</w:t>
              </w:r>
              <w:r w:rsidRPr="00057ABB">
                <w:rPr>
                  <w:rFonts w:ascii="宋体" w:hAnsi="宋体" w:cs="Tahoma" w:hint="eastAsia"/>
                  <w:color w:val="000000"/>
                  <w:sz w:val="22"/>
                  <w:szCs w:val="22"/>
                </w:rPr>
                <w:br/>
                <w:t>0x2:open</w:t>
              </w:r>
            </w:ins>
          </w:p>
        </w:tc>
        <w:tc>
          <w:tcPr>
            <w:tcW w:w="1738" w:type="dxa"/>
            <w:tcBorders>
              <w:top w:val="nil"/>
              <w:left w:val="nil"/>
              <w:bottom w:val="single" w:sz="4" w:space="0" w:color="auto"/>
              <w:right w:val="single" w:sz="4" w:space="0" w:color="auto"/>
            </w:tcBorders>
            <w:shd w:val="clear" w:color="auto" w:fill="auto"/>
            <w:noWrap/>
            <w:vAlign w:val="bottom"/>
            <w:hideMark/>
            <w:tcPrChange w:id="2607" w:author="作者" w:date="2020-09-25T10:51:00Z">
              <w:tcPr>
                <w:tcW w:w="1480" w:type="dxa"/>
                <w:tcBorders>
                  <w:top w:val="nil"/>
                  <w:left w:val="nil"/>
                  <w:bottom w:val="single" w:sz="4" w:space="0" w:color="auto"/>
                  <w:right w:val="single" w:sz="4" w:space="0" w:color="auto"/>
                </w:tcBorders>
                <w:shd w:val="clear" w:color="auto" w:fill="auto"/>
                <w:noWrap/>
                <w:vAlign w:val="bottom"/>
                <w:hideMark/>
              </w:tcPr>
            </w:tcPrChange>
          </w:tcPr>
          <w:p w14:paraId="0E9E1CB6" w14:textId="77777777" w:rsidR="00057ABB" w:rsidRPr="00057ABB" w:rsidRDefault="00057ABB" w:rsidP="00057ABB">
            <w:pPr>
              <w:rPr>
                <w:ins w:id="2608" w:author="作者" w:date="2020-09-16T16:17:00Z"/>
                <w:rFonts w:ascii="宋体" w:hAnsi="宋体" w:cs="Tahoma"/>
                <w:color w:val="000000"/>
                <w:sz w:val="22"/>
                <w:szCs w:val="22"/>
              </w:rPr>
            </w:pPr>
            <w:ins w:id="2609" w:author="作者" w:date="2020-09-16T16:17:00Z">
              <w:r w:rsidRPr="00057ABB">
                <w:rPr>
                  <w:rFonts w:ascii="宋体" w:hAnsi="宋体" w:cs="Tahoma" w:hint="eastAsia"/>
                  <w:color w:val="000000"/>
                  <w:sz w:val="22"/>
                  <w:szCs w:val="22"/>
                </w:rPr>
                <w:t>Open</w:t>
              </w:r>
            </w:ins>
          </w:p>
        </w:tc>
      </w:tr>
      <w:tr w:rsidR="00057ABB" w:rsidRPr="00057ABB" w14:paraId="307EA9F9" w14:textId="77777777" w:rsidTr="006C7396">
        <w:trPr>
          <w:trHeight w:val="1365"/>
          <w:ins w:id="2610" w:author="作者" w:date="2020-09-16T16:17:00Z"/>
          <w:trPrChange w:id="2611" w:author="作者" w:date="2020-09-25T10:51:00Z">
            <w:trPr>
              <w:trHeight w:val="136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612"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F4F96D2" w14:textId="77777777" w:rsidR="00057ABB" w:rsidRPr="00057ABB" w:rsidRDefault="00057ABB" w:rsidP="00057ABB">
            <w:pPr>
              <w:rPr>
                <w:ins w:id="2613" w:author="作者" w:date="2020-09-16T16:17:00Z"/>
                <w:rFonts w:ascii="宋体" w:hAnsi="宋体" w:cs="Tahoma"/>
                <w:color w:val="000000"/>
                <w:sz w:val="22"/>
                <w:szCs w:val="22"/>
              </w:rPr>
            </w:pPr>
            <w:ins w:id="2614" w:author="作者" w:date="2020-09-16T16:17:00Z">
              <w:r w:rsidRPr="00057ABB">
                <w:rPr>
                  <w:rFonts w:ascii="宋体" w:hAnsi="宋体" w:cs="Tahoma" w:hint="eastAsia"/>
                  <w:color w:val="000000"/>
                  <w:sz w:val="22"/>
                  <w:szCs w:val="22"/>
                </w:rPr>
                <w:t>AmbL_Color_Mode</w:t>
              </w:r>
            </w:ins>
          </w:p>
        </w:tc>
        <w:tc>
          <w:tcPr>
            <w:tcW w:w="2500" w:type="dxa"/>
            <w:tcBorders>
              <w:top w:val="nil"/>
              <w:left w:val="nil"/>
              <w:bottom w:val="single" w:sz="4" w:space="0" w:color="auto"/>
              <w:right w:val="single" w:sz="4" w:space="0" w:color="auto"/>
            </w:tcBorders>
            <w:shd w:val="clear" w:color="auto" w:fill="auto"/>
            <w:noWrap/>
            <w:vAlign w:val="bottom"/>
            <w:hideMark/>
            <w:tcPrChange w:id="2615"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2B59EC27" w14:textId="77777777" w:rsidR="00057ABB" w:rsidRPr="00057ABB" w:rsidRDefault="00057ABB" w:rsidP="00057ABB">
            <w:pPr>
              <w:rPr>
                <w:ins w:id="2616" w:author="作者" w:date="2020-09-16T16:17:00Z"/>
                <w:rFonts w:ascii="宋体" w:hAnsi="宋体" w:cs="Tahoma"/>
                <w:color w:val="000000"/>
                <w:sz w:val="22"/>
                <w:szCs w:val="22"/>
              </w:rPr>
            </w:pPr>
            <w:ins w:id="2617" w:author="作者" w:date="2020-09-16T16:17:00Z">
              <w:r w:rsidRPr="00057ABB">
                <w:rPr>
                  <w:rFonts w:ascii="宋体" w:hAnsi="宋体" w:cs="Tahoma" w:hint="eastAsia"/>
                  <w:color w:val="000000"/>
                  <w:sz w:val="22"/>
                  <w:szCs w:val="22"/>
                </w:rPr>
                <w:t>模式</w:t>
              </w:r>
            </w:ins>
          </w:p>
        </w:tc>
        <w:tc>
          <w:tcPr>
            <w:tcW w:w="2220" w:type="dxa"/>
            <w:tcBorders>
              <w:top w:val="nil"/>
              <w:left w:val="nil"/>
              <w:bottom w:val="single" w:sz="4" w:space="0" w:color="auto"/>
              <w:right w:val="single" w:sz="4" w:space="0" w:color="auto"/>
            </w:tcBorders>
            <w:shd w:val="clear" w:color="auto" w:fill="auto"/>
            <w:vAlign w:val="bottom"/>
            <w:hideMark/>
            <w:tcPrChange w:id="2618"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33C5635E" w14:textId="77777777" w:rsidR="00057ABB" w:rsidRPr="00057ABB" w:rsidRDefault="00057ABB" w:rsidP="00057ABB">
            <w:pPr>
              <w:rPr>
                <w:ins w:id="2619" w:author="作者" w:date="2020-09-16T16:17:00Z"/>
                <w:rFonts w:ascii="宋体" w:hAnsi="宋体" w:cs="Tahoma"/>
                <w:color w:val="000000"/>
                <w:sz w:val="22"/>
                <w:szCs w:val="22"/>
              </w:rPr>
            </w:pPr>
            <w:ins w:id="2620" w:author="作者" w:date="2020-09-16T16:17:00Z">
              <w:r w:rsidRPr="00057ABB">
                <w:rPr>
                  <w:rFonts w:ascii="宋体" w:hAnsi="宋体" w:cs="Tahoma" w:hint="eastAsia"/>
                  <w:color w:val="000000"/>
                  <w:sz w:val="22"/>
                  <w:szCs w:val="22"/>
                </w:rPr>
                <w:t>0:invalid</w:t>
              </w:r>
              <w:r w:rsidRPr="00057ABB">
                <w:rPr>
                  <w:rFonts w:ascii="宋体" w:hAnsi="宋体" w:cs="Tahoma" w:hint="eastAsia"/>
                  <w:color w:val="000000"/>
                  <w:sz w:val="22"/>
                  <w:szCs w:val="22"/>
                </w:rPr>
                <w:br/>
                <w:t>1:static</w:t>
              </w:r>
              <w:r w:rsidRPr="00057ABB">
                <w:rPr>
                  <w:rFonts w:ascii="宋体" w:hAnsi="宋体" w:cs="Tahoma" w:hint="eastAsia"/>
                  <w:color w:val="000000"/>
                  <w:sz w:val="22"/>
                  <w:szCs w:val="22"/>
                </w:rPr>
                <w:br/>
                <w:t>2:dynamic</w:t>
              </w:r>
              <w:r w:rsidRPr="00057ABB">
                <w:rPr>
                  <w:rFonts w:ascii="宋体" w:hAnsi="宋体" w:cs="Tahoma" w:hint="eastAsia"/>
                  <w:color w:val="000000"/>
                  <w:sz w:val="22"/>
                  <w:szCs w:val="22"/>
                </w:rPr>
                <w:br/>
                <w:t>3:customize</w:t>
              </w:r>
              <w:r w:rsidRPr="00057ABB">
                <w:rPr>
                  <w:rFonts w:ascii="宋体" w:hAnsi="宋体" w:cs="Tahoma" w:hint="eastAsia"/>
                  <w:color w:val="000000"/>
                  <w:sz w:val="22"/>
                  <w:szCs w:val="22"/>
                </w:rPr>
                <w:br/>
                <w:t>4.music</w:t>
              </w:r>
            </w:ins>
          </w:p>
        </w:tc>
        <w:tc>
          <w:tcPr>
            <w:tcW w:w="1738" w:type="dxa"/>
            <w:tcBorders>
              <w:top w:val="nil"/>
              <w:left w:val="nil"/>
              <w:bottom w:val="single" w:sz="4" w:space="0" w:color="auto"/>
              <w:right w:val="single" w:sz="4" w:space="0" w:color="auto"/>
            </w:tcBorders>
            <w:shd w:val="clear" w:color="auto" w:fill="auto"/>
            <w:noWrap/>
            <w:vAlign w:val="bottom"/>
            <w:hideMark/>
            <w:tcPrChange w:id="2621" w:author="作者" w:date="2020-09-25T10:51:00Z">
              <w:tcPr>
                <w:tcW w:w="1480" w:type="dxa"/>
                <w:tcBorders>
                  <w:top w:val="nil"/>
                  <w:left w:val="nil"/>
                  <w:bottom w:val="single" w:sz="4" w:space="0" w:color="auto"/>
                  <w:right w:val="single" w:sz="4" w:space="0" w:color="auto"/>
                </w:tcBorders>
                <w:shd w:val="clear" w:color="auto" w:fill="auto"/>
                <w:noWrap/>
                <w:vAlign w:val="bottom"/>
                <w:hideMark/>
              </w:tcPr>
            </w:tcPrChange>
          </w:tcPr>
          <w:p w14:paraId="3681E6C3" w14:textId="77777777" w:rsidR="00057ABB" w:rsidRPr="00057ABB" w:rsidRDefault="00057ABB" w:rsidP="00057ABB">
            <w:pPr>
              <w:rPr>
                <w:ins w:id="2622" w:author="作者" w:date="2020-09-16T16:17:00Z"/>
                <w:rFonts w:ascii="宋体" w:hAnsi="宋体" w:cs="Tahoma"/>
                <w:color w:val="000000"/>
                <w:sz w:val="22"/>
                <w:szCs w:val="22"/>
              </w:rPr>
            </w:pPr>
            <w:ins w:id="2623" w:author="作者" w:date="2020-09-16T16:17:00Z">
              <w:r w:rsidRPr="00057ABB">
                <w:rPr>
                  <w:rFonts w:ascii="宋体" w:hAnsi="宋体" w:cs="Tahoma" w:hint="eastAsia"/>
                  <w:color w:val="000000"/>
                  <w:sz w:val="22"/>
                  <w:szCs w:val="22"/>
                </w:rPr>
                <w:t>dynamic</w:t>
              </w:r>
            </w:ins>
          </w:p>
        </w:tc>
      </w:tr>
      <w:tr w:rsidR="00057ABB" w:rsidRPr="00057ABB" w14:paraId="3662E67D" w14:textId="77777777" w:rsidTr="006C7396">
        <w:trPr>
          <w:trHeight w:val="555"/>
          <w:ins w:id="2624" w:author="作者" w:date="2020-09-16T16:17:00Z"/>
          <w:trPrChange w:id="2625" w:author="作者" w:date="2020-09-25T10:51:00Z">
            <w:trPr>
              <w:trHeight w:val="55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626"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64B74DA" w14:textId="77777777" w:rsidR="00057ABB" w:rsidRPr="00057ABB" w:rsidRDefault="00057ABB" w:rsidP="00057ABB">
            <w:pPr>
              <w:rPr>
                <w:ins w:id="2627" w:author="作者" w:date="2020-09-16T16:17:00Z"/>
                <w:rFonts w:ascii="宋体" w:hAnsi="宋体" w:cs="Tahoma"/>
                <w:color w:val="000000"/>
                <w:sz w:val="22"/>
                <w:szCs w:val="22"/>
              </w:rPr>
            </w:pPr>
            <w:ins w:id="2628" w:author="作者" w:date="2020-09-16T16:17:00Z">
              <w:r w:rsidRPr="00057ABB">
                <w:rPr>
                  <w:rFonts w:ascii="宋体" w:hAnsi="宋体" w:cs="Tahoma" w:hint="eastAsia"/>
                  <w:color w:val="000000"/>
                  <w:sz w:val="22"/>
                  <w:szCs w:val="22"/>
                </w:rPr>
                <w:t>AmbL_DrvMde_D_Rq</w:t>
              </w:r>
            </w:ins>
          </w:p>
        </w:tc>
        <w:tc>
          <w:tcPr>
            <w:tcW w:w="2500" w:type="dxa"/>
            <w:tcBorders>
              <w:top w:val="nil"/>
              <w:left w:val="nil"/>
              <w:bottom w:val="single" w:sz="4" w:space="0" w:color="auto"/>
              <w:right w:val="single" w:sz="4" w:space="0" w:color="auto"/>
            </w:tcBorders>
            <w:shd w:val="clear" w:color="auto" w:fill="auto"/>
            <w:noWrap/>
            <w:vAlign w:val="bottom"/>
            <w:hideMark/>
            <w:tcPrChange w:id="2629"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17CE75F0" w14:textId="77777777" w:rsidR="00057ABB" w:rsidRPr="00057ABB" w:rsidRDefault="00057ABB" w:rsidP="00057ABB">
            <w:pPr>
              <w:rPr>
                <w:ins w:id="2630" w:author="作者" w:date="2020-09-16T16:17:00Z"/>
                <w:rFonts w:ascii="宋体" w:hAnsi="宋体" w:cs="Tahoma"/>
                <w:color w:val="000000"/>
                <w:sz w:val="22"/>
                <w:szCs w:val="22"/>
              </w:rPr>
            </w:pPr>
            <w:ins w:id="2631" w:author="作者" w:date="2020-09-16T16:17:00Z">
              <w:r w:rsidRPr="00057ABB">
                <w:rPr>
                  <w:rFonts w:ascii="宋体" w:hAnsi="宋体" w:cs="Tahoma" w:hint="eastAsia"/>
                  <w:color w:val="000000"/>
                  <w:sz w:val="22"/>
                  <w:szCs w:val="22"/>
                </w:rPr>
                <w:t>驾驶模式设置</w:t>
              </w:r>
            </w:ins>
          </w:p>
        </w:tc>
        <w:tc>
          <w:tcPr>
            <w:tcW w:w="2220" w:type="dxa"/>
            <w:tcBorders>
              <w:top w:val="nil"/>
              <w:left w:val="nil"/>
              <w:bottom w:val="single" w:sz="4" w:space="0" w:color="auto"/>
              <w:right w:val="single" w:sz="4" w:space="0" w:color="auto"/>
            </w:tcBorders>
            <w:shd w:val="clear" w:color="auto" w:fill="auto"/>
            <w:vAlign w:val="bottom"/>
            <w:hideMark/>
            <w:tcPrChange w:id="2632"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668F2824" w14:textId="77777777" w:rsidR="00057ABB" w:rsidRPr="00057ABB" w:rsidRDefault="00057ABB" w:rsidP="00057ABB">
            <w:pPr>
              <w:rPr>
                <w:ins w:id="2633" w:author="作者" w:date="2020-09-16T16:17:00Z"/>
                <w:rFonts w:ascii="宋体" w:hAnsi="宋体" w:cs="Tahoma"/>
                <w:color w:val="000000"/>
                <w:sz w:val="22"/>
                <w:szCs w:val="22"/>
              </w:rPr>
            </w:pPr>
            <w:ins w:id="2634" w:author="作者" w:date="2020-09-16T16:17:00Z">
              <w:r w:rsidRPr="00057ABB">
                <w:rPr>
                  <w:rFonts w:ascii="宋体" w:hAnsi="宋体" w:cs="Tahoma" w:hint="eastAsia"/>
                  <w:color w:val="000000"/>
                  <w:sz w:val="22"/>
                  <w:szCs w:val="22"/>
                </w:rPr>
                <w:t>0x0: manual</w:t>
              </w:r>
              <w:r w:rsidRPr="00057ABB">
                <w:rPr>
                  <w:rFonts w:ascii="宋体" w:hAnsi="宋体" w:cs="Tahoma" w:hint="eastAsia"/>
                  <w:color w:val="000000"/>
                  <w:sz w:val="22"/>
                  <w:szCs w:val="22"/>
                </w:rPr>
                <w:br/>
                <w:t>0x1：auto</w:t>
              </w:r>
            </w:ins>
          </w:p>
        </w:tc>
        <w:tc>
          <w:tcPr>
            <w:tcW w:w="1738" w:type="dxa"/>
            <w:tcBorders>
              <w:top w:val="nil"/>
              <w:left w:val="nil"/>
              <w:bottom w:val="single" w:sz="4" w:space="0" w:color="auto"/>
              <w:right w:val="single" w:sz="4" w:space="0" w:color="auto"/>
            </w:tcBorders>
            <w:shd w:val="clear" w:color="auto" w:fill="auto"/>
            <w:noWrap/>
            <w:vAlign w:val="bottom"/>
            <w:hideMark/>
            <w:tcPrChange w:id="2635" w:author="作者" w:date="2020-09-25T10:51:00Z">
              <w:tcPr>
                <w:tcW w:w="1480" w:type="dxa"/>
                <w:tcBorders>
                  <w:top w:val="nil"/>
                  <w:left w:val="nil"/>
                  <w:bottom w:val="single" w:sz="4" w:space="0" w:color="auto"/>
                  <w:right w:val="single" w:sz="4" w:space="0" w:color="auto"/>
                </w:tcBorders>
                <w:shd w:val="clear" w:color="auto" w:fill="auto"/>
                <w:noWrap/>
                <w:vAlign w:val="bottom"/>
                <w:hideMark/>
              </w:tcPr>
            </w:tcPrChange>
          </w:tcPr>
          <w:p w14:paraId="1D03D083" w14:textId="77777777" w:rsidR="00057ABB" w:rsidRPr="00057ABB" w:rsidRDefault="00057ABB" w:rsidP="00057ABB">
            <w:pPr>
              <w:rPr>
                <w:ins w:id="2636" w:author="作者" w:date="2020-09-16T16:17:00Z"/>
                <w:rFonts w:ascii="宋体" w:hAnsi="宋体" w:cs="Tahoma"/>
                <w:color w:val="000000"/>
                <w:sz w:val="22"/>
                <w:szCs w:val="22"/>
              </w:rPr>
            </w:pPr>
            <w:ins w:id="2637" w:author="作者" w:date="2020-09-16T16:17:00Z">
              <w:r w:rsidRPr="00057ABB">
                <w:rPr>
                  <w:rFonts w:ascii="宋体" w:hAnsi="宋体" w:cs="Tahoma" w:hint="eastAsia"/>
                  <w:color w:val="000000"/>
                  <w:sz w:val="22"/>
                  <w:szCs w:val="22"/>
                </w:rPr>
                <w:t>manual</w:t>
              </w:r>
            </w:ins>
          </w:p>
        </w:tc>
      </w:tr>
      <w:tr w:rsidR="001B376D" w:rsidRPr="00057ABB" w14:paraId="1C8F86EA" w14:textId="77777777" w:rsidTr="006C7396">
        <w:trPr>
          <w:trHeight w:val="204"/>
          <w:ins w:id="2638" w:author="作者" w:date="2020-09-25T10:36:00Z"/>
          <w:trPrChange w:id="2639" w:author="作者" w:date="2020-09-25T10:51:00Z">
            <w:trPr>
              <w:trHeight w:val="555"/>
            </w:trPr>
          </w:trPrChange>
        </w:trPr>
        <w:tc>
          <w:tcPr>
            <w:tcW w:w="3040" w:type="dxa"/>
            <w:tcBorders>
              <w:top w:val="nil"/>
              <w:left w:val="single" w:sz="4" w:space="0" w:color="auto"/>
              <w:bottom w:val="single" w:sz="4" w:space="0" w:color="auto"/>
              <w:right w:val="single" w:sz="4" w:space="0" w:color="auto"/>
            </w:tcBorders>
            <w:shd w:val="clear" w:color="auto" w:fill="auto"/>
            <w:noWrap/>
            <w:tcPrChange w:id="2640"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tcPr>
            </w:tcPrChange>
          </w:tcPr>
          <w:p w14:paraId="3F7F47F6" w14:textId="0466BB4F" w:rsidR="001B376D" w:rsidRPr="00057ABB" w:rsidRDefault="001B376D" w:rsidP="001B376D">
            <w:pPr>
              <w:rPr>
                <w:ins w:id="2641" w:author="作者" w:date="2020-09-25T10:36:00Z"/>
                <w:rFonts w:ascii="宋体" w:hAnsi="宋体" w:cs="Tahoma"/>
                <w:color w:val="000000"/>
                <w:sz w:val="22"/>
                <w:szCs w:val="22"/>
              </w:rPr>
            </w:pPr>
            <w:ins w:id="2642" w:author="作者" w:date="2020-09-25T10:36:00Z">
              <w:r w:rsidRPr="002414FA">
                <w:rPr>
                  <w:rFonts w:ascii="Times New Roman" w:hAnsi="Times New Roman"/>
                </w:rPr>
                <w:lastRenderedPageBreak/>
                <w:t>Aux_Static_Intensity_Value</w:t>
              </w:r>
            </w:ins>
          </w:p>
        </w:tc>
        <w:tc>
          <w:tcPr>
            <w:tcW w:w="2500" w:type="dxa"/>
            <w:tcBorders>
              <w:top w:val="nil"/>
              <w:left w:val="nil"/>
              <w:bottom w:val="single" w:sz="4" w:space="0" w:color="auto"/>
              <w:right w:val="single" w:sz="4" w:space="0" w:color="auto"/>
            </w:tcBorders>
            <w:shd w:val="clear" w:color="auto" w:fill="auto"/>
            <w:noWrap/>
            <w:tcPrChange w:id="2643" w:author="作者" w:date="2020-09-25T10:51:00Z">
              <w:tcPr>
                <w:tcW w:w="2500" w:type="dxa"/>
                <w:tcBorders>
                  <w:top w:val="nil"/>
                  <w:left w:val="nil"/>
                  <w:bottom w:val="single" w:sz="4" w:space="0" w:color="auto"/>
                  <w:right w:val="single" w:sz="4" w:space="0" w:color="auto"/>
                </w:tcBorders>
                <w:shd w:val="clear" w:color="auto" w:fill="auto"/>
                <w:noWrap/>
                <w:vAlign w:val="bottom"/>
              </w:tcPr>
            </w:tcPrChange>
          </w:tcPr>
          <w:p w14:paraId="10F87971" w14:textId="742C66E4" w:rsidR="001B376D" w:rsidRPr="00057ABB" w:rsidRDefault="001B376D" w:rsidP="001B376D">
            <w:pPr>
              <w:rPr>
                <w:ins w:id="2644" w:author="作者" w:date="2020-09-25T10:36:00Z"/>
                <w:rFonts w:ascii="宋体" w:hAnsi="宋体" w:cs="Tahoma"/>
                <w:color w:val="000000"/>
                <w:sz w:val="22"/>
                <w:szCs w:val="22"/>
              </w:rPr>
            </w:pPr>
            <w:ins w:id="2645" w:author="作者" w:date="2020-09-25T10:36:00Z">
              <w:r w:rsidRPr="00C27441">
                <w:rPr>
                  <w:rFonts w:ascii="宋体" w:hAnsi="宋体" w:cs="Tahoma" w:hint="eastAsia"/>
                  <w:color w:val="000000"/>
                  <w:sz w:val="22"/>
                  <w:szCs w:val="22"/>
                </w:rPr>
                <w:t>主亮度设置</w:t>
              </w:r>
            </w:ins>
          </w:p>
        </w:tc>
        <w:tc>
          <w:tcPr>
            <w:tcW w:w="2220" w:type="dxa"/>
            <w:tcBorders>
              <w:top w:val="nil"/>
              <w:left w:val="nil"/>
              <w:bottom w:val="single" w:sz="4" w:space="0" w:color="auto"/>
              <w:right w:val="single" w:sz="4" w:space="0" w:color="auto"/>
            </w:tcBorders>
            <w:shd w:val="clear" w:color="auto" w:fill="auto"/>
            <w:tcPrChange w:id="2646" w:author="作者" w:date="2020-09-25T10:51:00Z">
              <w:tcPr>
                <w:tcW w:w="2220" w:type="dxa"/>
                <w:tcBorders>
                  <w:top w:val="nil"/>
                  <w:left w:val="nil"/>
                  <w:bottom w:val="single" w:sz="4" w:space="0" w:color="auto"/>
                  <w:right w:val="single" w:sz="4" w:space="0" w:color="auto"/>
                </w:tcBorders>
                <w:shd w:val="clear" w:color="auto" w:fill="auto"/>
                <w:vAlign w:val="bottom"/>
              </w:tcPr>
            </w:tcPrChange>
          </w:tcPr>
          <w:p w14:paraId="2757AC0F" w14:textId="66742493" w:rsidR="001B376D" w:rsidRPr="00057ABB" w:rsidRDefault="001B376D" w:rsidP="001B376D">
            <w:pPr>
              <w:rPr>
                <w:ins w:id="2647" w:author="作者" w:date="2020-09-25T10:36:00Z"/>
                <w:rFonts w:ascii="宋体" w:hAnsi="宋体" w:cs="Tahoma"/>
                <w:color w:val="000000"/>
                <w:sz w:val="22"/>
                <w:szCs w:val="22"/>
              </w:rPr>
            </w:pPr>
            <w:ins w:id="2648" w:author="作者" w:date="2020-09-25T10:36:00Z">
              <w:r w:rsidRPr="002414FA">
                <w:rPr>
                  <w:rFonts w:ascii="Times New Roman" w:hAnsi="Times New Roman"/>
                </w:rPr>
                <w:t>0-100(%)</w:t>
              </w:r>
            </w:ins>
          </w:p>
        </w:tc>
        <w:tc>
          <w:tcPr>
            <w:tcW w:w="1738" w:type="dxa"/>
            <w:tcBorders>
              <w:top w:val="nil"/>
              <w:left w:val="nil"/>
              <w:bottom w:val="single" w:sz="4" w:space="0" w:color="auto"/>
              <w:right w:val="single" w:sz="4" w:space="0" w:color="auto"/>
            </w:tcBorders>
            <w:shd w:val="clear" w:color="auto" w:fill="auto"/>
            <w:noWrap/>
            <w:tcPrChange w:id="2649" w:author="作者" w:date="2020-09-25T10:51:00Z">
              <w:tcPr>
                <w:tcW w:w="1480" w:type="dxa"/>
                <w:tcBorders>
                  <w:top w:val="nil"/>
                  <w:left w:val="nil"/>
                  <w:bottom w:val="single" w:sz="4" w:space="0" w:color="auto"/>
                  <w:right w:val="single" w:sz="4" w:space="0" w:color="auto"/>
                </w:tcBorders>
                <w:shd w:val="clear" w:color="auto" w:fill="auto"/>
                <w:noWrap/>
                <w:vAlign w:val="bottom"/>
              </w:tcPr>
            </w:tcPrChange>
          </w:tcPr>
          <w:p w14:paraId="69708447" w14:textId="10ABFD0A" w:rsidR="001B376D" w:rsidRPr="00057ABB" w:rsidRDefault="001B376D" w:rsidP="001B376D">
            <w:pPr>
              <w:rPr>
                <w:ins w:id="2650" w:author="作者" w:date="2020-09-25T10:36:00Z"/>
                <w:rFonts w:ascii="宋体" w:hAnsi="宋体" w:cs="Tahoma"/>
                <w:color w:val="000000"/>
                <w:sz w:val="22"/>
                <w:szCs w:val="22"/>
              </w:rPr>
            </w:pPr>
            <w:ins w:id="2651" w:author="作者" w:date="2020-09-25T10:36:00Z">
              <w:r w:rsidRPr="002414FA">
                <w:rPr>
                  <w:rFonts w:ascii="Times New Roman" w:hAnsi="Times New Roman"/>
                </w:rPr>
                <w:t>0-100</w:t>
              </w:r>
            </w:ins>
          </w:p>
        </w:tc>
      </w:tr>
      <w:tr w:rsidR="001B376D" w:rsidRPr="00057ABB" w14:paraId="394A58D6" w14:textId="77777777" w:rsidTr="006C7396">
        <w:trPr>
          <w:trHeight w:val="1635"/>
          <w:ins w:id="2652" w:author="作者" w:date="2020-09-16T16:17:00Z"/>
          <w:trPrChange w:id="2653" w:author="作者" w:date="2020-09-25T10:51:00Z">
            <w:trPr>
              <w:trHeight w:val="1635"/>
            </w:trPr>
          </w:trPrChange>
        </w:trPr>
        <w:tc>
          <w:tcPr>
            <w:tcW w:w="3040" w:type="dxa"/>
            <w:tcBorders>
              <w:top w:val="nil"/>
              <w:left w:val="single" w:sz="4" w:space="0" w:color="auto"/>
              <w:bottom w:val="single" w:sz="4" w:space="0" w:color="auto"/>
              <w:right w:val="single" w:sz="4" w:space="0" w:color="auto"/>
            </w:tcBorders>
            <w:shd w:val="clear" w:color="auto" w:fill="auto"/>
            <w:noWrap/>
            <w:vAlign w:val="bottom"/>
            <w:hideMark/>
            <w:tcPrChange w:id="2654" w:author="作者" w:date="2020-09-25T10:51:00Z">
              <w:tcPr>
                <w:tcW w:w="304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B312C65" w14:textId="77777777" w:rsidR="001B376D" w:rsidRPr="00057ABB" w:rsidRDefault="001B376D" w:rsidP="001B376D">
            <w:pPr>
              <w:rPr>
                <w:ins w:id="2655" w:author="作者" w:date="2020-09-16T16:17:00Z"/>
                <w:rFonts w:ascii="宋体" w:hAnsi="宋体" w:cs="Tahoma"/>
                <w:color w:val="000000"/>
                <w:sz w:val="22"/>
                <w:szCs w:val="22"/>
              </w:rPr>
            </w:pPr>
            <w:ins w:id="2656" w:author="作者" w:date="2020-09-16T16:17:00Z">
              <w:r w:rsidRPr="00057ABB">
                <w:rPr>
                  <w:rFonts w:ascii="宋体" w:hAnsi="宋体" w:cs="Tahoma" w:hint="eastAsia"/>
                  <w:color w:val="000000"/>
                  <w:sz w:val="22"/>
                  <w:szCs w:val="22"/>
                </w:rPr>
                <w:t>AmbL_Dynamic_Color</w:t>
              </w:r>
            </w:ins>
          </w:p>
        </w:tc>
        <w:tc>
          <w:tcPr>
            <w:tcW w:w="2500" w:type="dxa"/>
            <w:tcBorders>
              <w:top w:val="nil"/>
              <w:left w:val="nil"/>
              <w:bottom w:val="single" w:sz="4" w:space="0" w:color="auto"/>
              <w:right w:val="single" w:sz="4" w:space="0" w:color="auto"/>
            </w:tcBorders>
            <w:shd w:val="clear" w:color="auto" w:fill="auto"/>
            <w:noWrap/>
            <w:vAlign w:val="bottom"/>
            <w:hideMark/>
            <w:tcPrChange w:id="2657" w:author="作者" w:date="2020-09-25T10:51:00Z">
              <w:tcPr>
                <w:tcW w:w="2500" w:type="dxa"/>
                <w:tcBorders>
                  <w:top w:val="nil"/>
                  <w:left w:val="nil"/>
                  <w:bottom w:val="single" w:sz="4" w:space="0" w:color="auto"/>
                  <w:right w:val="single" w:sz="4" w:space="0" w:color="auto"/>
                </w:tcBorders>
                <w:shd w:val="clear" w:color="auto" w:fill="auto"/>
                <w:noWrap/>
                <w:vAlign w:val="bottom"/>
                <w:hideMark/>
              </w:tcPr>
            </w:tcPrChange>
          </w:tcPr>
          <w:p w14:paraId="7880D024" w14:textId="77777777" w:rsidR="001B376D" w:rsidRPr="00057ABB" w:rsidRDefault="001B376D" w:rsidP="001B376D">
            <w:pPr>
              <w:rPr>
                <w:ins w:id="2658" w:author="作者" w:date="2020-09-16T16:17:00Z"/>
                <w:rFonts w:ascii="宋体" w:hAnsi="宋体" w:cs="Tahoma"/>
                <w:color w:val="000000"/>
                <w:sz w:val="22"/>
                <w:szCs w:val="22"/>
              </w:rPr>
            </w:pPr>
            <w:ins w:id="2659" w:author="作者" w:date="2020-09-16T16:17:00Z">
              <w:r w:rsidRPr="00057ABB">
                <w:rPr>
                  <w:rFonts w:ascii="宋体" w:hAnsi="宋体" w:cs="Tahoma" w:hint="eastAsia"/>
                  <w:color w:val="000000"/>
                  <w:sz w:val="22"/>
                  <w:szCs w:val="22"/>
                </w:rPr>
                <w:t>动态模式的颜色</w:t>
              </w:r>
            </w:ins>
          </w:p>
        </w:tc>
        <w:tc>
          <w:tcPr>
            <w:tcW w:w="2220" w:type="dxa"/>
            <w:tcBorders>
              <w:top w:val="nil"/>
              <w:left w:val="nil"/>
              <w:bottom w:val="single" w:sz="4" w:space="0" w:color="auto"/>
              <w:right w:val="single" w:sz="4" w:space="0" w:color="auto"/>
            </w:tcBorders>
            <w:shd w:val="clear" w:color="auto" w:fill="auto"/>
            <w:vAlign w:val="bottom"/>
            <w:hideMark/>
            <w:tcPrChange w:id="2660" w:author="作者" w:date="2020-09-25T10:51:00Z">
              <w:tcPr>
                <w:tcW w:w="2220" w:type="dxa"/>
                <w:tcBorders>
                  <w:top w:val="nil"/>
                  <w:left w:val="nil"/>
                  <w:bottom w:val="single" w:sz="4" w:space="0" w:color="auto"/>
                  <w:right w:val="single" w:sz="4" w:space="0" w:color="auto"/>
                </w:tcBorders>
                <w:shd w:val="clear" w:color="auto" w:fill="auto"/>
                <w:vAlign w:val="bottom"/>
                <w:hideMark/>
              </w:tcPr>
            </w:tcPrChange>
          </w:tcPr>
          <w:p w14:paraId="00BDF0CA" w14:textId="77777777" w:rsidR="001B376D" w:rsidRPr="00057ABB" w:rsidRDefault="001B376D" w:rsidP="001B376D">
            <w:pPr>
              <w:rPr>
                <w:ins w:id="2661" w:author="作者" w:date="2020-09-16T16:17:00Z"/>
                <w:rFonts w:ascii="宋体" w:hAnsi="宋体" w:cs="Tahoma"/>
                <w:color w:val="000000"/>
                <w:sz w:val="22"/>
                <w:szCs w:val="22"/>
              </w:rPr>
            </w:pPr>
            <w:ins w:id="2662" w:author="作者" w:date="2020-09-16T16:17:00Z">
              <w:r w:rsidRPr="00057ABB">
                <w:rPr>
                  <w:rFonts w:ascii="宋体" w:hAnsi="宋体" w:cs="Tahoma" w:hint="eastAsia"/>
                  <w:color w:val="000000"/>
                  <w:sz w:val="22"/>
                  <w:szCs w:val="22"/>
                </w:rPr>
                <w:t>0:invalid</w:t>
              </w:r>
              <w:r w:rsidRPr="00057ABB">
                <w:rPr>
                  <w:rFonts w:ascii="宋体" w:hAnsi="宋体" w:cs="Tahoma" w:hint="eastAsia"/>
                  <w:color w:val="000000"/>
                  <w:sz w:val="22"/>
                  <w:szCs w:val="22"/>
                </w:rPr>
                <w:br/>
                <w:t>1:surprise me</w:t>
              </w:r>
              <w:r w:rsidRPr="00057ABB">
                <w:rPr>
                  <w:rFonts w:ascii="宋体" w:hAnsi="宋体" w:cs="Tahoma" w:hint="eastAsia"/>
                  <w:color w:val="000000"/>
                  <w:sz w:val="22"/>
                  <w:szCs w:val="22"/>
                </w:rPr>
                <w:br/>
                <w:t>2:ocean heart</w:t>
              </w:r>
              <w:r w:rsidRPr="00057ABB">
                <w:rPr>
                  <w:rFonts w:ascii="宋体" w:hAnsi="宋体" w:cs="Tahoma" w:hint="eastAsia"/>
                  <w:color w:val="000000"/>
                  <w:sz w:val="22"/>
                  <w:szCs w:val="22"/>
                </w:rPr>
                <w:br/>
                <w:t>3:deep forest</w:t>
              </w:r>
              <w:r w:rsidRPr="00057ABB">
                <w:rPr>
                  <w:rFonts w:ascii="宋体" w:hAnsi="宋体" w:cs="Tahoma" w:hint="eastAsia"/>
                  <w:color w:val="000000"/>
                  <w:sz w:val="22"/>
                  <w:szCs w:val="22"/>
                </w:rPr>
                <w:br/>
                <w:t>4:Moden city</w:t>
              </w:r>
              <w:r w:rsidRPr="00057ABB">
                <w:rPr>
                  <w:rFonts w:ascii="宋体" w:hAnsi="宋体" w:cs="Tahoma" w:hint="eastAsia"/>
                  <w:color w:val="000000"/>
                  <w:sz w:val="22"/>
                  <w:szCs w:val="22"/>
                </w:rPr>
                <w:br/>
                <w:t>5:Warm heart</w:t>
              </w:r>
            </w:ins>
          </w:p>
        </w:tc>
        <w:tc>
          <w:tcPr>
            <w:tcW w:w="1738" w:type="dxa"/>
            <w:tcBorders>
              <w:top w:val="nil"/>
              <w:left w:val="nil"/>
              <w:bottom w:val="single" w:sz="4" w:space="0" w:color="auto"/>
              <w:right w:val="single" w:sz="4" w:space="0" w:color="auto"/>
            </w:tcBorders>
            <w:shd w:val="clear" w:color="auto" w:fill="auto"/>
            <w:noWrap/>
            <w:vAlign w:val="bottom"/>
            <w:hideMark/>
            <w:tcPrChange w:id="2663" w:author="作者" w:date="2020-09-25T10:51:00Z">
              <w:tcPr>
                <w:tcW w:w="1480" w:type="dxa"/>
                <w:tcBorders>
                  <w:top w:val="nil"/>
                  <w:left w:val="nil"/>
                  <w:bottom w:val="single" w:sz="4" w:space="0" w:color="auto"/>
                  <w:right w:val="single" w:sz="4" w:space="0" w:color="auto"/>
                </w:tcBorders>
                <w:shd w:val="clear" w:color="auto" w:fill="auto"/>
                <w:noWrap/>
                <w:vAlign w:val="bottom"/>
                <w:hideMark/>
              </w:tcPr>
            </w:tcPrChange>
          </w:tcPr>
          <w:p w14:paraId="11CB24AA" w14:textId="77777777" w:rsidR="001B376D" w:rsidRPr="00057ABB" w:rsidRDefault="001B376D" w:rsidP="001B376D">
            <w:pPr>
              <w:rPr>
                <w:ins w:id="2664" w:author="作者" w:date="2020-09-16T16:17:00Z"/>
                <w:rFonts w:ascii="宋体" w:hAnsi="宋体" w:cs="Tahoma"/>
                <w:color w:val="000000"/>
                <w:sz w:val="22"/>
                <w:szCs w:val="22"/>
              </w:rPr>
            </w:pPr>
            <w:ins w:id="2665" w:author="作者" w:date="2020-09-16T16:17:00Z">
              <w:r w:rsidRPr="00057ABB">
                <w:rPr>
                  <w:rFonts w:ascii="宋体" w:hAnsi="宋体" w:cs="Tahoma" w:hint="eastAsia"/>
                  <w:color w:val="000000"/>
                  <w:sz w:val="22"/>
                  <w:szCs w:val="22"/>
                </w:rPr>
                <w:t>2,3,5</w:t>
              </w:r>
            </w:ins>
          </w:p>
        </w:tc>
      </w:tr>
    </w:tbl>
    <w:p w14:paraId="6E7C875A" w14:textId="6899359D" w:rsidR="00057ABB" w:rsidRDefault="00057ABB" w:rsidP="00502FCE">
      <w:pPr>
        <w:rPr>
          <w:ins w:id="2666" w:author="作者" w:date="2020-09-16T16:17:00Z"/>
          <w:rFonts w:ascii="Calibri" w:hAnsi="Calibri" w:cs="Calibri"/>
          <w:sz w:val="22"/>
          <w:szCs w:val="22"/>
        </w:rPr>
      </w:pPr>
    </w:p>
    <w:p w14:paraId="4A446E3B" w14:textId="14512EB6" w:rsidR="00146764" w:rsidDel="00831AF8" w:rsidRDefault="00146764">
      <w:pPr>
        <w:pStyle w:val="xmsolistparagraph"/>
        <w:ind w:firstLine="440"/>
        <w:rPr>
          <w:ins w:id="2667" w:author="作者" w:date="2020-09-16T16:23:00Z"/>
          <w:del w:id="2668" w:author="作者" w:date="2020-09-25T14:08:00Z"/>
          <w:rFonts w:ascii="等线" w:eastAsia="等线" w:hAnsi="等线"/>
          <w:sz w:val="22"/>
          <w:szCs w:val="22"/>
        </w:rPr>
        <w:pPrChange w:id="2669" w:author="作者" w:date="2020-09-16T16:23:00Z">
          <w:pPr/>
        </w:pPrChange>
      </w:pPr>
      <w:ins w:id="2670" w:author="作者" w:date="2020-09-16T16:21:00Z">
        <w:del w:id="2671" w:author="作者" w:date="2020-09-25T14:08:00Z">
          <w:r w:rsidDel="00831AF8">
            <w:rPr>
              <w:rFonts w:ascii="等线" w:eastAsia="等线" w:hAnsi="等线" w:hint="eastAsia"/>
              <w:sz w:val="22"/>
              <w:szCs w:val="22"/>
            </w:rPr>
            <w:delText>休息模式与氛围灯设置的动态模式的关系：</w:delText>
          </w:r>
        </w:del>
      </w:ins>
    </w:p>
    <w:p w14:paraId="7D77C89F" w14:textId="080163AC" w:rsidR="00146764" w:rsidDel="00831AF8" w:rsidRDefault="00146764">
      <w:pPr>
        <w:pStyle w:val="xmsolistparagraph"/>
        <w:numPr>
          <w:ilvl w:val="0"/>
          <w:numId w:val="60"/>
        </w:numPr>
        <w:rPr>
          <w:ins w:id="2672" w:author="作者" w:date="2020-09-16T16:23:00Z"/>
          <w:del w:id="2673" w:author="作者" w:date="2020-09-25T14:04:00Z"/>
          <w:rFonts w:ascii="Calibri" w:hAnsi="Calibri" w:cs="Calibri"/>
          <w:sz w:val="22"/>
          <w:szCs w:val="22"/>
        </w:rPr>
        <w:pPrChange w:id="2674" w:author="作者" w:date="2020-09-16T16:23:00Z">
          <w:pPr/>
        </w:pPrChange>
      </w:pPr>
      <w:ins w:id="2675" w:author="作者" w:date="2020-09-16T16:21:00Z">
        <w:del w:id="2676" w:author="作者" w:date="2020-09-25T14:04:00Z">
          <w:r w:rsidDel="00831AF8">
            <w:rPr>
              <w:rFonts w:ascii="等线" w:eastAsia="等线" w:hAnsi="等线" w:hint="eastAsia"/>
              <w:sz w:val="22"/>
              <w:szCs w:val="22"/>
            </w:rPr>
            <w:delText>设置了休息模式的森林模式，动态模式会发送显示</w:delText>
          </w:r>
          <w:r w:rsidDel="00831AF8">
            <w:rPr>
              <w:rFonts w:ascii="Calibri" w:hAnsi="Calibri" w:cs="Calibri"/>
              <w:sz w:val="22"/>
              <w:szCs w:val="22"/>
            </w:rPr>
            <w:delText>0x0</w:delText>
          </w:r>
        </w:del>
      </w:ins>
      <w:ins w:id="2677" w:author="作者" w:date="2020-09-16T16:22:00Z">
        <w:del w:id="2678" w:author="作者" w:date="2020-09-25T14:04:00Z">
          <w:r w:rsidDel="00831AF8">
            <w:rPr>
              <w:rFonts w:ascii="Calibri" w:hAnsi="Calibri" w:cs="Calibri"/>
              <w:sz w:val="22"/>
              <w:szCs w:val="22"/>
            </w:rPr>
            <w:delText>3</w:delText>
          </w:r>
        </w:del>
      </w:ins>
      <w:ins w:id="2679" w:author="作者" w:date="2020-09-16T16:21:00Z">
        <w:del w:id="2680" w:author="作者" w:date="2020-09-25T14:04:00Z">
          <w:r w:rsidDel="00831AF8">
            <w:rPr>
              <w:rFonts w:ascii="Calibri" w:hAnsi="Calibri" w:cs="Calibri"/>
              <w:sz w:val="22"/>
              <w:szCs w:val="22"/>
            </w:rPr>
            <w:delText xml:space="preserve"> Deep forest</w:delText>
          </w:r>
        </w:del>
      </w:ins>
    </w:p>
    <w:p w14:paraId="58AAC9A9" w14:textId="2C36FC60" w:rsidR="00057ABB" w:rsidRPr="00146764" w:rsidDel="00831AF8" w:rsidRDefault="00146764">
      <w:pPr>
        <w:pStyle w:val="xmsolistparagraph"/>
        <w:numPr>
          <w:ilvl w:val="0"/>
          <w:numId w:val="60"/>
        </w:numPr>
        <w:rPr>
          <w:del w:id="2681" w:author="作者" w:date="2020-09-25T14:08:00Z"/>
          <w:moveTo w:id="2682" w:author="作者" w:date="2020-09-14T16:14:00Z"/>
          <w:rFonts w:ascii="Calibri" w:hAnsi="Calibri" w:cs="Calibri"/>
          <w:sz w:val="22"/>
          <w:szCs w:val="22"/>
        </w:rPr>
        <w:pPrChange w:id="2683" w:author="作者" w:date="2020-09-16T16:23:00Z">
          <w:pPr/>
        </w:pPrChange>
      </w:pPr>
      <w:ins w:id="2684" w:author="作者" w:date="2020-09-16T16:21:00Z">
        <w:del w:id="2685" w:author="作者" w:date="2020-09-25T14:08:00Z">
          <w:r w:rsidDel="00831AF8">
            <w:rPr>
              <w:rFonts w:ascii="等线" w:eastAsia="等线" w:hAnsi="等线" w:hint="eastAsia"/>
              <w:sz w:val="22"/>
              <w:szCs w:val="22"/>
            </w:rPr>
            <w:delText>氛围灯设置更新为</w:delText>
          </w:r>
          <w:r w:rsidDel="00831AF8">
            <w:rPr>
              <w:rFonts w:ascii="Calibri" w:hAnsi="Calibri" w:cs="Calibri"/>
              <w:sz w:val="22"/>
              <w:szCs w:val="22"/>
            </w:rPr>
            <w:delText>0x0</w:delText>
          </w:r>
        </w:del>
      </w:ins>
      <w:ins w:id="2686" w:author="作者" w:date="2020-09-16T16:22:00Z">
        <w:del w:id="2687" w:author="作者" w:date="2020-09-25T14:08:00Z">
          <w:r w:rsidDel="00831AF8">
            <w:rPr>
              <w:rFonts w:ascii="Calibri" w:hAnsi="Calibri" w:cs="Calibri"/>
              <w:sz w:val="22"/>
              <w:szCs w:val="22"/>
            </w:rPr>
            <w:delText>4</w:delText>
          </w:r>
        </w:del>
      </w:ins>
      <w:ins w:id="2688" w:author="作者" w:date="2020-09-16T16:21:00Z">
        <w:del w:id="2689" w:author="作者" w:date="2020-09-25T14:08:00Z">
          <w:r w:rsidDel="00831AF8">
            <w:rPr>
              <w:rFonts w:ascii="Calibri" w:hAnsi="Calibri" w:cs="Calibri"/>
              <w:sz w:val="22"/>
              <w:szCs w:val="22"/>
            </w:rPr>
            <w:delText xml:space="preserve"> Modern City </w:delText>
          </w:r>
          <w:r w:rsidDel="00831AF8">
            <w:rPr>
              <w:rFonts w:ascii="等线" w:eastAsia="等线" w:hAnsi="等线" w:hint="eastAsia"/>
              <w:sz w:val="22"/>
              <w:szCs w:val="22"/>
            </w:rPr>
            <w:delText>模式，不会影响休息模式的设置，因为休息模式是一个主控制，氛围灯是一个子集</w:delText>
          </w:r>
        </w:del>
      </w:ins>
      <w:ins w:id="2690" w:author="作者" w:date="2020-09-16T16:23:00Z">
        <w:del w:id="2691" w:author="作者" w:date="2020-09-25T14:08:00Z">
          <w:r w:rsidDel="00831AF8">
            <w:rPr>
              <w:rFonts w:ascii="等线" w:eastAsia="等线" w:hAnsi="等线" w:hint="eastAsia"/>
              <w:sz w:val="22"/>
              <w:szCs w:val="22"/>
            </w:rPr>
            <w:delText>；</w:delText>
          </w:r>
        </w:del>
      </w:ins>
      <w:ins w:id="2692" w:author="作者" w:date="2020-09-16T16:21:00Z">
        <w:del w:id="2693" w:author="作者" w:date="2020-09-25T14:08:00Z">
          <w:r w:rsidDel="00831AF8">
            <w:rPr>
              <w:rFonts w:ascii="等线" w:eastAsia="等线" w:hAnsi="等线" w:hint="eastAsia"/>
              <w:sz w:val="22"/>
              <w:szCs w:val="22"/>
            </w:rPr>
            <w:delText>氛围灯的后面的设置不会影响休息模式的设置，休息模式仍然是森林模式</w:delText>
          </w:r>
        </w:del>
      </w:ins>
      <w:ins w:id="2694" w:author="作者" w:date="2020-09-16T16:23:00Z">
        <w:del w:id="2695" w:author="作者" w:date="2020-09-25T14:08:00Z">
          <w:r w:rsidDel="00831AF8">
            <w:rPr>
              <w:rFonts w:ascii="等线" w:eastAsia="等线" w:hAnsi="等线" w:hint="eastAsia"/>
              <w:sz w:val="22"/>
              <w:szCs w:val="22"/>
            </w:rPr>
            <w:delText>。</w:delText>
          </w:r>
        </w:del>
      </w:ins>
    </w:p>
    <w:moveToRangeEnd w:id="2143"/>
    <w:p w14:paraId="010CBDB9" w14:textId="3F72EB01" w:rsidR="00911D34" w:rsidDel="00B53906" w:rsidRDefault="00911D34" w:rsidP="001C6F9A">
      <w:pPr>
        <w:pStyle w:val="31"/>
        <w:tabs>
          <w:tab w:val="clear" w:pos="432"/>
        </w:tabs>
        <w:rPr>
          <w:ins w:id="2696" w:author="作者" w:date="2020-09-14T17:14:00Z"/>
          <w:del w:id="2697" w:author="作者" w:date="2020-09-16T16:20:00Z"/>
          <w:rFonts w:ascii="微软雅黑" w:eastAsia="微软雅黑" w:hAnsi="微软雅黑" w:cs="微软雅黑"/>
          <w:lang w:eastAsia="zh-CN"/>
        </w:rPr>
      </w:pPr>
      <w:ins w:id="2698" w:author="作者" w:date="2020-09-14T17:14:00Z">
        <w:del w:id="2699" w:author="作者" w:date="2020-09-16T16:20:00Z">
          <w:r w:rsidDel="00B53906">
            <w:rPr>
              <w:rFonts w:ascii="微软雅黑" w:eastAsia="微软雅黑" w:hAnsi="微软雅黑" w:cs="微软雅黑"/>
              <w:lang w:eastAsia="zh-CN"/>
            </w:rPr>
            <w:delText>CAN</w:delText>
          </w:r>
          <w:r w:rsidDel="00B53906">
            <w:rPr>
              <w:rFonts w:ascii="微软雅黑" w:eastAsia="微软雅黑" w:hAnsi="微软雅黑" w:cs="微软雅黑" w:hint="eastAsia"/>
              <w:lang w:eastAsia="zh-CN"/>
            </w:rPr>
            <w:delText>信号</w:delText>
          </w:r>
        </w:del>
      </w:ins>
    </w:p>
    <w:p w14:paraId="2E28FA93" w14:textId="36AE59E2" w:rsidR="00911D34" w:rsidRPr="00911D34" w:rsidDel="00B53906" w:rsidRDefault="00911D34">
      <w:pPr>
        <w:pStyle w:val="a1"/>
        <w:rPr>
          <w:ins w:id="2700" w:author="作者" w:date="2020-09-14T17:14:00Z"/>
          <w:del w:id="2701" w:author="作者" w:date="2020-09-16T16:20:00Z"/>
          <w:rFonts w:eastAsia="微软雅黑"/>
          <w:lang w:eastAsia="zh-CN"/>
          <w:rPrChange w:id="2702" w:author="作者" w:date="2020-09-14T17:14:00Z">
            <w:rPr>
              <w:ins w:id="2703" w:author="作者" w:date="2020-09-14T17:14:00Z"/>
              <w:del w:id="2704" w:author="作者" w:date="2020-09-16T16:20:00Z"/>
              <w:rFonts w:ascii="微软雅黑" w:eastAsia="微软雅黑" w:hAnsi="微软雅黑" w:cs="微软雅黑"/>
              <w:lang w:eastAsia="zh-CN"/>
            </w:rPr>
          </w:rPrChange>
        </w:rPr>
        <w:pPrChange w:id="2705" w:author="作者" w:date="2020-09-25T14:04:00Z">
          <w:pPr>
            <w:pStyle w:val="31"/>
            <w:tabs>
              <w:tab w:val="clear" w:pos="432"/>
            </w:tabs>
          </w:pPr>
        </w:pPrChange>
      </w:pPr>
    </w:p>
    <w:tbl>
      <w:tblPr>
        <w:tblW w:w="10003" w:type="dxa"/>
        <w:tblInd w:w="113" w:type="dxa"/>
        <w:tblLook w:val="04A0" w:firstRow="1" w:lastRow="0" w:firstColumn="1" w:lastColumn="0" w:noHBand="0" w:noVBand="1"/>
        <w:tblPrChange w:id="2706" w:author="作者" w:date="2020-09-15T09:25:00Z">
          <w:tblPr>
            <w:tblW w:w="11784" w:type="dxa"/>
            <w:tblInd w:w="113" w:type="dxa"/>
            <w:tblLook w:val="04A0" w:firstRow="1" w:lastRow="0" w:firstColumn="1" w:lastColumn="0" w:noHBand="0" w:noVBand="1"/>
          </w:tblPr>
        </w:tblPrChange>
      </w:tblPr>
      <w:tblGrid>
        <w:gridCol w:w="2944"/>
        <w:gridCol w:w="1680"/>
        <w:gridCol w:w="720"/>
        <w:gridCol w:w="819"/>
        <w:gridCol w:w="1030"/>
        <w:gridCol w:w="1188"/>
        <w:gridCol w:w="1622"/>
        <w:tblGridChange w:id="2707">
          <w:tblGrid>
            <w:gridCol w:w="2784"/>
            <w:gridCol w:w="226"/>
            <w:gridCol w:w="1623"/>
            <w:gridCol w:w="690"/>
            <w:gridCol w:w="62"/>
            <w:gridCol w:w="648"/>
            <w:gridCol w:w="84"/>
            <w:gridCol w:w="754"/>
            <w:gridCol w:w="217"/>
            <w:gridCol w:w="1129"/>
            <w:gridCol w:w="1"/>
            <w:gridCol w:w="1275"/>
            <w:gridCol w:w="510"/>
            <w:gridCol w:w="701"/>
            <w:gridCol w:w="1080"/>
          </w:tblGrid>
        </w:tblGridChange>
      </w:tblGrid>
      <w:tr w:rsidR="00244F8B" w:rsidRPr="00244F8B" w:rsidDel="00B53906" w14:paraId="2B59C2C5" w14:textId="2A597739" w:rsidTr="005B3E11">
        <w:trPr>
          <w:trHeight w:val="274"/>
          <w:ins w:id="2708" w:author="作者" w:date="2020-09-14T17:15:00Z"/>
          <w:del w:id="2709" w:author="作者" w:date="2020-09-16T16:20:00Z"/>
          <w:trPrChange w:id="2710" w:author="作者" w:date="2020-09-15T09:25:00Z">
            <w:trPr>
              <w:trHeight w:val="285"/>
            </w:trPr>
          </w:trPrChange>
        </w:trPr>
        <w:tc>
          <w:tcPr>
            <w:tcW w:w="2899"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Change w:id="2711" w:author="作者" w:date="2020-09-15T09:25:00Z">
              <w:tcPr>
                <w:tcW w:w="3010" w:type="dxa"/>
                <w:gridSpan w:val="2"/>
                <w:tcBorders>
                  <w:top w:val="single" w:sz="4" w:space="0" w:color="auto"/>
                  <w:left w:val="single" w:sz="4" w:space="0" w:color="auto"/>
                  <w:bottom w:val="single" w:sz="4" w:space="0" w:color="auto"/>
                  <w:right w:val="single" w:sz="4" w:space="0" w:color="auto"/>
                </w:tcBorders>
                <w:shd w:val="clear" w:color="000000" w:fill="FFC000"/>
                <w:noWrap/>
                <w:vAlign w:val="center"/>
                <w:hideMark/>
              </w:tcPr>
            </w:tcPrChange>
          </w:tcPr>
          <w:p w14:paraId="661F0647" w14:textId="1FA77939" w:rsidR="00244F8B" w:rsidRPr="00244F8B" w:rsidDel="00B53906" w:rsidRDefault="00244F8B" w:rsidP="001C6F9A">
            <w:pPr>
              <w:rPr>
                <w:ins w:id="2712" w:author="作者" w:date="2020-09-14T17:15:00Z"/>
                <w:del w:id="2713" w:author="作者" w:date="2020-09-16T16:20:00Z"/>
                <w:rFonts w:ascii="Tahoma" w:hAnsi="Tahoma" w:cs="Tahoma"/>
                <w:color w:val="000000"/>
                <w:sz w:val="22"/>
                <w:szCs w:val="22"/>
              </w:rPr>
            </w:pPr>
            <w:ins w:id="2714" w:author="作者" w:date="2020-09-14T17:15:00Z">
              <w:del w:id="2715" w:author="作者" w:date="2020-09-16T16:20:00Z">
                <w:r w:rsidRPr="00244F8B" w:rsidDel="00B53906">
                  <w:rPr>
                    <w:rFonts w:ascii="Tahoma" w:hAnsi="Tahoma" w:cs="Tahoma"/>
                    <w:color w:val="000000"/>
                    <w:sz w:val="22"/>
                    <w:szCs w:val="22"/>
                  </w:rPr>
                  <w:delText>CAN</w:delText>
                </w:r>
                <w:r w:rsidRPr="00244F8B" w:rsidDel="00B53906">
                  <w:rPr>
                    <w:rFonts w:ascii="宋体" w:hAnsi="宋体" w:cs="Tahoma" w:hint="eastAsia"/>
                    <w:color w:val="000000"/>
                    <w:sz w:val="22"/>
                    <w:szCs w:val="22"/>
                  </w:rPr>
                  <w:delText>信号</w:delText>
                </w:r>
              </w:del>
            </w:ins>
          </w:p>
        </w:tc>
        <w:tc>
          <w:tcPr>
            <w:tcW w:w="1715" w:type="dxa"/>
            <w:tcBorders>
              <w:top w:val="single" w:sz="4" w:space="0" w:color="auto"/>
              <w:left w:val="nil"/>
              <w:bottom w:val="single" w:sz="4" w:space="0" w:color="auto"/>
              <w:right w:val="single" w:sz="4" w:space="0" w:color="auto"/>
            </w:tcBorders>
            <w:shd w:val="clear" w:color="000000" w:fill="FFC000"/>
            <w:noWrap/>
            <w:vAlign w:val="bottom"/>
            <w:hideMark/>
            <w:tcPrChange w:id="2716" w:author="作者" w:date="2020-09-15T09:25:00Z">
              <w:tcPr>
                <w:tcW w:w="2375" w:type="dxa"/>
                <w:gridSpan w:val="3"/>
                <w:tcBorders>
                  <w:top w:val="single" w:sz="4" w:space="0" w:color="auto"/>
                  <w:left w:val="nil"/>
                  <w:bottom w:val="single" w:sz="4" w:space="0" w:color="auto"/>
                  <w:right w:val="single" w:sz="4" w:space="0" w:color="auto"/>
                </w:tcBorders>
                <w:shd w:val="clear" w:color="000000" w:fill="FFC000"/>
                <w:noWrap/>
                <w:vAlign w:val="bottom"/>
                <w:hideMark/>
              </w:tcPr>
            </w:tcPrChange>
          </w:tcPr>
          <w:p w14:paraId="4F40B7FF" w14:textId="5FB299A8" w:rsidR="00244F8B" w:rsidRPr="00244F8B" w:rsidDel="00B53906" w:rsidRDefault="00244F8B" w:rsidP="001C6F9A">
            <w:pPr>
              <w:rPr>
                <w:ins w:id="2717" w:author="作者" w:date="2020-09-14T17:15:00Z"/>
                <w:del w:id="2718" w:author="作者" w:date="2020-09-16T16:20:00Z"/>
                <w:rFonts w:ascii="宋体" w:hAnsi="宋体" w:cs="Tahoma"/>
                <w:color w:val="000000"/>
                <w:sz w:val="22"/>
                <w:szCs w:val="22"/>
              </w:rPr>
            </w:pPr>
            <w:ins w:id="2719" w:author="作者" w:date="2020-09-14T17:15:00Z">
              <w:del w:id="2720" w:author="作者" w:date="2020-09-16T16:20:00Z">
                <w:r w:rsidRPr="00244F8B" w:rsidDel="00B53906">
                  <w:rPr>
                    <w:rFonts w:ascii="宋体" w:hAnsi="宋体" w:cs="Tahoma" w:hint="eastAsia"/>
                    <w:color w:val="000000"/>
                    <w:sz w:val="22"/>
                    <w:szCs w:val="22"/>
                  </w:rPr>
                  <w:delText>信号描述</w:delText>
                </w:r>
              </w:del>
            </w:ins>
          </w:p>
        </w:tc>
        <w:tc>
          <w:tcPr>
            <w:tcW w:w="711" w:type="dxa"/>
            <w:tcBorders>
              <w:top w:val="single" w:sz="4" w:space="0" w:color="auto"/>
              <w:left w:val="nil"/>
              <w:bottom w:val="single" w:sz="4" w:space="0" w:color="auto"/>
              <w:right w:val="single" w:sz="4" w:space="0" w:color="auto"/>
            </w:tcBorders>
            <w:shd w:val="clear" w:color="000000" w:fill="FFC000"/>
            <w:noWrap/>
            <w:vAlign w:val="bottom"/>
            <w:hideMark/>
            <w:tcPrChange w:id="2721" w:author="作者" w:date="2020-09-15T09:25:00Z">
              <w:tcPr>
                <w:tcW w:w="732"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00DF8230" w14:textId="45926355" w:rsidR="00244F8B" w:rsidRPr="00244F8B" w:rsidDel="00B53906" w:rsidRDefault="00244F8B" w:rsidP="001C6F9A">
            <w:pPr>
              <w:rPr>
                <w:ins w:id="2722" w:author="作者" w:date="2020-09-14T17:15:00Z"/>
                <w:del w:id="2723" w:author="作者" w:date="2020-09-16T16:20:00Z"/>
                <w:rFonts w:ascii="宋体" w:hAnsi="宋体" w:cs="Tahoma"/>
                <w:color w:val="000000"/>
                <w:sz w:val="22"/>
                <w:szCs w:val="22"/>
              </w:rPr>
            </w:pPr>
            <w:ins w:id="2724" w:author="作者" w:date="2020-09-14T17:15:00Z">
              <w:del w:id="2725" w:author="作者" w:date="2020-09-16T16:20:00Z">
                <w:r w:rsidRPr="00244F8B" w:rsidDel="00B53906">
                  <w:rPr>
                    <w:rFonts w:ascii="宋体" w:hAnsi="宋体" w:cs="Tahoma" w:hint="eastAsia"/>
                    <w:color w:val="000000"/>
                    <w:sz w:val="22"/>
                    <w:szCs w:val="22"/>
                  </w:rPr>
                  <w:delText>关闭</w:delText>
                </w:r>
              </w:del>
            </w:ins>
          </w:p>
        </w:tc>
        <w:tc>
          <w:tcPr>
            <w:tcW w:w="834" w:type="dxa"/>
            <w:tcBorders>
              <w:top w:val="single" w:sz="4" w:space="0" w:color="auto"/>
              <w:left w:val="nil"/>
              <w:bottom w:val="single" w:sz="4" w:space="0" w:color="auto"/>
              <w:right w:val="single" w:sz="4" w:space="0" w:color="auto"/>
            </w:tcBorders>
            <w:shd w:val="clear" w:color="000000" w:fill="FFC000"/>
            <w:noWrap/>
            <w:vAlign w:val="bottom"/>
            <w:hideMark/>
            <w:tcPrChange w:id="2726" w:author="作者" w:date="2020-09-15T09:25:00Z">
              <w:tcPr>
                <w:tcW w:w="754"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19922908" w14:textId="52763E38" w:rsidR="00244F8B" w:rsidRPr="00244F8B" w:rsidDel="00B53906" w:rsidRDefault="00244F8B" w:rsidP="001C6F9A">
            <w:pPr>
              <w:rPr>
                <w:ins w:id="2727" w:author="作者" w:date="2020-09-14T17:15:00Z"/>
                <w:del w:id="2728" w:author="作者" w:date="2020-09-16T16:20:00Z"/>
                <w:rFonts w:ascii="宋体" w:hAnsi="宋体" w:cs="Tahoma"/>
                <w:color w:val="000000"/>
                <w:sz w:val="22"/>
                <w:szCs w:val="22"/>
              </w:rPr>
            </w:pPr>
            <w:ins w:id="2729" w:author="作者" w:date="2020-09-14T17:15:00Z">
              <w:del w:id="2730" w:author="作者" w:date="2020-09-16T16:20:00Z">
                <w:r w:rsidRPr="00244F8B" w:rsidDel="00B53906">
                  <w:rPr>
                    <w:rFonts w:ascii="宋体" w:hAnsi="宋体" w:cs="Tahoma" w:hint="eastAsia"/>
                    <w:color w:val="000000"/>
                    <w:sz w:val="22"/>
                    <w:szCs w:val="22"/>
                  </w:rPr>
                  <w:delText>静态</w:delText>
                </w:r>
              </w:del>
            </w:ins>
          </w:p>
        </w:tc>
        <w:tc>
          <w:tcPr>
            <w:tcW w:w="1017" w:type="dxa"/>
            <w:tcBorders>
              <w:top w:val="single" w:sz="4" w:space="0" w:color="auto"/>
              <w:left w:val="nil"/>
              <w:bottom w:val="single" w:sz="4" w:space="0" w:color="auto"/>
              <w:right w:val="single" w:sz="4" w:space="0" w:color="auto"/>
            </w:tcBorders>
            <w:shd w:val="clear" w:color="000000" w:fill="FFC000"/>
            <w:noWrap/>
            <w:vAlign w:val="bottom"/>
            <w:hideMark/>
            <w:tcPrChange w:id="2731" w:author="作者" w:date="2020-09-15T09:25:00Z">
              <w:tcPr>
                <w:tcW w:w="1346" w:type="dxa"/>
                <w:gridSpan w:val="2"/>
                <w:tcBorders>
                  <w:top w:val="single" w:sz="4" w:space="0" w:color="auto"/>
                  <w:left w:val="nil"/>
                  <w:bottom w:val="single" w:sz="4" w:space="0" w:color="auto"/>
                  <w:right w:val="single" w:sz="4" w:space="0" w:color="auto"/>
                </w:tcBorders>
                <w:shd w:val="clear" w:color="000000" w:fill="FFC000"/>
                <w:noWrap/>
                <w:vAlign w:val="bottom"/>
                <w:hideMark/>
              </w:tcPr>
            </w:tcPrChange>
          </w:tcPr>
          <w:p w14:paraId="173CD73A" w14:textId="65909143" w:rsidR="00244F8B" w:rsidRPr="00244F8B" w:rsidDel="00B53906" w:rsidRDefault="00244F8B" w:rsidP="001C6F9A">
            <w:pPr>
              <w:rPr>
                <w:ins w:id="2732" w:author="作者" w:date="2020-09-14T17:15:00Z"/>
                <w:del w:id="2733" w:author="作者" w:date="2020-09-16T16:20:00Z"/>
                <w:rFonts w:ascii="宋体" w:hAnsi="宋体" w:cs="Tahoma"/>
                <w:color w:val="000000"/>
                <w:sz w:val="22"/>
                <w:szCs w:val="22"/>
              </w:rPr>
            </w:pPr>
            <w:ins w:id="2734" w:author="作者" w:date="2020-09-14T17:15:00Z">
              <w:del w:id="2735" w:author="作者" w:date="2020-09-16T16:20:00Z">
                <w:r w:rsidRPr="00244F8B" w:rsidDel="00B53906">
                  <w:rPr>
                    <w:rFonts w:ascii="宋体" w:hAnsi="宋体" w:cs="Tahoma" w:hint="eastAsia"/>
                    <w:color w:val="000000"/>
                    <w:sz w:val="22"/>
                    <w:szCs w:val="22"/>
                  </w:rPr>
                  <w:delText>动态</w:delText>
                </w:r>
              </w:del>
            </w:ins>
          </w:p>
        </w:tc>
        <w:tc>
          <w:tcPr>
            <w:tcW w:w="1171" w:type="dxa"/>
            <w:tcBorders>
              <w:top w:val="single" w:sz="4" w:space="0" w:color="auto"/>
              <w:left w:val="nil"/>
              <w:bottom w:val="single" w:sz="4" w:space="0" w:color="auto"/>
              <w:right w:val="single" w:sz="4" w:space="0" w:color="auto"/>
            </w:tcBorders>
            <w:shd w:val="clear" w:color="000000" w:fill="FFC000"/>
            <w:noWrap/>
            <w:vAlign w:val="bottom"/>
            <w:hideMark/>
            <w:tcPrChange w:id="2736" w:author="作者" w:date="2020-09-15T09:25:00Z">
              <w:tcPr>
                <w:tcW w:w="2487" w:type="dxa"/>
                <w:gridSpan w:val="4"/>
                <w:tcBorders>
                  <w:top w:val="single" w:sz="4" w:space="0" w:color="auto"/>
                  <w:left w:val="nil"/>
                  <w:bottom w:val="single" w:sz="4" w:space="0" w:color="auto"/>
                  <w:right w:val="single" w:sz="4" w:space="0" w:color="auto"/>
                </w:tcBorders>
                <w:shd w:val="clear" w:color="000000" w:fill="FFC000"/>
                <w:noWrap/>
                <w:vAlign w:val="bottom"/>
                <w:hideMark/>
              </w:tcPr>
            </w:tcPrChange>
          </w:tcPr>
          <w:p w14:paraId="14197758" w14:textId="033287B6" w:rsidR="00244F8B" w:rsidRPr="00244F8B" w:rsidDel="00B53906" w:rsidRDefault="00244F8B" w:rsidP="001C6F9A">
            <w:pPr>
              <w:rPr>
                <w:ins w:id="2737" w:author="作者" w:date="2020-09-14T17:15:00Z"/>
                <w:del w:id="2738" w:author="作者" w:date="2020-09-16T16:20:00Z"/>
                <w:rFonts w:ascii="宋体" w:hAnsi="宋体" w:cs="Tahoma"/>
                <w:color w:val="000000"/>
                <w:sz w:val="22"/>
                <w:szCs w:val="22"/>
              </w:rPr>
            </w:pPr>
            <w:ins w:id="2739" w:author="作者" w:date="2020-09-14T17:15:00Z">
              <w:del w:id="2740" w:author="作者" w:date="2020-09-16T16:20:00Z">
                <w:r w:rsidRPr="00244F8B" w:rsidDel="00B53906">
                  <w:rPr>
                    <w:rFonts w:ascii="宋体" w:hAnsi="宋体" w:cs="Tahoma" w:hint="eastAsia"/>
                    <w:color w:val="000000"/>
                    <w:sz w:val="22"/>
                    <w:szCs w:val="22"/>
                  </w:rPr>
                  <w:delText>自定义</w:delText>
                </w:r>
              </w:del>
            </w:ins>
          </w:p>
        </w:tc>
        <w:tc>
          <w:tcPr>
            <w:tcW w:w="1656" w:type="dxa"/>
            <w:tcBorders>
              <w:top w:val="single" w:sz="4" w:space="0" w:color="auto"/>
              <w:left w:val="nil"/>
              <w:bottom w:val="single" w:sz="4" w:space="0" w:color="auto"/>
              <w:right w:val="single" w:sz="4" w:space="0" w:color="auto"/>
            </w:tcBorders>
            <w:shd w:val="clear" w:color="000000" w:fill="FFC000"/>
            <w:noWrap/>
            <w:vAlign w:val="bottom"/>
            <w:hideMark/>
            <w:tcPrChange w:id="2741" w:author="作者" w:date="2020-09-15T09:25:00Z">
              <w:tcPr>
                <w:tcW w:w="1080" w:type="dxa"/>
                <w:tcBorders>
                  <w:top w:val="single" w:sz="4" w:space="0" w:color="auto"/>
                  <w:left w:val="nil"/>
                  <w:bottom w:val="single" w:sz="4" w:space="0" w:color="auto"/>
                  <w:right w:val="single" w:sz="4" w:space="0" w:color="auto"/>
                </w:tcBorders>
                <w:shd w:val="clear" w:color="000000" w:fill="FFC000"/>
                <w:noWrap/>
                <w:vAlign w:val="bottom"/>
                <w:hideMark/>
              </w:tcPr>
            </w:tcPrChange>
          </w:tcPr>
          <w:p w14:paraId="30042DB2" w14:textId="70F60CE4" w:rsidR="00244F8B" w:rsidRPr="00244F8B" w:rsidDel="00B53906" w:rsidRDefault="00244F8B" w:rsidP="001C6F9A">
            <w:pPr>
              <w:rPr>
                <w:ins w:id="2742" w:author="作者" w:date="2020-09-14T17:15:00Z"/>
                <w:del w:id="2743" w:author="作者" w:date="2020-09-16T16:20:00Z"/>
                <w:rFonts w:ascii="宋体" w:hAnsi="宋体" w:cs="Tahoma"/>
                <w:color w:val="000000"/>
                <w:sz w:val="22"/>
                <w:szCs w:val="22"/>
              </w:rPr>
            </w:pPr>
            <w:ins w:id="2744" w:author="作者" w:date="2020-09-14T17:15:00Z">
              <w:del w:id="2745" w:author="作者" w:date="2020-09-16T16:20:00Z">
                <w:r w:rsidRPr="00244F8B" w:rsidDel="00B53906">
                  <w:rPr>
                    <w:rFonts w:ascii="宋体" w:hAnsi="宋体" w:cs="Tahoma" w:hint="eastAsia"/>
                    <w:color w:val="000000"/>
                    <w:sz w:val="22"/>
                    <w:szCs w:val="22"/>
                  </w:rPr>
                  <w:delText>音乐随动</w:delText>
                </w:r>
              </w:del>
            </w:ins>
          </w:p>
        </w:tc>
      </w:tr>
      <w:tr w:rsidR="00244F8B" w:rsidRPr="00244F8B" w:rsidDel="00B53906" w14:paraId="5D2458C5" w14:textId="2DBD4F0E" w:rsidTr="005B3E11">
        <w:tblPrEx>
          <w:tblPrExChange w:id="2746" w:author="作者" w:date="2020-09-15T09:25:00Z">
            <w:tblPrEx>
              <w:tblW w:w="9888" w:type="dxa"/>
            </w:tblPrEx>
          </w:tblPrExChange>
        </w:tblPrEx>
        <w:trPr>
          <w:trHeight w:val="274"/>
          <w:ins w:id="2747" w:author="作者" w:date="2020-09-14T17:15:00Z"/>
          <w:del w:id="2748" w:author="作者" w:date="2020-09-16T16:20:00Z"/>
          <w:trPrChange w:id="2749"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750"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91CB22" w14:textId="453F8ADE" w:rsidR="00244F8B" w:rsidRPr="00244F8B" w:rsidDel="00B53906" w:rsidRDefault="00244F8B" w:rsidP="001C6F9A">
            <w:pPr>
              <w:rPr>
                <w:ins w:id="2751" w:author="作者" w:date="2020-09-14T17:15:00Z"/>
                <w:del w:id="2752" w:author="作者" w:date="2020-09-16T16:20:00Z"/>
                <w:rFonts w:ascii="Tahoma" w:hAnsi="Tahoma" w:cs="Tahoma"/>
                <w:color w:val="000000"/>
                <w:sz w:val="22"/>
                <w:szCs w:val="22"/>
              </w:rPr>
            </w:pPr>
            <w:ins w:id="2753" w:author="作者" w:date="2020-09-14T17:15:00Z">
              <w:del w:id="2754" w:author="作者" w:date="2020-09-16T16:20:00Z">
                <w:r w:rsidRPr="00244F8B" w:rsidDel="00B53906">
                  <w:rPr>
                    <w:rFonts w:ascii="Tahoma" w:hAnsi="Tahoma" w:cs="Tahoma"/>
                    <w:color w:val="000000"/>
                    <w:sz w:val="22"/>
                    <w:szCs w:val="22"/>
                  </w:rPr>
                  <w:delText>AmbL_ALM_Set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755"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D2AA517" w14:textId="0F1D03FA" w:rsidR="00244F8B" w:rsidRPr="00244F8B" w:rsidDel="00B53906" w:rsidRDefault="00244F8B" w:rsidP="001C6F9A">
            <w:pPr>
              <w:rPr>
                <w:ins w:id="2756" w:author="作者" w:date="2020-09-14T17:15:00Z"/>
                <w:del w:id="2757" w:author="作者" w:date="2020-09-16T16:20:00Z"/>
                <w:rFonts w:ascii="宋体" w:hAnsi="宋体" w:cs="Tahoma"/>
                <w:color w:val="000000"/>
                <w:sz w:val="22"/>
                <w:szCs w:val="22"/>
              </w:rPr>
            </w:pPr>
            <w:ins w:id="2758" w:author="作者" w:date="2020-09-14T17:15:00Z">
              <w:del w:id="2759" w:author="作者" w:date="2020-09-16T16:20:00Z">
                <w:r w:rsidRPr="00244F8B" w:rsidDel="00B53906">
                  <w:rPr>
                    <w:rFonts w:ascii="宋体" w:hAnsi="宋体" w:cs="Tahoma" w:hint="eastAsia"/>
                    <w:color w:val="000000"/>
                    <w:sz w:val="22"/>
                    <w:szCs w:val="22"/>
                  </w:rPr>
                  <w:delText>氛围灯开关</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2760"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780C3B5B" w14:textId="672E415E" w:rsidR="00244F8B" w:rsidRPr="00244F8B" w:rsidDel="00B53906" w:rsidRDefault="00244F8B" w:rsidP="001C6F9A">
            <w:pPr>
              <w:rPr>
                <w:ins w:id="2761" w:author="作者" w:date="2020-09-14T17:15:00Z"/>
                <w:del w:id="2762" w:author="作者" w:date="2020-09-16T16:20:00Z"/>
                <w:rFonts w:ascii="Tahoma" w:hAnsi="Tahoma" w:cs="Tahoma"/>
                <w:color w:val="000000"/>
                <w:sz w:val="22"/>
                <w:szCs w:val="22"/>
              </w:rPr>
            </w:pPr>
            <w:ins w:id="2763" w:author="作者" w:date="2020-09-14T17:15:00Z">
              <w:del w:id="2764" w:author="作者" w:date="2020-09-16T16:20:00Z">
                <w:r w:rsidRPr="00244F8B" w:rsidDel="00B53906">
                  <w:rPr>
                    <w:rFonts w:ascii="Tahoma" w:hAnsi="Tahoma" w:cs="Tahoma"/>
                    <w:color w:val="000000"/>
                    <w:sz w:val="22"/>
                    <w:szCs w:val="22"/>
                  </w:rPr>
                  <w:delText>Close</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765"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084E0C0C" w14:textId="748EB226" w:rsidR="00244F8B" w:rsidRPr="00244F8B" w:rsidDel="00B53906" w:rsidRDefault="00244F8B" w:rsidP="001C6F9A">
            <w:pPr>
              <w:rPr>
                <w:ins w:id="2766" w:author="作者" w:date="2020-09-14T17:15:00Z"/>
                <w:del w:id="2767" w:author="作者" w:date="2020-09-16T16:20:00Z"/>
                <w:rFonts w:ascii="Tahoma" w:hAnsi="Tahoma" w:cs="Tahoma"/>
                <w:color w:val="000000"/>
                <w:sz w:val="22"/>
                <w:szCs w:val="22"/>
              </w:rPr>
            </w:pPr>
            <w:ins w:id="2768" w:author="作者" w:date="2020-09-14T17:15:00Z">
              <w:del w:id="2769" w:author="作者" w:date="2020-09-16T16:20:00Z">
                <w:r w:rsidRPr="00244F8B" w:rsidDel="00B53906">
                  <w:rPr>
                    <w:rFonts w:ascii="Tahoma" w:hAnsi="Tahoma" w:cs="Tahoma"/>
                    <w:color w:val="000000"/>
                    <w:sz w:val="22"/>
                    <w:szCs w:val="22"/>
                  </w:rPr>
                  <w:delText>Open</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770"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3530D0BF" w14:textId="21555770" w:rsidR="00244F8B" w:rsidRPr="00244F8B" w:rsidDel="00B53906" w:rsidRDefault="00244F8B" w:rsidP="001C6F9A">
            <w:pPr>
              <w:rPr>
                <w:ins w:id="2771" w:author="作者" w:date="2020-09-14T17:15:00Z"/>
                <w:del w:id="2772" w:author="作者" w:date="2020-09-16T16:20:00Z"/>
                <w:rFonts w:ascii="Tahoma" w:hAnsi="Tahoma" w:cs="Tahoma"/>
                <w:color w:val="000000"/>
                <w:sz w:val="22"/>
                <w:szCs w:val="22"/>
              </w:rPr>
            </w:pPr>
            <w:ins w:id="2773" w:author="作者" w:date="2020-09-14T17:15:00Z">
              <w:del w:id="2774" w:author="作者" w:date="2020-09-16T16:20:00Z">
                <w:r w:rsidRPr="00244F8B" w:rsidDel="00B53906">
                  <w:rPr>
                    <w:rFonts w:ascii="Tahoma" w:hAnsi="Tahoma" w:cs="Tahoma"/>
                    <w:color w:val="000000"/>
                    <w:sz w:val="22"/>
                    <w:szCs w:val="22"/>
                  </w:rPr>
                  <w:delText>Open</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775"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CC5058E" w14:textId="6208326F" w:rsidR="00244F8B" w:rsidRPr="00244F8B" w:rsidDel="00B53906" w:rsidRDefault="00244F8B" w:rsidP="001C6F9A">
            <w:pPr>
              <w:rPr>
                <w:ins w:id="2776" w:author="作者" w:date="2020-09-14T17:15:00Z"/>
                <w:del w:id="2777" w:author="作者" w:date="2020-09-16T16:20:00Z"/>
                <w:rFonts w:ascii="Tahoma" w:hAnsi="Tahoma" w:cs="Tahoma"/>
                <w:color w:val="000000"/>
                <w:sz w:val="22"/>
                <w:szCs w:val="22"/>
              </w:rPr>
            </w:pPr>
            <w:ins w:id="2778" w:author="作者" w:date="2020-09-14T17:15:00Z">
              <w:del w:id="2779" w:author="作者" w:date="2020-09-16T16:20:00Z">
                <w:r w:rsidRPr="00244F8B" w:rsidDel="00B53906">
                  <w:rPr>
                    <w:rFonts w:ascii="Tahoma" w:hAnsi="Tahoma" w:cs="Tahoma"/>
                    <w:color w:val="000000"/>
                    <w:sz w:val="22"/>
                    <w:szCs w:val="22"/>
                  </w:rPr>
                  <w:delText>Open</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780"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1D72EE15" w14:textId="6F83C8DA" w:rsidR="00244F8B" w:rsidRPr="00244F8B" w:rsidDel="00B53906" w:rsidRDefault="00244F8B" w:rsidP="001C6F9A">
            <w:pPr>
              <w:rPr>
                <w:ins w:id="2781" w:author="作者" w:date="2020-09-14T17:15:00Z"/>
                <w:del w:id="2782" w:author="作者" w:date="2020-09-16T16:20:00Z"/>
                <w:rFonts w:ascii="Tahoma" w:hAnsi="Tahoma" w:cs="Tahoma"/>
                <w:color w:val="000000"/>
                <w:sz w:val="22"/>
                <w:szCs w:val="22"/>
              </w:rPr>
            </w:pPr>
            <w:ins w:id="2783" w:author="作者" w:date="2020-09-14T17:15:00Z">
              <w:del w:id="2784" w:author="作者" w:date="2020-09-16T16:20:00Z">
                <w:r w:rsidRPr="00244F8B" w:rsidDel="00B53906">
                  <w:rPr>
                    <w:rFonts w:ascii="Tahoma" w:hAnsi="Tahoma" w:cs="Tahoma"/>
                    <w:color w:val="000000"/>
                    <w:sz w:val="22"/>
                    <w:szCs w:val="22"/>
                  </w:rPr>
                  <w:delText>Open</w:delText>
                </w:r>
              </w:del>
            </w:ins>
          </w:p>
        </w:tc>
      </w:tr>
      <w:tr w:rsidR="00244F8B" w:rsidRPr="00244F8B" w:rsidDel="00B53906" w14:paraId="30D21853" w14:textId="150ACFE7" w:rsidTr="005B3E11">
        <w:tblPrEx>
          <w:tblPrExChange w:id="2785" w:author="作者" w:date="2020-09-15T09:25:00Z">
            <w:tblPrEx>
              <w:tblW w:w="9888" w:type="dxa"/>
            </w:tblPrEx>
          </w:tblPrExChange>
        </w:tblPrEx>
        <w:trPr>
          <w:trHeight w:val="274"/>
          <w:ins w:id="2786" w:author="作者" w:date="2020-09-14T17:15:00Z"/>
          <w:del w:id="2787" w:author="作者" w:date="2020-09-16T16:20:00Z"/>
          <w:trPrChange w:id="2788"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789"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66E5FCC" w14:textId="528E894D" w:rsidR="00244F8B" w:rsidRPr="00244F8B" w:rsidDel="00B53906" w:rsidRDefault="00244F8B" w:rsidP="001C6F9A">
            <w:pPr>
              <w:rPr>
                <w:ins w:id="2790" w:author="作者" w:date="2020-09-14T17:15:00Z"/>
                <w:del w:id="2791" w:author="作者" w:date="2020-09-16T16:20:00Z"/>
                <w:rFonts w:ascii="Tahoma" w:hAnsi="Tahoma" w:cs="Tahoma"/>
                <w:color w:val="000000"/>
                <w:sz w:val="22"/>
                <w:szCs w:val="22"/>
              </w:rPr>
            </w:pPr>
            <w:ins w:id="2792" w:author="作者" w:date="2020-09-14T17:15:00Z">
              <w:del w:id="2793" w:author="作者" w:date="2020-09-16T16:20:00Z">
                <w:r w:rsidRPr="00244F8B" w:rsidDel="00B53906">
                  <w:rPr>
                    <w:rFonts w:ascii="Tahoma" w:hAnsi="Tahoma" w:cs="Tahoma"/>
                    <w:color w:val="000000"/>
                    <w:sz w:val="22"/>
                    <w:szCs w:val="22"/>
                  </w:rPr>
                  <w:delText>AmbL_Color_Mode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794"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635DF3F7" w14:textId="5815CAB9" w:rsidR="00244F8B" w:rsidRPr="00244F8B" w:rsidDel="00B53906" w:rsidRDefault="00244F8B" w:rsidP="001C6F9A">
            <w:pPr>
              <w:rPr>
                <w:ins w:id="2795" w:author="作者" w:date="2020-09-14T17:15:00Z"/>
                <w:del w:id="2796" w:author="作者" w:date="2020-09-16T16:20:00Z"/>
                <w:rFonts w:ascii="宋体" w:hAnsi="宋体" w:cs="Tahoma"/>
                <w:color w:val="000000"/>
                <w:sz w:val="22"/>
                <w:szCs w:val="22"/>
              </w:rPr>
            </w:pPr>
            <w:ins w:id="2797" w:author="作者" w:date="2020-09-14T17:15:00Z">
              <w:del w:id="2798" w:author="作者" w:date="2020-09-16T16:20:00Z">
                <w:r w:rsidRPr="00244F8B" w:rsidDel="00B53906">
                  <w:rPr>
                    <w:rFonts w:ascii="宋体" w:hAnsi="宋体" w:cs="Tahoma" w:hint="eastAsia"/>
                    <w:color w:val="000000"/>
                    <w:sz w:val="22"/>
                    <w:szCs w:val="22"/>
                  </w:rPr>
                  <w:delText>模式</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799"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26654949" w14:textId="73AAC13A" w:rsidR="00244F8B" w:rsidRPr="00244F8B" w:rsidDel="00B53906" w:rsidRDefault="00244F8B" w:rsidP="001C6F9A">
            <w:pPr>
              <w:rPr>
                <w:ins w:id="2800" w:author="作者" w:date="2020-09-14T17:15:00Z"/>
                <w:del w:id="2801" w:author="作者" w:date="2020-09-16T16:20:00Z"/>
                <w:rFonts w:ascii="Tahoma" w:hAnsi="Tahoma" w:cs="Tahoma"/>
                <w:color w:val="000000"/>
                <w:sz w:val="22"/>
                <w:szCs w:val="22"/>
              </w:rPr>
            </w:pPr>
            <w:ins w:id="2802" w:author="作者" w:date="2020-09-14T17:15:00Z">
              <w:del w:id="2803"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804"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16B94758" w14:textId="78C3C727" w:rsidR="00244F8B" w:rsidRPr="00244F8B" w:rsidDel="00B53906" w:rsidRDefault="00244F8B" w:rsidP="001C6F9A">
            <w:pPr>
              <w:rPr>
                <w:ins w:id="2805" w:author="作者" w:date="2020-09-14T17:15:00Z"/>
                <w:del w:id="2806" w:author="作者" w:date="2020-09-16T16:20:00Z"/>
                <w:rFonts w:ascii="Tahoma" w:hAnsi="Tahoma" w:cs="Tahoma"/>
                <w:color w:val="000000"/>
                <w:sz w:val="22"/>
                <w:szCs w:val="22"/>
              </w:rPr>
            </w:pPr>
            <w:ins w:id="2807" w:author="作者" w:date="2020-09-14T17:15:00Z">
              <w:del w:id="2808" w:author="作者" w:date="2020-09-16T16:20:00Z">
                <w:r w:rsidRPr="00244F8B" w:rsidDel="00B53906">
                  <w:rPr>
                    <w:rFonts w:ascii="Tahoma" w:hAnsi="Tahoma" w:cs="Tahoma"/>
                    <w:color w:val="000000"/>
                    <w:sz w:val="22"/>
                    <w:szCs w:val="22"/>
                  </w:rPr>
                  <w:delText xml:space="preserve">Static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809"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5CF2BBEE" w14:textId="09BC1164" w:rsidR="00244F8B" w:rsidRPr="00244F8B" w:rsidDel="00B53906" w:rsidRDefault="00244F8B" w:rsidP="001C6F9A">
            <w:pPr>
              <w:rPr>
                <w:ins w:id="2810" w:author="作者" w:date="2020-09-14T17:15:00Z"/>
                <w:del w:id="2811" w:author="作者" w:date="2020-09-16T16:20:00Z"/>
                <w:rFonts w:ascii="Tahoma" w:hAnsi="Tahoma" w:cs="Tahoma"/>
                <w:color w:val="000000"/>
                <w:sz w:val="22"/>
                <w:szCs w:val="22"/>
              </w:rPr>
            </w:pPr>
            <w:ins w:id="2812" w:author="作者" w:date="2020-09-14T17:15:00Z">
              <w:del w:id="2813" w:author="作者" w:date="2020-09-16T16:20:00Z">
                <w:r w:rsidRPr="00244F8B" w:rsidDel="00B53906">
                  <w:rPr>
                    <w:rFonts w:ascii="Tahoma" w:hAnsi="Tahoma" w:cs="Tahoma"/>
                    <w:color w:val="000000"/>
                    <w:sz w:val="22"/>
                    <w:szCs w:val="22"/>
                  </w:rPr>
                  <w:delText xml:space="preserve">Dynamic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814"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672085CE" w14:textId="0EF3E44D" w:rsidR="00244F8B" w:rsidRPr="00244F8B" w:rsidDel="00B53906" w:rsidRDefault="00244F8B" w:rsidP="001C6F9A">
            <w:pPr>
              <w:rPr>
                <w:ins w:id="2815" w:author="作者" w:date="2020-09-14T17:15:00Z"/>
                <w:del w:id="2816" w:author="作者" w:date="2020-09-16T16:20:00Z"/>
                <w:rFonts w:ascii="Tahoma" w:hAnsi="Tahoma" w:cs="Tahoma"/>
                <w:color w:val="000000"/>
                <w:sz w:val="22"/>
                <w:szCs w:val="22"/>
              </w:rPr>
            </w:pPr>
            <w:ins w:id="2817" w:author="作者" w:date="2020-09-14T17:15:00Z">
              <w:del w:id="2818" w:author="作者" w:date="2020-09-16T16:20:00Z">
                <w:r w:rsidRPr="00244F8B" w:rsidDel="00B53906">
                  <w:rPr>
                    <w:rFonts w:ascii="Tahoma" w:hAnsi="Tahoma" w:cs="Tahoma"/>
                    <w:color w:val="000000"/>
                    <w:sz w:val="22"/>
                    <w:szCs w:val="22"/>
                  </w:rPr>
                  <w:delText xml:space="preserve">Customize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819"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65BA22B3" w14:textId="74845DAE" w:rsidR="00244F8B" w:rsidRPr="00244F8B" w:rsidDel="00B53906" w:rsidRDefault="00244F8B" w:rsidP="001C6F9A">
            <w:pPr>
              <w:rPr>
                <w:ins w:id="2820" w:author="作者" w:date="2020-09-14T17:15:00Z"/>
                <w:del w:id="2821" w:author="作者" w:date="2020-09-16T16:20:00Z"/>
                <w:rFonts w:ascii="Tahoma" w:hAnsi="Tahoma" w:cs="Tahoma"/>
                <w:color w:val="000000"/>
                <w:sz w:val="22"/>
                <w:szCs w:val="22"/>
              </w:rPr>
            </w:pPr>
            <w:ins w:id="2822" w:author="作者" w:date="2020-09-14T17:15:00Z">
              <w:del w:id="2823"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49A78CEF" w14:textId="0D25AB01" w:rsidTr="005B3E11">
        <w:trPr>
          <w:trHeight w:val="274"/>
          <w:ins w:id="2824" w:author="作者" w:date="2020-09-14T17:15:00Z"/>
          <w:del w:id="2825" w:author="作者" w:date="2020-09-16T16:20:00Z"/>
          <w:trPrChange w:id="2826" w:author="作者" w:date="2020-09-15T09:25:00Z">
            <w:trPr>
              <w:trHeight w:val="285"/>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827" w:author="作者" w:date="2020-09-15T09:25:00Z">
              <w:tcPr>
                <w:tcW w:w="301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06FC0631" w14:textId="5AD695C7" w:rsidR="00244F8B" w:rsidRPr="00244F8B" w:rsidDel="00B53906" w:rsidRDefault="00244F8B" w:rsidP="001C6F9A">
            <w:pPr>
              <w:rPr>
                <w:ins w:id="2828" w:author="作者" w:date="2020-09-14T17:15:00Z"/>
                <w:del w:id="2829" w:author="作者" w:date="2020-09-16T16:20:00Z"/>
                <w:rFonts w:ascii="Tahoma" w:hAnsi="Tahoma" w:cs="Tahoma"/>
                <w:color w:val="000000"/>
                <w:sz w:val="22"/>
                <w:szCs w:val="22"/>
              </w:rPr>
            </w:pPr>
            <w:ins w:id="2830" w:author="作者" w:date="2020-09-14T17:15:00Z">
              <w:del w:id="2831" w:author="作者" w:date="2020-09-16T16:20:00Z">
                <w:r w:rsidRPr="00244F8B" w:rsidDel="00B53906">
                  <w:rPr>
                    <w:rFonts w:ascii="Tahoma" w:hAnsi="Tahoma" w:cs="Tahoma"/>
                    <w:color w:val="000000"/>
                    <w:sz w:val="22"/>
                    <w:szCs w:val="22"/>
                  </w:rPr>
                  <w:delText>AmbL_CustomizeType_Set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832" w:author="作者" w:date="2020-09-15T09:25:00Z">
              <w:tcPr>
                <w:tcW w:w="2375" w:type="dxa"/>
                <w:gridSpan w:val="3"/>
                <w:tcBorders>
                  <w:top w:val="nil"/>
                  <w:left w:val="nil"/>
                  <w:bottom w:val="single" w:sz="4" w:space="0" w:color="auto"/>
                  <w:right w:val="single" w:sz="4" w:space="0" w:color="auto"/>
                </w:tcBorders>
                <w:shd w:val="clear" w:color="auto" w:fill="auto"/>
                <w:noWrap/>
                <w:vAlign w:val="bottom"/>
                <w:hideMark/>
              </w:tcPr>
            </w:tcPrChange>
          </w:tcPr>
          <w:p w14:paraId="0D8637B5" w14:textId="382C07CF" w:rsidR="00244F8B" w:rsidRPr="00244F8B" w:rsidDel="00B53906" w:rsidRDefault="00244F8B" w:rsidP="001C6F9A">
            <w:pPr>
              <w:rPr>
                <w:ins w:id="2833" w:author="作者" w:date="2020-09-14T17:15:00Z"/>
                <w:del w:id="2834" w:author="作者" w:date="2020-09-16T16:20:00Z"/>
                <w:rFonts w:ascii="宋体" w:hAnsi="宋体" w:cs="Tahoma"/>
                <w:color w:val="000000"/>
                <w:sz w:val="22"/>
                <w:szCs w:val="22"/>
              </w:rPr>
            </w:pPr>
            <w:ins w:id="2835" w:author="作者" w:date="2020-09-14T17:15:00Z">
              <w:del w:id="2836" w:author="作者" w:date="2020-09-16T16:20:00Z">
                <w:r w:rsidRPr="00244F8B" w:rsidDel="00B53906">
                  <w:rPr>
                    <w:rFonts w:ascii="宋体" w:hAnsi="宋体" w:cs="Tahoma" w:hint="eastAsia"/>
                    <w:color w:val="000000"/>
                    <w:sz w:val="22"/>
                    <w:szCs w:val="22"/>
                  </w:rPr>
                  <w:delText>自定义类型</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837" w:author="作者" w:date="2020-09-15T09:25:00Z">
              <w:tcPr>
                <w:tcW w:w="732" w:type="dxa"/>
                <w:gridSpan w:val="2"/>
                <w:tcBorders>
                  <w:top w:val="nil"/>
                  <w:left w:val="nil"/>
                  <w:bottom w:val="single" w:sz="4" w:space="0" w:color="auto"/>
                  <w:right w:val="single" w:sz="4" w:space="0" w:color="auto"/>
                </w:tcBorders>
                <w:shd w:val="clear" w:color="000000" w:fill="BFBFBF"/>
                <w:noWrap/>
                <w:vAlign w:val="bottom"/>
                <w:hideMark/>
              </w:tcPr>
            </w:tcPrChange>
          </w:tcPr>
          <w:p w14:paraId="7113CD2E" w14:textId="51A115A2" w:rsidR="00244F8B" w:rsidRPr="00244F8B" w:rsidDel="00B53906" w:rsidRDefault="00244F8B" w:rsidP="001C6F9A">
            <w:pPr>
              <w:rPr>
                <w:ins w:id="2838" w:author="作者" w:date="2020-09-14T17:15:00Z"/>
                <w:del w:id="2839" w:author="作者" w:date="2020-09-16T16:20:00Z"/>
                <w:rFonts w:ascii="Tahoma" w:hAnsi="Tahoma" w:cs="Tahoma"/>
                <w:color w:val="000000"/>
                <w:sz w:val="22"/>
                <w:szCs w:val="22"/>
              </w:rPr>
            </w:pPr>
            <w:ins w:id="2840" w:author="作者" w:date="2020-09-14T17:15:00Z">
              <w:del w:id="2841"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000000" w:fill="BFBFBF"/>
            <w:noWrap/>
            <w:vAlign w:val="bottom"/>
            <w:hideMark/>
            <w:tcPrChange w:id="2842" w:author="作者" w:date="2020-09-15T09:25:00Z">
              <w:tcPr>
                <w:tcW w:w="754" w:type="dxa"/>
                <w:tcBorders>
                  <w:top w:val="nil"/>
                  <w:left w:val="nil"/>
                  <w:bottom w:val="single" w:sz="4" w:space="0" w:color="auto"/>
                  <w:right w:val="single" w:sz="4" w:space="0" w:color="auto"/>
                </w:tcBorders>
                <w:shd w:val="clear" w:color="000000" w:fill="BFBFBF"/>
                <w:noWrap/>
                <w:vAlign w:val="bottom"/>
                <w:hideMark/>
              </w:tcPr>
            </w:tcPrChange>
          </w:tcPr>
          <w:p w14:paraId="1FB340EB" w14:textId="28EB7A26" w:rsidR="00244F8B" w:rsidRPr="00244F8B" w:rsidDel="00B53906" w:rsidRDefault="00244F8B" w:rsidP="001C6F9A">
            <w:pPr>
              <w:rPr>
                <w:ins w:id="2843" w:author="作者" w:date="2020-09-14T17:15:00Z"/>
                <w:del w:id="2844" w:author="作者" w:date="2020-09-16T16:20:00Z"/>
                <w:rFonts w:ascii="Tahoma" w:hAnsi="Tahoma" w:cs="Tahoma"/>
                <w:color w:val="000000"/>
                <w:sz w:val="22"/>
                <w:szCs w:val="22"/>
              </w:rPr>
            </w:pPr>
            <w:ins w:id="2845" w:author="作者" w:date="2020-09-14T17:15:00Z">
              <w:del w:id="2846"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847" w:author="作者" w:date="2020-09-15T09:25:00Z">
              <w:tcPr>
                <w:tcW w:w="1346" w:type="dxa"/>
                <w:gridSpan w:val="2"/>
                <w:tcBorders>
                  <w:top w:val="nil"/>
                  <w:left w:val="nil"/>
                  <w:bottom w:val="single" w:sz="4" w:space="0" w:color="auto"/>
                  <w:right w:val="single" w:sz="4" w:space="0" w:color="auto"/>
                </w:tcBorders>
                <w:shd w:val="clear" w:color="auto" w:fill="auto"/>
                <w:noWrap/>
                <w:vAlign w:val="bottom"/>
                <w:hideMark/>
              </w:tcPr>
            </w:tcPrChange>
          </w:tcPr>
          <w:p w14:paraId="3ACE3DBB" w14:textId="2D5CC3F3" w:rsidR="00244F8B" w:rsidRPr="00244F8B" w:rsidDel="00B53906" w:rsidRDefault="00244F8B" w:rsidP="001C6F9A">
            <w:pPr>
              <w:rPr>
                <w:ins w:id="2848" w:author="作者" w:date="2020-09-14T17:15:00Z"/>
                <w:del w:id="2849" w:author="作者" w:date="2020-09-16T16:20:00Z"/>
                <w:rFonts w:ascii="Tahoma" w:hAnsi="Tahoma" w:cs="Tahoma"/>
                <w:color w:val="000000"/>
                <w:sz w:val="22"/>
                <w:szCs w:val="22"/>
              </w:rPr>
            </w:pPr>
            <w:ins w:id="2850" w:author="作者" w:date="2020-09-14T17:15:00Z">
              <w:del w:id="2851"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852" w:author="作者" w:date="2020-09-15T09:25:00Z">
              <w:tcPr>
                <w:tcW w:w="1276" w:type="dxa"/>
                <w:gridSpan w:val="2"/>
                <w:tcBorders>
                  <w:top w:val="nil"/>
                  <w:left w:val="nil"/>
                  <w:bottom w:val="single" w:sz="4" w:space="0" w:color="auto"/>
                  <w:right w:val="single" w:sz="4" w:space="0" w:color="auto"/>
                </w:tcBorders>
                <w:shd w:val="clear" w:color="auto" w:fill="auto"/>
                <w:noWrap/>
                <w:vAlign w:val="bottom"/>
                <w:hideMark/>
              </w:tcPr>
            </w:tcPrChange>
          </w:tcPr>
          <w:p w14:paraId="1522F7EB" w14:textId="5AD60071" w:rsidR="00244F8B" w:rsidRPr="00244F8B" w:rsidDel="00B53906" w:rsidRDefault="00244F8B" w:rsidP="001C6F9A">
            <w:pPr>
              <w:rPr>
                <w:ins w:id="2853" w:author="作者" w:date="2020-09-14T17:15:00Z"/>
                <w:del w:id="2854" w:author="作者" w:date="2020-09-16T16:20:00Z"/>
                <w:rFonts w:ascii="Tahoma" w:hAnsi="Tahoma" w:cs="Tahoma"/>
                <w:color w:val="000000"/>
                <w:sz w:val="22"/>
                <w:szCs w:val="22"/>
              </w:rPr>
            </w:pPr>
            <w:ins w:id="2855" w:author="作者" w:date="2020-09-14T17:15:00Z">
              <w:del w:id="2856" w:author="作者" w:date="2020-09-16T16:20:00Z">
                <w:r w:rsidRPr="00244F8B" w:rsidDel="00B53906">
                  <w:rPr>
                    <w:rFonts w:ascii="Tahoma" w:hAnsi="Tahoma" w:cs="Tahoma"/>
                    <w:color w:val="000000"/>
                    <w:sz w:val="22"/>
                    <w:szCs w:val="22"/>
                  </w:rPr>
                  <w:delText>Customize 1/2/3</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857" w:author="作者" w:date="2020-09-15T09:25:00Z">
              <w:tcPr>
                <w:tcW w:w="2291" w:type="dxa"/>
                <w:gridSpan w:val="3"/>
                <w:tcBorders>
                  <w:top w:val="nil"/>
                  <w:left w:val="nil"/>
                  <w:bottom w:val="single" w:sz="4" w:space="0" w:color="auto"/>
                  <w:right w:val="single" w:sz="4" w:space="0" w:color="auto"/>
                </w:tcBorders>
                <w:shd w:val="clear" w:color="auto" w:fill="auto"/>
                <w:noWrap/>
                <w:vAlign w:val="bottom"/>
                <w:hideMark/>
              </w:tcPr>
            </w:tcPrChange>
          </w:tcPr>
          <w:p w14:paraId="798DA2B2" w14:textId="316BBC5B" w:rsidR="00244F8B" w:rsidRPr="00244F8B" w:rsidDel="00B53906" w:rsidRDefault="00244F8B" w:rsidP="001C6F9A">
            <w:pPr>
              <w:rPr>
                <w:ins w:id="2858" w:author="作者" w:date="2020-09-14T17:15:00Z"/>
                <w:del w:id="2859" w:author="作者" w:date="2020-09-16T16:20:00Z"/>
                <w:rFonts w:ascii="Tahoma" w:hAnsi="Tahoma" w:cs="Tahoma"/>
                <w:color w:val="000000"/>
                <w:sz w:val="22"/>
                <w:szCs w:val="22"/>
              </w:rPr>
            </w:pPr>
            <w:ins w:id="2860" w:author="作者" w:date="2020-09-14T17:15:00Z">
              <w:del w:id="2861"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14C49BAB" w14:textId="50A2F962" w:rsidTr="005B3E11">
        <w:tblPrEx>
          <w:tblPrExChange w:id="2862" w:author="作者" w:date="2020-09-15T09:25:00Z">
            <w:tblPrEx>
              <w:tblW w:w="9888" w:type="dxa"/>
            </w:tblPrEx>
          </w:tblPrExChange>
        </w:tblPrEx>
        <w:trPr>
          <w:trHeight w:val="274"/>
          <w:ins w:id="2863" w:author="作者" w:date="2020-09-14T17:15:00Z"/>
          <w:del w:id="2864" w:author="作者" w:date="2020-09-16T16:20:00Z"/>
          <w:trPrChange w:id="2865"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866"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BD699D8" w14:textId="791E04D3" w:rsidR="00244F8B" w:rsidRPr="00244F8B" w:rsidDel="00B53906" w:rsidRDefault="00244F8B" w:rsidP="001C6F9A">
            <w:pPr>
              <w:rPr>
                <w:ins w:id="2867" w:author="作者" w:date="2020-09-14T17:15:00Z"/>
                <w:del w:id="2868" w:author="作者" w:date="2020-09-16T16:20:00Z"/>
                <w:rFonts w:ascii="Tahoma" w:hAnsi="Tahoma" w:cs="Tahoma"/>
                <w:color w:val="000000"/>
                <w:sz w:val="22"/>
                <w:szCs w:val="22"/>
              </w:rPr>
            </w:pPr>
            <w:ins w:id="2869" w:author="作者" w:date="2020-09-14T17:15:00Z">
              <w:del w:id="2870" w:author="作者" w:date="2020-09-16T16:20:00Z">
                <w:r w:rsidRPr="00244F8B" w:rsidDel="00B53906">
                  <w:rPr>
                    <w:rFonts w:ascii="Tahoma" w:hAnsi="Tahoma" w:cs="Tahoma"/>
                    <w:color w:val="000000"/>
                    <w:sz w:val="22"/>
                    <w:szCs w:val="22"/>
                  </w:rPr>
                  <w:delText>AmbL_Door_Color_Value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871"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32D8D853" w14:textId="5B17EFFB" w:rsidR="00244F8B" w:rsidRPr="00244F8B" w:rsidDel="00B53906" w:rsidRDefault="00244F8B" w:rsidP="001C6F9A">
            <w:pPr>
              <w:rPr>
                <w:ins w:id="2872" w:author="作者" w:date="2020-09-14T17:15:00Z"/>
                <w:del w:id="2873" w:author="作者" w:date="2020-09-16T16:20:00Z"/>
                <w:rFonts w:ascii="Tahoma" w:hAnsi="Tahoma" w:cs="Tahoma"/>
                <w:color w:val="000000"/>
                <w:sz w:val="22"/>
                <w:szCs w:val="22"/>
              </w:rPr>
            </w:pPr>
            <w:ins w:id="2874" w:author="作者" w:date="2020-09-14T17:15:00Z">
              <w:del w:id="2875" w:author="作者" w:date="2020-09-16T16:20:00Z">
                <w:r w:rsidRPr="00244F8B" w:rsidDel="00B53906">
                  <w:rPr>
                    <w:rFonts w:ascii="Tahoma" w:hAnsi="Tahoma" w:cs="Tahoma"/>
                    <w:color w:val="000000"/>
                    <w:sz w:val="22"/>
                    <w:szCs w:val="22"/>
                  </w:rPr>
                  <w:delText>Door</w:delText>
                </w:r>
                <w:r w:rsidRPr="00244F8B" w:rsidDel="00B53906">
                  <w:rPr>
                    <w:rFonts w:ascii="宋体" w:hAnsi="宋体" w:cs="Tahoma" w:hint="eastAsia"/>
                    <w:color w:val="000000"/>
                    <w:sz w:val="22"/>
                    <w:szCs w:val="22"/>
                  </w:rPr>
                  <w:delText>的氛围灯颜色</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876"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43EFAE5C" w14:textId="007DA97D" w:rsidR="00244F8B" w:rsidRPr="00244F8B" w:rsidDel="00B53906" w:rsidRDefault="00244F8B" w:rsidP="001C6F9A">
            <w:pPr>
              <w:rPr>
                <w:ins w:id="2877" w:author="作者" w:date="2020-09-14T17:15:00Z"/>
                <w:del w:id="2878" w:author="作者" w:date="2020-09-16T16:20:00Z"/>
                <w:rFonts w:ascii="Tahoma" w:hAnsi="Tahoma" w:cs="Tahoma"/>
                <w:color w:val="000000"/>
                <w:sz w:val="22"/>
                <w:szCs w:val="22"/>
              </w:rPr>
            </w:pPr>
            <w:ins w:id="2879" w:author="作者" w:date="2020-09-14T17:15:00Z">
              <w:del w:id="2880"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881"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5D00E0D4" w14:textId="5E48898D" w:rsidR="00244F8B" w:rsidRPr="00244F8B" w:rsidDel="00B53906" w:rsidRDefault="00244F8B" w:rsidP="001C6F9A">
            <w:pPr>
              <w:rPr>
                <w:ins w:id="2882" w:author="作者" w:date="2020-09-14T17:15:00Z"/>
                <w:del w:id="2883" w:author="作者" w:date="2020-09-16T16:20:00Z"/>
                <w:rFonts w:ascii="Tahoma" w:hAnsi="Tahoma" w:cs="Tahoma"/>
                <w:color w:val="000000"/>
                <w:sz w:val="22"/>
                <w:szCs w:val="22"/>
              </w:rPr>
            </w:pPr>
            <w:ins w:id="2884" w:author="作者" w:date="2020-09-14T17:15:00Z">
              <w:del w:id="2885"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886"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05BE03F4" w14:textId="50374FA7" w:rsidR="00244F8B" w:rsidRPr="00244F8B" w:rsidDel="00B53906" w:rsidRDefault="00244F8B" w:rsidP="001C6F9A">
            <w:pPr>
              <w:rPr>
                <w:ins w:id="2887" w:author="作者" w:date="2020-09-14T17:15:00Z"/>
                <w:del w:id="2888" w:author="作者" w:date="2020-09-16T16:20:00Z"/>
                <w:rFonts w:ascii="Tahoma" w:hAnsi="Tahoma" w:cs="Tahoma"/>
                <w:color w:val="000000"/>
                <w:sz w:val="22"/>
                <w:szCs w:val="22"/>
              </w:rPr>
            </w:pPr>
            <w:ins w:id="2889" w:author="作者" w:date="2020-09-14T17:15:00Z">
              <w:del w:id="2890"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891"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65AA606F" w14:textId="5852FA5D" w:rsidR="00244F8B" w:rsidRPr="00244F8B" w:rsidDel="00B53906" w:rsidRDefault="00244F8B" w:rsidP="001C6F9A">
            <w:pPr>
              <w:rPr>
                <w:ins w:id="2892" w:author="作者" w:date="2020-09-14T17:15:00Z"/>
                <w:del w:id="2893" w:author="作者" w:date="2020-09-16T16:20:00Z"/>
                <w:rFonts w:ascii="Tahoma" w:hAnsi="Tahoma" w:cs="Tahoma"/>
                <w:color w:val="000000"/>
                <w:sz w:val="22"/>
                <w:szCs w:val="22"/>
              </w:rPr>
            </w:pPr>
            <w:ins w:id="2894" w:author="作者" w:date="2020-09-14T17:15:00Z">
              <w:del w:id="2895"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896"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54427663" w14:textId="117F0301" w:rsidR="00244F8B" w:rsidRPr="00244F8B" w:rsidDel="00B53906" w:rsidRDefault="00244F8B" w:rsidP="001C6F9A">
            <w:pPr>
              <w:rPr>
                <w:ins w:id="2897" w:author="作者" w:date="2020-09-14T17:15:00Z"/>
                <w:del w:id="2898" w:author="作者" w:date="2020-09-16T16:20:00Z"/>
                <w:rFonts w:ascii="Tahoma" w:hAnsi="Tahoma" w:cs="Tahoma"/>
                <w:color w:val="000000"/>
                <w:sz w:val="22"/>
                <w:szCs w:val="22"/>
              </w:rPr>
            </w:pPr>
            <w:ins w:id="2899" w:author="作者" w:date="2020-09-14T17:15:00Z">
              <w:del w:id="2900"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2F139352" w14:textId="7ED2D399" w:rsidTr="005B3E11">
        <w:tblPrEx>
          <w:tblPrExChange w:id="2901" w:author="作者" w:date="2020-09-15T09:25:00Z">
            <w:tblPrEx>
              <w:tblW w:w="9888" w:type="dxa"/>
            </w:tblPrEx>
          </w:tblPrExChange>
        </w:tblPrEx>
        <w:trPr>
          <w:trHeight w:val="274"/>
          <w:ins w:id="2902" w:author="作者" w:date="2020-09-14T17:15:00Z"/>
          <w:del w:id="2903" w:author="作者" w:date="2020-09-16T16:20:00Z"/>
          <w:trPrChange w:id="2904"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905"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594B195" w14:textId="1746020A" w:rsidR="00244F8B" w:rsidRPr="00244F8B" w:rsidDel="00B53906" w:rsidRDefault="00244F8B" w:rsidP="001C6F9A">
            <w:pPr>
              <w:rPr>
                <w:ins w:id="2906" w:author="作者" w:date="2020-09-14T17:15:00Z"/>
                <w:del w:id="2907" w:author="作者" w:date="2020-09-16T16:20:00Z"/>
                <w:rFonts w:ascii="Tahoma" w:hAnsi="Tahoma" w:cs="Tahoma"/>
                <w:color w:val="000000"/>
                <w:sz w:val="22"/>
                <w:szCs w:val="22"/>
              </w:rPr>
            </w:pPr>
            <w:ins w:id="2908" w:author="作者" w:date="2020-09-14T17:15:00Z">
              <w:del w:id="2909" w:author="作者" w:date="2020-09-16T16:20:00Z">
                <w:r w:rsidRPr="00244F8B" w:rsidDel="00B53906">
                  <w:rPr>
                    <w:rFonts w:ascii="Tahoma" w:hAnsi="Tahoma" w:cs="Tahoma"/>
                    <w:color w:val="000000"/>
                    <w:sz w:val="22"/>
                    <w:szCs w:val="22"/>
                  </w:rPr>
                  <w:delText>AmbL_Door_Intensity_Value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910"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46D7F64" w14:textId="1AC5859E" w:rsidR="00244F8B" w:rsidRPr="00244F8B" w:rsidDel="00B53906" w:rsidRDefault="00244F8B" w:rsidP="001C6F9A">
            <w:pPr>
              <w:rPr>
                <w:ins w:id="2911" w:author="作者" w:date="2020-09-14T17:15:00Z"/>
                <w:del w:id="2912" w:author="作者" w:date="2020-09-16T16:20:00Z"/>
                <w:rFonts w:ascii="Tahoma" w:hAnsi="Tahoma" w:cs="Tahoma"/>
                <w:color w:val="000000"/>
                <w:sz w:val="22"/>
                <w:szCs w:val="22"/>
              </w:rPr>
            </w:pPr>
            <w:ins w:id="2913" w:author="作者" w:date="2020-09-14T17:15:00Z">
              <w:del w:id="2914" w:author="作者" w:date="2020-09-16T16:20:00Z">
                <w:r w:rsidRPr="00244F8B" w:rsidDel="00B53906">
                  <w:rPr>
                    <w:rFonts w:ascii="Tahoma" w:hAnsi="Tahoma" w:cs="Tahoma"/>
                    <w:color w:val="000000"/>
                    <w:sz w:val="22"/>
                    <w:szCs w:val="22"/>
                  </w:rPr>
                  <w:delText>Door</w:delText>
                </w:r>
                <w:r w:rsidRPr="00244F8B" w:rsidDel="00B53906">
                  <w:rPr>
                    <w:rFonts w:ascii="宋体" w:hAnsi="宋体" w:cs="Tahoma" w:hint="eastAsia"/>
                    <w:color w:val="000000"/>
                    <w:sz w:val="22"/>
                    <w:szCs w:val="22"/>
                  </w:rPr>
                  <w:delText>的氛围灯亮度</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915"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37BCE623" w14:textId="73448084" w:rsidR="00244F8B" w:rsidRPr="00244F8B" w:rsidDel="00B53906" w:rsidRDefault="00244F8B" w:rsidP="001C6F9A">
            <w:pPr>
              <w:rPr>
                <w:ins w:id="2916" w:author="作者" w:date="2020-09-14T17:15:00Z"/>
                <w:del w:id="2917" w:author="作者" w:date="2020-09-16T16:20:00Z"/>
                <w:rFonts w:ascii="Tahoma" w:hAnsi="Tahoma" w:cs="Tahoma"/>
                <w:color w:val="000000"/>
                <w:sz w:val="22"/>
                <w:szCs w:val="22"/>
              </w:rPr>
            </w:pPr>
            <w:ins w:id="2918" w:author="作者" w:date="2020-09-14T17:15:00Z">
              <w:del w:id="2919"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920"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64D59924" w14:textId="667CAD9B" w:rsidR="00244F8B" w:rsidRPr="00244F8B" w:rsidDel="00B53906" w:rsidRDefault="00244F8B" w:rsidP="001C6F9A">
            <w:pPr>
              <w:rPr>
                <w:ins w:id="2921" w:author="作者" w:date="2020-09-14T17:15:00Z"/>
                <w:del w:id="2922" w:author="作者" w:date="2020-09-16T16:20:00Z"/>
                <w:rFonts w:ascii="Tahoma" w:hAnsi="Tahoma" w:cs="Tahoma"/>
                <w:color w:val="000000"/>
                <w:sz w:val="22"/>
                <w:szCs w:val="22"/>
              </w:rPr>
            </w:pPr>
            <w:ins w:id="2923" w:author="作者" w:date="2020-09-14T17:15:00Z">
              <w:del w:id="2924"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925"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7160DE68" w14:textId="6BD918E9" w:rsidR="00244F8B" w:rsidRPr="00244F8B" w:rsidDel="00B53906" w:rsidRDefault="00244F8B" w:rsidP="001C6F9A">
            <w:pPr>
              <w:rPr>
                <w:ins w:id="2926" w:author="作者" w:date="2020-09-14T17:15:00Z"/>
                <w:del w:id="2927" w:author="作者" w:date="2020-09-16T16:20:00Z"/>
                <w:rFonts w:ascii="Tahoma" w:hAnsi="Tahoma" w:cs="Tahoma"/>
                <w:color w:val="000000"/>
                <w:sz w:val="22"/>
                <w:szCs w:val="22"/>
              </w:rPr>
            </w:pPr>
            <w:ins w:id="2928" w:author="作者" w:date="2020-09-14T17:15:00Z">
              <w:del w:id="2929"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930"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C411DF0" w14:textId="714FB51A" w:rsidR="00244F8B" w:rsidRPr="00244F8B" w:rsidDel="00B53906" w:rsidRDefault="00244F8B" w:rsidP="001C6F9A">
            <w:pPr>
              <w:rPr>
                <w:ins w:id="2931" w:author="作者" w:date="2020-09-14T17:15:00Z"/>
                <w:del w:id="2932" w:author="作者" w:date="2020-09-16T16:20:00Z"/>
                <w:rFonts w:ascii="Tahoma" w:hAnsi="Tahoma" w:cs="Tahoma"/>
                <w:color w:val="000000"/>
                <w:sz w:val="22"/>
                <w:szCs w:val="22"/>
              </w:rPr>
            </w:pPr>
            <w:ins w:id="2933" w:author="作者" w:date="2020-09-14T17:15:00Z">
              <w:del w:id="2934"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935"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5926583A" w14:textId="49F95F88" w:rsidR="00244F8B" w:rsidRPr="00244F8B" w:rsidDel="00B53906" w:rsidRDefault="00244F8B" w:rsidP="001C6F9A">
            <w:pPr>
              <w:rPr>
                <w:ins w:id="2936" w:author="作者" w:date="2020-09-14T17:15:00Z"/>
                <w:del w:id="2937" w:author="作者" w:date="2020-09-16T16:20:00Z"/>
                <w:rFonts w:ascii="Tahoma" w:hAnsi="Tahoma" w:cs="Tahoma"/>
                <w:color w:val="000000"/>
                <w:sz w:val="22"/>
                <w:szCs w:val="22"/>
              </w:rPr>
            </w:pPr>
            <w:ins w:id="2938" w:author="作者" w:date="2020-09-14T17:15:00Z">
              <w:del w:id="2939"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113E46B0" w14:textId="78DFFB8D" w:rsidTr="005B3E11">
        <w:tblPrEx>
          <w:tblPrExChange w:id="2940" w:author="作者" w:date="2020-09-15T09:25:00Z">
            <w:tblPrEx>
              <w:tblW w:w="9888" w:type="dxa"/>
            </w:tblPrEx>
          </w:tblPrExChange>
        </w:tblPrEx>
        <w:trPr>
          <w:trHeight w:val="274"/>
          <w:ins w:id="2941" w:author="作者" w:date="2020-09-14T17:15:00Z"/>
          <w:del w:id="2942" w:author="作者" w:date="2020-09-16T16:20:00Z"/>
          <w:trPrChange w:id="2943"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944"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D0779FF" w14:textId="790C83B3" w:rsidR="00244F8B" w:rsidRPr="00244F8B" w:rsidDel="00B53906" w:rsidRDefault="00244F8B" w:rsidP="001C6F9A">
            <w:pPr>
              <w:rPr>
                <w:ins w:id="2945" w:author="作者" w:date="2020-09-14T17:15:00Z"/>
                <w:del w:id="2946" w:author="作者" w:date="2020-09-16T16:20:00Z"/>
                <w:rFonts w:ascii="Tahoma" w:hAnsi="Tahoma" w:cs="Tahoma"/>
                <w:color w:val="000000"/>
                <w:sz w:val="22"/>
                <w:szCs w:val="22"/>
              </w:rPr>
            </w:pPr>
            <w:ins w:id="2947" w:author="作者" w:date="2020-09-14T17:15:00Z">
              <w:del w:id="2948" w:author="作者" w:date="2020-09-16T16:20:00Z">
                <w:r w:rsidRPr="00244F8B" w:rsidDel="00B53906">
                  <w:rPr>
                    <w:rFonts w:ascii="Tahoma" w:hAnsi="Tahoma" w:cs="Tahoma"/>
                    <w:color w:val="000000"/>
                    <w:sz w:val="22"/>
                    <w:szCs w:val="22"/>
                  </w:rPr>
                  <w:delText>AmbL_Door_Swtich</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949"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2DFF0DF" w14:textId="62D15490" w:rsidR="00244F8B" w:rsidRPr="00244F8B" w:rsidDel="00B53906" w:rsidRDefault="00244F8B" w:rsidP="001C6F9A">
            <w:pPr>
              <w:rPr>
                <w:ins w:id="2950" w:author="作者" w:date="2020-09-14T17:15:00Z"/>
                <w:del w:id="2951" w:author="作者" w:date="2020-09-16T16:20:00Z"/>
                <w:rFonts w:ascii="宋体" w:hAnsi="宋体" w:cs="Tahoma"/>
                <w:color w:val="000000"/>
                <w:sz w:val="22"/>
                <w:szCs w:val="22"/>
              </w:rPr>
            </w:pPr>
            <w:ins w:id="2952" w:author="作者" w:date="2020-09-14T17:15:00Z">
              <w:del w:id="2953" w:author="作者" w:date="2020-09-16T16:20:00Z">
                <w:r w:rsidRPr="00244F8B" w:rsidDel="00B53906">
                  <w:rPr>
                    <w:rFonts w:ascii="宋体" w:hAnsi="宋体" w:cs="Tahoma" w:hint="eastAsia"/>
                    <w:color w:val="000000"/>
                    <w:sz w:val="22"/>
                    <w:szCs w:val="22"/>
                  </w:rPr>
                  <w:delText>？</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954"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24286E8F" w14:textId="636C6FA0" w:rsidR="00244F8B" w:rsidRPr="00244F8B" w:rsidDel="00B53906" w:rsidRDefault="00244F8B" w:rsidP="001C6F9A">
            <w:pPr>
              <w:rPr>
                <w:ins w:id="2955" w:author="作者" w:date="2020-09-14T17:15:00Z"/>
                <w:del w:id="2956" w:author="作者" w:date="2020-09-16T16:20:00Z"/>
                <w:rFonts w:ascii="Tahoma" w:hAnsi="Tahoma" w:cs="Tahoma"/>
                <w:color w:val="000000"/>
                <w:sz w:val="22"/>
                <w:szCs w:val="22"/>
              </w:rPr>
            </w:pPr>
            <w:ins w:id="2957" w:author="作者" w:date="2020-09-14T17:15:00Z">
              <w:del w:id="2958"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959"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3E262BBB" w14:textId="63362722" w:rsidR="00244F8B" w:rsidRPr="00244F8B" w:rsidDel="00B53906" w:rsidRDefault="00244F8B" w:rsidP="001C6F9A">
            <w:pPr>
              <w:rPr>
                <w:ins w:id="2960" w:author="作者" w:date="2020-09-14T17:15:00Z"/>
                <w:del w:id="2961" w:author="作者" w:date="2020-09-16T16:20:00Z"/>
                <w:rFonts w:ascii="Tahoma" w:hAnsi="Tahoma" w:cs="Tahoma"/>
                <w:color w:val="000000"/>
                <w:sz w:val="22"/>
                <w:szCs w:val="22"/>
              </w:rPr>
            </w:pPr>
            <w:ins w:id="2962" w:author="作者" w:date="2020-09-14T17:15:00Z">
              <w:del w:id="2963"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2964"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59687F39" w14:textId="192CF4EB" w:rsidR="00244F8B" w:rsidRPr="00244F8B" w:rsidDel="00B53906" w:rsidRDefault="00244F8B" w:rsidP="001C6F9A">
            <w:pPr>
              <w:rPr>
                <w:ins w:id="2965" w:author="作者" w:date="2020-09-14T17:15:00Z"/>
                <w:del w:id="2966" w:author="作者" w:date="2020-09-16T16:20:00Z"/>
                <w:rFonts w:ascii="Tahoma" w:hAnsi="Tahoma" w:cs="Tahoma"/>
                <w:color w:val="000000"/>
                <w:sz w:val="22"/>
                <w:szCs w:val="22"/>
              </w:rPr>
            </w:pPr>
            <w:ins w:id="2967" w:author="作者" w:date="2020-09-14T17:15:00Z">
              <w:del w:id="2968"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2969"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18E582D4" w14:textId="17EC3614" w:rsidR="00244F8B" w:rsidRPr="00244F8B" w:rsidDel="00B53906" w:rsidRDefault="00244F8B" w:rsidP="001C6F9A">
            <w:pPr>
              <w:rPr>
                <w:ins w:id="2970" w:author="作者" w:date="2020-09-14T17:15:00Z"/>
                <w:del w:id="2971" w:author="作者" w:date="2020-09-16T16:20:00Z"/>
                <w:rFonts w:ascii="Tahoma" w:hAnsi="Tahoma" w:cs="Tahoma"/>
                <w:color w:val="000000"/>
                <w:sz w:val="22"/>
                <w:szCs w:val="22"/>
              </w:rPr>
            </w:pPr>
            <w:ins w:id="2972" w:author="作者" w:date="2020-09-14T17:15:00Z">
              <w:del w:id="2973"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2974"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37D8BFAE" w14:textId="3A415ED6" w:rsidR="00244F8B" w:rsidRPr="00244F8B" w:rsidDel="00B53906" w:rsidRDefault="00244F8B" w:rsidP="001C6F9A">
            <w:pPr>
              <w:rPr>
                <w:ins w:id="2975" w:author="作者" w:date="2020-09-14T17:15:00Z"/>
                <w:del w:id="2976" w:author="作者" w:date="2020-09-16T16:20:00Z"/>
                <w:rFonts w:ascii="Tahoma" w:hAnsi="Tahoma" w:cs="Tahoma"/>
                <w:color w:val="000000"/>
                <w:sz w:val="22"/>
                <w:szCs w:val="22"/>
              </w:rPr>
            </w:pPr>
            <w:ins w:id="2977" w:author="作者" w:date="2020-09-14T17:15:00Z">
              <w:del w:id="2978"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5075EDFE" w14:textId="4F824E59" w:rsidTr="005B3E11">
        <w:tblPrEx>
          <w:tblPrExChange w:id="2979" w:author="作者" w:date="2020-09-15T09:25:00Z">
            <w:tblPrEx>
              <w:tblW w:w="9888" w:type="dxa"/>
            </w:tblPrEx>
          </w:tblPrExChange>
        </w:tblPrEx>
        <w:trPr>
          <w:trHeight w:val="274"/>
          <w:ins w:id="2980" w:author="作者" w:date="2020-09-14T17:15:00Z"/>
          <w:del w:id="2981" w:author="作者" w:date="2020-09-16T16:20:00Z"/>
          <w:trPrChange w:id="2982"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2983"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D2A8490" w14:textId="43C238D3" w:rsidR="00244F8B" w:rsidRPr="00244F8B" w:rsidDel="00B53906" w:rsidRDefault="00244F8B" w:rsidP="001C6F9A">
            <w:pPr>
              <w:rPr>
                <w:ins w:id="2984" w:author="作者" w:date="2020-09-14T17:15:00Z"/>
                <w:del w:id="2985" w:author="作者" w:date="2020-09-16T16:20:00Z"/>
                <w:rFonts w:ascii="Tahoma" w:hAnsi="Tahoma" w:cs="Tahoma"/>
                <w:color w:val="000000"/>
                <w:sz w:val="22"/>
                <w:szCs w:val="22"/>
              </w:rPr>
            </w:pPr>
            <w:ins w:id="2986" w:author="作者" w:date="2020-09-14T17:15:00Z">
              <w:del w:id="2987" w:author="作者" w:date="2020-09-16T16:20:00Z">
                <w:r w:rsidRPr="00244F8B" w:rsidDel="00B53906">
                  <w:rPr>
                    <w:rFonts w:ascii="Tahoma" w:hAnsi="Tahoma" w:cs="Tahoma"/>
                    <w:color w:val="000000"/>
                    <w:sz w:val="22"/>
                    <w:szCs w:val="22"/>
                  </w:rPr>
                  <w:delText>AmbL_Foot_Color_Value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2988"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032C4BC1" w14:textId="4EBE45DB" w:rsidR="00244F8B" w:rsidRPr="00244F8B" w:rsidDel="00B53906" w:rsidRDefault="00244F8B" w:rsidP="001C6F9A">
            <w:pPr>
              <w:rPr>
                <w:ins w:id="2989" w:author="作者" w:date="2020-09-14T17:15:00Z"/>
                <w:del w:id="2990" w:author="作者" w:date="2020-09-16T16:20:00Z"/>
                <w:rFonts w:ascii="Tahoma" w:hAnsi="Tahoma" w:cs="Tahoma"/>
                <w:color w:val="000000"/>
                <w:sz w:val="22"/>
                <w:szCs w:val="22"/>
              </w:rPr>
            </w:pPr>
            <w:ins w:id="2991" w:author="作者" w:date="2020-09-14T17:15:00Z">
              <w:del w:id="2992" w:author="作者" w:date="2020-09-16T16:20:00Z">
                <w:r w:rsidRPr="00244F8B" w:rsidDel="00B53906">
                  <w:rPr>
                    <w:rFonts w:ascii="Tahoma" w:hAnsi="Tahoma" w:cs="Tahoma"/>
                    <w:color w:val="000000"/>
                    <w:sz w:val="22"/>
                    <w:szCs w:val="22"/>
                  </w:rPr>
                  <w:delText>Foot</w:delText>
                </w:r>
                <w:r w:rsidRPr="00244F8B" w:rsidDel="00B53906">
                  <w:rPr>
                    <w:rFonts w:ascii="宋体" w:hAnsi="宋体" w:cs="Tahoma" w:hint="eastAsia"/>
                    <w:color w:val="000000"/>
                    <w:sz w:val="22"/>
                    <w:szCs w:val="22"/>
                  </w:rPr>
                  <w:delText>的氛围灯颜色</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2993"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5562CA82" w14:textId="0C950243" w:rsidR="00244F8B" w:rsidRPr="00244F8B" w:rsidDel="00B53906" w:rsidRDefault="00244F8B" w:rsidP="001C6F9A">
            <w:pPr>
              <w:rPr>
                <w:ins w:id="2994" w:author="作者" w:date="2020-09-14T17:15:00Z"/>
                <w:del w:id="2995" w:author="作者" w:date="2020-09-16T16:20:00Z"/>
                <w:rFonts w:ascii="Tahoma" w:hAnsi="Tahoma" w:cs="Tahoma"/>
                <w:color w:val="000000"/>
                <w:sz w:val="22"/>
                <w:szCs w:val="22"/>
              </w:rPr>
            </w:pPr>
            <w:ins w:id="2996" w:author="作者" w:date="2020-09-14T17:15:00Z">
              <w:del w:id="2997"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2998"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49FFBB30" w14:textId="3234F2C6" w:rsidR="00244F8B" w:rsidRPr="00244F8B" w:rsidDel="00B53906" w:rsidRDefault="00244F8B" w:rsidP="001C6F9A">
            <w:pPr>
              <w:rPr>
                <w:ins w:id="2999" w:author="作者" w:date="2020-09-14T17:15:00Z"/>
                <w:del w:id="3000" w:author="作者" w:date="2020-09-16T16:20:00Z"/>
                <w:rFonts w:ascii="Tahoma" w:hAnsi="Tahoma" w:cs="Tahoma"/>
                <w:color w:val="000000"/>
                <w:sz w:val="22"/>
                <w:szCs w:val="22"/>
              </w:rPr>
            </w:pPr>
            <w:ins w:id="3001" w:author="作者" w:date="2020-09-14T17:15:00Z">
              <w:del w:id="3002"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003"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72BD08BC" w14:textId="5820FB0D" w:rsidR="00244F8B" w:rsidRPr="00244F8B" w:rsidDel="00B53906" w:rsidRDefault="00244F8B" w:rsidP="001C6F9A">
            <w:pPr>
              <w:rPr>
                <w:ins w:id="3004" w:author="作者" w:date="2020-09-14T17:15:00Z"/>
                <w:del w:id="3005" w:author="作者" w:date="2020-09-16T16:20:00Z"/>
                <w:rFonts w:ascii="Tahoma" w:hAnsi="Tahoma" w:cs="Tahoma"/>
                <w:color w:val="000000"/>
                <w:sz w:val="22"/>
                <w:szCs w:val="22"/>
              </w:rPr>
            </w:pPr>
            <w:ins w:id="3006" w:author="作者" w:date="2020-09-14T17:15:00Z">
              <w:del w:id="3007"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008"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59050E81" w14:textId="71B99816" w:rsidR="00244F8B" w:rsidRPr="00244F8B" w:rsidDel="00B53906" w:rsidRDefault="00244F8B" w:rsidP="001C6F9A">
            <w:pPr>
              <w:rPr>
                <w:ins w:id="3009" w:author="作者" w:date="2020-09-14T17:15:00Z"/>
                <w:del w:id="3010" w:author="作者" w:date="2020-09-16T16:20:00Z"/>
                <w:rFonts w:ascii="Tahoma" w:hAnsi="Tahoma" w:cs="Tahoma"/>
                <w:color w:val="000000"/>
                <w:sz w:val="22"/>
                <w:szCs w:val="22"/>
              </w:rPr>
            </w:pPr>
            <w:ins w:id="3011" w:author="作者" w:date="2020-09-14T17:15:00Z">
              <w:del w:id="3012"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013"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320A4E98" w14:textId="10BA20A0" w:rsidR="00244F8B" w:rsidRPr="00244F8B" w:rsidDel="00B53906" w:rsidRDefault="00244F8B" w:rsidP="001C6F9A">
            <w:pPr>
              <w:rPr>
                <w:ins w:id="3014" w:author="作者" w:date="2020-09-14T17:15:00Z"/>
                <w:del w:id="3015" w:author="作者" w:date="2020-09-16T16:20:00Z"/>
                <w:rFonts w:ascii="Tahoma" w:hAnsi="Tahoma" w:cs="Tahoma"/>
                <w:color w:val="000000"/>
                <w:sz w:val="22"/>
                <w:szCs w:val="22"/>
              </w:rPr>
            </w:pPr>
            <w:ins w:id="3016" w:author="作者" w:date="2020-09-14T17:15:00Z">
              <w:del w:id="3017"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30477916" w14:textId="502EE8BA" w:rsidTr="005B3E11">
        <w:tblPrEx>
          <w:tblPrExChange w:id="3018" w:author="作者" w:date="2020-09-15T09:25:00Z">
            <w:tblPrEx>
              <w:tblW w:w="9888" w:type="dxa"/>
            </w:tblPrEx>
          </w:tblPrExChange>
        </w:tblPrEx>
        <w:trPr>
          <w:trHeight w:val="274"/>
          <w:ins w:id="3019" w:author="作者" w:date="2020-09-14T17:15:00Z"/>
          <w:del w:id="3020" w:author="作者" w:date="2020-09-16T16:20:00Z"/>
          <w:trPrChange w:id="3021"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3022"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737FBC5" w14:textId="55049D53" w:rsidR="00244F8B" w:rsidRPr="00244F8B" w:rsidDel="00B53906" w:rsidRDefault="00244F8B" w:rsidP="001C6F9A">
            <w:pPr>
              <w:rPr>
                <w:ins w:id="3023" w:author="作者" w:date="2020-09-14T17:15:00Z"/>
                <w:del w:id="3024" w:author="作者" w:date="2020-09-16T16:20:00Z"/>
                <w:rFonts w:ascii="Tahoma" w:hAnsi="Tahoma" w:cs="Tahoma"/>
                <w:color w:val="000000"/>
                <w:sz w:val="22"/>
                <w:szCs w:val="22"/>
              </w:rPr>
            </w:pPr>
            <w:ins w:id="3025" w:author="作者" w:date="2020-09-14T17:15:00Z">
              <w:del w:id="3026" w:author="作者" w:date="2020-09-16T16:20:00Z">
                <w:r w:rsidRPr="00244F8B" w:rsidDel="00B53906">
                  <w:rPr>
                    <w:rFonts w:ascii="Tahoma" w:hAnsi="Tahoma" w:cs="Tahoma"/>
                    <w:color w:val="000000"/>
                    <w:sz w:val="22"/>
                    <w:szCs w:val="22"/>
                  </w:rPr>
                  <w:delText>AmbL_Foot_Intensity_Value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027"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19C28DE2" w14:textId="2977091E" w:rsidR="00244F8B" w:rsidRPr="00244F8B" w:rsidDel="00B53906" w:rsidRDefault="00244F8B" w:rsidP="001C6F9A">
            <w:pPr>
              <w:rPr>
                <w:ins w:id="3028" w:author="作者" w:date="2020-09-14T17:15:00Z"/>
                <w:del w:id="3029" w:author="作者" w:date="2020-09-16T16:20:00Z"/>
                <w:rFonts w:ascii="Tahoma" w:hAnsi="Tahoma" w:cs="Tahoma"/>
                <w:color w:val="000000"/>
                <w:sz w:val="22"/>
                <w:szCs w:val="22"/>
              </w:rPr>
            </w:pPr>
            <w:ins w:id="3030" w:author="作者" w:date="2020-09-14T17:15:00Z">
              <w:del w:id="3031" w:author="作者" w:date="2020-09-16T16:20:00Z">
                <w:r w:rsidRPr="00244F8B" w:rsidDel="00B53906">
                  <w:rPr>
                    <w:rFonts w:ascii="Tahoma" w:hAnsi="Tahoma" w:cs="Tahoma"/>
                    <w:color w:val="000000"/>
                    <w:sz w:val="22"/>
                    <w:szCs w:val="22"/>
                  </w:rPr>
                  <w:delText>Foot</w:delText>
                </w:r>
                <w:r w:rsidRPr="00244F8B" w:rsidDel="00B53906">
                  <w:rPr>
                    <w:rFonts w:ascii="宋体" w:hAnsi="宋体" w:cs="Tahoma" w:hint="eastAsia"/>
                    <w:color w:val="000000"/>
                    <w:sz w:val="22"/>
                    <w:szCs w:val="22"/>
                  </w:rPr>
                  <w:delText>的氛围灯亮度</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032"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57C9DE5B" w14:textId="266E1DB4" w:rsidR="00244F8B" w:rsidRPr="00244F8B" w:rsidDel="00B53906" w:rsidRDefault="00244F8B" w:rsidP="001C6F9A">
            <w:pPr>
              <w:rPr>
                <w:ins w:id="3033" w:author="作者" w:date="2020-09-14T17:15:00Z"/>
                <w:del w:id="3034" w:author="作者" w:date="2020-09-16T16:20:00Z"/>
                <w:rFonts w:ascii="Tahoma" w:hAnsi="Tahoma" w:cs="Tahoma"/>
                <w:color w:val="000000"/>
                <w:sz w:val="22"/>
                <w:szCs w:val="22"/>
              </w:rPr>
            </w:pPr>
            <w:ins w:id="3035" w:author="作者" w:date="2020-09-14T17:15:00Z">
              <w:del w:id="3036"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037"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76643F4B" w14:textId="77EECC74" w:rsidR="00244F8B" w:rsidRPr="00244F8B" w:rsidDel="00B53906" w:rsidRDefault="00244F8B" w:rsidP="001C6F9A">
            <w:pPr>
              <w:rPr>
                <w:ins w:id="3038" w:author="作者" w:date="2020-09-14T17:15:00Z"/>
                <w:del w:id="3039" w:author="作者" w:date="2020-09-16T16:20:00Z"/>
                <w:rFonts w:ascii="Tahoma" w:hAnsi="Tahoma" w:cs="Tahoma"/>
                <w:color w:val="000000"/>
                <w:sz w:val="22"/>
                <w:szCs w:val="22"/>
              </w:rPr>
            </w:pPr>
            <w:ins w:id="3040" w:author="作者" w:date="2020-09-14T17:15:00Z">
              <w:del w:id="3041"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042"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7EDD1235" w14:textId="22960A0C" w:rsidR="00244F8B" w:rsidRPr="00244F8B" w:rsidDel="00B53906" w:rsidRDefault="00244F8B" w:rsidP="001C6F9A">
            <w:pPr>
              <w:rPr>
                <w:ins w:id="3043" w:author="作者" w:date="2020-09-14T17:15:00Z"/>
                <w:del w:id="3044" w:author="作者" w:date="2020-09-16T16:20:00Z"/>
                <w:rFonts w:ascii="Tahoma" w:hAnsi="Tahoma" w:cs="Tahoma"/>
                <w:color w:val="000000"/>
                <w:sz w:val="22"/>
                <w:szCs w:val="22"/>
              </w:rPr>
            </w:pPr>
            <w:ins w:id="3045" w:author="作者" w:date="2020-09-14T17:15:00Z">
              <w:del w:id="3046"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047"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0210861A" w14:textId="7A13398E" w:rsidR="00244F8B" w:rsidRPr="00244F8B" w:rsidDel="00B53906" w:rsidRDefault="00244F8B" w:rsidP="001C6F9A">
            <w:pPr>
              <w:rPr>
                <w:ins w:id="3048" w:author="作者" w:date="2020-09-14T17:15:00Z"/>
                <w:del w:id="3049" w:author="作者" w:date="2020-09-16T16:20:00Z"/>
                <w:rFonts w:ascii="Tahoma" w:hAnsi="Tahoma" w:cs="Tahoma"/>
                <w:color w:val="000000"/>
                <w:sz w:val="22"/>
                <w:szCs w:val="22"/>
              </w:rPr>
            </w:pPr>
            <w:ins w:id="3050" w:author="作者" w:date="2020-09-14T17:15:00Z">
              <w:del w:id="3051"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052"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4EF536E3" w14:textId="200A8F79" w:rsidR="00244F8B" w:rsidRPr="00244F8B" w:rsidDel="00B53906" w:rsidRDefault="00244F8B" w:rsidP="001C6F9A">
            <w:pPr>
              <w:rPr>
                <w:ins w:id="3053" w:author="作者" w:date="2020-09-14T17:15:00Z"/>
                <w:del w:id="3054" w:author="作者" w:date="2020-09-16T16:20:00Z"/>
                <w:rFonts w:ascii="Tahoma" w:hAnsi="Tahoma" w:cs="Tahoma"/>
                <w:color w:val="000000"/>
                <w:sz w:val="22"/>
                <w:szCs w:val="22"/>
              </w:rPr>
            </w:pPr>
            <w:ins w:id="3055" w:author="作者" w:date="2020-09-14T17:15:00Z">
              <w:del w:id="3056"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347DD7C5" w14:textId="78340AF7" w:rsidTr="005B3E11">
        <w:tblPrEx>
          <w:tblPrExChange w:id="3057" w:author="作者" w:date="2020-09-15T09:25:00Z">
            <w:tblPrEx>
              <w:tblW w:w="9888" w:type="dxa"/>
            </w:tblPrEx>
          </w:tblPrExChange>
        </w:tblPrEx>
        <w:trPr>
          <w:trHeight w:val="274"/>
          <w:ins w:id="3058" w:author="作者" w:date="2020-09-14T17:15:00Z"/>
          <w:del w:id="3059" w:author="作者" w:date="2020-09-16T16:20:00Z"/>
          <w:trPrChange w:id="3060"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061"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0FD0A92" w14:textId="32E725E7" w:rsidR="00244F8B" w:rsidRPr="00244F8B" w:rsidDel="00B53906" w:rsidRDefault="00244F8B" w:rsidP="001C6F9A">
            <w:pPr>
              <w:rPr>
                <w:ins w:id="3062" w:author="作者" w:date="2020-09-14T17:15:00Z"/>
                <w:del w:id="3063" w:author="作者" w:date="2020-09-16T16:20:00Z"/>
                <w:rFonts w:ascii="Tahoma" w:hAnsi="Tahoma" w:cs="Tahoma"/>
                <w:color w:val="000000"/>
                <w:sz w:val="22"/>
                <w:szCs w:val="22"/>
              </w:rPr>
            </w:pPr>
            <w:ins w:id="3064" w:author="作者" w:date="2020-09-14T17:15:00Z">
              <w:del w:id="3065" w:author="作者" w:date="2020-09-16T16:20:00Z">
                <w:r w:rsidRPr="00244F8B" w:rsidDel="00B53906">
                  <w:rPr>
                    <w:rFonts w:ascii="Tahoma" w:hAnsi="Tahoma" w:cs="Tahoma"/>
                    <w:color w:val="000000"/>
                    <w:sz w:val="22"/>
                    <w:szCs w:val="22"/>
                  </w:rPr>
                  <w:delText>AmbL_Foot_Swtich</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066"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68B6B1D" w14:textId="3F55325B" w:rsidR="00244F8B" w:rsidRPr="00244F8B" w:rsidDel="00B53906" w:rsidRDefault="00244F8B" w:rsidP="001C6F9A">
            <w:pPr>
              <w:rPr>
                <w:ins w:id="3067" w:author="作者" w:date="2020-09-14T17:15:00Z"/>
                <w:del w:id="3068" w:author="作者" w:date="2020-09-16T16:20:00Z"/>
                <w:rFonts w:ascii="宋体" w:hAnsi="宋体" w:cs="Tahoma"/>
                <w:color w:val="000000"/>
                <w:sz w:val="22"/>
                <w:szCs w:val="22"/>
              </w:rPr>
            </w:pPr>
            <w:ins w:id="3069" w:author="作者" w:date="2020-09-14T17:15:00Z">
              <w:del w:id="3070" w:author="作者" w:date="2020-09-16T16:20:00Z">
                <w:r w:rsidRPr="00244F8B" w:rsidDel="00B53906">
                  <w:rPr>
                    <w:rFonts w:ascii="宋体" w:hAnsi="宋体" w:cs="Tahoma" w:hint="eastAsia"/>
                    <w:color w:val="000000"/>
                    <w:sz w:val="22"/>
                    <w:szCs w:val="22"/>
                  </w:rPr>
                  <w:delText>？</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071"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6D991CD6" w14:textId="50D94DA8" w:rsidR="00244F8B" w:rsidRPr="00244F8B" w:rsidDel="00B53906" w:rsidRDefault="00244F8B" w:rsidP="001C6F9A">
            <w:pPr>
              <w:rPr>
                <w:ins w:id="3072" w:author="作者" w:date="2020-09-14T17:15:00Z"/>
                <w:del w:id="3073" w:author="作者" w:date="2020-09-16T16:20:00Z"/>
                <w:rFonts w:ascii="Tahoma" w:hAnsi="Tahoma" w:cs="Tahoma"/>
                <w:color w:val="000000"/>
                <w:sz w:val="22"/>
                <w:szCs w:val="22"/>
              </w:rPr>
            </w:pPr>
            <w:ins w:id="3074" w:author="作者" w:date="2020-09-14T17:15:00Z">
              <w:del w:id="3075"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076"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25F42DC3" w14:textId="78925D18" w:rsidR="00244F8B" w:rsidRPr="00244F8B" w:rsidDel="00B53906" w:rsidRDefault="00244F8B" w:rsidP="001C6F9A">
            <w:pPr>
              <w:rPr>
                <w:ins w:id="3077" w:author="作者" w:date="2020-09-14T17:15:00Z"/>
                <w:del w:id="3078" w:author="作者" w:date="2020-09-16T16:20:00Z"/>
                <w:rFonts w:ascii="Tahoma" w:hAnsi="Tahoma" w:cs="Tahoma"/>
                <w:color w:val="000000"/>
                <w:sz w:val="22"/>
                <w:szCs w:val="22"/>
              </w:rPr>
            </w:pPr>
            <w:ins w:id="3079" w:author="作者" w:date="2020-09-14T17:15:00Z">
              <w:del w:id="3080"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081"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238C5A99" w14:textId="026FB717" w:rsidR="00244F8B" w:rsidRPr="00244F8B" w:rsidDel="00B53906" w:rsidRDefault="00244F8B" w:rsidP="001C6F9A">
            <w:pPr>
              <w:rPr>
                <w:ins w:id="3082" w:author="作者" w:date="2020-09-14T17:15:00Z"/>
                <w:del w:id="3083" w:author="作者" w:date="2020-09-16T16:20:00Z"/>
                <w:rFonts w:ascii="Tahoma" w:hAnsi="Tahoma" w:cs="Tahoma"/>
                <w:color w:val="000000"/>
                <w:sz w:val="22"/>
                <w:szCs w:val="22"/>
              </w:rPr>
            </w:pPr>
            <w:ins w:id="3084" w:author="作者" w:date="2020-09-14T17:15:00Z">
              <w:del w:id="3085"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086"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5A7C615E" w14:textId="423A3E7A" w:rsidR="00244F8B" w:rsidRPr="00244F8B" w:rsidDel="00B53906" w:rsidRDefault="00244F8B" w:rsidP="001C6F9A">
            <w:pPr>
              <w:rPr>
                <w:ins w:id="3087" w:author="作者" w:date="2020-09-14T17:15:00Z"/>
                <w:del w:id="3088" w:author="作者" w:date="2020-09-16T16:20:00Z"/>
                <w:rFonts w:ascii="Tahoma" w:hAnsi="Tahoma" w:cs="Tahoma"/>
                <w:color w:val="000000"/>
                <w:sz w:val="22"/>
                <w:szCs w:val="22"/>
              </w:rPr>
            </w:pPr>
            <w:ins w:id="3089" w:author="作者" w:date="2020-09-14T17:15:00Z">
              <w:del w:id="3090"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091"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70B03F6B" w14:textId="549BCDD3" w:rsidR="00244F8B" w:rsidRPr="00244F8B" w:rsidDel="00B53906" w:rsidRDefault="00244F8B" w:rsidP="001C6F9A">
            <w:pPr>
              <w:rPr>
                <w:ins w:id="3092" w:author="作者" w:date="2020-09-14T17:15:00Z"/>
                <w:del w:id="3093" w:author="作者" w:date="2020-09-16T16:20:00Z"/>
                <w:rFonts w:ascii="Tahoma" w:hAnsi="Tahoma" w:cs="Tahoma"/>
                <w:color w:val="000000"/>
                <w:sz w:val="22"/>
                <w:szCs w:val="22"/>
              </w:rPr>
            </w:pPr>
            <w:ins w:id="3094" w:author="作者" w:date="2020-09-14T17:15:00Z">
              <w:del w:id="3095"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33F66B0E" w14:textId="31D89F11" w:rsidTr="005B3E11">
        <w:tblPrEx>
          <w:tblPrExChange w:id="3096" w:author="作者" w:date="2020-09-15T09:25:00Z">
            <w:tblPrEx>
              <w:tblW w:w="9888" w:type="dxa"/>
            </w:tblPrEx>
          </w:tblPrExChange>
        </w:tblPrEx>
        <w:trPr>
          <w:trHeight w:val="274"/>
          <w:ins w:id="3097" w:author="作者" w:date="2020-09-14T17:15:00Z"/>
          <w:del w:id="3098" w:author="作者" w:date="2020-09-16T16:20:00Z"/>
          <w:trPrChange w:id="3099"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3100"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ACB699F" w14:textId="7F959479" w:rsidR="00244F8B" w:rsidRPr="00244F8B" w:rsidDel="00B53906" w:rsidRDefault="00244F8B" w:rsidP="001C6F9A">
            <w:pPr>
              <w:rPr>
                <w:ins w:id="3101" w:author="作者" w:date="2020-09-14T17:15:00Z"/>
                <w:del w:id="3102" w:author="作者" w:date="2020-09-16T16:20:00Z"/>
                <w:rFonts w:ascii="Tahoma" w:hAnsi="Tahoma" w:cs="Tahoma"/>
                <w:color w:val="000000"/>
                <w:sz w:val="22"/>
                <w:szCs w:val="22"/>
              </w:rPr>
            </w:pPr>
            <w:ins w:id="3103" w:author="作者" w:date="2020-09-14T17:15:00Z">
              <w:del w:id="3104" w:author="作者" w:date="2020-09-16T16:20:00Z">
                <w:r w:rsidRPr="00244F8B" w:rsidDel="00B53906">
                  <w:rPr>
                    <w:rFonts w:ascii="Tahoma" w:hAnsi="Tahoma" w:cs="Tahoma"/>
                    <w:color w:val="000000"/>
                    <w:sz w:val="22"/>
                    <w:szCs w:val="22"/>
                  </w:rPr>
                  <w:delText>AmbL_IP_Color_Value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105"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89FD66C" w14:textId="11D3E5AE" w:rsidR="00244F8B" w:rsidRPr="00244F8B" w:rsidDel="00B53906" w:rsidRDefault="00244F8B" w:rsidP="001C6F9A">
            <w:pPr>
              <w:rPr>
                <w:ins w:id="3106" w:author="作者" w:date="2020-09-14T17:15:00Z"/>
                <w:del w:id="3107" w:author="作者" w:date="2020-09-16T16:20:00Z"/>
                <w:rFonts w:ascii="Tahoma" w:hAnsi="Tahoma" w:cs="Tahoma"/>
                <w:color w:val="000000"/>
                <w:sz w:val="22"/>
                <w:szCs w:val="22"/>
              </w:rPr>
            </w:pPr>
            <w:ins w:id="3108" w:author="作者" w:date="2020-09-14T17:15:00Z">
              <w:del w:id="3109" w:author="作者" w:date="2020-09-16T16:20:00Z">
                <w:r w:rsidRPr="00244F8B" w:rsidDel="00B53906">
                  <w:rPr>
                    <w:rFonts w:ascii="Tahoma" w:hAnsi="Tahoma" w:cs="Tahoma"/>
                    <w:color w:val="000000"/>
                    <w:sz w:val="22"/>
                    <w:szCs w:val="22"/>
                  </w:rPr>
                  <w:delText>IP</w:delText>
                </w:r>
                <w:r w:rsidRPr="00244F8B" w:rsidDel="00B53906">
                  <w:rPr>
                    <w:rFonts w:ascii="宋体" w:hAnsi="宋体" w:cs="Tahoma" w:hint="eastAsia"/>
                    <w:color w:val="000000"/>
                    <w:sz w:val="22"/>
                    <w:szCs w:val="22"/>
                  </w:rPr>
                  <w:delText>的氛围灯颜色</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110"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36F1C906" w14:textId="03AF3103" w:rsidR="00244F8B" w:rsidRPr="00244F8B" w:rsidDel="00B53906" w:rsidRDefault="00244F8B" w:rsidP="001C6F9A">
            <w:pPr>
              <w:rPr>
                <w:ins w:id="3111" w:author="作者" w:date="2020-09-14T17:15:00Z"/>
                <w:del w:id="3112" w:author="作者" w:date="2020-09-16T16:20:00Z"/>
                <w:rFonts w:ascii="Tahoma" w:hAnsi="Tahoma" w:cs="Tahoma"/>
                <w:color w:val="000000"/>
                <w:sz w:val="22"/>
                <w:szCs w:val="22"/>
              </w:rPr>
            </w:pPr>
            <w:ins w:id="3113" w:author="作者" w:date="2020-09-14T17:15:00Z">
              <w:del w:id="3114"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115"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74B9B235" w14:textId="2B36EB25" w:rsidR="00244F8B" w:rsidRPr="00244F8B" w:rsidDel="00B53906" w:rsidRDefault="00244F8B" w:rsidP="001C6F9A">
            <w:pPr>
              <w:rPr>
                <w:ins w:id="3116" w:author="作者" w:date="2020-09-14T17:15:00Z"/>
                <w:del w:id="3117" w:author="作者" w:date="2020-09-16T16:20:00Z"/>
                <w:rFonts w:ascii="Tahoma" w:hAnsi="Tahoma" w:cs="Tahoma"/>
                <w:color w:val="000000"/>
                <w:sz w:val="22"/>
                <w:szCs w:val="22"/>
              </w:rPr>
            </w:pPr>
            <w:ins w:id="3118" w:author="作者" w:date="2020-09-14T17:15:00Z">
              <w:del w:id="3119"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120"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12F6A2F4" w14:textId="78FD5FDD" w:rsidR="00244F8B" w:rsidRPr="00244F8B" w:rsidDel="00B53906" w:rsidRDefault="00244F8B" w:rsidP="001C6F9A">
            <w:pPr>
              <w:rPr>
                <w:ins w:id="3121" w:author="作者" w:date="2020-09-14T17:15:00Z"/>
                <w:del w:id="3122" w:author="作者" w:date="2020-09-16T16:20:00Z"/>
                <w:rFonts w:ascii="Tahoma" w:hAnsi="Tahoma" w:cs="Tahoma"/>
                <w:color w:val="000000"/>
                <w:sz w:val="22"/>
                <w:szCs w:val="22"/>
              </w:rPr>
            </w:pPr>
            <w:ins w:id="3123" w:author="作者" w:date="2020-09-14T17:15:00Z">
              <w:del w:id="3124"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125"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1AD61C52" w14:textId="3E7337AE" w:rsidR="00244F8B" w:rsidRPr="00244F8B" w:rsidDel="00B53906" w:rsidRDefault="00244F8B" w:rsidP="001C6F9A">
            <w:pPr>
              <w:rPr>
                <w:ins w:id="3126" w:author="作者" w:date="2020-09-14T17:15:00Z"/>
                <w:del w:id="3127" w:author="作者" w:date="2020-09-16T16:20:00Z"/>
                <w:rFonts w:ascii="Tahoma" w:hAnsi="Tahoma" w:cs="Tahoma"/>
                <w:color w:val="000000"/>
                <w:sz w:val="22"/>
                <w:szCs w:val="22"/>
              </w:rPr>
            </w:pPr>
            <w:ins w:id="3128" w:author="作者" w:date="2020-09-14T17:15:00Z">
              <w:del w:id="3129"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130"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230939AD" w14:textId="60582D8F" w:rsidR="00244F8B" w:rsidRPr="00244F8B" w:rsidDel="00B53906" w:rsidRDefault="00244F8B" w:rsidP="001C6F9A">
            <w:pPr>
              <w:rPr>
                <w:ins w:id="3131" w:author="作者" w:date="2020-09-14T17:15:00Z"/>
                <w:del w:id="3132" w:author="作者" w:date="2020-09-16T16:20:00Z"/>
                <w:rFonts w:ascii="Tahoma" w:hAnsi="Tahoma" w:cs="Tahoma"/>
                <w:color w:val="000000"/>
                <w:sz w:val="22"/>
                <w:szCs w:val="22"/>
              </w:rPr>
            </w:pPr>
            <w:ins w:id="3133" w:author="作者" w:date="2020-09-14T17:15:00Z">
              <w:del w:id="3134"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440EA6DD" w14:textId="666DE68B" w:rsidTr="005B3E11">
        <w:tblPrEx>
          <w:tblPrExChange w:id="3135" w:author="作者" w:date="2020-09-15T09:25:00Z">
            <w:tblPrEx>
              <w:tblW w:w="9888" w:type="dxa"/>
            </w:tblPrEx>
          </w:tblPrExChange>
        </w:tblPrEx>
        <w:trPr>
          <w:trHeight w:val="274"/>
          <w:ins w:id="3136" w:author="作者" w:date="2020-09-14T17:15:00Z"/>
          <w:del w:id="3137" w:author="作者" w:date="2020-09-16T16:20:00Z"/>
          <w:trPrChange w:id="3138"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center"/>
            <w:hideMark/>
            <w:tcPrChange w:id="3139"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75BD53" w14:textId="5E5B1A07" w:rsidR="00244F8B" w:rsidRPr="00244F8B" w:rsidDel="00B53906" w:rsidRDefault="00244F8B" w:rsidP="001C6F9A">
            <w:pPr>
              <w:rPr>
                <w:ins w:id="3140" w:author="作者" w:date="2020-09-14T17:15:00Z"/>
                <w:del w:id="3141" w:author="作者" w:date="2020-09-16T16:20:00Z"/>
                <w:rFonts w:ascii="Tahoma" w:hAnsi="Tahoma" w:cs="Tahoma"/>
                <w:color w:val="000000"/>
                <w:sz w:val="22"/>
                <w:szCs w:val="22"/>
              </w:rPr>
            </w:pPr>
            <w:ins w:id="3142" w:author="作者" w:date="2020-09-14T17:15:00Z">
              <w:del w:id="3143" w:author="作者" w:date="2020-09-16T16:20:00Z">
                <w:r w:rsidRPr="00244F8B" w:rsidDel="00B53906">
                  <w:rPr>
                    <w:rFonts w:ascii="Tahoma" w:hAnsi="Tahoma" w:cs="Tahoma"/>
                    <w:color w:val="000000"/>
                    <w:sz w:val="22"/>
                    <w:szCs w:val="22"/>
                  </w:rPr>
                  <w:delText>AmbL_IP_Intensity_Value</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144"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32ECC656" w14:textId="50AD8020" w:rsidR="00244F8B" w:rsidRPr="00244F8B" w:rsidDel="00B53906" w:rsidRDefault="00244F8B" w:rsidP="001C6F9A">
            <w:pPr>
              <w:rPr>
                <w:ins w:id="3145" w:author="作者" w:date="2020-09-14T17:15:00Z"/>
                <w:del w:id="3146" w:author="作者" w:date="2020-09-16T16:20:00Z"/>
                <w:rFonts w:ascii="Tahoma" w:hAnsi="Tahoma" w:cs="Tahoma"/>
                <w:color w:val="000000"/>
                <w:sz w:val="22"/>
                <w:szCs w:val="22"/>
              </w:rPr>
            </w:pPr>
            <w:ins w:id="3147" w:author="作者" w:date="2020-09-14T17:15:00Z">
              <w:del w:id="3148" w:author="作者" w:date="2020-09-16T16:20:00Z">
                <w:r w:rsidRPr="00244F8B" w:rsidDel="00B53906">
                  <w:rPr>
                    <w:rFonts w:ascii="Tahoma" w:hAnsi="Tahoma" w:cs="Tahoma"/>
                    <w:color w:val="000000"/>
                    <w:sz w:val="22"/>
                    <w:szCs w:val="22"/>
                  </w:rPr>
                  <w:delText>IP</w:delText>
                </w:r>
                <w:r w:rsidRPr="00244F8B" w:rsidDel="00B53906">
                  <w:rPr>
                    <w:rFonts w:ascii="宋体" w:hAnsi="宋体" w:cs="Tahoma" w:hint="eastAsia"/>
                    <w:color w:val="000000"/>
                    <w:sz w:val="22"/>
                    <w:szCs w:val="22"/>
                  </w:rPr>
                  <w:delText>的氛围灯亮度</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149"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40819906" w14:textId="7EB3986B" w:rsidR="00244F8B" w:rsidRPr="00244F8B" w:rsidDel="00B53906" w:rsidRDefault="00244F8B" w:rsidP="001C6F9A">
            <w:pPr>
              <w:rPr>
                <w:ins w:id="3150" w:author="作者" w:date="2020-09-14T17:15:00Z"/>
                <w:del w:id="3151" w:author="作者" w:date="2020-09-16T16:20:00Z"/>
                <w:rFonts w:ascii="Tahoma" w:hAnsi="Tahoma" w:cs="Tahoma"/>
                <w:color w:val="000000"/>
                <w:sz w:val="22"/>
                <w:szCs w:val="22"/>
              </w:rPr>
            </w:pPr>
            <w:ins w:id="3152" w:author="作者" w:date="2020-09-14T17:15:00Z">
              <w:del w:id="3153"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154"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46D85578" w14:textId="3AD3AE30" w:rsidR="00244F8B" w:rsidRPr="00244F8B" w:rsidDel="00B53906" w:rsidRDefault="00244F8B" w:rsidP="001C6F9A">
            <w:pPr>
              <w:rPr>
                <w:ins w:id="3155" w:author="作者" w:date="2020-09-14T17:15:00Z"/>
                <w:del w:id="3156" w:author="作者" w:date="2020-09-16T16:20:00Z"/>
                <w:rFonts w:ascii="Tahoma" w:hAnsi="Tahoma" w:cs="Tahoma"/>
                <w:color w:val="000000"/>
                <w:sz w:val="22"/>
                <w:szCs w:val="22"/>
              </w:rPr>
            </w:pPr>
            <w:ins w:id="3157" w:author="作者" w:date="2020-09-14T17:15:00Z">
              <w:del w:id="3158"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159"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7453B1B6" w14:textId="35B66670" w:rsidR="00244F8B" w:rsidRPr="00244F8B" w:rsidDel="00B53906" w:rsidRDefault="00244F8B" w:rsidP="001C6F9A">
            <w:pPr>
              <w:rPr>
                <w:ins w:id="3160" w:author="作者" w:date="2020-09-14T17:15:00Z"/>
                <w:del w:id="3161" w:author="作者" w:date="2020-09-16T16:20:00Z"/>
                <w:rFonts w:ascii="Tahoma" w:hAnsi="Tahoma" w:cs="Tahoma"/>
                <w:color w:val="000000"/>
                <w:sz w:val="22"/>
                <w:szCs w:val="22"/>
              </w:rPr>
            </w:pPr>
            <w:ins w:id="3162" w:author="作者" w:date="2020-09-14T17:15:00Z">
              <w:del w:id="3163"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164"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49D57A25" w14:textId="4A721CD8" w:rsidR="00244F8B" w:rsidRPr="00244F8B" w:rsidDel="00B53906" w:rsidRDefault="00244F8B" w:rsidP="001C6F9A">
            <w:pPr>
              <w:rPr>
                <w:ins w:id="3165" w:author="作者" w:date="2020-09-14T17:15:00Z"/>
                <w:del w:id="3166" w:author="作者" w:date="2020-09-16T16:20:00Z"/>
                <w:rFonts w:ascii="Tahoma" w:hAnsi="Tahoma" w:cs="Tahoma"/>
                <w:color w:val="000000"/>
                <w:sz w:val="22"/>
                <w:szCs w:val="22"/>
              </w:rPr>
            </w:pPr>
            <w:ins w:id="3167" w:author="作者" w:date="2020-09-14T17:15:00Z">
              <w:del w:id="3168"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169"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1DBBADFE" w14:textId="47A6D609" w:rsidR="00244F8B" w:rsidRPr="00244F8B" w:rsidDel="00B53906" w:rsidRDefault="00244F8B" w:rsidP="001C6F9A">
            <w:pPr>
              <w:rPr>
                <w:ins w:id="3170" w:author="作者" w:date="2020-09-14T17:15:00Z"/>
                <w:del w:id="3171" w:author="作者" w:date="2020-09-16T16:20:00Z"/>
                <w:rFonts w:ascii="Tahoma" w:hAnsi="Tahoma" w:cs="Tahoma"/>
                <w:color w:val="000000"/>
                <w:sz w:val="22"/>
                <w:szCs w:val="22"/>
              </w:rPr>
            </w:pPr>
            <w:ins w:id="3172" w:author="作者" w:date="2020-09-14T17:15:00Z">
              <w:del w:id="3173"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1D5B3F57" w14:textId="19C92CAE" w:rsidTr="005B3E11">
        <w:tblPrEx>
          <w:tblPrExChange w:id="3174" w:author="作者" w:date="2020-09-15T09:25:00Z">
            <w:tblPrEx>
              <w:tblW w:w="9888" w:type="dxa"/>
            </w:tblPrEx>
          </w:tblPrExChange>
        </w:tblPrEx>
        <w:trPr>
          <w:trHeight w:val="274"/>
          <w:ins w:id="3175" w:author="作者" w:date="2020-09-14T17:15:00Z"/>
          <w:del w:id="3176" w:author="作者" w:date="2020-09-16T16:20:00Z"/>
          <w:trPrChange w:id="3177"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178"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12451F8" w14:textId="21324315" w:rsidR="00244F8B" w:rsidRPr="00244F8B" w:rsidDel="00B53906" w:rsidRDefault="00244F8B" w:rsidP="001C6F9A">
            <w:pPr>
              <w:rPr>
                <w:ins w:id="3179" w:author="作者" w:date="2020-09-14T17:15:00Z"/>
                <w:del w:id="3180" w:author="作者" w:date="2020-09-16T16:20:00Z"/>
                <w:rFonts w:ascii="Tahoma" w:hAnsi="Tahoma" w:cs="Tahoma"/>
                <w:color w:val="000000"/>
                <w:sz w:val="22"/>
                <w:szCs w:val="22"/>
              </w:rPr>
            </w:pPr>
            <w:ins w:id="3181" w:author="作者" w:date="2020-09-14T17:15:00Z">
              <w:del w:id="3182" w:author="作者" w:date="2020-09-16T16:20:00Z">
                <w:r w:rsidRPr="00244F8B" w:rsidDel="00B53906">
                  <w:rPr>
                    <w:rFonts w:ascii="Tahoma" w:hAnsi="Tahoma" w:cs="Tahoma"/>
                    <w:color w:val="000000"/>
                    <w:sz w:val="22"/>
                    <w:szCs w:val="22"/>
                  </w:rPr>
                  <w:delText>AmbL_IP_Swtich</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183"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696936DC" w14:textId="73BCA48E" w:rsidR="00244F8B" w:rsidRPr="00244F8B" w:rsidDel="00B53906" w:rsidRDefault="00244F8B" w:rsidP="001C6F9A">
            <w:pPr>
              <w:rPr>
                <w:ins w:id="3184" w:author="作者" w:date="2020-09-14T17:15:00Z"/>
                <w:del w:id="3185" w:author="作者" w:date="2020-09-16T16:20:00Z"/>
                <w:rFonts w:ascii="宋体" w:hAnsi="宋体" w:cs="Tahoma"/>
                <w:color w:val="000000"/>
                <w:sz w:val="22"/>
                <w:szCs w:val="22"/>
              </w:rPr>
            </w:pPr>
            <w:ins w:id="3186" w:author="作者" w:date="2020-09-14T17:15:00Z">
              <w:del w:id="3187" w:author="作者" w:date="2020-09-16T16:20:00Z">
                <w:r w:rsidRPr="00244F8B" w:rsidDel="00B53906">
                  <w:rPr>
                    <w:rFonts w:ascii="宋体" w:hAnsi="宋体" w:cs="Tahoma" w:hint="eastAsia"/>
                    <w:color w:val="000000"/>
                    <w:sz w:val="22"/>
                    <w:szCs w:val="22"/>
                  </w:rPr>
                  <w:delText>？</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188"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046A96BB" w14:textId="0AE9E246" w:rsidR="00244F8B" w:rsidRPr="00244F8B" w:rsidDel="00B53906" w:rsidRDefault="00244F8B" w:rsidP="001C6F9A">
            <w:pPr>
              <w:rPr>
                <w:ins w:id="3189" w:author="作者" w:date="2020-09-14T17:15:00Z"/>
                <w:del w:id="3190" w:author="作者" w:date="2020-09-16T16:20:00Z"/>
                <w:rFonts w:ascii="Tahoma" w:hAnsi="Tahoma" w:cs="Tahoma"/>
                <w:color w:val="000000"/>
                <w:sz w:val="22"/>
                <w:szCs w:val="22"/>
              </w:rPr>
            </w:pPr>
            <w:ins w:id="3191" w:author="作者" w:date="2020-09-14T17:15:00Z">
              <w:del w:id="3192"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193"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082525BB" w14:textId="3D472E54" w:rsidR="00244F8B" w:rsidRPr="00244F8B" w:rsidDel="00B53906" w:rsidRDefault="00244F8B" w:rsidP="001C6F9A">
            <w:pPr>
              <w:rPr>
                <w:ins w:id="3194" w:author="作者" w:date="2020-09-14T17:15:00Z"/>
                <w:del w:id="3195" w:author="作者" w:date="2020-09-16T16:20:00Z"/>
                <w:rFonts w:ascii="Tahoma" w:hAnsi="Tahoma" w:cs="Tahoma"/>
                <w:color w:val="000000"/>
                <w:sz w:val="22"/>
                <w:szCs w:val="22"/>
              </w:rPr>
            </w:pPr>
            <w:ins w:id="3196" w:author="作者" w:date="2020-09-14T17:15:00Z">
              <w:del w:id="3197"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198"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14252757" w14:textId="335BBF0E" w:rsidR="00244F8B" w:rsidRPr="00244F8B" w:rsidDel="00B53906" w:rsidRDefault="00244F8B" w:rsidP="001C6F9A">
            <w:pPr>
              <w:rPr>
                <w:ins w:id="3199" w:author="作者" w:date="2020-09-14T17:15:00Z"/>
                <w:del w:id="3200" w:author="作者" w:date="2020-09-16T16:20:00Z"/>
                <w:rFonts w:ascii="Tahoma" w:hAnsi="Tahoma" w:cs="Tahoma"/>
                <w:color w:val="000000"/>
                <w:sz w:val="22"/>
                <w:szCs w:val="22"/>
              </w:rPr>
            </w:pPr>
            <w:ins w:id="3201" w:author="作者" w:date="2020-09-14T17:15:00Z">
              <w:del w:id="3202"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203"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7062F51E" w14:textId="34CD56D8" w:rsidR="00244F8B" w:rsidRPr="00244F8B" w:rsidDel="00B53906" w:rsidRDefault="00244F8B" w:rsidP="001C6F9A">
            <w:pPr>
              <w:rPr>
                <w:ins w:id="3204" w:author="作者" w:date="2020-09-14T17:15:00Z"/>
                <w:del w:id="3205" w:author="作者" w:date="2020-09-16T16:20:00Z"/>
                <w:rFonts w:ascii="Tahoma" w:hAnsi="Tahoma" w:cs="Tahoma"/>
                <w:color w:val="000000"/>
                <w:sz w:val="22"/>
                <w:szCs w:val="22"/>
              </w:rPr>
            </w:pPr>
            <w:ins w:id="3206" w:author="作者" w:date="2020-09-14T17:15:00Z">
              <w:del w:id="3207"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208"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1F6268CD" w14:textId="666A5EF1" w:rsidR="00244F8B" w:rsidRPr="00244F8B" w:rsidDel="00B53906" w:rsidRDefault="00244F8B" w:rsidP="001C6F9A">
            <w:pPr>
              <w:rPr>
                <w:ins w:id="3209" w:author="作者" w:date="2020-09-14T17:15:00Z"/>
                <w:del w:id="3210" w:author="作者" w:date="2020-09-16T16:20:00Z"/>
                <w:rFonts w:ascii="Tahoma" w:hAnsi="Tahoma" w:cs="Tahoma"/>
                <w:color w:val="000000"/>
                <w:sz w:val="22"/>
                <w:szCs w:val="22"/>
              </w:rPr>
            </w:pPr>
            <w:ins w:id="3211" w:author="作者" w:date="2020-09-14T17:15:00Z">
              <w:del w:id="3212"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286BBD4D" w14:textId="08FD29AF" w:rsidTr="005B3E11">
        <w:tblPrEx>
          <w:tblPrExChange w:id="3213" w:author="作者" w:date="2020-09-15T09:25:00Z">
            <w:tblPrEx>
              <w:tblW w:w="9888" w:type="dxa"/>
            </w:tblPrEx>
          </w:tblPrExChange>
        </w:tblPrEx>
        <w:trPr>
          <w:trHeight w:val="274"/>
          <w:ins w:id="3214" w:author="作者" w:date="2020-09-14T17:15:00Z"/>
          <w:del w:id="3215" w:author="作者" w:date="2020-09-16T16:20:00Z"/>
          <w:trPrChange w:id="3216"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217"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099AF4A" w14:textId="55C3BC9E" w:rsidR="00244F8B" w:rsidRPr="00244F8B" w:rsidDel="00B53906" w:rsidRDefault="00244F8B" w:rsidP="001C6F9A">
            <w:pPr>
              <w:rPr>
                <w:ins w:id="3218" w:author="作者" w:date="2020-09-14T17:15:00Z"/>
                <w:del w:id="3219" w:author="作者" w:date="2020-09-16T16:20:00Z"/>
                <w:rFonts w:ascii="Tahoma" w:hAnsi="Tahoma" w:cs="Tahoma"/>
                <w:color w:val="000000"/>
                <w:sz w:val="22"/>
                <w:szCs w:val="22"/>
              </w:rPr>
            </w:pPr>
            <w:ins w:id="3220" w:author="作者" w:date="2020-09-14T17:15:00Z">
              <w:del w:id="3221" w:author="作者" w:date="2020-09-16T16:20:00Z">
                <w:r w:rsidRPr="00244F8B" w:rsidDel="00B53906">
                  <w:rPr>
                    <w:rFonts w:ascii="Tahoma" w:hAnsi="Tahoma" w:cs="Tahoma"/>
                    <w:color w:val="000000"/>
                    <w:sz w:val="22"/>
                    <w:szCs w:val="22"/>
                  </w:rPr>
                  <w:delText>AmbL_DrvMde_D_Rq</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222"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32E69D0C" w14:textId="21D554E9" w:rsidR="00244F8B" w:rsidRPr="00244F8B" w:rsidDel="00B53906" w:rsidRDefault="00244F8B" w:rsidP="001C6F9A">
            <w:pPr>
              <w:rPr>
                <w:ins w:id="3223" w:author="作者" w:date="2020-09-14T17:15:00Z"/>
                <w:del w:id="3224" w:author="作者" w:date="2020-09-16T16:20:00Z"/>
                <w:rFonts w:ascii="宋体" w:hAnsi="宋体" w:cs="Tahoma"/>
                <w:color w:val="000000"/>
                <w:sz w:val="22"/>
                <w:szCs w:val="22"/>
              </w:rPr>
            </w:pPr>
            <w:ins w:id="3225" w:author="作者" w:date="2020-09-14T17:15:00Z">
              <w:del w:id="3226" w:author="作者" w:date="2020-09-16T16:20:00Z">
                <w:r w:rsidRPr="00244F8B" w:rsidDel="00B53906">
                  <w:rPr>
                    <w:rFonts w:ascii="宋体" w:hAnsi="宋体" w:cs="Tahoma" w:hint="eastAsia"/>
                    <w:color w:val="000000"/>
                    <w:sz w:val="22"/>
                    <w:szCs w:val="22"/>
                  </w:rPr>
                  <w:delText>手动自动--设置界面TBD</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227"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5423B62A" w14:textId="48F009F3" w:rsidR="00244F8B" w:rsidRPr="00244F8B" w:rsidDel="00B53906" w:rsidRDefault="00244F8B" w:rsidP="001C6F9A">
            <w:pPr>
              <w:rPr>
                <w:ins w:id="3228" w:author="作者" w:date="2020-09-14T17:15:00Z"/>
                <w:del w:id="3229" w:author="作者" w:date="2020-09-16T16:20:00Z"/>
                <w:rFonts w:ascii="Tahoma" w:hAnsi="Tahoma" w:cs="Tahoma"/>
                <w:color w:val="000000"/>
                <w:sz w:val="22"/>
                <w:szCs w:val="22"/>
              </w:rPr>
            </w:pPr>
            <w:ins w:id="3230" w:author="作者" w:date="2020-09-14T17:15:00Z">
              <w:del w:id="3231"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232"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79105D2B" w14:textId="7F3F0927" w:rsidR="00244F8B" w:rsidRPr="00244F8B" w:rsidDel="00B53906" w:rsidRDefault="00244F8B" w:rsidP="001C6F9A">
            <w:pPr>
              <w:rPr>
                <w:ins w:id="3233" w:author="作者" w:date="2020-09-14T17:15:00Z"/>
                <w:del w:id="3234" w:author="作者" w:date="2020-09-16T16:20:00Z"/>
                <w:rFonts w:ascii="Tahoma" w:hAnsi="Tahoma" w:cs="Tahoma"/>
                <w:color w:val="000000"/>
                <w:sz w:val="22"/>
                <w:szCs w:val="22"/>
              </w:rPr>
            </w:pPr>
            <w:ins w:id="3235" w:author="作者" w:date="2020-09-14T17:15:00Z">
              <w:del w:id="3236"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237"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03D33AC1" w14:textId="64496CBA" w:rsidR="00244F8B" w:rsidRPr="00244F8B" w:rsidDel="00B53906" w:rsidRDefault="00244F8B" w:rsidP="001C6F9A">
            <w:pPr>
              <w:rPr>
                <w:ins w:id="3238" w:author="作者" w:date="2020-09-14T17:15:00Z"/>
                <w:del w:id="3239" w:author="作者" w:date="2020-09-16T16:20:00Z"/>
                <w:rFonts w:ascii="Tahoma" w:hAnsi="Tahoma" w:cs="Tahoma"/>
                <w:color w:val="000000"/>
                <w:sz w:val="22"/>
                <w:szCs w:val="22"/>
              </w:rPr>
            </w:pPr>
            <w:ins w:id="3240" w:author="作者" w:date="2020-09-14T17:15:00Z">
              <w:del w:id="3241"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242"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5981A29A" w14:textId="0AC26EB1" w:rsidR="00244F8B" w:rsidRPr="00244F8B" w:rsidDel="00B53906" w:rsidRDefault="00244F8B" w:rsidP="001C6F9A">
            <w:pPr>
              <w:rPr>
                <w:ins w:id="3243" w:author="作者" w:date="2020-09-14T17:15:00Z"/>
                <w:del w:id="3244" w:author="作者" w:date="2020-09-16T16:20:00Z"/>
                <w:rFonts w:ascii="Tahoma" w:hAnsi="Tahoma" w:cs="Tahoma"/>
                <w:color w:val="000000"/>
                <w:sz w:val="22"/>
                <w:szCs w:val="22"/>
              </w:rPr>
            </w:pPr>
            <w:ins w:id="3245" w:author="作者" w:date="2020-09-14T17:15:00Z">
              <w:del w:id="3246"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247"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5D47D964" w14:textId="5A123EB9" w:rsidR="00244F8B" w:rsidRPr="00244F8B" w:rsidDel="00B53906" w:rsidRDefault="00244F8B" w:rsidP="001C6F9A">
            <w:pPr>
              <w:rPr>
                <w:ins w:id="3248" w:author="作者" w:date="2020-09-14T17:15:00Z"/>
                <w:del w:id="3249" w:author="作者" w:date="2020-09-16T16:20:00Z"/>
                <w:rFonts w:ascii="Tahoma" w:hAnsi="Tahoma" w:cs="Tahoma"/>
                <w:color w:val="000000"/>
                <w:sz w:val="22"/>
                <w:szCs w:val="22"/>
              </w:rPr>
            </w:pPr>
            <w:ins w:id="3250" w:author="作者" w:date="2020-09-14T17:15:00Z">
              <w:del w:id="3251"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743E3DBE" w14:textId="77A9C4F7" w:rsidTr="005B3E11">
        <w:tblPrEx>
          <w:tblPrExChange w:id="3252" w:author="作者" w:date="2020-09-15T09:25:00Z">
            <w:tblPrEx>
              <w:tblW w:w="9888" w:type="dxa"/>
            </w:tblPrEx>
          </w:tblPrExChange>
        </w:tblPrEx>
        <w:trPr>
          <w:trHeight w:val="274"/>
          <w:ins w:id="3253" w:author="作者" w:date="2020-09-14T17:15:00Z"/>
          <w:del w:id="3254" w:author="作者" w:date="2020-09-16T16:20:00Z"/>
          <w:trPrChange w:id="3255"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256"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84A02FF" w14:textId="7334D651" w:rsidR="00244F8B" w:rsidRPr="00244F8B" w:rsidDel="00B53906" w:rsidRDefault="00244F8B" w:rsidP="001C6F9A">
            <w:pPr>
              <w:rPr>
                <w:ins w:id="3257" w:author="作者" w:date="2020-09-14T17:15:00Z"/>
                <w:del w:id="3258" w:author="作者" w:date="2020-09-16T16:20:00Z"/>
                <w:rFonts w:ascii="Tahoma" w:hAnsi="Tahoma" w:cs="Tahoma"/>
                <w:color w:val="000000"/>
                <w:sz w:val="22"/>
                <w:szCs w:val="22"/>
              </w:rPr>
            </w:pPr>
            <w:ins w:id="3259" w:author="作者" w:date="2020-09-14T17:15:00Z">
              <w:del w:id="3260" w:author="作者" w:date="2020-09-16T16:20:00Z">
                <w:r w:rsidRPr="00244F8B" w:rsidDel="00B53906">
                  <w:rPr>
                    <w:rFonts w:ascii="Tahoma" w:hAnsi="Tahoma" w:cs="Tahoma"/>
                    <w:color w:val="000000"/>
                    <w:sz w:val="22"/>
                    <w:szCs w:val="22"/>
                  </w:rPr>
                  <w:delText>AmbL_Dynamic_Color</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261"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5A61CA2D" w14:textId="4FC1A5EC" w:rsidR="00244F8B" w:rsidRPr="00244F8B" w:rsidDel="00B53906" w:rsidRDefault="00244F8B" w:rsidP="001C6F9A">
            <w:pPr>
              <w:rPr>
                <w:ins w:id="3262" w:author="作者" w:date="2020-09-14T17:15:00Z"/>
                <w:del w:id="3263" w:author="作者" w:date="2020-09-16T16:20:00Z"/>
                <w:rFonts w:ascii="宋体" w:hAnsi="宋体" w:cs="Tahoma"/>
                <w:color w:val="000000"/>
                <w:sz w:val="22"/>
                <w:szCs w:val="22"/>
              </w:rPr>
            </w:pPr>
            <w:ins w:id="3264" w:author="作者" w:date="2020-09-14T17:15:00Z">
              <w:del w:id="3265" w:author="作者" w:date="2020-09-16T16:20:00Z">
                <w:r w:rsidRPr="00244F8B" w:rsidDel="00B53906">
                  <w:rPr>
                    <w:rFonts w:ascii="宋体" w:hAnsi="宋体" w:cs="Tahoma" w:hint="eastAsia"/>
                    <w:color w:val="000000"/>
                    <w:sz w:val="22"/>
                    <w:szCs w:val="22"/>
                  </w:rPr>
                  <w:delText>动态模式的颜色</w:delText>
                </w:r>
              </w:del>
            </w:ins>
          </w:p>
        </w:tc>
        <w:tc>
          <w:tcPr>
            <w:tcW w:w="711" w:type="dxa"/>
            <w:tcBorders>
              <w:top w:val="nil"/>
              <w:left w:val="nil"/>
              <w:bottom w:val="single" w:sz="4" w:space="0" w:color="auto"/>
              <w:right w:val="single" w:sz="4" w:space="0" w:color="auto"/>
            </w:tcBorders>
            <w:shd w:val="clear" w:color="000000" w:fill="BFBFBF"/>
            <w:noWrap/>
            <w:vAlign w:val="bottom"/>
            <w:hideMark/>
            <w:tcPrChange w:id="3266" w:author="作者" w:date="2020-09-15T09:25:00Z">
              <w:tcPr>
                <w:tcW w:w="614" w:type="dxa"/>
                <w:tcBorders>
                  <w:top w:val="nil"/>
                  <w:left w:val="nil"/>
                  <w:bottom w:val="single" w:sz="4" w:space="0" w:color="auto"/>
                  <w:right w:val="single" w:sz="4" w:space="0" w:color="auto"/>
                </w:tcBorders>
                <w:shd w:val="clear" w:color="000000" w:fill="BFBFBF"/>
                <w:noWrap/>
                <w:vAlign w:val="bottom"/>
                <w:hideMark/>
              </w:tcPr>
            </w:tcPrChange>
          </w:tcPr>
          <w:p w14:paraId="7495FC82" w14:textId="572D643C" w:rsidR="00244F8B" w:rsidRPr="00244F8B" w:rsidDel="00B53906" w:rsidRDefault="00244F8B" w:rsidP="001C6F9A">
            <w:pPr>
              <w:rPr>
                <w:ins w:id="3267" w:author="作者" w:date="2020-09-14T17:15:00Z"/>
                <w:del w:id="3268" w:author="作者" w:date="2020-09-16T16:20:00Z"/>
                <w:rFonts w:ascii="Tahoma" w:hAnsi="Tahoma" w:cs="Tahoma"/>
                <w:color w:val="000000"/>
                <w:sz w:val="22"/>
                <w:szCs w:val="22"/>
              </w:rPr>
            </w:pPr>
            <w:ins w:id="3269" w:author="作者" w:date="2020-09-14T17:15:00Z">
              <w:del w:id="3270"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271"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3904F11A" w14:textId="41A6BBB0" w:rsidR="00244F8B" w:rsidRPr="00244F8B" w:rsidDel="00B53906" w:rsidRDefault="00244F8B" w:rsidP="001C6F9A">
            <w:pPr>
              <w:rPr>
                <w:ins w:id="3272" w:author="作者" w:date="2020-09-14T17:15:00Z"/>
                <w:del w:id="3273" w:author="作者" w:date="2020-09-16T16:20:00Z"/>
                <w:rFonts w:ascii="Tahoma" w:hAnsi="Tahoma" w:cs="Tahoma"/>
                <w:color w:val="000000"/>
                <w:sz w:val="22"/>
                <w:szCs w:val="22"/>
              </w:rPr>
            </w:pPr>
            <w:ins w:id="3274" w:author="作者" w:date="2020-09-14T17:15:00Z">
              <w:del w:id="3275"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276"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0DA23F40" w14:textId="1CBC8A79" w:rsidR="00244F8B" w:rsidRPr="00244F8B" w:rsidDel="00B53906" w:rsidRDefault="00244F8B" w:rsidP="001C6F9A">
            <w:pPr>
              <w:rPr>
                <w:ins w:id="3277" w:author="作者" w:date="2020-09-14T17:15:00Z"/>
                <w:del w:id="3278" w:author="作者" w:date="2020-09-16T16:20:00Z"/>
                <w:rFonts w:ascii="Tahoma" w:hAnsi="Tahoma" w:cs="Tahoma"/>
                <w:color w:val="000000"/>
                <w:sz w:val="22"/>
                <w:szCs w:val="22"/>
              </w:rPr>
            </w:pPr>
            <w:ins w:id="3279" w:author="作者" w:date="2020-09-14T17:15:00Z">
              <w:del w:id="3280" w:author="作者" w:date="2020-09-16T16:20:00Z">
                <w:r w:rsidRPr="00244F8B" w:rsidDel="00B53906">
                  <w:rPr>
                    <w:rFonts w:ascii="宋体" w:hAnsi="宋体" w:cs="Tahoma" w:hint="eastAsia"/>
                    <w:color w:val="000000"/>
                    <w:sz w:val="22"/>
                    <w:szCs w:val="22"/>
                  </w:rPr>
                  <w:delText>共</w:delText>
                </w:r>
                <w:r w:rsidRPr="00244F8B" w:rsidDel="00B53906">
                  <w:rPr>
                    <w:rFonts w:ascii="Tahoma" w:hAnsi="Tahoma" w:cs="Tahoma"/>
                    <w:color w:val="000000"/>
                    <w:sz w:val="22"/>
                    <w:szCs w:val="22"/>
                  </w:rPr>
                  <w:delText>5</w:delText>
                </w:r>
                <w:r w:rsidRPr="00244F8B" w:rsidDel="00B53906">
                  <w:rPr>
                    <w:rFonts w:ascii="宋体" w:hAnsi="宋体" w:cs="Tahoma" w:hint="eastAsia"/>
                    <w:color w:val="000000"/>
                    <w:sz w:val="22"/>
                    <w:szCs w:val="22"/>
                  </w:rPr>
                  <w:delText>种，界面只有</w:delText>
                </w:r>
                <w:r w:rsidRPr="00244F8B" w:rsidDel="00B53906">
                  <w:rPr>
                    <w:rFonts w:ascii="Tahoma" w:hAnsi="Tahoma" w:cs="Tahoma"/>
                    <w:color w:val="000000"/>
                    <w:sz w:val="22"/>
                    <w:szCs w:val="22"/>
                  </w:rPr>
                  <w:delText>4</w:delText>
                </w:r>
                <w:r w:rsidRPr="00244F8B" w:rsidDel="00B53906">
                  <w:rPr>
                    <w:rFonts w:ascii="宋体" w:hAnsi="宋体" w:cs="Tahoma" w:hint="eastAsia"/>
                    <w:color w:val="000000"/>
                    <w:sz w:val="22"/>
                    <w:szCs w:val="22"/>
                  </w:rPr>
                  <w:delText>种</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281"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46134B2" w14:textId="4234FF59" w:rsidR="00244F8B" w:rsidRPr="00244F8B" w:rsidDel="00B53906" w:rsidRDefault="00244F8B" w:rsidP="001C6F9A">
            <w:pPr>
              <w:rPr>
                <w:ins w:id="3282" w:author="作者" w:date="2020-09-14T17:15:00Z"/>
                <w:del w:id="3283" w:author="作者" w:date="2020-09-16T16:20:00Z"/>
                <w:rFonts w:ascii="Tahoma" w:hAnsi="Tahoma" w:cs="Tahoma"/>
                <w:color w:val="000000"/>
                <w:sz w:val="22"/>
                <w:szCs w:val="22"/>
              </w:rPr>
            </w:pPr>
            <w:ins w:id="3284" w:author="作者" w:date="2020-09-14T17:15:00Z">
              <w:del w:id="3285"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286"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402F5E37" w14:textId="3387B14E" w:rsidR="00244F8B" w:rsidRPr="00244F8B" w:rsidDel="00B53906" w:rsidRDefault="00244F8B" w:rsidP="001C6F9A">
            <w:pPr>
              <w:rPr>
                <w:ins w:id="3287" w:author="作者" w:date="2020-09-14T17:15:00Z"/>
                <w:del w:id="3288" w:author="作者" w:date="2020-09-16T16:20:00Z"/>
                <w:rFonts w:ascii="Tahoma" w:hAnsi="Tahoma" w:cs="Tahoma"/>
                <w:color w:val="000000"/>
                <w:sz w:val="22"/>
                <w:szCs w:val="22"/>
              </w:rPr>
            </w:pPr>
            <w:ins w:id="3289" w:author="作者" w:date="2020-09-14T17:15:00Z">
              <w:del w:id="3290"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5C12AFDA" w14:textId="758AA9C9" w:rsidTr="005B3E11">
        <w:tblPrEx>
          <w:tblPrExChange w:id="3291" w:author="作者" w:date="2020-09-15T09:25:00Z">
            <w:tblPrEx>
              <w:tblW w:w="9888" w:type="dxa"/>
            </w:tblPrEx>
          </w:tblPrExChange>
        </w:tblPrEx>
        <w:trPr>
          <w:trHeight w:val="274"/>
          <w:ins w:id="3292" w:author="作者" w:date="2020-09-14T17:15:00Z"/>
          <w:del w:id="3293" w:author="作者" w:date="2020-09-16T16:20:00Z"/>
          <w:trPrChange w:id="3294"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295"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12D39318" w14:textId="46F62A72" w:rsidR="00244F8B" w:rsidRPr="00244F8B" w:rsidDel="00B53906" w:rsidRDefault="00244F8B" w:rsidP="001C6F9A">
            <w:pPr>
              <w:rPr>
                <w:ins w:id="3296" w:author="作者" w:date="2020-09-14T17:15:00Z"/>
                <w:del w:id="3297" w:author="作者" w:date="2020-09-16T16:20:00Z"/>
                <w:rFonts w:ascii="Tahoma" w:hAnsi="Tahoma" w:cs="Tahoma"/>
                <w:color w:val="000000"/>
                <w:sz w:val="22"/>
                <w:szCs w:val="22"/>
              </w:rPr>
            </w:pPr>
            <w:ins w:id="3298" w:author="作者" w:date="2020-09-14T17:15:00Z">
              <w:del w:id="3299" w:author="作者" w:date="2020-09-16T16:20:00Z">
                <w:r w:rsidRPr="00244F8B" w:rsidDel="00B53906">
                  <w:rPr>
                    <w:rFonts w:ascii="Tahoma" w:hAnsi="Tahoma" w:cs="Tahoma"/>
                    <w:color w:val="000000"/>
                    <w:sz w:val="22"/>
                    <w:szCs w:val="22"/>
                  </w:rPr>
                  <w:delText>AmbL_Main_Intensity_Set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300"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59BEB6F1" w14:textId="31435614" w:rsidR="00244F8B" w:rsidRPr="00244F8B" w:rsidDel="00B53906" w:rsidRDefault="00244F8B" w:rsidP="001C6F9A">
            <w:pPr>
              <w:rPr>
                <w:ins w:id="3301" w:author="作者" w:date="2020-09-14T17:15:00Z"/>
                <w:del w:id="3302" w:author="作者" w:date="2020-09-16T16:20:00Z"/>
                <w:rFonts w:ascii="宋体" w:hAnsi="宋体" w:cs="Tahoma"/>
                <w:color w:val="000000"/>
                <w:sz w:val="22"/>
                <w:szCs w:val="22"/>
              </w:rPr>
            </w:pPr>
            <w:ins w:id="3303" w:author="作者" w:date="2020-09-14T17:15:00Z">
              <w:del w:id="3304" w:author="作者" w:date="2020-09-16T16:20:00Z">
                <w:r w:rsidRPr="00244F8B" w:rsidDel="00B53906">
                  <w:rPr>
                    <w:rFonts w:ascii="宋体" w:hAnsi="宋体" w:cs="Tahoma" w:hint="eastAsia"/>
                    <w:color w:val="000000"/>
                    <w:sz w:val="22"/>
                    <w:szCs w:val="22"/>
                  </w:rPr>
                  <w:delText>主亮度设置？</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305"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047D1060" w14:textId="5773C358" w:rsidR="00244F8B" w:rsidRPr="00244F8B" w:rsidDel="00B53906" w:rsidRDefault="00244F8B" w:rsidP="001C6F9A">
            <w:pPr>
              <w:rPr>
                <w:ins w:id="3306" w:author="作者" w:date="2020-09-14T17:15:00Z"/>
                <w:del w:id="3307" w:author="作者" w:date="2020-09-16T16:20:00Z"/>
                <w:rFonts w:ascii="Tahoma" w:hAnsi="Tahoma" w:cs="Tahoma"/>
                <w:color w:val="000000"/>
                <w:sz w:val="22"/>
                <w:szCs w:val="22"/>
              </w:rPr>
            </w:pPr>
            <w:ins w:id="3308" w:author="作者" w:date="2020-09-14T17:15:00Z">
              <w:del w:id="3309"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310"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4CE9D7AA" w14:textId="6EE935D5" w:rsidR="00244F8B" w:rsidRPr="00244F8B" w:rsidDel="00B53906" w:rsidRDefault="00244F8B" w:rsidP="001C6F9A">
            <w:pPr>
              <w:rPr>
                <w:ins w:id="3311" w:author="作者" w:date="2020-09-14T17:15:00Z"/>
                <w:del w:id="3312" w:author="作者" w:date="2020-09-16T16:20:00Z"/>
                <w:rFonts w:ascii="Tahoma" w:hAnsi="Tahoma" w:cs="Tahoma"/>
                <w:color w:val="000000"/>
                <w:sz w:val="22"/>
                <w:szCs w:val="22"/>
              </w:rPr>
            </w:pPr>
            <w:ins w:id="3313" w:author="作者" w:date="2020-09-14T17:15:00Z">
              <w:del w:id="3314"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315"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420375B7" w14:textId="724FD956" w:rsidR="00244F8B" w:rsidRPr="00244F8B" w:rsidDel="00B53906" w:rsidRDefault="00244F8B" w:rsidP="001C6F9A">
            <w:pPr>
              <w:rPr>
                <w:ins w:id="3316" w:author="作者" w:date="2020-09-14T17:15:00Z"/>
                <w:del w:id="3317" w:author="作者" w:date="2020-09-16T16:20:00Z"/>
                <w:rFonts w:ascii="Tahoma" w:hAnsi="Tahoma" w:cs="Tahoma"/>
                <w:color w:val="000000"/>
                <w:sz w:val="22"/>
                <w:szCs w:val="22"/>
              </w:rPr>
            </w:pPr>
            <w:ins w:id="3318" w:author="作者" w:date="2020-09-14T17:15:00Z">
              <w:del w:id="3319"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320"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19C7C8F8" w14:textId="669399C8" w:rsidR="00244F8B" w:rsidRPr="00244F8B" w:rsidDel="00B53906" w:rsidRDefault="00244F8B" w:rsidP="001C6F9A">
            <w:pPr>
              <w:rPr>
                <w:ins w:id="3321" w:author="作者" w:date="2020-09-14T17:15:00Z"/>
                <w:del w:id="3322" w:author="作者" w:date="2020-09-16T16:20:00Z"/>
                <w:rFonts w:ascii="Tahoma" w:hAnsi="Tahoma" w:cs="Tahoma"/>
                <w:color w:val="000000"/>
                <w:sz w:val="22"/>
                <w:szCs w:val="22"/>
              </w:rPr>
            </w:pPr>
            <w:ins w:id="3323" w:author="作者" w:date="2020-09-14T17:15:00Z">
              <w:del w:id="3324"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325"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2075A39E" w14:textId="01109E04" w:rsidR="00244F8B" w:rsidRPr="00244F8B" w:rsidDel="00B53906" w:rsidRDefault="00244F8B" w:rsidP="001C6F9A">
            <w:pPr>
              <w:rPr>
                <w:ins w:id="3326" w:author="作者" w:date="2020-09-14T17:15:00Z"/>
                <w:del w:id="3327" w:author="作者" w:date="2020-09-16T16:20:00Z"/>
                <w:rFonts w:ascii="Tahoma" w:hAnsi="Tahoma" w:cs="Tahoma"/>
                <w:color w:val="000000"/>
                <w:sz w:val="22"/>
                <w:szCs w:val="22"/>
              </w:rPr>
            </w:pPr>
            <w:ins w:id="3328" w:author="作者" w:date="2020-09-14T17:15:00Z">
              <w:del w:id="3329"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587341B2" w14:textId="49733CE6" w:rsidTr="005B3E11">
        <w:tblPrEx>
          <w:tblPrExChange w:id="3330" w:author="作者" w:date="2020-09-15T09:25:00Z">
            <w:tblPrEx>
              <w:tblW w:w="9888" w:type="dxa"/>
            </w:tblPrEx>
          </w:tblPrExChange>
        </w:tblPrEx>
        <w:trPr>
          <w:trHeight w:val="274"/>
          <w:ins w:id="3331" w:author="作者" w:date="2020-09-14T17:15:00Z"/>
          <w:del w:id="3332" w:author="作者" w:date="2020-09-16T16:20:00Z"/>
          <w:trPrChange w:id="3333"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334"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3F114A9" w14:textId="63A075E9" w:rsidR="00244F8B" w:rsidRPr="00244F8B" w:rsidDel="00B53906" w:rsidRDefault="00244F8B" w:rsidP="001C6F9A">
            <w:pPr>
              <w:rPr>
                <w:ins w:id="3335" w:author="作者" w:date="2020-09-14T17:15:00Z"/>
                <w:del w:id="3336" w:author="作者" w:date="2020-09-16T16:20:00Z"/>
                <w:rFonts w:ascii="Tahoma" w:hAnsi="Tahoma" w:cs="Tahoma"/>
                <w:color w:val="000000"/>
                <w:sz w:val="22"/>
                <w:szCs w:val="22"/>
              </w:rPr>
            </w:pPr>
            <w:ins w:id="3337" w:author="作者" w:date="2020-09-14T17:15:00Z">
              <w:del w:id="3338" w:author="作者" w:date="2020-09-16T16:20:00Z">
                <w:r w:rsidRPr="00244F8B" w:rsidDel="00B53906">
                  <w:rPr>
                    <w:rFonts w:ascii="Tahoma" w:hAnsi="Tahoma" w:cs="Tahoma"/>
                    <w:color w:val="000000"/>
                    <w:sz w:val="22"/>
                    <w:szCs w:val="22"/>
                  </w:rPr>
                  <w:delText>AmbL_Music_Frq_Level</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339"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62B288C2" w14:textId="0F331D99" w:rsidR="00244F8B" w:rsidRPr="00244F8B" w:rsidDel="00B53906" w:rsidRDefault="00244F8B" w:rsidP="001C6F9A">
            <w:pPr>
              <w:rPr>
                <w:ins w:id="3340" w:author="作者" w:date="2020-09-14T17:15:00Z"/>
                <w:del w:id="3341" w:author="作者" w:date="2020-09-16T16:20:00Z"/>
                <w:rFonts w:ascii="宋体" w:hAnsi="宋体" w:cs="Tahoma"/>
                <w:color w:val="000000"/>
                <w:sz w:val="22"/>
                <w:szCs w:val="22"/>
              </w:rPr>
            </w:pPr>
            <w:ins w:id="3342" w:author="作者" w:date="2020-09-14T17:15:00Z">
              <w:del w:id="3343" w:author="作者" w:date="2020-09-16T16:20:00Z">
                <w:r w:rsidRPr="00244F8B" w:rsidDel="00B53906">
                  <w:rPr>
                    <w:rFonts w:ascii="宋体" w:hAnsi="宋体" w:cs="Tahoma" w:hint="eastAsia"/>
                    <w:color w:val="000000"/>
                    <w:sz w:val="22"/>
                    <w:szCs w:val="22"/>
                  </w:rPr>
                  <w:delText>音乐频率</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344"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763573DB" w14:textId="111ABFFC" w:rsidR="00244F8B" w:rsidRPr="00244F8B" w:rsidDel="00B53906" w:rsidRDefault="00244F8B" w:rsidP="001C6F9A">
            <w:pPr>
              <w:rPr>
                <w:ins w:id="3345" w:author="作者" w:date="2020-09-14T17:15:00Z"/>
                <w:del w:id="3346" w:author="作者" w:date="2020-09-16T16:20:00Z"/>
                <w:rFonts w:ascii="Tahoma" w:hAnsi="Tahoma" w:cs="Tahoma"/>
                <w:color w:val="000000"/>
                <w:sz w:val="22"/>
                <w:szCs w:val="22"/>
              </w:rPr>
            </w:pPr>
            <w:ins w:id="3347" w:author="作者" w:date="2020-09-14T17:15:00Z">
              <w:del w:id="3348"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349"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7BAAA2A6" w14:textId="289423E7" w:rsidR="00244F8B" w:rsidRPr="00244F8B" w:rsidDel="00B53906" w:rsidRDefault="00244F8B" w:rsidP="001C6F9A">
            <w:pPr>
              <w:rPr>
                <w:ins w:id="3350" w:author="作者" w:date="2020-09-14T17:15:00Z"/>
                <w:del w:id="3351" w:author="作者" w:date="2020-09-16T16:20:00Z"/>
                <w:rFonts w:ascii="Tahoma" w:hAnsi="Tahoma" w:cs="Tahoma"/>
                <w:color w:val="000000"/>
                <w:sz w:val="22"/>
                <w:szCs w:val="22"/>
              </w:rPr>
            </w:pPr>
            <w:ins w:id="3352" w:author="作者" w:date="2020-09-14T17:15:00Z">
              <w:del w:id="3353"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354"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5C2EB184" w14:textId="5E7D970B" w:rsidR="00244F8B" w:rsidRPr="00244F8B" w:rsidDel="00B53906" w:rsidRDefault="00244F8B" w:rsidP="001C6F9A">
            <w:pPr>
              <w:rPr>
                <w:ins w:id="3355" w:author="作者" w:date="2020-09-14T17:15:00Z"/>
                <w:del w:id="3356" w:author="作者" w:date="2020-09-16T16:20:00Z"/>
                <w:rFonts w:ascii="Tahoma" w:hAnsi="Tahoma" w:cs="Tahoma"/>
                <w:color w:val="000000"/>
                <w:sz w:val="22"/>
                <w:szCs w:val="22"/>
              </w:rPr>
            </w:pPr>
            <w:ins w:id="3357" w:author="作者" w:date="2020-09-14T17:15:00Z">
              <w:del w:id="3358"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359"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065CEE7F" w14:textId="2ABD3A42" w:rsidR="00244F8B" w:rsidRPr="00244F8B" w:rsidDel="00B53906" w:rsidRDefault="00244F8B" w:rsidP="001C6F9A">
            <w:pPr>
              <w:rPr>
                <w:ins w:id="3360" w:author="作者" w:date="2020-09-14T17:15:00Z"/>
                <w:del w:id="3361" w:author="作者" w:date="2020-09-16T16:20:00Z"/>
                <w:rFonts w:ascii="Tahoma" w:hAnsi="Tahoma" w:cs="Tahoma"/>
                <w:color w:val="000000"/>
                <w:sz w:val="22"/>
                <w:szCs w:val="22"/>
              </w:rPr>
            </w:pPr>
            <w:ins w:id="3362" w:author="作者" w:date="2020-09-14T17:15:00Z">
              <w:del w:id="3363"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000000" w:fill="00B050"/>
            <w:noWrap/>
            <w:vAlign w:val="bottom"/>
            <w:hideMark/>
            <w:tcPrChange w:id="3364" w:author="作者" w:date="2020-09-15T09:25:00Z">
              <w:tcPr>
                <w:tcW w:w="1923" w:type="dxa"/>
                <w:gridSpan w:val="2"/>
                <w:tcBorders>
                  <w:top w:val="nil"/>
                  <w:left w:val="nil"/>
                  <w:bottom w:val="single" w:sz="4" w:space="0" w:color="auto"/>
                  <w:right w:val="single" w:sz="4" w:space="0" w:color="auto"/>
                </w:tcBorders>
                <w:shd w:val="clear" w:color="000000" w:fill="00B050"/>
                <w:noWrap/>
                <w:vAlign w:val="bottom"/>
                <w:hideMark/>
              </w:tcPr>
            </w:tcPrChange>
          </w:tcPr>
          <w:p w14:paraId="363633F0" w14:textId="5799FC5C" w:rsidR="00244F8B" w:rsidRPr="00244F8B" w:rsidDel="00B53906" w:rsidRDefault="00244F8B" w:rsidP="001C6F9A">
            <w:pPr>
              <w:rPr>
                <w:ins w:id="3365" w:author="作者" w:date="2020-09-14T17:15:00Z"/>
                <w:del w:id="3366" w:author="作者" w:date="2020-09-16T16:20:00Z"/>
                <w:rFonts w:ascii="Tahoma" w:hAnsi="Tahoma" w:cs="Tahoma"/>
                <w:color w:val="000000"/>
                <w:sz w:val="22"/>
                <w:szCs w:val="22"/>
              </w:rPr>
            </w:pPr>
            <w:ins w:id="3367" w:author="作者" w:date="2020-09-14T17:15:00Z">
              <w:del w:id="3368"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78268912" w14:textId="5FFBF453" w:rsidTr="005B3E11">
        <w:tblPrEx>
          <w:tblPrExChange w:id="3369" w:author="作者" w:date="2020-09-15T09:25:00Z">
            <w:tblPrEx>
              <w:tblW w:w="9888" w:type="dxa"/>
            </w:tblPrEx>
          </w:tblPrExChange>
        </w:tblPrEx>
        <w:trPr>
          <w:trHeight w:val="274"/>
          <w:ins w:id="3370" w:author="作者" w:date="2020-09-14T17:15:00Z"/>
          <w:del w:id="3371" w:author="作者" w:date="2020-09-16T16:20:00Z"/>
          <w:trPrChange w:id="3372"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373"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58AC3CC1" w14:textId="64F41779" w:rsidR="00244F8B" w:rsidRPr="00244F8B" w:rsidDel="00B53906" w:rsidRDefault="00244F8B" w:rsidP="001C6F9A">
            <w:pPr>
              <w:rPr>
                <w:ins w:id="3374" w:author="作者" w:date="2020-09-14T17:15:00Z"/>
                <w:del w:id="3375" w:author="作者" w:date="2020-09-16T16:20:00Z"/>
                <w:rFonts w:ascii="Tahoma" w:hAnsi="Tahoma" w:cs="Tahoma"/>
                <w:color w:val="000000"/>
                <w:sz w:val="22"/>
                <w:szCs w:val="22"/>
              </w:rPr>
            </w:pPr>
            <w:ins w:id="3376" w:author="作者" w:date="2020-09-14T17:15:00Z">
              <w:del w:id="3377" w:author="作者" w:date="2020-09-16T16:20:00Z">
                <w:r w:rsidRPr="00244F8B" w:rsidDel="00B53906">
                  <w:rPr>
                    <w:rFonts w:ascii="Tahoma" w:hAnsi="Tahoma" w:cs="Tahoma"/>
                    <w:color w:val="000000"/>
                    <w:sz w:val="22"/>
                    <w:szCs w:val="22"/>
                  </w:rPr>
                  <w:delText>AmbL_Music_Range_Level</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378"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62A391F3" w14:textId="32D384D0" w:rsidR="00244F8B" w:rsidRPr="00244F8B" w:rsidDel="00B53906" w:rsidRDefault="00244F8B" w:rsidP="001C6F9A">
            <w:pPr>
              <w:rPr>
                <w:ins w:id="3379" w:author="作者" w:date="2020-09-14T17:15:00Z"/>
                <w:del w:id="3380" w:author="作者" w:date="2020-09-16T16:20:00Z"/>
                <w:rFonts w:ascii="宋体" w:hAnsi="宋体" w:cs="Tahoma"/>
                <w:color w:val="000000"/>
                <w:sz w:val="22"/>
                <w:szCs w:val="22"/>
              </w:rPr>
            </w:pPr>
            <w:ins w:id="3381" w:author="作者" w:date="2020-09-14T17:15:00Z">
              <w:del w:id="3382" w:author="作者" w:date="2020-09-16T16:20:00Z">
                <w:r w:rsidRPr="00244F8B" w:rsidDel="00B53906">
                  <w:rPr>
                    <w:rFonts w:ascii="宋体" w:hAnsi="宋体" w:cs="Tahoma" w:hint="eastAsia"/>
                    <w:color w:val="000000"/>
                    <w:sz w:val="22"/>
                    <w:szCs w:val="22"/>
                  </w:rPr>
                  <w:delText>音乐范围</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383"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38230F50" w14:textId="0EF19203" w:rsidR="00244F8B" w:rsidRPr="00244F8B" w:rsidDel="00B53906" w:rsidRDefault="00244F8B" w:rsidP="001C6F9A">
            <w:pPr>
              <w:rPr>
                <w:ins w:id="3384" w:author="作者" w:date="2020-09-14T17:15:00Z"/>
                <w:del w:id="3385" w:author="作者" w:date="2020-09-16T16:20:00Z"/>
                <w:rFonts w:ascii="Tahoma" w:hAnsi="Tahoma" w:cs="Tahoma"/>
                <w:color w:val="000000"/>
                <w:sz w:val="22"/>
                <w:szCs w:val="22"/>
              </w:rPr>
            </w:pPr>
            <w:ins w:id="3386" w:author="作者" w:date="2020-09-14T17:15:00Z">
              <w:del w:id="3387"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388"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340F4974" w14:textId="64118736" w:rsidR="00244F8B" w:rsidRPr="00244F8B" w:rsidDel="00B53906" w:rsidRDefault="00244F8B" w:rsidP="001C6F9A">
            <w:pPr>
              <w:rPr>
                <w:ins w:id="3389" w:author="作者" w:date="2020-09-14T17:15:00Z"/>
                <w:del w:id="3390" w:author="作者" w:date="2020-09-16T16:20:00Z"/>
                <w:rFonts w:ascii="Tahoma" w:hAnsi="Tahoma" w:cs="Tahoma"/>
                <w:color w:val="000000"/>
                <w:sz w:val="22"/>
                <w:szCs w:val="22"/>
              </w:rPr>
            </w:pPr>
            <w:ins w:id="3391" w:author="作者" w:date="2020-09-14T17:15:00Z">
              <w:del w:id="3392"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393"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4981B55E" w14:textId="48FF2566" w:rsidR="00244F8B" w:rsidRPr="00244F8B" w:rsidDel="00B53906" w:rsidRDefault="00244F8B" w:rsidP="001C6F9A">
            <w:pPr>
              <w:rPr>
                <w:ins w:id="3394" w:author="作者" w:date="2020-09-14T17:15:00Z"/>
                <w:del w:id="3395" w:author="作者" w:date="2020-09-16T16:20:00Z"/>
                <w:rFonts w:ascii="Tahoma" w:hAnsi="Tahoma" w:cs="Tahoma"/>
                <w:color w:val="000000"/>
                <w:sz w:val="22"/>
                <w:szCs w:val="22"/>
              </w:rPr>
            </w:pPr>
            <w:ins w:id="3396" w:author="作者" w:date="2020-09-14T17:15:00Z">
              <w:del w:id="3397"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398"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1017A2E7" w14:textId="6D127319" w:rsidR="00244F8B" w:rsidRPr="00244F8B" w:rsidDel="00B53906" w:rsidRDefault="00244F8B" w:rsidP="001C6F9A">
            <w:pPr>
              <w:rPr>
                <w:ins w:id="3399" w:author="作者" w:date="2020-09-14T17:15:00Z"/>
                <w:del w:id="3400" w:author="作者" w:date="2020-09-16T16:20:00Z"/>
                <w:rFonts w:ascii="Tahoma" w:hAnsi="Tahoma" w:cs="Tahoma"/>
                <w:color w:val="000000"/>
                <w:sz w:val="22"/>
                <w:szCs w:val="22"/>
              </w:rPr>
            </w:pPr>
            <w:ins w:id="3401" w:author="作者" w:date="2020-09-14T17:15:00Z">
              <w:del w:id="3402"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000000" w:fill="00B050"/>
            <w:noWrap/>
            <w:vAlign w:val="bottom"/>
            <w:hideMark/>
            <w:tcPrChange w:id="3403" w:author="作者" w:date="2020-09-15T09:25:00Z">
              <w:tcPr>
                <w:tcW w:w="1923" w:type="dxa"/>
                <w:gridSpan w:val="2"/>
                <w:tcBorders>
                  <w:top w:val="nil"/>
                  <w:left w:val="nil"/>
                  <w:bottom w:val="single" w:sz="4" w:space="0" w:color="auto"/>
                  <w:right w:val="single" w:sz="4" w:space="0" w:color="auto"/>
                </w:tcBorders>
                <w:shd w:val="clear" w:color="000000" w:fill="00B050"/>
                <w:noWrap/>
                <w:vAlign w:val="bottom"/>
                <w:hideMark/>
              </w:tcPr>
            </w:tcPrChange>
          </w:tcPr>
          <w:p w14:paraId="75D143E4" w14:textId="7C68EA93" w:rsidR="00244F8B" w:rsidRPr="00244F8B" w:rsidDel="00B53906" w:rsidRDefault="00244F8B" w:rsidP="001C6F9A">
            <w:pPr>
              <w:rPr>
                <w:ins w:id="3404" w:author="作者" w:date="2020-09-14T17:15:00Z"/>
                <w:del w:id="3405" w:author="作者" w:date="2020-09-16T16:20:00Z"/>
                <w:rFonts w:ascii="Tahoma" w:hAnsi="Tahoma" w:cs="Tahoma"/>
                <w:color w:val="000000"/>
                <w:sz w:val="22"/>
                <w:szCs w:val="22"/>
              </w:rPr>
            </w:pPr>
            <w:ins w:id="3406" w:author="作者" w:date="2020-09-14T17:15:00Z">
              <w:del w:id="3407"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29685C70" w14:textId="07E0ABAA" w:rsidTr="005B3E11">
        <w:tblPrEx>
          <w:tblPrExChange w:id="3408" w:author="作者" w:date="2020-09-15T09:25:00Z">
            <w:tblPrEx>
              <w:tblW w:w="9888" w:type="dxa"/>
            </w:tblPrEx>
          </w:tblPrExChange>
        </w:tblPrEx>
        <w:trPr>
          <w:trHeight w:val="274"/>
          <w:ins w:id="3409" w:author="作者" w:date="2020-09-14T17:15:00Z"/>
          <w:del w:id="3410" w:author="作者" w:date="2020-09-16T16:20:00Z"/>
          <w:trPrChange w:id="3411"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412"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7965727E" w14:textId="5FD8F5C8" w:rsidR="00244F8B" w:rsidRPr="00244F8B" w:rsidDel="00B53906" w:rsidRDefault="00244F8B" w:rsidP="001C6F9A">
            <w:pPr>
              <w:rPr>
                <w:ins w:id="3413" w:author="作者" w:date="2020-09-14T17:15:00Z"/>
                <w:del w:id="3414" w:author="作者" w:date="2020-09-16T16:20:00Z"/>
                <w:rFonts w:ascii="Tahoma" w:hAnsi="Tahoma" w:cs="Tahoma"/>
                <w:color w:val="000000"/>
                <w:sz w:val="22"/>
                <w:szCs w:val="22"/>
              </w:rPr>
            </w:pPr>
            <w:ins w:id="3415" w:author="作者" w:date="2020-09-14T17:15:00Z">
              <w:del w:id="3416" w:author="作者" w:date="2020-09-16T16:20:00Z">
                <w:r w:rsidRPr="00244F8B" w:rsidDel="00B53906">
                  <w:rPr>
                    <w:rFonts w:ascii="Tahoma" w:hAnsi="Tahoma" w:cs="Tahoma"/>
                    <w:color w:val="000000"/>
                    <w:sz w:val="22"/>
                    <w:szCs w:val="22"/>
                  </w:rPr>
                  <w:delText>AmbL_Music_Set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417"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43E64ED3" w14:textId="11F8F3F0" w:rsidR="00244F8B" w:rsidRPr="00244F8B" w:rsidDel="00B53906" w:rsidRDefault="00244F8B" w:rsidP="001C6F9A">
            <w:pPr>
              <w:rPr>
                <w:ins w:id="3418" w:author="作者" w:date="2020-09-14T17:15:00Z"/>
                <w:del w:id="3419" w:author="作者" w:date="2020-09-16T16:20:00Z"/>
                <w:rFonts w:ascii="宋体" w:hAnsi="宋体" w:cs="Tahoma"/>
                <w:color w:val="000000"/>
                <w:sz w:val="22"/>
                <w:szCs w:val="22"/>
              </w:rPr>
            </w:pPr>
            <w:ins w:id="3420" w:author="作者" w:date="2020-09-14T17:15:00Z">
              <w:del w:id="3421" w:author="作者" w:date="2020-09-16T16:20:00Z">
                <w:r w:rsidRPr="00244F8B" w:rsidDel="00B53906">
                  <w:rPr>
                    <w:rFonts w:ascii="宋体" w:hAnsi="宋体" w:cs="Tahoma" w:hint="eastAsia"/>
                    <w:color w:val="000000"/>
                    <w:sz w:val="22"/>
                    <w:szCs w:val="22"/>
                  </w:rPr>
                  <w:delText>音乐随动开关</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422"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756AC2A6" w14:textId="68474B70" w:rsidR="00244F8B" w:rsidRPr="00244F8B" w:rsidDel="00B53906" w:rsidRDefault="00244F8B" w:rsidP="001C6F9A">
            <w:pPr>
              <w:rPr>
                <w:ins w:id="3423" w:author="作者" w:date="2020-09-14T17:15:00Z"/>
                <w:del w:id="3424" w:author="作者" w:date="2020-09-16T16:20:00Z"/>
                <w:rFonts w:ascii="Tahoma" w:hAnsi="Tahoma" w:cs="Tahoma"/>
                <w:color w:val="000000"/>
                <w:sz w:val="22"/>
                <w:szCs w:val="22"/>
              </w:rPr>
            </w:pPr>
            <w:ins w:id="3425" w:author="作者" w:date="2020-09-14T17:15:00Z">
              <w:del w:id="3426"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auto" w:fill="auto"/>
            <w:noWrap/>
            <w:vAlign w:val="bottom"/>
            <w:hideMark/>
            <w:tcPrChange w:id="3427" w:author="作者" w:date="2020-09-15T09:25:00Z">
              <w:tcPr>
                <w:tcW w:w="632" w:type="dxa"/>
                <w:gridSpan w:val="2"/>
                <w:tcBorders>
                  <w:top w:val="nil"/>
                  <w:left w:val="nil"/>
                  <w:bottom w:val="single" w:sz="4" w:space="0" w:color="auto"/>
                  <w:right w:val="single" w:sz="4" w:space="0" w:color="auto"/>
                </w:tcBorders>
                <w:shd w:val="clear" w:color="auto" w:fill="auto"/>
                <w:noWrap/>
                <w:vAlign w:val="bottom"/>
                <w:hideMark/>
              </w:tcPr>
            </w:tcPrChange>
          </w:tcPr>
          <w:p w14:paraId="1BBA5DE2" w14:textId="56C4B61D" w:rsidR="00244F8B" w:rsidRPr="00244F8B" w:rsidDel="00B53906" w:rsidRDefault="00244F8B" w:rsidP="001C6F9A">
            <w:pPr>
              <w:rPr>
                <w:ins w:id="3428" w:author="作者" w:date="2020-09-14T17:15:00Z"/>
                <w:del w:id="3429" w:author="作者" w:date="2020-09-16T16:20:00Z"/>
                <w:rFonts w:ascii="Tahoma" w:hAnsi="Tahoma" w:cs="Tahoma"/>
                <w:color w:val="000000"/>
                <w:sz w:val="22"/>
                <w:szCs w:val="22"/>
              </w:rPr>
            </w:pPr>
            <w:ins w:id="3430" w:author="作者" w:date="2020-09-14T17:15:00Z">
              <w:del w:id="3431"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432"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57B05914" w14:textId="23521C25" w:rsidR="00244F8B" w:rsidRPr="00244F8B" w:rsidDel="00B53906" w:rsidRDefault="00244F8B" w:rsidP="001C6F9A">
            <w:pPr>
              <w:rPr>
                <w:ins w:id="3433" w:author="作者" w:date="2020-09-14T17:15:00Z"/>
                <w:del w:id="3434" w:author="作者" w:date="2020-09-16T16:20:00Z"/>
                <w:rFonts w:ascii="Tahoma" w:hAnsi="Tahoma" w:cs="Tahoma"/>
                <w:color w:val="000000"/>
                <w:sz w:val="22"/>
                <w:szCs w:val="22"/>
              </w:rPr>
            </w:pPr>
            <w:ins w:id="3435" w:author="作者" w:date="2020-09-14T17:15:00Z">
              <w:del w:id="3436"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437"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3563407" w14:textId="64312AA7" w:rsidR="00244F8B" w:rsidRPr="00244F8B" w:rsidDel="00B53906" w:rsidRDefault="00244F8B" w:rsidP="001C6F9A">
            <w:pPr>
              <w:rPr>
                <w:ins w:id="3438" w:author="作者" w:date="2020-09-14T17:15:00Z"/>
                <w:del w:id="3439" w:author="作者" w:date="2020-09-16T16:20:00Z"/>
                <w:rFonts w:ascii="Tahoma" w:hAnsi="Tahoma" w:cs="Tahoma"/>
                <w:color w:val="000000"/>
                <w:sz w:val="22"/>
                <w:szCs w:val="22"/>
              </w:rPr>
            </w:pPr>
            <w:ins w:id="3440" w:author="作者" w:date="2020-09-14T17:15:00Z">
              <w:del w:id="3441"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000000" w:fill="00B050"/>
            <w:noWrap/>
            <w:vAlign w:val="bottom"/>
            <w:hideMark/>
            <w:tcPrChange w:id="3442" w:author="作者" w:date="2020-09-15T09:25:00Z">
              <w:tcPr>
                <w:tcW w:w="1923" w:type="dxa"/>
                <w:gridSpan w:val="2"/>
                <w:tcBorders>
                  <w:top w:val="nil"/>
                  <w:left w:val="nil"/>
                  <w:bottom w:val="single" w:sz="4" w:space="0" w:color="auto"/>
                  <w:right w:val="single" w:sz="4" w:space="0" w:color="auto"/>
                </w:tcBorders>
                <w:shd w:val="clear" w:color="000000" w:fill="00B050"/>
                <w:noWrap/>
                <w:vAlign w:val="bottom"/>
                <w:hideMark/>
              </w:tcPr>
            </w:tcPrChange>
          </w:tcPr>
          <w:p w14:paraId="3D16A944" w14:textId="6792DACC" w:rsidR="00244F8B" w:rsidRPr="00244F8B" w:rsidDel="00B53906" w:rsidRDefault="00244F8B" w:rsidP="001C6F9A">
            <w:pPr>
              <w:rPr>
                <w:ins w:id="3443" w:author="作者" w:date="2020-09-14T17:15:00Z"/>
                <w:del w:id="3444" w:author="作者" w:date="2020-09-16T16:20:00Z"/>
                <w:rFonts w:ascii="Tahoma" w:hAnsi="Tahoma" w:cs="Tahoma"/>
                <w:color w:val="000000"/>
                <w:sz w:val="22"/>
                <w:szCs w:val="22"/>
              </w:rPr>
            </w:pPr>
            <w:ins w:id="3445" w:author="作者" w:date="2020-09-14T17:15:00Z">
              <w:del w:id="3446" w:author="作者" w:date="2020-09-16T16:20:00Z">
                <w:r w:rsidRPr="00244F8B" w:rsidDel="00B53906">
                  <w:rPr>
                    <w:rFonts w:ascii="Tahoma" w:hAnsi="Tahoma" w:cs="Tahoma"/>
                    <w:color w:val="000000"/>
                    <w:sz w:val="22"/>
                    <w:szCs w:val="22"/>
                  </w:rPr>
                  <w:delText xml:space="preserve">　</w:delText>
                </w:r>
              </w:del>
            </w:ins>
          </w:p>
        </w:tc>
      </w:tr>
      <w:tr w:rsidR="00244F8B" w:rsidRPr="00244F8B" w:rsidDel="00B53906" w14:paraId="6EA04C65" w14:textId="5DBBA6C2" w:rsidTr="005B3E11">
        <w:tblPrEx>
          <w:tblPrExChange w:id="3447" w:author="作者" w:date="2020-09-15T09:25:00Z">
            <w:tblPrEx>
              <w:tblW w:w="9888" w:type="dxa"/>
            </w:tblPrEx>
          </w:tblPrExChange>
        </w:tblPrEx>
        <w:trPr>
          <w:trHeight w:val="274"/>
          <w:ins w:id="3448" w:author="作者" w:date="2020-09-14T17:15:00Z"/>
          <w:del w:id="3449" w:author="作者" w:date="2020-09-16T16:20:00Z"/>
          <w:trPrChange w:id="3450" w:author="作者" w:date="2020-09-15T09:25:00Z">
            <w:trPr>
              <w:gridAfter w:val="0"/>
              <w:trHeight w:val="274"/>
            </w:trPr>
          </w:trPrChange>
        </w:trPr>
        <w:tc>
          <w:tcPr>
            <w:tcW w:w="2899" w:type="dxa"/>
            <w:tcBorders>
              <w:top w:val="nil"/>
              <w:left w:val="single" w:sz="4" w:space="0" w:color="auto"/>
              <w:bottom w:val="single" w:sz="4" w:space="0" w:color="auto"/>
              <w:right w:val="single" w:sz="4" w:space="0" w:color="auto"/>
            </w:tcBorders>
            <w:shd w:val="clear" w:color="auto" w:fill="auto"/>
            <w:noWrap/>
            <w:vAlign w:val="bottom"/>
            <w:hideMark/>
            <w:tcPrChange w:id="3451" w:author="作者" w:date="2020-09-15T09:25:00Z">
              <w:tcPr>
                <w:tcW w:w="2526"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23AEFA26" w14:textId="51264D48" w:rsidR="00244F8B" w:rsidRPr="00244F8B" w:rsidDel="00B53906" w:rsidRDefault="00244F8B" w:rsidP="001C6F9A">
            <w:pPr>
              <w:rPr>
                <w:ins w:id="3452" w:author="作者" w:date="2020-09-14T17:15:00Z"/>
                <w:del w:id="3453" w:author="作者" w:date="2020-09-16T16:20:00Z"/>
                <w:rFonts w:ascii="Tahoma" w:hAnsi="Tahoma" w:cs="Tahoma"/>
                <w:color w:val="000000"/>
                <w:sz w:val="22"/>
                <w:szCs w:val="22"/>
              </w:rPr>
            </w:pPr>
            <w:ins w:id="3454" w:author="作者" w:date="2020-09-14T17:15:00Z">
              <w:del w:id="3455" w:author="作者" w:date="2020-09-16T16:20:00Z">
                <w:r w:rsidRPr="00244F8B" w:rsidDel="00B53906">
                  <w:rPr>
                    <w:rFonts w:ascii="Tahoma" w:hAnsi="Tahoma" w:cs="Tahoma"/>
                    <w:color w:val="000000"/>
                    <w:sz w:val="22"/>
                    <w:szCs w:val="22"/>
                  </w:rPr>
                  <w:delText>AmbL_Static_ColorValue_Set</w:delText>
                </w:r>
              </w:del>
            </w:ins>
          </w:p>
        </w:tc>
        <w:tc>
          <w:tcPr>
            <w:tcW w:w="1715" w:type="dxa"/>
            <w:tcBorders>
              <w:top w:val="nil"/>
              <w:left w:val="nil"/>
              <w:bottom w:val="single" w:sz="4" w:space="0" w:color="auto"/>
              <w:right w:val="single" w:sz="4" w:space="0" w:color="auto"/>
            </w:tcBorders>
            <w:shd w:val="clear" w:color="auto" w:fill="auto"/>
            <w:noWrap/>
            <w:vAlign w:val="bottom"/>
            <w:hideMark/>
            <w:tcPrChange w:id="3456" w:author="作者" w:date="2020-09-15T09:25:00Z">
              <w:tcPr>
                <w:tcW w:w="1993" w:type="dxa"/>
                <w:gridSpan w:val="2"/>
                <w:tcBorders>
                  <w:top w:val="nil"/>
                  <w:left w:val="nil"/>
                  <w:bottom w:val="single" w:sz="4" w:space="0" w:color="auto"/>
                  <w:right w:val="single" w:sz="4" w:space="0" w:color="auto"/>
                </w:tcBorders>
                <w:shd w:val="clear" w:color="auto" w:fill="auto"/>
                <w:noWrap/>
                <w:vAlign w:val="bottom"/>
                <w:hideMark/>
              </w:tcPr>
            </w:tcPrChange>
          </w:tcPr>
          <w:p w14:paraId="0ABF45E5" w14:textId="6B9076D9" w:rsidR="00244F8B" w:rsidRPr="00244F8B" w:rsidDel="00B53906" w:rsidRDefault="00244F8B" w:rsidP="001C6F9A">
            <w:pPr>
              <w:rPr>
                <w:ins w:id="3457" w:author="作者" w:date="2020-09-14T17:15:00Z"/>
                <w:del w:id="3458" w:author="作者" w:date="2020-09-16T16:20:00Z"/>
                <w:rFonts w:ascii="宋体" w:hAnsi="宋体" w:cs="Tahoma"/>
                <w:color w:val="000000"/>
                <w:sz w:val="22"/>
                <w:szCs w:val="22"/>
              </w:rPr>
            </w:pPr>
            <w:ins w:id="3459" w:author="作者" w:date="2020-09-14T17:15:00Z">
              <w:del w:id="3460" w:author="作者" w:date="2020-09-16T16:20:00Z">
                <w:r w:rsidRPr="00244F8B" w:rsidDel="00B53906">
                  <w:rPr>
                    <w:rFonts w:ascii="宋体" w:hAnsi="宋体" w:cs="Tahoma" w:hint="eastAsia"/>
                    <w:color w:val="000000"/>
                    <w:sz w:val="22"/>
                    <w:szCs w:val="22"/>
                  </w:rPr>
                  <w:delText>静态颜色值设置</w:delText>
                </w:r>
              </w:del>
            </w:ins>
          </w:p>
        </w:tc>
        <w:tc>
          <w:tcPr>
            <w:tcW w:w="711" w:type="dxa"/>
            <w:tcBorders>
              <w:top w:val="nil"/>
              <w:left w:val="nil"/>
              <w:bottom w:val="single" w:sz="4" w:space="0" w:color="auto"/>
              <w:right w:val="single" w:sz="4" w:space="0" w:color="auto"/>
            </w:tcBorders>
            <w:shd w:val="clear" w:color="auto" w:fill="auto"/>
            <w:noWrap/>
            <w:vAlign w:val="bottom"/>
            <w:hideMark/>
            <w:tcPrChange w:id="3461" w:author="作者" w:date="2020-09-15T09:25:00Z">
              <w:tcPr>
                <w:tcW w:w="614" w:type="dxa"/>
                <w:tcBorders>
                  <w:top w:val="nil"/>
                  <w:left w:val="nil"/>
                  <w:bottom w:val="single" w:sz="4" w:space="0" w:color="auto"/>
                  <w:right w:val="single" w:sz="4" w:space="0" w:color="auto"/>
                </w:tcBorders>
                <w:shd w:val="clear" w:color="auto" w:fill="auto"/>
                <w:noWrap/>
                <w:vAlign w:val="bottom"/>
                <w:hideMark/>
              </w:tcPr>
            </w:tcPrChange>
          </w:tcPr>
          <w:p w14:paraId="66E91D9C" w14:textId="5CCFBC44" w:rsidR="00244F8B" w:rsidRPr="00244F8B" w:rsidDel="00B53906" w:rsidRDefault="00244F8B" w:rsidP="001C6F9A">
            <w:pPr>
              <w:rPr>
                <w:ins w:id="3462" w:author="作者" w:date="2020-09-14T17:15:00Z"/>
                <w:del w:id="3463" w:author="作者" w:date="2020-09-16T16:20:00Z"/>
                <w:rFonts w:ascii="Tahoma" w:hAnsi="Tahoma" w:cs="Tahoma"/>
                <w:color w:val="000000"/>
                <w:sz w:val="22"/>
                <w:szCs w:val="22"/>
              </w:rPr>
            </w:pPr>
            <w:ins w:id="3464" w:author="作者" w:date="2020-09-14T17:15:00Z">
              <w:del w:id="3465" w:author="作者" w:date="2020-09-16T16:20:00Z">
                <w:r w:rsidRPr="00244F8B" w:rsidDel="00B53906">
                  <w:rPr>
                    <w:rFonts w:ascii="Tahoma" w:hAnsi="Tahoma" w:cs="Tahoma"/>
                    <w:color w:val="000000"/>
                    <w:sz w:val="22"/>
                    <w:szCs w:val="22"/>
                  </w:rPr>
                  <w:delText xml:space="preserve">　</w:delText>
                </w:r>
              </w:del>
            </w:ins>
          </w:p>
        </w:tc>
        <w:tc>
          <w:tcPr>
            <w:tcW w:w="834" w:type="dxa"/>
            <w:tcBorders>
              <w:top w:val="nil"/>
              <w:left w:val="nil"/>
              <w:bottom w:val="single" w:sz="4" w:space="0" w:color="auto"/>
              <w:right w:val="single" w:sz="4" w:space="0" w:color="auto"/>
            </w:tcBorders>
            <w:shd w:val="clear" w:color="000000" w:fill="00B050"/>
            <w:noWrap/>
            <w:vAlign w:val="bottom"/>
            <w:hideMark/>
            <w:tcPrChange w:id="3466" w:author="作者" w:date="2020-09-15T09:25:00Z">
              <w:tcPr>
                <w:tcW w:w="632" w:type="dxa"/>
                <w:gridSpan w:val="2"/>
                <w:tcBorders>
                  <w:top w:val="nil"/>
                  <w:left w:val="nil"/>
                  <w:bottom w:val="single" w:sz="4" w:space="0" w:color="auto"/>
                  <w:right w:val="single" w:sz="4" w:space="0" w:color="auto"/>
                </w:tcBorders>
                <w:shd w:val="clear" w:color="000000" w:fill="00B050"/>
                <w:noWrap/>
                <w:vAlign w:val="bottom"/>
                <w:hideMark/>
              </w:tcPr>
            </w:tcPrChange>
          </w:tcPr>
          <w:p w14:paraId="1821C516" w14:textId="6163E754" w:rsidR="00244F8B" w:rsidRPr="00244F8B" w:rsidDel="00B53906" w:rsidRDefault="00244F8B" w:rsidP="001C6F9A">
            <w:pPr>
              <w:rPr>
                <w:ins w:id="3467" w:author="作者" w:date="2020-09-14T17:15:00Z"/>
                <w:del w:id="3468" w:author="作者" w:date="2020-09-16T16:20:00Z"/>
                <w:rFonts w:ascii="Tahoma" w:hAnsi="Tahoma" w:cs="Tahoma"/>
                <w:color w:val="000000"/>
                <w:sz w:val="22"/>
                <w:szCs w:val="22"/>
              </w:rPr>
            </w:pPr>
            <w:ins w:id="3469" w:author="作者" w:date="2020-09-14T17:15:00Z">
              <w:del w:id="3470" w:author="作者" w:date="2020-09-16T16:20:00Z">
                <w:r w:rsidRPr="00244F8B" w:rsidDel="00B53906">
                  <w:rPr>
                    <w:rFonts w:ascii="Tahoma" w:hAnsi="Tahoma" w:cs="Tahoma"/>
                    <w:color w:val="000000"/>
                    <w:sz w:val="22"/>
                    <w:szCs w:val="22"/>
                  </w:rPr>
                  <w:delText xml:space="preserve">　</w:delText>
                </w:r>
              </w:del>
            </w:ins>
          </w:p>
        </w:tc>
        <w:tc>
          <w:tcPr>
            <w:tcW w:w="1017" w:type="dxa"/>
            <w:tcBorders>
              <w:top w:val="nil"/>
              <w:left w:val="nil"/>
              <w:bottom w:val="single" w:sz="4" w:space="0" w:color="auto"/>
              <w:right w:val="single" w:sz="4" w:space="0" w:color="auto"/>
            </w:tcBorders>
            <w:shd w:val="clear" w:color="auto" w:fill="auto"/>
            <w:noWrap/>
            <w:vAlign w:val="bottom"/>
            <w:hideMark/>
            <w:tcPrChange w:id="3471" w:author="作者" w:date="2020-09-15T09:25:00Z">
              <w:tcPr>
                <w:tcW w:w="1129" w:type="dxa"/>
                <w:gridSpan w:val="3"/>
                <w:tcBorders>
                  <w:top w:val="nil"/>
                  <w:left w:val="nil"/>
                  <w:bottom w:val="single" w:sz="4" w:space="0" w:color="auto"/>
                  <w:right w:val="single" w:sz="4" w:space="0" w:color="auto"/>
                </w:tcBorders>
                <w:shd w:val="clear" w:color="auto" w:fill="auto"/>
                <w:noWrap/>
                <w:vAlign w:val="bottom"/>
                <w:hideMark/>
              </w:tcPr>
            </w:tcPrChange>
          </w:tcPr>
          <w:p w14:paraId="6292A78B" w14:textId="4C246188" w:rsidR="00244F8B" w:rsidRPr="00244F8B" w:rsidDel="00B53906" w:rsidRDefault="00244F8B" w:rsidP="001C6F9A">
            <w:pPr>
              <w:rPr>
                <w:ins w:id="3472" w:author="作者" w:date="2020-09-14T17:15:00Z"/>
                <w:del w:id="3473" w:author="作者" w:date="2020-09-16T16:20:00Z"/>
                <w:rFonts w:ascii="Tahoma" w:hAnsi="Tahoma" w:cs="Tahoma"/>
                <w:color w:val="000000"/>
                <w:sz w:val="22"/>
                <w:szCs w:val="22"/>
              </w:rPr>
            </w:pPr>
            <w:ins w:id="3474" w:author="作者" w:date="2020-09-14T17:15:00Z">
              <w:del w:id="3475" w:author="作者" w:date="2020-09-16T16:20:00Z">
                <w:r w:rsidRPr="00244F8B" w:rsidDel="00B53906">
                  <w:rPr>
                    <w:rFonts w:ascii="Tahoma" w:hAnsi="Tahoma" w:cs="Tahoma"/>
                    <w:color w:val="000000"/>
                    <w:sz w:val="22"/>
                    <w:szCs w:val="22"/>
                  </w:rPr>
                  <w:delText xml:space="preserve">　</w:delText>
                </w:r>
              </w:del>
            </w:ins>
          </w:p>
        </w:tc>
        <w:tc>
          <w:tcPr>
            <w:tcW w:w="1171" w:type="dxa"/>
            <w:tcBorders>
              <w:top w:val="nil"/>
              <w:left w:val="nil"/>
              <w:bottom w:val="single" w:sz="4" w:space="0" w:color="auto"/>
              <w:right w:val="single" w:sz="4" w:space="0" w:color="auto"/>
            </w:tcBorders>
            <w:shd w:val="clear" w:color="auto" w:fill="auto"/>
            <w:noWrap/>
            <w:vAlign w:val="bottom"/>
            <w:hideMark/>
            <w:tcPrChange w:id="3476" w:author="作者" w:date="2020-09-15T09:25:00Z">
              <w:tcPr>
                <w:tcW w:w="1071" w:type="dxa"/>
                <w:gridSpan w:val="2"/>
                <w:tcBorders>
                  <w:top w:val="nil"/>
                  <w:left w:val="nil"/>
                  <w:bottom w:val="single" w:sz="4" w:space="0" w:color="auto"/>
                  <w:right w:val="single" w:sz="4" w:space="0" w:color="auto"/>
                </w:tcBorders>
                <w:shd w:val="clear" w:color="auto" w:fill="auto"/>
                <w:noWrap/>
                <w:vAlign w:val="bottom"/>
                <w:hideMark/>
              </w:tcPr>
            </w:tcPrChange>
          </w:tcPr>
          <w:p w14:paraId="2F32756F" w14:textId="69066FD3" w:rsidR="00244F8B" w:rsidRPr="00244F8B" w:rsidDel="00B53906" w:rsidRDefault="00244F8B" w:rsidP="001C6F9A">
            <w:pPr>
              <w:rPr>
                <w:ins w:id="3477" w:author="作者" w:date="2020-09-14T17:15:00Z"/>
                <w:del w:id="3478" w:author="作者" w:date="2020-09-16T16:20:00Z"/>
                <w:rFonts w:ascii="Tahoma" w:hAnsi="Tahoma" w:cs="Tahoma"/>
                <w:color w:val="000000"/>
                <w:sz w:val="22"/>
                <w:szCs w:val="22"/>
              </w:rPr>
            </w:pPr>
            <w:ins w:id="3479" w:author="作者" w:date="2020-09-14T17:15:00Z">
              <w:del w:id="3480" w:author="作者" w:date="2020-09-16T16:20:00Z">
                <w:r w:rsidRPr="00244F8B" w:rsidDel="00B53906">
                  <w:rPr>
                    <w:rFonts w:ascii="Tahoma" w:hAnsi="Tahoma" w:cs="Tahoma"/>
                    <w:color w:val="000000"/>
                    <w:sz w:val="22"/>
                    <w:szCs w:val="22"/>
                  </w:rPr>
                  <w:delText xml:space="preserve">　</w:delText>
                </w:r>
              </w:del>
            </w:ins>
          </w:p>
        </w:tc>
        <w:tc>
          <w:tcPr>
            <w:tcW w:w="1656" w:type="dxa"/>
            <w:tcBorders>
              <w:top w:val="nil"/>
              <w:left w:val="nil"/>
              <w:bottom w:val="single" w:sz="4" w:space="0" w:color="auto"/>
              <w:right w:val="single" w:sz="4" w:space="0" w:color="auto"/>
            </w:tcBorders>
            <w:shd w:val="clear" w:color="auto" w:fill="auto"/>
            <w:noWrap/>
            <w:vAlign w:val="bottom"/>
            <w:hideMark/>
            <w:tcPrChange w:id="3481" w:author="作者" w:date="2020-09-15T09:25:00Z">
              <w:tcPr>
                <w:tcW w:w="1923" w:type="dxa"/>
                <w:gridSpan w:val="2"/>
                <w:tcBorders>
                  <w:top w:val="nil"/>
                  <w:left w:val="nil"/>
                  <w:bottom w:val="single" w:sz="4" w:space="0" w:color="auto"/>
                  <w:right w:val="single" w:sz="4" w:space="0" w:color="auto"/>
                </w:tcBorders>
                <w:shd w:val="clear" w:color="auto" w:fill="auto"/>
                <w:noWrap/>
                <w:vAlign w:val="bottom"/>
                <w:hideMark/>
              </w:tcPr>
            </w:tcPrChange>
          </w:tcPr>
          <w:p w14:paraId="3DCFF96B" w14:textId="1B81CDAA" w:rsidR="00244F8B" w:rsidRPr="00244F8B" w:rsidDel="00B53906" w:rsidRDefault="00244F8B" w:rsidP="001C6F9A">
            <w:pPr>
              <w:rPr>
                <w:ins w:id="3482" w:author="作者" w:date="2020-09-14T17:15:00Z"/>
                <w:del w:id="3483" w:author="作者" w:date="2020-09-16T16:20:00Z"/>
                <w:rFonts w:ascii="Tahoma" w:hAnsi="Tahoma" w:cs="Tahoma"/>
                <w:color w:val="000000"/>
                <w:sz w:val="22"/>
                <w:szCs w:val="22"/>
              </w:rPr>
            </w:pPr>
            <w:ins w:id="3484" w:author="作者" w:date="2020-09-14T17:15:00Z">
              <w:del w:id="3485" w:author="作者" w:date="2020-09-16T16:20:00Z">
                <w:r w:rsidRPr="00244F8B" w:rsidDel="00B53906">
                  <w:rPr>
                    <w:rFonts w:ascii="Tahoma" w:hAnsi="Tahoma" w:cs="Tahoma"/>
                    <w:color w:val="000000"/>
                    <w:sz w:val="22"/>
                    <w:szCs w:val="22"/>
                  </w:rPr>
                  <w:delText xml:space="preserve">　</w:delText>
                </w:r>
              </w:del>
            </w:ins>
          </w:p>
        </w:tc>
      </w:tr>
    </w:tbl>
    <w:p w14:paraId="6C43AEA1" w14:textId="2D1B865F" w:rsidR="003F29AB" w:rsidDel="001E371A" w:rsidRDefault="00831AF8">
      <w:pPr>
        <w:pStyle w:val="a1"/>
        <w:rPr>
          <w:ins w:id="3486" w:author="作者" w:date="2020-09-25T11:47:00Z"/>
          <w:del w:id="3487" w:author="作者" w:date="2020-09-25T12:52:00Z"/>
          <w:rFonts w:ascii="等线" w:eastAsia="等线" w:hAnsi="等线" w:cs="宋体"/>
          <w:sz w:val="22"/>
          <w:szCs w:val="22"/>
          <w:lang w:eastAsia="zh-CN"/>
        </w:rPr>
        <w:pPrChange w:id="3488" w:author="作者" w:date="2020-09-25T14:04:00Z">
          <w:pPr>
            <w:pStyle w:val="a1"/>
            <w:ind w:firstLineChars="200" w:firstLine="440"/>
          </w:pPr>
        </w:pPrChange>
      </w:pPr>
      <w:ins w:id="3489" w:author="作者" w:date="2020-09-25T14:05:00Z">
        <w:r>
          <w:rPr>
            <w:rFonts w:ascii="等线" w:eastAsia="等线" w:hAnsi="等线" w:hint="eastAsia"/>
            <w:sz w:val="22"/>
            <w:szCs w:val="22"/>
          </w:rPr>
          <w:t>1、</w:t>
        </w:r>
      </w:ins>
      <w:ins w:id="3490" w:author="作者" w:date="2020-09-16T16:56:00Z">
        <w:del w:id="3491" w:author="作者" w:date="2020-09-25T12:52:00Z">
          <w:r w:rsidR="005B3E11" w:rsidRPr="001F2DA4" w:rsidDel="001E371A">
            <w:rPr>
              <w:rFonts w:ascii="等线" w:eastAsia="等线" w:hAnsi="等线" w:cs="宋体" w:hint="eastAsia"/>
              <w:sz w:val="22"/>
              <w:szCs w:val="22"/>
              <w:rPrChange w:id="3492" w:author="作者" w:date="2020-09-25T11:35:00Z">
                <w:rPr>
                  <w:rFonts w:ascii="等线" w:eastAsia="等线" w:hAnsi="等线" w:cs="宋体" w:hint="eastAsia"/>
                  <w:sz w:val="22"/>
                  <w:szCs w:val="22"/>
                  <w:highlight w:val="yellow"/>
                </w:rPr>
              </w:rPrChange>
            </w:rPr>
            <w:delText>休息模式设置以后，氛围灯设置界面如何呈现</w:delText>
          </w:r>
        </w:del>
      </w:ins>
      <w:ins w:id="3493" w:author="作者" w:date="2020-09-25T11:35:00Z">
        <w:del w:id="3494" w:author="作者" w:date="2020-09-25T12:52:00Z">
          <w:r w:rsidR="001F2DA4" w:rsidRPr="001F2DA4" w:rsidDel="001E371A">
            <w:rPr>
              <w:rFonts w:ascii="等线" w:eastAsia="等线" w:hAnsi="等线" w:cs="宋体" w:hint="eastAsia"/>
              <w:sz w:val="22"/>
              <w:szCs w:val="22"/>
              <w:rPrChange w:id="3495" w:author="作者" w:date="2020-09-25T11:35:00Z">
                <w:rPr>
                  <w:rFonts w:ascii="等线" w:eastAsia="等线" w:hAnsi="等线" w:cs="宋体" w:hint="eastAsia"/>
                  <w:sz w:val="22"/>
                  <w:szCs w:val="22"/>
                  <w:highlight w:val="yellow"/>
                </w:rPr>
              </w:rPrChange>
            </w:rPr>
            <w:delText>动态模式</w:delText>
          </w:r>
        </w:del>
      </w:ins>
    </w:p>
    <w:p w14:paraId="0E318648" w14:textId="5A30D936" w:rsidR="00831AF8" w:rsidRDefault="003F29AB">
      <w:pPr>
        <w:pStyle w:val="xmsolistparagraph"/>
        <w:rPr>
          <w:ins w:id="3496" w:author="作者" w:date="2020-09-25T14:07:00Z"/>
          <w:rFonts w:ascii="等线" w:eastAsia="等线" w:hAnsi="等线"/>
          <w:sz w:val="21"/>
          <w:szCs w:val="21"/>
        </w:rPr>
        <w:pPrChange w:id="3497" w:author="作者" w:date="2020-09-25T14:04:00Z">
          <w:pPr/>
        </w:pPrChange>
      </w:pPr>
      <w:ins w:id="3498" w:author="作者" w:date="2020-09-25T11:47:00Z">
        <w:del w:id="3499" w:author="作者" w:date="2020-09-25T12:52:00Z">
          <w:r w:rsidDel="001E371A">
            <w:rPr>
              <w:rFonts w:ascii="等线" w:eastAsia="等线" w:hAnsi="等线" w:hint="eastAsia"/>
              <w:sz w:val="21"/>
              <w:szCs w:val="21"/>
            </w:rPr>
            <w:delText>7.</w:delText>
          </w:r>
        </w:del>
        <w:r>
          <w:rPr>
            <w:rFonts w:ascii="等线" w:eastAsia="等线" w:hAnsi="等线" w:hint="eastAsia"/>
            <w:sz w:val="21"/>
            <w:szCs w:val="21"/>
          </w:rPr>
          <w:t>切换休息模式的时候需要IVI自动进入动态模式</w:t>
        </w:r>
      </w:ins>
      <w:ins w:id="3500" w:author="作者" w:date="2020-09-25T12:53:00Z">
        <w:r w:rsidR="004F55F8">
          <w:rPr>
            <w:rFonts w:ascii="等线" w:eastAsia="等线" w:hAnsi="等线" w:hint="eastAsia"/>
            <w:sz w:val="21"/>
            <w:szCs w:val="21"/>
          </w:rPr>
          <w:t>（</w:t>
        </w:r>
        <w:del w:id="3501" w:author="作者" w:date="2020-09-25T14:03:00Z">
          <w:r w:rsidR="004F55F8" w:rsidDel="001C6F9A">
            <w:rPr>
              <w:rFonts w:ascii="等线" w:eastAsia="等线" w:hAnsi="等线" w:hint="eastAsia"/>
              <w:sz w:val="21"/>
              <w:szCs w:val="21"/>
            </w:rPr>
            <w:delText>将休息模式转化为动态模式对应的信号</w:delText>
          </w:r>
        </w:del>
      </w:ins>
      <w:ins w:id="3502" w:author="作者" w:date="2020-09-25T14:03:00Z">
        <w:r w:rsidR="001C6F9A">
          <w:rPr>
            <w:rFonts w:ascii="等线" w:eastAsia="等线" w:hAnsi="等线" w:hint="eastAsia"/>
            <w:sz w:val="21"/>
            <w:szCs w:val="21"/>
          </w:rPr>
          <w:t>如</w:t>
        </w:r>
        <w:r w:rsidR="001C6F9A" w:rsidRPr="001C6F9A">
          <w:rPr>
            <w:rFonts w:ascii="等线" w:eastAsia="等线" w:hAnsi="等线" w:hint="eastAsia"/>
            <w:sz w:val="21"/>
            <w:szCs w:val="21"/>
            <w:rPrChange w:id="3503" w:author="作者" w:date="2020-09-25T14:04:00Z">
              <w:rPr>
                <w:rFonts w:ascii="等线" w:eastAsia="等线" w:hAnsi="等线" w:hint="eastAsia"/>
                <w:sz w:val="22"/>
                <w:szCs w:val="22"/>
              </w:rPr>
            </w:rPrChange>
          </w:rPr>
          <w:t>设置了休息模式的森林模式，动态模</w:t>
        </w:r>
        <w:r w:rsidR="001C6F9A" w:rsidRPr="008C3AC2">
          <w:rPr>
            <w:rFonts w:ascii="等线" w:eastAsia="等线" w:hAnsi="等线" w:hint="eastAsia"/>
            <w:sz w:val="21"/>
            <w:szCs w:val="21"/>
          </w:rPr>
          <w:t>式发送</w:t>
        </w:r>
      </w:ins>
      <w:ins w:id="3504" w:author="作者" w:date="2020-09-25T14:04:00Z">
        <w:r w:rsidR="001C6F9A" w:rsidRPr="00057ABB">
          <w:rPr>
            <w:rFonts w:cs="Tahoma" w:hint="eastAsia"/>
            <w:color w:val="000000"/>
            <w:sz w:val="22"/>
            <w:szCs w:val="22"/>
          </w:rPr>
          <w:t>AmbL_Dynamic_Color</w:t>
        </w:r>
        <w:r w:rsidR="001C6F9A" w:rsidRPr="008C3AC2">
          <w:rPr>
            <w:rFonts w:ascii="等线" w:eastAsia="等线" w:hAnsi="等线"/>
            <w:sz w:val="21"/>
            <w:szCs w:val="21"/>
          </w:rPr>
          <w:t xml:space="preserve"> </w:t>
        </w:r>
        <w:r w:rsidR="001C6F9A">
          <w:rPr>
            <w:rFonts w:ascii="等线" w:eastAsia="等线" w:hAnsi="等线"/>
            <w:sz w:val="21"/>
            <w:szCs w:val="21"/>
          </w:rPr>
          <w:t xml:space="preserve"> </w:t>
        </w:r>
        <w:r w:rsidR="001C6F9A">
          <w:rPr>
            <w:rFonts w:ascii="等线" w:eastAsia="等线" w:hAnsi="等线" w:hint="eastAsia"/>
            <w:sz w:val="21"/>
            <w:szCs w:val="21"/>
          </w:rPr>
          <w:t>=</w:t>
        </w:r>
        <w:r w:rsidR="001C6F9A">
          <w:rPr>
            <w:rFonts w:ascii="等线" w:eastAsia="等线" w:hAnsi="等线"/>
            <w:sz w:val="21"/>
            <w:szCs w:val="21"/>
          </w:rPr>
          <w:t xml:space="preserve"> </w:t>
        </w:r>
      </w:ins>
      <w:ins w:id="3505" w:author="作者" w:date="2020-09-25T14:03:00Z">
        <w:r w:rsidR="001C6F9A" w:rsidRPr="001C6F9A">
          <w:rPr>
            <w:rFonts w:ascii="等线" w:eastAsia="等线" w:hAnsi="等线"/>
            <w:sz w:val="21"/>
            <w:szCs w:val="21"/>
            <w:rPrChange w:id="3506" w:author="作者" w:date="2020-09-25T14:04:00Z">
              <w:rPr>
                <w:rFonts w:ascii="Calibri" w:hAnsi="Calibri" w:cs="Calibri"/>
                <w:sz w:val="22"/>
                <w:szCs w:val="22"/>
              </w:rPr>
            </w:rPrChange>
          </w:rPr>
          <w:t>0x03</w:t>
        </w:r>
      </w:ins>
      <w:ins w:id="3507" w:author="作者" w:date="2020-09-25T14:04:00Z">
        <w:r w:rsidR="001C6F9A" w:rsidRPr="001C6F9A">
          <w:rPr>
            <w:rFonts w:cs="Tahoma" w:hint="eastAsia"/>
            <w:color w:val="000000"/>
            <w:sz w:val="22"/>
            <w:szCs w:val="22"/>
          </w:rPr>
          <w:t xml:space="preserve"> </w:t>
        </w:r>
        <w:r w:rsidR="001C6F9A" w:rsidRPr="00057ABB">
          <w:rPr>
            <w:rFonts w:cs="Tahoma" w:hint="eastAsia"/>
            <w:color w:val="000000"/>
            <w:sz w:val="22"/>
            <w:szCs w:val="22"/>
          </w:rPr>
          <w:t>deep forest</w:t>
        </w:r>
      </w:ins>
      <w:ins w:id="3508" w:author="作者" w:date="2020-09-25T12:53:00Z">
        <w:r w:rsidR="004F55F8">
          <w:rPr>
            <w:rFonts w:ascii="等线" w:eastAsia="等线" w:hAnsi="等线" w:hint="eastAsia"/>
            <w:sz w:val="21"/>
            <w:szCs w:val="21"/>
          </w:rPr>
          <w:t>）</w:t>
        </w:r>
      </w:ins>
      <w:ins w:id="3509" w:author="作者" w:date="2020-09-25T11:47:00Z">
        <w:r>
          <w:rPr>
            <w:rFonts w:ascii="等线" w:eastAsia="等线" w:hAnsi="等线" w:hint="eastAsia"/>
            <w:sz w:val="21"/>
            <w:szCs w:val="21"/>
          </w:rPr>
          <w:t>。</w:t>
        </w:r>
      </w:ins>
    </w:p>
    <w:p w14:paraId="1F09DC56" w14:textId="2514A905" w:rsidR="00831AF8" w:rsidRDefault="00831AF8">
      <w:pPr>
        <w:pStyle w:val="xmsolistparagraph"/>
        <w:rPr>
          <w:ins w:id="3510" w:author="作者" w:date="2020-09-25T14:05:00Z"/>
          <w:rFonts w:ascii="等线" w:eastAsia="等线" w:hAnsi="等线"/>
          <w:sz w:val="21"/>
          <w:szCs w:val="21"/>
        </w:rPr>
        <w:pPrChange w:id="3511" w:author="作者" w:date="2020-09-25T14:04:00Z">
          <w:pPr/>
        </w:pPrChange>
      </w:pPr>
      <w:ins w:id="3512" w:author="作者" w:date="2020-09-25T14:07:00Z">
        <w:r>
          <w:rPr>
            <w:rFonts w:ascii="等线" w:eastAsia="等线" w:hAnsi="等线" w:hint="eastAsia"/>
            <w:sz w:val="21"/>
            <w:szCs w:val="21"/>
          </w:rPr>
          <w:t>2、休息模式中间如果用户修改了氛围灯配置，</w:t>
        </w:r>
        <w:r>
          <w:rPr>
            <w:rFonts w:ascii="等线" w:eastAsia="等线" w:hAnsi="等线" w:hint="eastAsia"/>
            <w:sz w:val="22"/>
            <w:szCs w:val="22"/>
          </w:rPr>
          <w:t>不会影响休息模式的设置，因为休息模式是一个主控制，氛围灯是一个子集，休息模式</w:t>
        </w:r>
      </w:ins>
      <w:ins w:id="3513" w:author="作者" w:date="2020-09-25T14:08:00Z">
        <w:r>
          <w:rPr>
            <w:rFonts w:ascii="等线" w:eastAsia="等线" w:hAnsi="等线" w:hint="eastAsia"/>
            <w:sz w:val="22"/>
            <w:szCs w:val="22"/>
          </w:rPr>
          <w:t>依然保持原先的模式（如</w:t>
        </w:r>
        <w:r w:rsidRPr="009A563F">
          <w:rPr>
            <w:rFonts w:ascii="等线" w:eastAsia="等线" w:hAnsi="等线" w:hint="eastAsia"/>
            <w:sz w:val="21"/>
            <w:szCs w:val="21"/>
          </w:rPr>
          <w:t>森林模式</w:t>
        </w:r>
        <w:r>
          <w:rPr>
            <w:rFonts w:ascii="等线" w:eastAsia="等线" w:hAnsi="等线" w:hint="eastAsia"/>
            <w:sz w:val="22"/>
            <w:szCs w:val="22"/>
          </w:rPr>
          <w:t>）</w:t>
        </w:r>
      </w:ins>
    </w:p>
    <w:p w14:paraId="7A732EBB" w14:textId="73F7B1AF" w:rsidR="003F29AB" w:rsidRDefault="00831AF8">
      <w:pPr>
        <w:pStyle w:val="xmsolistparagraph"/>
        <w:rPr>
          <w:ins w:id="3514" w:author="作者" w:date="2020-09-25T11:47:00Z"/>
          <w:rFonts w:ascii="等线" w:eastAsia="等线" w:hAnsi="等线"/>
          <w:sz w:val="21"/>
          <w:szCs w:val="21"/>
        </w:rPr>
        <w:pPrChange w:id="3515" w:author="作者" w:date="2020-09-25T14:04:00Z">
          <w:pPr/>
        </w:pPrChange>
      </w:pPr>
      <w:ins w:id="3516" w:author="作者" w:date="2020-09-25T14:08:00Z">
        <w:r>
          <w:rPr>
            <w:rFonts w:ascii="等线" w:eastAsia="等线" w:hAnsi="等线"/>
            <w:sz w:val="21"/>
            <w:szCs w:val="21"/>
          </w:rPr>
          <w:t>3</w:t>
        </w:r>
      </w:ins>
      <w:ins w:id="3517" w:author="作者" w:date="2020-09-25T14:05:00Z">
        <w:r>
          <w:rPr>
            <w:rFonts w:ascii="等线" w:eastAsia="等线" w:hAnsi="等线" w:hint="eastAsia"/>
            <w:sz w:val="21"/>
            <w:szCs w:val="21"/>
          </w:rPr>
          <w:t>、</w:t>
        </w:r>
      </w:ins>
      <w:ins w:id="3518" w:author="作者" w:date="2020-09-25T11:47:00Z">
        <w:r w:rsidR="003F29AB">
          <w:rPr>
            <w:rFonts w:ascii="等线" w:eastAsia="等线" w:hAnsi="等线" w:hint="eastAsia"/>
            <w:sz w:val="21"/>
            <w:szCs w:val="21"/>
          </w:rPr>
          <w:t>退出休息模式的时候IVI恢复原先的配置。</w:t>
        </w:r>
      </w:ins>
      <w:ins w:id="3519" w:author="作者" w:date="2020-09-25T14:05:00Z">
        <w:r>
          <w:rPr>
            <w:rFonts w:ascii="等线" w:eastAsia="等线" w:hAnsi="等线" w:hint="eastAsia"/>
            <w:sz w:val="21"/>
            <w:szCs w:val="21"/>
          </w:rPr>
          <w:t>但是</w:t>
        </w:r>
      </w:ins>
      <w:ins w:id="3520" w:author="作者" w:date="2020-09-25T11:47:00Z">
        <w:r w:rsidR="003F29AB">
          <w:rPr>
            <w:rFonts w:ascii="等线" w:eastAsia="等线" w:hAnsi="等线" w:hint="eastAsia"/>
            <w:sz w:val="21"/>
            <w:szCs w:val="21"/>
          </w:rPr>
          <w:t xml:space="preserve">休息模式中间如果用户修改了氛围灯配置则氛围灯按照实际的配置执行，IVI在休息模式退出时不再恢复原先的配置。 </w:t>
        </w:r>
        <w:del w:id="3521" w:author="作者" w:date="2020-09-25T12:53:00Z">
          <w:r w:rsidR="003F29AB" w:rsidDel="001E371A">
            <w:rPr>
              <w:rFonts w:ascii="等线" w:eastAsia="等线" w:hAnsi="等线"/>
              <w:sz w:val="21"/>
              <w:szCs w:val="21"/>
            </w:rPr>
            <w:fldChar w:fldCharType="begin"/>
          </w:r>
          <w:r w:rsidR="003F29AB" w:rsidDel="001E371A">
            <w:rPr>
              <w:rFonts w:ascii="等线" w:eastAsia="等线" w:hAnsi="等线"/>
              <w:sz w:val="21"/>
              <w:szCs w:val="21"/>
            </w:rPr>
            <w:delInstrText xml:space="preserve"> HYPERLINK "mailto:Ruihao.Huang@desay-svautomotive.com" </w:delInstrText>
          </w:r>
          <w:r w:rsidR="003F29AB" w:rsidDel="001E371A">
            <w:rPr>
              <w:rFonts w:ascii="等线" w:eastAsia="等线" w:hAnsi="等线"/>
              <w:sz w:val="21"/>
              <w:szCs w:val="21"/>
            </w:rPr>
            <w:fldChar w:fldCharType="separate"/>
          </w:r>
          <w:r w:rsidR="003F29AB" w:rsidDel="001E371A">
            <w:rPr>
              <w:rStyle w:val="aff6"/>
              <w:rFonts w:ascii="等线" w:eastAsia="等线" w:hAnsi="等线" w:hint="eastAsia"/>
              <w:sz w:val="21"/>
              <w:szCs w:val="21"/>
            </w:rPr>
            <w:delText>@Huang, Ruihao</w:delText>
          </w:r>
          <w:r w:rsidR="003F29AB" w:rsidDel="001E371A">
            <w:rPr>
              <w:rFonts w:ascii="等线" w:eastAsia="等线" w:hAnsi="等线"/>
              <w:sz w:val="21"/>
              <w:szCs w:val="21"/>
            </w:rPr>
            <w:fldChar w:fldCharType="end"/>
          </w:r>
          <w:r w:rsidR="003F29AB" w:rsidDel="001E371A">
            <w:rPr>
              <w:rFonts w:ascii="等线" w:eastAsia="等线" w:hAnsi="等线" w:hint="eastAsia"/>
              <w:sz w:val="21"/>
              <w:szCs w:val="21"/>
            </w:rPr>
            <w:delText>,  </w:delText>
          </w:r>
          <w:r w:rsidR="003F29AB" w:rsidDel="001E371A">
            <w:rPr>
              <w:rFonts w:ascii="等线" w:eastAsia="等线" w:hAnsi="等线"/>
              <w:sz w:val="21"/>
              <w:szCs w:val="21"/>
            </w:rPr>
            <w:fldChar w:fldCharType="begin"/>
          </w:r>
          <w:r w:rsidR="003F29AB" w:rsidDel="001E371A">
            <w:rPr>
              <w:rFonts w:ascii="等线" w:eastAsia="等线" w:hAnsi="等线"/>
              <w:sz w:val="21"/>
              <w:szCs w:val="21"/>
            </w:rPr>
            <w:delInstrText xml:space="preserve"> HYPERLINK "mailto:Lidi.Xu@desay-svautomotive.com" </w:delInstrText>
          </w:r>
          <w:r w:rsidR="003F29AB" w:rsidDel="001E371A">
            <w:rPr>
              <w:rFonts w:ascii="等线" w:eastAsia="等线" w:hAnsi="等线"/>
              <w:sz w:val="21"/>
              <w:szCs w:val="21"/>
            </w:rPr>
            <w:fldChar w:fldCharType="separate"/>
          </w:r>
          <w:r w:rsidR="003F29AB" w:rsidDel="001E371A">
            <w:rPr>
              <w:rStyle w:val="aff6"/>
              <w:rFonts w:ascii="等线" w:eastAsia="等线" w:hAnsi="等线" w:hint="eastAsia"/>
              <w:sz w:val="21"/>
              <w:szCs w:val="21"/>
            </w:rPr>
            <w:delText>@Xu, Lidi</w:delText>
          </w:r>
          <w:r w:rsidR="003F29AB" w:rsidDel="001E371A">
            <w:rPr>
              <w:rFonts w:ascii="等线" w:eastAsia="等线" w:hAnsi="等线"/>
              <w:sz w:val="21"/>
              <w:szCs w:val="21"/>
            </w:rPr>
            <w:fldChar w:fldCharType="end"/>
          </w:r>
        </w:del>
      </w:ins>
    </w:p>
    <w:p w14:paraId="70F3608B" w14:textId="36AED58F" w:rsidR="00BA6FCA" w:rsidDel="007A40FD" w:rsidRDefault="005B3E11">
      <w:pPr>
        <w:pStyle w:val="a1"/>
        <w:rPr>
          <w:del w:id="3522" w:author="作者" w:date="2020-09-16T16:20:00Z"/>
          <w:rFonts w:ascii="等线" w:eastAsia="等线" w:hAnsi="等线" w:cs="宋体"/>
          <w:sz w:val="22"/>
          <w:szCs w:val="22"/>
          <w:lang w:eastAsia="zh-CN"/>
        </w:rPr>
        <w:pPrChange w:id="3523" w:author="作者" w:date="2020-09-14T15:07:00Z">
          <w:pPr>
            <w:pStyle w:val="a1"/>
            <w:ind w:firstLineChars="200" w:firstLine="440"/>
          </w:pPr>
        </w:pPrChange>
      </w:pPr>
      <w:ins w:id="3524" w:author="作者" w:date="2020-09-16T16:56:00Z">
        <w:del w:id="3525" w:author="作者" w:date="2020-09-25T11:35:00Z">
          <w:r w:rsidRPr="001F2DA4" w:rsidDel="001F2DA4">
            <w:rPr>
              <w:rFonts w:ascii="等线" w:eastAsia="等线" w:hAnsi="等线" w:cs="宋体" w:hint="eastAsia"/>
              <w:sz w:val="22"/>
              <w:szCs w:val="22"/>
              <w:lang w:eastAsia="zh-CN"/>
              <w:rPrChange w:id="3526" w:author="作者" w:date="2020-09-25T11:35:00Z">
                <w:rPr>
                  <w:rFonts w:ascii="等线" w:eastAsia="等线" w:hAnsi="等线" w:cs="宋体" w:hint="eastAsia"/>
                  <w:sz w:val="22"/>
                  <w:szCs w:val="22"/>
                  <w:highlight w:val="yellow"/>
                </w:rPr>
              </w:rPrChange>
            </w:rPr>
            <w:delText>？</w:delText>
          </w:r>
        </w:del>
      </w:ins>
    </w:p>
    <w:p w14:paraId="6FA0CB6F" w14:textId="1BFCA4E1" w:rsidR="007A40FD" w:rsidRDefault="007A40FD">
      <w:pPr>
        <w:pStyle w:val="a1"/>
        <w:rPr>
          <w:ins w:id="3527" w:author="作者" w:date="2020-09-16T17:22:00Z"/>
          <w:rFonts w:ascii="等线" w:eastAsia="等线" w:hAnsi="等线" w:cs="宋体"/>
          <w:sz w:val="22"/>
          <w:szCs w:val="22"/>
          <w:lang w:eastAsia="zh-CN"/>
        </w:rPr>
        <w:pPrChange w:id="3528" w:author="作者" w:date="2020-09-14T15:07:00Z">
          <w:pPr>
            <w:pStyle w:val="a1"/>
            <w:ind w:firstLineChars="200" w:firstLine="440"/>
          </w:pPr>
        </w:pPrChange>
      </w:pPr>
    </w:p>
    <w:p w14:paraId="22788623" w14:textId="41CDA5DF" w:rsidR="007A40FD" w:rsidRDefault="007A40FD" w:rsidP="007A40FD">
      <w:pPr>
        <w:pStyle w:val="31"/>
        <w:tabs>
          <w:tab w:val="clear" w:pos="432"/>
        </w:tabs>
        <w:rPr>
          <w:ins w:id="3529" w:author="作者" w:date="2020-09-25T15:27:00Z"/>
          <w:rFonts w:ascii="微软雅黑" w:eastAsia="微软雅黑" w:hAnsi="微软雅黑" w:cs="微软雅黑"/>
          <w:lang w:eastAsia="zh-CN"/>
        </w:rPr>
      </w:pPr>
      <w:bookmarkStart w:id="3530" w:name="_Toc51940507"/>
      <w:ins w:id="3531" w:author="作者" w:date="2020-09-16T17:22:00Z">
        <w:r>
          <w:rPr>
            <w:rFonts w:ascii="微软雅黑" w:eastAsia="微软雅黑" w:hAnsi="微软雅黑" w:cs="微软雅黑" w:hint="eastAsia"/>
            <w:lang w:eastAsia="zh-CN"/>
          </w:rPr>
          <w:t>优先级</w:t>
        </w:r>
      </w:ins>
      <w:bookmarkEnd w:id="3530"/>
    </w:p>
    <w:p w14:paraId="09613601" w14:textId="242EF757" w:rsidR="00E84410" w:rsidRPr="00E84410" w:rsidDel="00E84410" w:rsidRDefault="00E84410">
      <w:pPr>
        <w:pStyle w:val="a1"/>
        <w:rPr>
          <w:ins w:id="3532" w:author="作者" w:date="2020-09-16T17:23:00Z"/>
          <w:del w:id="3533" w:author="作者" w:date="2020-09-25T15:27:00Z"/>
          <w:rFonts w:eastAsia="微软雅黑"/>
          <w:lang w:eastAsia="zh-CN"/>
          <w:rPrChange w:id="3534" w:author="作者" w:date="2020-09-25T15:27:00Z">
            <w:rPr>
              <w:ins w:id="3535" w:author="作者" w:date="2020-09-16T17:23:00Z"/>
              <w:del w:id="3536" w:author="作者" w:date="2020-09-25T15:27:00Z"/>
              <w:rFonts w:ascii="微软雅黑" w:eastAsia="微软雅黑" w:hAnsi="微软雅黑" w:cs="微软雅黑"/>
              <w:lang w:eastAsia="zh-CN"/>
            </w:rPr>
          </w:rPrChange>
        </w:rPr>
        <w:pPrChange w:id="3537" w:author="Xu, Lidi" w:date="2020-09-25T15:27:00Z">
          <w:pPr>
            <w:pStyle w:val="31"/>
            <w:tabs>
              <w:tab w:val="clear" w:pos="432"/>
            </w:tabs>
          </w:pPr>
        </w:pPrChange>
      </w:pPr>
    </w:p>
    <w:p w14:paraId="4561120B" w14:textId="38D39109" w:rsidR="00FB6B28" w:rsidDel="00E84410" w:rsidRDefault="00FB6B28">
      <w:pPr>
        <w:pStyle w:val="a1"/>
        <w:rPr>
          <w:ins w:id="3538" w:author="作者" w:date="2020-09-17T16:10:00Z"/>
          <w:del w:id="3539" w:author="作者" w:date="2020-09-25T15:27:00Z"/>
          <w:rFonts w:eastAsia="微软雅黑"/>
          <w:lang w:eastAsia="zh-CN"/>
        </w:rPr>
        <w:pPrChange w:id="3540" w:author="作者" w:date="2020-09-16T17:23:00Z">
          <w:pPr>
            <w:pStyle w:val="31"/>
            <w:tabs>
              <w:tab w:val="clear" w:pos="432"/>
            </w:tabs>
          </w:pPr>
        </w:pPrChange>
      </w:pPr>
    </w:p>
    <w:tbl>
      <w:tblPr>
        <w:tblW w:w="8897" w:type="dxa"/>
        <w:tblInd w:w="108" w:type="dxa"/>
        <w:tblLook w:val="04A0" w:firstRow="1" w:lastRow="0" w:firstColumn="1" w:lastColumn="0" w:noHBand="0" w:noVBand="1"/>
        <w:tblPrChange w:id="3541" w:author="作者" w:date="2020-09-25T15:29:00Z">
          <w:tblPr>
            <w:tblW w:w="8760" w:type="dxa"/>
            <w:tblInd w:w="108" w:type="dxa"/>
            <w:tblLook w:val="04A0" w:firstRow="1" w:lastRow="0" w:firstColumn="1" w:lastColumn="0" w:noHBand="0" w:noVBand="1"/>
          </w:tblPr>
        </w:tblPrChange>
      </w:tblPr>
      <w:tblGrid>
        <w:gridCol w:w="2660"/>
        <w:gridCol w:w="2410"/>
        <w:gridCol w:w="90"/>
        <w:gridCol w:w="2461"/>
        <w:gridCol w:w="1144"/>
        <w:gridCol w:w="132"/>
        <w:tblGridChange w:id="3542">
          <w:tblGrid>
            <w:gridCol w:w="2640"/>
            <w:gridCol w:w="20"/>
            <w:gridCol w:w="2410"/>
            <w:gridCol w:w="70"/>
            <w:gridCol w:w="2440"/>
            <w:gridCol w:w="41"/>
            <w:gridCol w:w="1139"/>
            <w:gridCol w:w="137"/>
          </w:tblGrid>
        </w:tblGridChange>
      </w:tblGrid>
      <w:tr w:rsidR="00F3592F" w:rsidRPr="00F3592F" w:rsidDel="00E84410" w14:paraId="035C3A87" w14:textId="22DED073" w:rsidTr="00E84410">
        <w:trPr>
          <w:gridAfter w:val="1"/>
          <w:wAfter w:w="132" w:type="dxa"/>
          <w:trHeight w:val="720"/>
          <w:ins w:id="3543" w:author="作者" w:date="2020-09-17T16:10:00Z"/>
          <w:del w:id="3544" w:author="作者" w:date="2020-09-25T15:27:00Z"/>
          <w:trPrChange w:id="3545" w:author="作者" w:date="2020-09-25T15:29:00Z">
            <w:trPr>
              <w:gridAfter w:val="1"/>
              <w:trHeight w:val="720"/>
            </w:trPr>
          </w:trPrChange>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hideMark/>
            <w:tcPrChange w:id="3546" w:author="作者" w:date="2020-09-25T15:29:00Z">
              <w:tcPr>
                <w:tcW w:w="2640" w:type="dxa"/>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67BB7427" w14:textId="07815025" w:rsidR="00F3592F" w:rsidRPr="00F3592F" w:rsidDel="00E84410" w:rsidRDefault="00F3592F" w:rsidP="00F3592F">
            <w:pPr>
              <w:rPr>
                <w:ins w:id="3547" w:author="作者" w:date="2020-09-17T16:10:00Z"/>
                <w:del w:id="3548" w:author="作者" w:date="2020-09-25T15:27:00Z"/>
                <w:rFonts w:ascii="等线" w:eastAsia="等线" w:hAnsi="等线" w:cs="Tahoma"/>
                <w:b/>
                <w:bCs/>
                <w:color w:val="000000"/>
                <w:sz w:val="28"/>
                <w:szCs w:val="28"/>
              </w:rPr>
            </w:pPr>
            <w:ins w:id="3549" w:author="作者" w:date="2020-09-17T16:10:00Z">
              <w:del w:id="3550" w:author="作者" w:date="2020-09-25T15:27:00Z">
                <w:r w:rsidRPr="00F3592F" w:rsidDel="00E84410">
                  <w:rPr>
                    <w:rFonts w:ascii="等线" w:eastAsia="等线" w:hAnsi="等线" w:cs="Tahoma" w:hint="eastAsia"/>
                    <w:b/>
                    <w:bCs/>
                    <w:color w:val="000000"/>
                    <w:sz w:val="28"/>
                    <w:szCs w:val="28"/>
                  </w:rPr>
                  <w:delText>Mode</w:delText>
                </w:r>
                <w:r w:rsidRPr="00F3592F" w:rsidDel="00E84410">
                  <w:rPr>
                    <w:rFonts w:ascii="等线" w:eastAsia="等线" w:hAnsi="等线" w:cs="Tahoma" w:hint="eastAsia"/>
                    <w:b/>
                    <w:bCs/>
                    <w:color w:val="000000"/>
                    <w:sz w:val="28"/>
                    <w:szCs w:val="28"/>
                  </w:rPr>
                  <w:br/>
                  <w:delText>Rank 1</w:delText>
                </w:r>
              </w:del>
            </w:ins>
          </w:p>
        </w:tc>
        <w:tc>
          <w:tcPr>
            <w:tcW w:w="2500" w:type="dxa"/>
            <w:gridSpan w:val="2"/>
            <w:tcBorders>
              <w:top w:val="single" w:sz="4" w:space="0" w:color="auto"/>
              <w:left w:val="nil"/>
              <w:bottom w:val="single" w:sz="4" w:space="0" w:color="auto"/>
              <w:right w:val="single" w:sz="4" w:space="0" w:color="auto"/>
            </w:tcBorders>
            <w:shd w:val="clear" w:color="auto" w:fill="auto"/>
            <w:vAlign w:val="center"/>
            <w:hideMark/>
            <w:tcPrChange w:id="3551" w:author="作者" w:date="2020-09-25T15:29:00Z">
              <w:tcPr>
                <w:tcW w:w="2500" w:type="dxa"/>
                <w:gridSpan w:val="3"/>
                <w:tcBorders>
                  <w:top w:val="single" w:sz="4" w:space="0" w:color="auto"/>
                  <w:left w:val="nil"/>
                  <w:bottom w:val="single" w:sz="4" w:space="0" w:color="auto"/>
                  <w:right w:val="single" w:sz="4" w:space="0" w:color="auto"/>
                </w:tcBorders>
                <w:shd w:val="clear" w:color="auto" w:fill="auto"/>
                <w:vAlign w:val="center"/>
                <w:hideMark/>
              </w:tcPr>
            </w:tcPrChange>
          </w:tcPr>
          <w:p w14:paraId="1D63EDFD" w14:textId="30073CCA" w:rsidR="00F3592F" w:rsidRPr="00F3592F" w:rsidDel="00E84410" w:rsidRDefault="00F3592F" w:rsidP="00F3592F">
            <w:pPr>
              <w:rPr>
                <w:ins w:id="3552" w:author="作者" w:date="2020-09-17T16:10:00Z"/>
                <w:del w:id="3553" w:author="作者" w:date="2020-09-25T15:27:00Z"/>
                <w:rFonts w:ascii="等线" w:eastAsia="等线" w:hAnsi="等线" w:cs="Tahoma"/>
                <w:b/>
                <w:bCs/>
                <w:color w:val="000000"/>
                <w:sz w:val="28"/>
                <w:szCs w:val="28"/>
              </w:rPr>
            </w:pPr>
            <w:ins w:id="3554" w:author="作者" w:date="2020-09-17T16:10:00Z">
              <w:del w:id="3555" w:author="作者" w:date="2020-09-25T15:27:00Z">
                <w:r w:rsidRPr="00F3592F" w:rsidDel="00E84410">
                  <w:rPr>
                    <w:rFonts w:ascii="等线" w:eastAsia="等线" w:hAnsi="等线" w:cs="Tahoma" w:hint="eastAsia"/>
                    <w:b/>
                    <w:bCs/>
                    <w:color w:val="000000"/>
                    <w:sz w:val="28"/>
                    <w:szCs w:val="28"/>
                  </w:rPr>
                  <w:delText>Mode</w:delText>
                </w:r>
                <w:r w:rsidRPr="00F3592F" w:rsidDel="00E84410">
                  <w:rPr>
                    <w:rFonts w:ascii="等线" w:eastAsia="等线" w:hAnsi="等线" w:cs="Tahoma" w:hint="eastAsia"/>
                    <w:b/>
                    <w:bCs/>
                    <w:color w:val="000000"/>
                    <w:sz w:val="28"/>
                    <w:szCs w:val="28"/>
                  </w:rPr>
                  <w:br/>
                  <w:delText>Rank 2</w:delText>
                </w:r>
              </w:del>
            </w:ins>
          </w:p>
        </w:tc>
        <w:tc>
          <w:tcPr>
            <w:tcW w:w="2461" w:type="dxa"/>
            <w:tcBorders>
              <w:top w:val="single" w:sz="4" w:space="0" w:color="auto"/>
              <w:left w:val="nil"/>
              <w:bottom w:val="single" w:sz="4" w:space="0" w:color="auto"/>
              <w:right w:val="single" w:sz="4" w:space="0" w:color="auto"/>
            </w:tcBorders>
            <w:shd w:val="clear" w:color="auto" w:fill="auto"/>
            <w:vAlign w:val="center"/>
            <w:hideMark/>
            <w:tcPrChange w:id="3556" w:author="作者" w:date="2020-09-25T15:29:00Z">
              <w:tcPr>
                <w:tcW w:w="2440" w:type="dxa"/>
                <w:tcBorders>
                  <w:top w:val="single" w:sz="4" w:space="0" w:color="auto"/>
                  <w:left w:val="nil"/>
                  <w:bottom w:val="single" w:sz="4" w:space="0" w:color="auto"/>
                  <w:right w:val="single" w:sz="4" w:space="0" w:color="auto"/>
                </w:tcBorders>
                <w:shd w:val="clear" w:color="auto" w:fill="auto"/>
                <w:vAlign w:val="center"/>
                <w:hideMark/>
              </w:tcPr>
            </w:tcPrChange>
          </w:tcPr>
          <w:p w14:paraId="1DADB304" w14:textId="2F934F8E" w:rsidR="00F3592F" w:rsidRPr="00F3592F" w:rsidDel="00E84410" w:rsidRDefault="00F3592F" w:rsidP="00F3592F">
            <w:pPr>
              <w:rPr>
                <w:ins w:id="3557" w:author="作者" w:date="2020-09-17T16:10:00Z"/>
                <w:del w:id="3558" w:author="作者" w:date="2020-09-25T15:27:00Z"/>
                <w:rFonts w:ascii="等线" w:eastAsia="等线" w:hAnsi="等线" w:cs="Tahoma"/>
                <w:b/>
                <w:bCs/>
                <w:color w:val="000000"/>
                <w:sz w:val="28"/>
                <w:szCs w:val="28"/>
              </w:rPr>
            </w:pPr>
            <w:ins w:id="3559" w:author="作者" w:date="2020-09-17T16:10:00Z">
              <w:del w:id="3560" w:author="作者" w:date="2020-09-25T15:27:00Z">
                <w:r w:rsidRPr="00F3592F" w:rsidDel="00E84410">
                  <w:rPr>
                    <w:rFonts w:ascii="等线" w:eastAsia="等线" w:hAnsi="等线" w:cs="Tahoma" w:hint="eastAsia"/>
                    <w:b/>
                    <w:bCs/>
                    <w:color w:val="000000"/>
                    <w:sz w:val="28"/>
                    <w:szCs w:val="28"/>
                  </w:rPr>
                  <w:delText>Mode</w:delText>
                </w:r>
                <w:r w:rsidRPr="00F3592F" w:rsidDel="00E84410">
                  <w:rPr>
                    <w:rFonts w:ascii="等线" w:eastAsia="等线" w:hAnsi="等线" w:cs="Tahoma" w:hint="eastAsia"/>
                    <w:b/>
                    <w:bCs/>
                    <w:color w:val="000000"/>
                    <w:sz w:val="28"/>
                    <w:szCs w:val="28"/>
                  </w:rPr>
                  <w:br/>
                  <w:delText>Rank 3</w:delText>
                </w:r>
              </w:del>
            </w:ins>
          </w:p>
        </w:tc>
        <w:tc>
          <w:tcPr>
            <w:tcW w:w="1144" w:type="dxa"/>
            <w:tcBorders>
              <w:top w:val="single" w:sz="4" w:space="0" w:color="auto"/>
              <w:left w:val="nil"/>
              <w:bottom w:val="single" w:sz="4" w:space="0" w:color="auto"/>
              <w:right w:val="single" w:sz="4" w:space="0" w:color="auto"/>
            </w:tcBorders>
            <w:shd w:val="clear" w:color="auto" w:fill="auto"/>
            <w:noWrap/>
            <w:vAlign w:val="center"/>
            <w:hideMark/>
            <w:tcPrChange w:id="3561" w:author="作者" w:date="2020-09-25T15:29:00Z">
              <w:tcPr>
                <w:tcW w:w="1180" w:type="dxa"/>
                <w:gridSpan w:val="2"/>
                <w:tcBorders>
                  <w:top w:val="single" w:sz="4" w:space="0" w:color="auto"/>
                  <w:left w:val="nil"/>
                  <w:bottom w:val="single" w:sz="4" w:space="0" w:color="auto"/>
                  <w:right w:val="single" w:sz="4" w:space="0" w:color="auto"/>
                </w:tcBorders>
                <w:shd w:val="clear" w:color="auto" w:fill="auto"/>
                <w:noWrap/>
                <w:vAlign w:val="center"/>
                <w:hideMark/>
              </w:tcPr>
            </w:tcPrChange>
          </w:tcPr>
          <w:p w14:paraId="2BB96B75" w14:textId="12EF7C16" w:rsidR="00F3592F" w:rsidRPr="00F3592F" w:rsidDel="00E84410" w:rsidRDefault="00F3592F" w:rsidP="00F3592F">
            <w:pPr>
              <w:rPr>
                <w:ins w:id="3562" w:author="作者" w:date="2020-09-17T16:10:00Z"/>
                <w:del w:id="3563" w:author="作者" w:date="2020-09-25T15:27:00Z"/>
                <w:rFonts w:ascii="等线" w:eastAsia="等线" w:hAnsi="等线" w:cs="Tahoma"/>
                <w:b/>
                <w:bCs/>
                <w:color w:val="000000"/>
                <w:sz w:val="28"/>
                <w:szCs w:val="28"/>
              </w:rPr>
            </w:pPr>
            <w:bookmarkStart w:id="3564" w:name="RANGE!D1"/>
            <w:ins w:id="3565" w:author="作者" w:date="2020-09-17T16:10:00Z">
              <w:del w:id="3566" w:author="作者" w:date="2020-09-25T15:27:00Z">
                <w:r w:rsidRPr="00F3592F" w:rsidDel="00E84410">
                  <w:rPr>
                    <w:rFonts w:ascii="等线" w:eastAsia="等线" w:hAnsi="等线" w:cs="Tahoma" w:hint="eastAsia"/>
                    <w:b/>
                    <w:bCs/>
                    <w:color w:val="000000"/>
                    <w:sz w:val="28"/>
                    <w:szCs w:val="28"/>
                  </w:rPr>
                  <w:delText>Priority</w:delText>
                </w:r>
                <w:bookmarkEnd w:id="3564"/>
              </w:del>
            </w:ins>
          </w:p>
        </w:tc>
      </w:tr>
      <w:tr w:rsidR="00F3592F" w:rsidRPr="00F3592F" w:rsidDel="00E84410" w14:paraId="3F374AFD" w14:textId="4940FBAB" w:rsidTr="00E84410">
        <w:trPr>
          <w:gridAfter w:val="1"/>
          <w:wAfter w:w="132" w:type="dxa"/>
          <w:trHeight w:val="285"/>
          <w:ins w:id="3567" w:author="作者" w:date="2020-09-17T16:10:00Z"/>
          <w:del w:id="3568" w:author="作者" w:date="2020-09-25T15:27:00Z"/>
          <w:trPrChange w:id="3569" w:author="作者" w:date="2020-09-25T15:29:00Z">
            <w:trPr>
              <w:gridAfter w:val="1"/>
              <w:trHeight w:val="285"/>
            </w:trPr>
          </w:trPrChange>
        </w:trPr>
        <w:tc>
          <w:tcPr>
            <w:tcW w:w="2660" w:type="dxa"/>
            <w:vMerge w:val="restart"/>
            <w:tcBorders>
              <w:top w:val="nil"/>
              <w:left w:val="single" w:sz="4" w:space="0" w:color="auto"/>
              <w:bottom w:val="single" w:sz="4" w:space="0" w:color="auto"/>
              <w:right w:val="single" w:sz="4" w:space="0" w:color="auto"/>
            </w:tcBorders>
            <w:shd w:val="clear" w:color="auto" w:fill="auto"/>
            <w:vAlign w:val="center"/>
            <w:hideMark/>
            <w:tcPrChange w:id="3570"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vAlign w:val="center"/>
                <w:hideMark/>
              </w:tcPr>
            </w:tcPrChange>
          </w:tcPr>
          <w:p w14:paraId="043E0A6A" w14:textId="7A52EB5B" w:rsidR="00F3592F" w:rsidRPr="00F3592F" w:rsidDel="00E84410" w:rsidRDefault="00F3592F" w:rsidP="00F3592F">
            <w:pPr>
              <w:rPr>
                <w:ins w:id="3571" w:author="作者" w:date="2020-09-17T16:10:00Z"/>
                <w:del w:id="3572" w:author="作者" w:date="2020-09-25T15:27:00Z"/>
                <w:rFonts w:ascii="等线" w:eastAsia="等线" w:hAnsi="等线" w:cs="Tahoma"/>
                <w:color w:val="000000"/>
              </w:rPr>
            </w:pPr>
            <w:ins w:id="3573" w:author="作者" w:date="2020-09-17T16:10:00Z">
              <w:del w:id="3574" w:author="作者" w:date="2020-09-25T15:27:00Z">
                <w:r w:rsidRPr="00F3592F" w:rsidDel="00E84410">
                  <w:rPr>
                    <w:rFonts w:ascii="等线" w:eastAsia="等线" w:hAnsi="等线" w:cs="Tahoma" w:hint="eastAsia"/>
                    <w:color w:val="000000"/>
                  </w:rPr>
                  <w:delText>vehicle condition mode</w:delText>
                </w:r>
              </w:del>
            </w:ins>
          </w:p>
        </w:tc>
        <w:tc>
          <w:tcPr>
            <w:tcW w:w="2500" w:type="dxa"/>
            <w:gridSpan w:val="2"/>
            <w:tcBorders>
              <w:top w:val="nil"/>
              <w:left w:val="nil"/>
              <w:bottom w:val="single" w:sz="4" w:space="0" w:color="auto"/>
              <w:right w:val="single" w:sz="4" w:space="0" w:color="auto"/>
            </w:tcBorders>
            <w:shd w:val="clear" w:color="auto" w:fill="auto"/>
            <w:noWrap/>
            <w:vAlign w:val="center"/>
            <w:hideMark/>
            <w:tcPrChange w:id="3575"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5B222EEA" w14:textId="7D92CD0C" w:rsidR="00F3592F" w:rsidRPr="00F3592F" w:rsidDel="00E84410" w:rsidRDefault="00F3592F" w:rsidP="00F3592F">
            <w:pPr>
              <w:rPr>
                <w:ins w:id="3576" w:author="作者" w:date="2020-09-17T16:10:00Z"/>
                <w:del w:id="3577" w:author="作者" w:date="2020-09-25T15:27:00Z"/>
                <w:rFonts w:ascii="等线" w:eastAsia="等线" w:hAnsi="等线" w:cs="Tahoma"/>
                <w:color w:val="000000"/>
              </w:rPr>
            </w:pPr>
            <w:ins w:id="3578" w:author="作者" w:date="2020-09-17T16:10:00Z">
              <w:del w:id="3579" w:author="作者" w:date="2020-09-25T15:27:00Z">
                <w:r w:rsidRPr="00F3592F" w:rsidDel="00E84410">
                  <w:rPr>
                    <w:rFonts w:ascii="等线" w:eastAsia="等线" w:hAnsi="等线" w:cs="Tahoma" w:hint="eastAsia"/>
                    <w:color w:val="000000"/>
                  </w:rPr>
                  <w:delText>radar alarm</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580"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496EBFDE" w14:textId="107FFEF4" w:rsidR="00F3592F" w:rsidRPr="00F3592F" w:rsidDel="00E84410" w:rsidRDefault="00F3592F" w:rsidP="00F3592F">
            <w:pPr>
              <w:rPr>
                <w:ins w:id="3581" w:author="作者" w:date="2020-09-17T16:10:00Z"/>
                <w:del w:id="3582" w:author="作者" w:date="2020-09-25T15:27:00Z"/>
                <w:rFonts w:ascii="等线" w:eastAsia="等线" w:hAnsi="等线" w:cs="Tahoma"/>
                <w:color w:val="000000"/>
              </w:rPr>
            </w:pPr>
            <w:ins w:id="3583" w:author="作者" w:date="2020-09-17T16:10:00Z">
              <w:del w:id="3584" w:author="作者" w:date="2020-09-25T15:27:00Z">
                <w:r w:rsidRPr="00F3592F"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auto" w:fill="auto"/>
            <w:noWrap/>
            <w:vAlign w:val="center"/>
            <w:hideMark/>
            <w:tcPrChange w:id="3585" w:author="作者" w:date="2020-09-25T15:29:00Z">
              <w:tcPr>
                <w:tcW w:w="1180" w:type="dxa"/>
                <w:gridSpan w:val="2"/>
                <w:tcBorders>
                  <w:top w:val="nil"/>
                  <w:left w:val="nil"/>
                  <w:bottom w:val="single" w:sz="4" w:space="0" w:color="auto"/>
                  <w:right w:val="single" w:sz="4" w:space="0" w:color="auto"/>
                </w:tcBorders>
                <w:shd w:val="clear" w:color="auto" w:fill="auto"/>
                <w:noWrap/>
                <w:vAlign w:val="center"/>
                <w:hideMark/>
              </w:tcPr>
            </w:tcPrChange>
          </w:tcPr>
          <w:p w14:paraId="38C380F7" w14:textId="4297811D" w:rsidR="00F3592F" w:rsidRPr="00F3592F" w:rsidDel="00E84410" w:rsidRDefault="00F3592F" w:rsidP="00F3592F">
            <w:pPr>
              <w:rPr>
                <w:ins w:id="3586" w:author="作者" w:date="2020-09-17T16:10:00Z"/>
                <w:del w:id="3587" w:author="作者" w:date="2020-09-25T15:27:00Z"/>
                <w:rFonts w:ascii="等线" w:eastAsia="等线" w:hAnsi="等线" w:cs="Tahoma"/>
                <w:color w:val="000000"/>
              </w:rPr>
            </w:pPr>
            <w:ins w:id="3588" w:author="作者" w:date="2020-09-17T16:10:00Z">
              <w:del w:id="3589" w:author="作者" w:date="2020-09-25T15:27:00Z">
                <w:r w:rsidRPr="00F3592F" w:rsidDel="00E84410">
                  <w:rPr>
                    <w:rFonts w:ascii="等线" w:eastAsia="等线" w:hAnsi="等线" w:cs="Tahoma" w:hint="eastAsia"/>
                    <w:color w:val="000000"/>
                  </w:rPr>
                  <w:delText>1</w:delText>
                </w:r>
              </w:del>
            </w:ins>
          </w:p>
        </w:tc>
      </w:tr>
      <w:tr w:rsidR="00F3592F" w:rsidRPr="00F3592F" w:rsidDel="00E84410" w14:paraId="147FFC60" w14:textId="5C7F3257" w:rsidTr="00E84410">
        <w:trPr>
          <w:gridAfter w:val="1"/>
          <w:wAfter w:w="132" w:type="dxa"/>
          <w:trHeight w:val="285"/>
          <w:ins w:id="3590" w:author="作者" w:date="2020-09-17T16:10:00Z"/>
          <w:del w:id="3591" w:author="作者" w:date="2020-09-25T15:27:00Z"/>
          <w:trPrChange w:id="3592"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593"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47449BC9" w14:textId="5D03A98F" w:rsidR="00F3592F" w:rsidRPr="00F3592F" w:rsidDel="00E84410" w:rsidRDefault="00F3592F" w:rsidP="00F3592F">
            <w:pPr>
              <w:rPr>
                <w:ins w:id="3594" w:author="作者" w:date="2020-09-17T16:10:00Z"/>
                <w:del w:id="3595"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hideMark/>
            <w:tcPrChange w:id="3596"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2E1939A0" w14:textId="612F2325" w:rsidR="00F3592F" w:rsidRPr="00F3592F" w:rsidDel="00E84410" w:rsidRDefault="00F3592F" w:rsidP="00F3592F">
            <w:pPr>
              <w:rPr>
                <w:ins w:id="3597" w:author="作者" w:date="2020-09-17T16:10:00Z"/>
                <w:del w:id="3598" w:author="作者" w:date="2020-09-25T15:27:00Z"/>
                <w:rFonts w:ascii="等线" w:eastAsia="等线" w:hAnsi="等线" w:cs="Tahoma"/>
                <w:color w:val="000000"/>
              </w:rPr>
            </w:pPr>
            <w:ins w:id="3599" w:author="作者" w:date="2020-09-17T16:10:00Z">
              <w:del w:id="3600" w:author="作者" w:date="2020-09-25T15:27:00Z">
                <w:r w:rsidRPr="00F3592F" w:rsidDel="00E84410">
                  <w:rPr>
                    <w:rFonts w:ascii="等线" w:eastAsia="等线" w:hAnsi="等线" w:cs="Tahoma" w:hint="eastAsia"/>
                    <w:color w:val="000000"/>
                  </w:rPr>
                  <w:delText>speed alarm</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601"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18C46D2B" w14:textId="6815D45B" w:rsidR="00F3592F" w:rsidRPr="00F3592F" w:rsidDel="00E84410" w:rsidRDefault="00F3592F" w:rsidP="00F3592F">
            <w:pPr>
              <w:rPr>
                <w:ins w:id="3602" w:author="作者" w:date="2020-09-17T16:10:00Z"/>
                <w:del w:id="3603" w:author="作者" w:date="2020-09-25T15:27:00Z"/>
                <w:rFonts w:ascii="等线" w:eastAsia="等线" w:hAnsi="等线" w:cs="Tahoma"/>
                <w:color w:val="000000"/>
              </w:rPr>
            </w:pPr>
            <w:ins w:id="3604" w:author="作者" w:date="2020-09-17T16:10:00Z">
              <w:del w:id="3605" w:author="作者" w:date="2020-09-25T15:27:00Z">
                <w:r w:rsidRPr="00F3592F"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auto" w:fill="auto"/>
            <w:noWrap/>
            <w:vAlign w:val="center"/>
            <w:hideMark/>
            <w:tcPrChange w:id="3606" w:author="作者" w:date="2020-09-25T15:29:00Z">
              <w:tcPr>
                <w:tcW w:w="1180" w:type="dxa"/>
                <w:gridSpan w:val="2"/>
                <w:tcBorders>
                  <w:top w:val="nil"/>
                  <w:left w:val="nil"/>
                  <w:bottom w:val="single" w:sz="4" w:space="0" w:color="auto"/>
                  <w:right w:val="single" w:sz="4" w:space="0" w:color="auto"/>
                </w:tcBorders>
                <w:shd w:val="clear" w:color="auto" w:fill="auto"/>
                <w:noWrap/>
                <w:vAlign w:val="center"/>
                <w:hideMark/>
              </w:tcPr>
            </w:tcPrChange>
          </w:tcPr>
          <w:p w14:paraId="429CCD62" w14:textId="6636B9B5" w:rsidR="00F3592F" w:rsidRPr="00F3592F" w:rsidDel="00E84410" w:rsidRDefault="00F3592F" w:rsidP="00F3592F">
            <w:pPr>
              <w:rPr>
                <w:ins w:id="3607" w:author="作者" w:date="2020-09-17T16:10:00Z"/>
                <w:del w:id="3608" w:author="作者" w:date="2020-09-25T15:27:00Z"/>
                <w:rFonts w:ascii="等线" w:eastAsia="等线" w:hAnsi="等线" w:cs="Tahoma"/>
                <w:color w:val="000000"/>
              </w:rPr>
            </w:pPr>
            <w:ins w:id="3609" w:author="作者" w:date="2020-09-17T16:10:00Z">
              <w:del w:id="3610" w:author="作者" w:date="2020-09-25T15:27:00Z">
                <w:r w:rsidRPr="00F3592F" w:rsidDel="00E84410">
                  <w:rPr>
                    <w:rFonts w:ascii="等线" w:eastAsia="等线" w:hAnsi="等线" w:cs="Tahoma" w:hint="eastAsia"/>
                    <w:color w:val="000000"/>
                  </w:rPr>
                  <w:delText>1</w:delText>
                </w:r>
              </w:del>
            </w:ins>
          </w:p>
        </w:tc>
      </w:tr>
      <w:tr w:rsidR="00F3592F" w:rsidRPr="00F3592F" w:rsidDel="00E84410" w14:paraId="4B1C0833" w14:textId="275844BE" w:rsidTr="00E84410">
        <w:trPr>
          <w:gridAfter w:val="1"/>
          <w:wAfter w:w="132" w:type="dxa"/>
          <w:trHeight w:val="285"/>
          <w:ins w:id="3611" w:author="作者" w:date="2020-09-17T16:10:00Z"/>
          <w:del w:id="3612" w:author="作者" w:date="2020-09-25T15:27:00Z"/>
          <w:trPrChange w:id="3613"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614"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0D01A534" w14:textId="16BB086D" w:rsidR="00F3592F" w:rsidRPr="00F3592F" w:rsidDel="00E84410" w:rsidRDefault="00F3592F" w:rsidP="00F3592F">
            <w:pPr>
              <w:rPr>
                <w:ins w:id="3615" w:author="作者" w:date="2020-09-17T16:10:00Z"/>
                <w:del w:id="3616"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Change w:id="3617"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132B6375" w14:textId="2D3F8EB5" w:rsidR="00F3592F" w:rsidRPr="00F3592F" w:rsidDel="00E84410" w:rsidRDefault="00F3592F" w:rsidP="00F3592F">
            <w:pPr>
              <w:rPr>
                <w:ins w:id="3618" w:author="作者" w:date="2020-09-17T16:10:00Z"/>
                <w:del w:id="3619" w:author="作者" w:date="2020-09-25T15:27:00Z"/>
                <w:rFonts w:ascii="等线" w:eastAsia="等线" w:hAnsi="等线" w:cs="Tahoma"/>
                <w:color w:val="000000"/>
              </w:rPr>
            </w:pPr>
            <w:ins w:id="3620" w:author="作者" w:date="2020-09-17T16:10:00Z">
              <w:del w:id="3621" w:author="作者" w:date="2020-09-25T15:27:00Z">
                <w:r w:rsidRPr="00F3592F" w:rsidDel="00E84410">
                  <w:rPr>
                    <w:rFonts w:ascii="等线" w:eastAsia="等线" w:hAnsi="等线" w:cs="Tahoma" w:hint="eastAsia"/>
                    <w:color w:val="000000"/>
                  </w:rPr>
                  <w:delText>welcome</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622"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02932F63" w14:textId="691F9CCF" w:rsidR="00F3592F" w:rsidRPr="00F3592F" w:rsidDel="00E84410" w:rsidRDefault="00F3592F" w:rsidP="00F3592F">
            <w:pPr>
              <w:rPr>
                <w:ins w:id="3623" w:author="作者" w:date="2020-09-17T16:10:00Z"/>
                <w:del w:id="3624" w:author="作者" w:date="2020-09-25T15:27:00Z"/>
                <w:rFonts w:ascii="等线" w:eastAsia="等线" w:hAnsi="等线" w:cs="Tahoma"/>
                <w:color w:val="000000"/>
              </w:rPr>
            </w:pPr>
            <w:ins w:id="3625" w:author="作者" w:date="2020-09-17T16:10:00Z">
              <w:del w:id="3626" w:author="作者" w:date="2020-09-25T15:27:00Z">
                <w:r w:rsidRPr="00F3592F" w:rsidDel="00E84410">
                  <w:rPr>
                    <w:rFonts w:ascii="等线" w:eastAsia="等线" w:hAnsi="等线" w:cs="Tahoma" w:hint="eastAsia"/>
                    <w:color w:val="000000"/>
                  </w:rPr>
                  <w:delText>entry</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627"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638D9F10" w14:textId="465433E9" w:rsidR="00F3592F" w:rsidRPr="00F3592F" w:rsidDel="00E84410" w:rsidRDefault="00F3592F" w:rsidP="00F3592F">
            <w:pPr>
              <w:rPr>
                <w:ins w:id="3628" w:author="作者" w:date="2020-09-17T16:10:00Z"/>
                <w:del w:id="3629" w:author="作者" w:date="2020-09-25T15:27:00Z"/>
                <w:rFonts w:ascii="等线" w:eastAsia="等线" w:hAnsi="等线" w:cs="Tahoma"/>
                <w:color w:val="000000"/>
              </w:rPr>
            </w:pPr>
            <w:ins w:id="3630" w:author="作者" w:date="2020-09-17T16:10:00Z">
              <w:del w:id="3631" w:author="作者" w:date="2020-09-25T15:27:00Z">
                <w:r w:rsidRPr="00F3592F" w:rsidDel="00E84410">
                  <w:rPr>
                    <w:rFonts w:ascii="等线" w:eastAsia="等线" w:hAnsi="等线" w:cs="Tahoma" w:hint="eastAsia"/>
                    <w:color w:val="000000"/>
                  </w:rPr>
                  <w:delText>2</w:delText>
                </w:r>
              </w:del>
            </w:ins>
          </w:p>
        </w:tc>
      </w:tr>
      <w:tr w:rsidR="00F3592F" w:rsidRPr="00F3592F" w:rsidDel="00E84410" w14:paraId="0D30AAF9" w14:textId="37B9E455" w:rsidTr="00E84410">
        <w:trPr>
          <w:gridAfter w:val="1"/>
          <w:wAfter w:w="132" w:type="dxa"/>
          <w:trHeight w:val="285"/>
          <w:ins w:id="3632" w:author="作者" w:date="2020-09-17T16:10:00Z"/>
          <w:del w:id="3633" w:author="作者" w:date="2020-09-25T15:27:00Z"/>
          <w:trPrChange w:id="3634"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635"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0D735FC7" w14:textId="0051F15D" w:rsidR="00F3592F" w:rsidRPr="00F3592F" w:rsidDel="00E84410" w:rsidRDefault="00F3592F" w:rsidP="00F3592F">
            <w:pPr>
              <w:rPr>
                <w:ins w:id="3636" w:author="作者" w:date="2020-09-17T16:10:00Z"/>
                <w:del w:id="3637"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638"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1E2E0134" w14:textId="62A52312" w:rsidR="00F3592F" w:rsidRPr="00F3592F" w:rsidDel="00E84410" w:rsidRDefault="00F3592F" w:rsidP="00F3592F">
            <w:pPr>
              <w:rPr>
                <w:ins w:id="3639" w:author="作者" w:date="2020-09-17T16:10:00Z"/>
                <w:del w:id="3640"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641"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65F0EC4C" w14:textId="3EBD2A1C" w:rsidR="00F3592F" w:rsidRPr="00F3592F" w:rsidDel="00E84410" w:rsidRDefault="00F3592F" w:rsidP="00F3592F">
            <w:pPr>
              <w:rPr>
                <w:ins w:id="3642" w:author="作者" w:date="2020-09-17T16:10:00Z"/>
                <w:del w:id="3643" w:author="作者" w:date="2020-09-25T15:27:00Z"/>
                <w:rFonts w:ascii="等线" w:eastAsia="等线" w:hAnsi="等线" w:cs="Tahoma"/>
                <w:color w:val="000000"/>
              </w:rPr>
            </w:pPr>
            <w:ins w:id="3644" w:author="作者" w:date="2020-09-17T16:10:00Z">
              <w:del w:id="3645" w:author="作者" w:date="2020-09-25T15:27:00Z">
                <w:r w:rsidRPr="00F3592F" w:rsidDel="00E84410">
                  <w:rPr>
                    <w:rFonts w:ascii="等线" w:eastAsia="等线" w:hAnsi="等线" w:cs="Tahoma" w:hint="eastAsia"/>
                    <w:color w:val="000000"/>
                  </w:rPr>
                  <w:delText>exit</w:delText>
                </w:r>
              </w:del>
            </w:ins>
          </w:p>
        </w:tc>
        <w:tc>
          <w:tcPr>
            <w:tcW w:w="1144" w:type="dxa"/>
            <w:vMerge/>
            <w:tcBorders>
              <w:top w:val="nil"/>
              <w:left w:val="single" w:sz="4" w:space="0" w:color="auto"/>
              <w:bottom w:val="single" w:sz="4" w:space="0" w:color="auto"/>
              <w:right w:val="single" w:sz="4" w:space="0" w:color="auto"/>
            </w:tcBorders>
            <w:vAlign w:val="center"/>
            <w:hideMark/>
            <w:tcPrChange w:id="3646"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66A61997" w14:textId="7A054877" w:rsidR="00F3592F" w:rsidRPr="00F3592F" w:rsidDel="00E84410" w:rsidRDefault="00F3592F" w:rsidP="00F3592F">
            <w:pPr>
              <w:rPr>
                <w:ins w:id="3647" w:author="作者" w:date="2020-09-17T16:10:00Z"/>
                <w:del w:id="3648" w:author="作者" w:date="2020-09-25T15:27:00Z"/>
                <w:rFonts w:ascii="等线" w:eastAsia="等线" w:hAnsi="等线" w:cs="Tahoma"/>
                <w:color w:val="000000"/>
              </w:rPr>
            </w:pPr>
          </w:p>
        </w:tc>
      </w:tr>
      <w:tr w:rsidR="00F3592F" w:rsidRPr="00F3592F" w:rsidDel="00E84410" w14:paraId="0B3AD6BE" w14:textId="255EDA29" w:rsidTr="00E84410">
        <w:trPr>
          <w:gridAfter w:val="1"/>
          <w:wAfter w:w="132" w:type="dxa"/>
          <w:trHeight w:val="285"/>
          <w:ins w:id="3649" w:author="作者" w:date="2020-09-17T16:10:00Z"/>
          <w:del w:id="3650" w:author="作者" w:date="2020-09-25T15:27:00Z"/>
          <w:trPrChange w:id="3651"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652"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1F1BC243" w14:textId="71796851" w:rsidR="00F3592F" w:rsidRPr="00F3592F" w:rsidDel="00E84410" w:rsidRDefault="00F3592F" w:rsidP="00F3592F">
            <w:pPr>
              <w:rPr>
                <w:ins w:id="3653" w:author="作者" w:date="2020-09-17T16:10:00Z"/>
                <w:del w:id="3654"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Change w:id="3655"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06F859D6" w14:textId="006DF2FF" w:rsidR="00F3592F" w:rsidRPr="00F3592F" w:rsidDel="00E84410" w:rsidRDefault="00F3592F" w:rsidP="00F3592F">
            <w:pPr>
              <w:rPr>
                <w:ins w:id="3656" w:author="作者" w:date="2020-09-17T16:10:00Z"/>
                <w:del w:id="3657" w:author="作者" w:date="2020-09-25T15:27:00Z"/>
                <w:rFonts w:ascii="等线" w:eastAsia="等线" w:hAnsi="等线" w:cs="Tahoma"/>
                <w:color w:val="000000"/>
              </w:rPr>
            </w:pPr>
            <w:ins w:id="3658" w:author="作者" w:date="2020-09-17T16:10:00Z">
              <w:del w:id="3659" w:author="作者" w:date="2020-09-25T15:27:00Z">
                <w:r w:rsidRPr="00F3592F" w:rsidDel="00E84410">
                  <w:rPr>
                    <w:rFonts w:ascii="等线" w:eastAsia="等线" w:hAnsi="等线" w:cs="Tahoma" w:hint="eastAsia"/>
                    <w:color w:val="000000"/>
                  </w:rPr>
                  <w:delText>farewell</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660"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009B23E3" w14:textId="19D65EE5" w:rsidR="00F3592F" w:rsidRPr="00F3592F" w:rsidDel="00E84410" w:rsidRDefault="00F3592F" w:rsidP="00F3592F">
            <w:pPr>
              <w:rPr>
                <w:ins w:id="3661" w:author="作者" w:date="2020-09-17T16:10:00Z"/>
                <w:del w:id="3662" w:author="作者" w:date="2020-09-25T15:27:00Z"/>
                <w:rFonts w:ascii="等线" w:eastAsia="等线" w:hAnsi="等线" w:cs="Tahoma"/>
                <w:color w:val="000000"/>
              </w:rPr>
            </w:pPr>
            <w:ins w:id="3663" w:author="作者" w:date="2020-09-17T16:10:00Z">
              <w:del w:id="3664" w:author="作者" w:date="2020-09-25T15:27:00Z">
                <w:r w:rsidRPr="00F3592F" w:rsidDel="00E84410">
                  <w:rPr>
                    <w:rFonts w:ascii="等线" w:eastAsia="等线" w:hAnsi="等线" w:cs="Tahoma" w:hint="eastAsia"/>
                    <w:color w:val="000000"/>
                  </w:rPr>
                  <w:delText>entry</w:delText>
                </w:r>
              </w:del>
            </w:ins>
          </w:p>
        </w:tc>
        <w:tc>
          <w:tcPr>
            <w:tcW w:w="1144" w:type="dxa"/>
            <w:vMerge/>
            <w:tcBorders>
              <w:top w:val="nil"/>
              <w:left w:val="single" w:sz="4" w:space="0" w:color="auto"/>
              <w:bottom w:val="single" w:sz="4" w:space="0" w:color="auto"/>
              <w:right w:val="single" w:sz="4" w:space="0" w:color="auto"/>
            </w:tcBorders>
            <w:vAlign w:val="center"/>
            <w:hideMark/>
            <w:tcPrChange w:id="3665"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5ABC7755" w14:textId="50033040" w:rsidR="00F3592F" w:rsidRPr="00F3592F" w:rsidDel="00E84410" w:rsidRDefault="00F3592F" w:rsidP="00F3592F">
            <w:pPr>
              <w:rPr>
                <w:ins w:id="3666" w:author="作者" w:date="2020-09-17T16:10:00Z"/>
                <w:del w:id="3667" w:author="作者" w:date="2020-09-25T15:27:00Z"/>
                <w:rFonts w:ascii="等线" w:eastAsia="等线" w:hAnsi="等线" w:cs="Tahoma"/>
                <w:color w:val="000000"/>
              </w:rPr>
            </w:pPr>
          </w:p>
        </w:tc>
      </w:tr>
      <w:tr w:rsidR="00F3592F" w:rsidRPr="00F3592F" w:rsidDel="00E84410" w14:paraId="0F0DF76F" w14:textId="592066A9" w:rsidTr="00E84410">
        <w:trPr>
          <w:gridAfter w:val="1"/>
          <w:wAfter w:w="132" w:type="dxa"/>
          <w:trHeight w:val="285"/>
          <w:ins w:id="3668" w:author="作者" w:date="2020-09-17T16:10:00Z"/>
          <w:del w:id="3669" w:author="作者" w:date="2020-09-25T15:27:00Z"/>
          <w:trPrChange w:id="3670"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671"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6B4CF450" w14:textId="42E41D07" w:rsidR="00F3592F" w:rsidRPr="00F3592F" w:rsidDel="00E84410" w:rsidRDefault="00F3592F" w:rsidP="00F3592F">
            <w:pPr>
              <w:rPr>
                <w:ins w:id="3672" w:author="作者" w:date="2020-09-17T16:10:00Z"/>
                <w:del w:id="3673"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674"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0245913C" w14:textId="443A6FFB" w:rsidR="00F3592F" w:rsidRPr="00F3592F" w:rsidDel="00E84410" w:rsidRDefault="00F3592F" w:rsidP="00F3592F">
            <w:pPr>
              <w:rPr>
                <w:ins w:id="3675" w:author="作者" w:date="2020-09-17T16:10:00Z"/>
                <w:del w:id="3676"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677"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41E15B20" w14:textId="0242A9F3" w:rsidR="00F3592F" w:rsidRPr="00F3592F" w:rsidDel="00E84410" w:rsidRDefault="00F3592F" w:rsidP="00F3592F">
            <w:pPr>
              <w:rPr>
                <w:ins w:id="3678" w:author="作者" w:date="2020-09-17T16:10:00Z"/>
                <w:del w:id="3679" w:author="作者" w:date="2020-09-25T15:27:00Z"/>
                <w:rFonts w:ascii="等线" w:eastAsia="等线" w:hAnsi="等线" w:cs="Tahoma"/>
                <w:color w:val="000000"/>
              </w:rPr>
            </w:pPr>
            <w:ins w:id="3680" w:author="作者" w:date="2020-09-17T16:10:00Z">
              <w:del w:id="3681" w:author="作者" w:date="2020-09-25T15:27:00Z">
                <w:r w:rsidRPr="00F3592F" w:rsidDel="00E84410">
                  <w:rPr>
                    <w:rFonts w:ascii="等线" w:eastAsia="等线" w:hAnsi="等线" w:cs="Tahoma" w:hint="eastAsia"/>
                    <w:color w:val="000000"/>
                  </w:rPr>
                  <w:delText>exit</w:delText>
                </w:r>
              </w:del>
            </w:ins>
          </w:p>
        </w:tc>
        <w:tc>
          <w:tcPr>
            <w:tcW w:w="1144" w:type="dxa"/>
            <w:vMerge/>
            <w:tcBorders>
              <w:top w:val="nil"/>
              <w:left w:val="single" w:sz="4" w:space="0" w:color="auto"/>
              <w:bottom w:val="single" w:sz="4" w:space="0" w:color="auto"/>
              <w:right w:val="single" w:sz="4" w:space="0" w:color="auto"/>
            </w:tcBorders>
            <w:vAlign w:val="center"/>
            <w:hideMark/>
            <w:tcPrChange w:id="3682"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D71BA88" w14:textId="527E7A23" w:rsidR="00F3592F" w:rsidRPr="00F3592F" w:rsidDel="00E84410" w:rsidRDefault="00F3592F" w:rsidP="00F3592F">
            <w:pPr>
              <w:rPr>
                <w:ins w:id="3683" w:author="作者" w:date="2020-09-17T16:10:00Z"/>
                <w:del w:id="3684" w:author="作者" w:date="2020-09-25T15:27:00Z"/>
                <w:rFonts w:ascii="等线" w:eastAsia="等线" w:hAnsi="等线" w:cs="Tahoma"/>
                <w:color w:val="000000"/>
              </w:rPr>
            </w:pPr>
          </w:p>
        </w:tc>
      </w:tr>
      <w:tr w:rsidR="00F3592F" w:rsidRPr="00F3592F" w:rsidDel="00E84410" w14:paraId="35D60F65" w14:textId="0E20B62B" w:rsidTr="00E84410">
        <w:trPr>
          <w:gridAfter w:val="1"/>
          <w:wAfter w:w="132" w:type="dxa"/>
          <w:trHeight w:val="285"/>
          <w:ins w:id="3685" w:author="作者" w:date="2020-09-17T16:10:00Z"/>
          <w:del w:id="3686" w:author="作者" w:date="2020-09-25T15:27:00Z"/>
          <w:trPrChange w:id="3687" w:author="作者" w:date="2020-09-25T15:29:00Z">
            <w:trPr>
              <w:gridAfter w:val="1"/>
              <w:trHeight w:val="285"/>
            </w:trPr>
          </w:trPrChange>
        </w:trPr>
        <w:tc>
          <w:tcPr>
            <w:tcW w:w="2660"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688"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25DA12E6" w14:textId="220A025A" w:rsidR="00F3592F" w:rsidRPr="00F3592F" w:rsidDel="00E84410" w:rsidRDefault="00F3592F" w:rsidP="00F3592F">
            <w:pPr>
              <w:rPr>
                <w:ins w:id="3689" w:author="作者" w:date="2020-09-17T16:10:00Z"/>
                <w:del w:id="3690" w:author="作者" w:date="2020-09-25T15:27:00Z"/>
                <w:rFonts w:ascii="等线" w:eastAsia="等线" w:hAnsi="等线" w:cs="Tahoma"/>
                <w:color w:val="000000"/>
              </w:rPr>
            </w:pPr>
            <w:ins w:id="3691" w:author="作者" w:date="2020-09-17T16:10:00Z">
              <w:del w:id="3692" w:author="作者" w:date="2020-09-25T15:27:00Z">
                <w:r w:rsidRPr="00F3592F" w:rsidDel="00E84410">
                  <w:rPr>
                    <w:rFonts w:ascii="等线" w:eastAsia="等线" w:hAnsi="等线" w:cs="Tahoma" w:hint="eastAsia"/>
                    <w:color w:val="000000"/>
                  </w:rPr>
                  <w:delText>driver mode</w:delText>
                </w:r>
              </w:del>
            </w:ins>
          </w:p>
        </w:tc>
        <w:tc>
          <w:tcPr>
            <w:tcW w:w="2500" w:type="dxa"/>
            <w:gridSpan w:val="2"/>
            <w:tcBorders>
              <w:top w:val="nil"/>
              <w:left w:val="nil"/>
              <w:bottom w:val="single" w:sz="4" w:space="0" w:color="auto"/>
              <w:right w:val="single" w:sz="4" w:space="0" w:color="auto"/>
            </w:tcBorders>
            <w:shd w:val="clear" w:color="auto" w:fill="auto"/>
            <w:noWrap/>
            <w:vAlign w:val="center"/>
            <w:hideMark/>
            <w:tcPrChange w:id="3693"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3A13D686" w14:textId="7342DDB0" w:rsidR="00F3592F" w:rsidRPr="00F3592F" w:rsidDel="00E84410" w:rsidRDefault="00F3592F" w:rsidP="00F3592F">
            <w:pPr>
              <w:rPr>
                <w:ins w:id="3694" w:author="作者" w:date="2020-09-17T16:10:00Z"/>
                <w:del w:id="3695" w:author="作者" w:date="2020-09-25T15:27:00Z"/>
                <w:rFonts w:ascii="等线" w:eastAsia="等线" w:hAnsi="等线" w:cs="Tahoma"/>
                <w:color w:val="000000"/>
              </w:rPr>
            </w:pPr>
            <w:ins w:id="3696" w:author="作者" w:date="2020-09-17T16:10:00Z">
              <w:del w:id="3697" w:author="作者" w:date="2020-09-25T15:27:00Z">
                <w:r w:rsidRPr="00F3592F" w:rsidDel="00E84410">
                  <w:rPr>
                    <w:rFonts w:ascii="等线" w:eastAsia="等线" w:hAnsi="等线" w:cs="Tahoma" w:hint="eastAsia"/>
                    <w:color w:val="000000"/>
                  </w:rPr>
                  <w:delText>normal</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698"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2619ABC5" w14:textId="0CC7C42E" w:rsidR="00F3592F" w:rsidRPr="00F3592F" w:rsidDel="00E84410" w:rsidRDefault="00F3592F" w:rsidP="00F3592F">
            <w:pPr>
              <w:rPr>
                <w:ins w:id="3699" w:author="作者" w:date="2020-09-17T16:10:00Z"/>
                <w:del w:id="3700" w:author="作者" w:date="2020-09-25T15:27:00Z"/>
                <w:rFonts w:ascii="等线" w:eastAsia="等线" w:hAnsi="等线" w:cs="Tahoma"/>
                <w:color w:val="000000"/>
              </w:rPr>
            </w:pPr>
            <w:ins w:id="3701" w:author="作者" w:date="2020-09-17T16:10:00Z">
              <w:del w:id="3702" w:author="作者" w:date="2020-09-25T15:27:00Z">
                <w:r w:rsidRPr="00F3592F" w:rsidDel="00E84410">
                  <w:rPr>
                    <w:rFonts w:ascii="等线" w:eastAsia="等线" w:hAnsi="等线" w:cs="Tahoma" w:hint="eastAsia"/>
                    <w:color w:val="000000"/>
                  </w:rPr>
                  <w:delText>-</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703"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41DF7D48" w14:textId="188053EF" w:rsidR="00F3592F" w:rsidRPr="00F3592F" w:rsidDel="00E84410" w:rsidRDefault="00F3592F" w:rsidP="00F3592F">
            <w:pPr>
              <w:rPr>
                <w:ins w:id="3704" w:author="作者" w:date="2020-09-17T16:10:00Z"/>
                <w:del w:id="3705" w:author="作者" w:date="2020-09-25T15:27:00Z"/>
                <w:rFonts w:ascii="等线" w:eastAsia="等线" w:hAnsi="等线" w:cs="Tahoma"/>
                <w:color w:val="000000"/>
              </w:rPr>
            </w:pPr>
            <w:ins w:id="3706" w:author="作者" w:date="2020-09-17T16:10:00Z">
              <w:del w:id="3707" w:author="作者" w:date="2020-09-25T15:27:00Z">
                <w:r w:rsidRPr="00F3592F" w:rsidDel="00E84410">
                  <w:rPr>
                    <w:rFonts w:ascii="等线" w:eastAsia="等线" w:hAnsi="等线" w:cs="Tahoma" w:hint="eastAsia"/>
                    <w:color w:val="000000"/>
                  </w:rPr>
                  <w:delText>3</w:delText>
                </w:r>
              </w:del>
            </w:ins>
          </w:p>
        </w:tc>
      </w:tr>
      <w:tr w:rsidR="00F3592F" w:rsidRPr="00F3592F" w:rsidDel="00E84410" w14:paraId="757207F9" w14:textId="16DBEFBA" w:rsidTr="00E84410">
        <w:trPr>
          <w:gridAfter w:val="1"/>
          <w:wAfter w:w="132" w:type="dxa"/>
          <w:trHeight w:val="285"/>
          <w:ins w:id="3708" w:author="作者" w:date="2020-09-17T16:10:00Z"/>
          <w:del w:id="3709" w:author="作者" w:date="2020-09-25T15:27:00Z"/>
          <w:trPrChange w:id="3710"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711"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7019602B" w14:textId="17F947E5" w:rsidR="00F3592F" w:rsidRPr="00F3592F" w:rsidDel="00E84410" w:rsidRDefault="00F3592F" w:rsidP="00F3592F">
            <w:pPr>
              <w:rPr>
                <w:ins w:id="3712" w:author="作者" w:date="2020-09-17T16:10:00Z"/>
                <w:del w:id="3713"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hideMark/>
            <w:tcPrChange w:id="3714"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188B4098" w14:textId="4D552981" w:rsidR="00F3592F" w:rsidRPr="00F3592F" w:rsidDel="00E84410" w:rsidRDefault="00F3592F" w:rsidP="00F3592F">
            <w:pPr>
              <w:rPr>
                <w:ins w:id="3715" w:author="作者" w:date="2020-09-17T16:10:00Z"/>
                <w:del w:id="3716" w:author="作者" w:date="2020-09-25T15:27:00Z"/>
                <w:rFonts w:ascii="等线" w:eastAsia="等线" w:hAnsi="等线" w:cs="Tahoma"/>
                <w:color w:val="000000"/>
              </w:rPr>
            </w:pPr>
            <w:ins w:id="3717" w:author="作者" w:date="2020-09-17T16:10:00Z">
              <w:del w:id="3718" w:author="作者" w:date="2020-09-25T15:27:00Z">
                <w:r w:rsidRPr="00F3592F" w:rsidDel="00E84410">
                  <w:rPr>
                    <w:rFonts w:ascii="等线" w:eastAsia="等线" w:hAnsi="等线" w:cs="Tahoma" w:hint="eastAsia"/>
                    <w:color w:val="000000"/>
                  </w:rPr>
                  <w:delText>sport</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719"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3139BB25" w14:textId="6CA8FCB9" w:rsidR="00F3592F" w:rsidRPr="00F3592F" w:rsidDel="00E84410" w:rsidRDefault="00F3592F" w:rsidP="00F3592F">
            <w:pPr>
              <w:rPr>
                <w:ins w:id="3720" w:author="作者" w:date="2020-09-17T16:10:00Z"/>
                <w:del w:id="3721" w:author="作者" w:date="2020-09-25T15:27:00Z"/>
                <w:rFonts w:ascii="等线" w:eastAsia="等线" w:hAnsi="等线" w:cs="Tahoma"/>
                <w:color w:val="000000"/>
              </w:rPr>
            </w:pPr>
            <w:ins w:id="3722" w:author="作者" w:date="2020-09-17T16:10:00Z">
              <w:del w:id="3723" w:author="作者" w:date="2020-09-25T15:27:00Z">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724"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0ECD4F90" w14:textId="29F4292A" w:rsidR="00F3592F" w:rsidRPr="00F3592F" w:rsidDel="00E84410" w:rsidRDefault="00F3592F" w:rsidP="00F3592F">
            <w:pPr>
              <w:rPr>
                <w:ins w:id="3725" w:author="作者" w:date="2020-09-17T16:10:00Z"/>
                <w:del w:id="3726" w:author="作者" w:date="2020-09-25T15:27:00Z"/>
                <w:rFonts w:ascii="等线" w:eastAsia="等线" w:hAnsi="等线" w:cs="Tahoma"/>
                <w:color w:val="000000"/>
              </w:rPr>
            </w:pPr>
          </w:p>
        </w:tc>
      </w:tr>
      <w:tr w:rsidR="00F3592F" w:rsidRPr="00F3592F" w:rsidDel="00E84410" w14:paraId="584019F3" w14:textId="790CF385" w:rsidTr="00E84410">
        <w:trPr>
          <w:gridAfter w:val="1"/>
          <w:wAfter w:w="132" w:type="dxa"/>
          <w:trHeight w:val="285"/>
          <w:ins w:id="3727" w:author="作者" w:date="2020-09-17T16:10:00Z"/>
          <w:del w:id="3728" w:author="作者" w:date="2020-09-25T15:27:00Z"/>
          <w:trPrChange w:id="3729"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730"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32A8D24B" w14:textId="0E886048" w:rsidR="00F3592F" w:rsidRPr="00F3592F" w:rsidDel="00E84410" w:rsidRDefault="00F3592F" w:rsidP="00F3592F">
            <w:pPr>
              <w:rPr>
                <w:ins w:id="3731" w:author="作者" w:date="2020-09-17T16:10:00Z"/>
                <w:del w:id="3732"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hideMark/>
            <w:tcPrChange w:id="3733"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11986463" w14:textId="2609AEB7" w:rsidR="00F3592F" w:rsidRPr="00F3592F" w:rsidDel="00E84410" w:rsidRDefault="00F3592F" w:rsidP="00F3592F">
            <w:pPr>
              <w:rPr>
                <w:ins w:id="3734" w:author="作者" w:date="2020-09-17T16:10:00Z"/>
                <w:del w:id="3735" w:author="作者" w:date="2020-09-25T15:27:00Z"/>
                <w:rFonts w:ascii="等线" w:eastAsia="等线" w:hAnsi="等线" w:cs="Tahoma"/>
                <w:color w:val="000000"/>
              </w:rPr>
            </w:pPr>
            <w:ins w:id="3736" w:author="作者" w:date="2020-09-17T16:10:00Z">
              <w:del w:id="3737" w:author="作者" w:date="2020-09-25T15:27:00Z">
                <w:r w:rsidRPr="00F3592F" w:rsidDel="00E84410">
                  <w:rPr>
                    <w:rFonts w:ascii="等线" w:eastAsia="等线" w:hAnsi="等线" w:cs="Tahoma" w:hint="eastAsia"/>
                    <w:color w:val="000000"/>
                  </w:rPr>
                  <w:delText>eco</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738"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1E4FD4FA" w14:textId="47DDAB15" w:rsidR="00F3592F" w:rsidRPr="00F3592F" w:rsidDel="00E84410" w:rsidRDefault="00F3592F" w:rsidP="00F3592F">
            <w:pPr>
              <w:rPr>
                <w:ins w:id="3739" w:author="作者" w:date="2020-09-17T16:10:00Z"/>
                <w:del w:id="3740" w:author="作者" w:date="2020-09-25T15:27:00Z"/>
                <w:rFonts w:ascii="等线" w:eastAsia="等线" w:hAnsi="等线" w:cs="Tahoma"/>
                <w:color w:val="000000"/>
              </w:rPr>
            </w:pPr>
            <w:ins w:id="3741" w:author="作者" w:date="2020-09-17T16:10:00Z">
              <w:del w:id="3742" w:author="作者" w:date="2020-09-25T15:27:00Z">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743"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7AA3855" w14:textId="1DF91E52" w:rsidR="00F3592F" w:rsidRPr="00F3592F" w:rsidDel="00E84410" w:rsidRDefault="00F3592F" w:rsidP="00F3592F">
            <w:pPr>
              <w:rPr>
                <w:ins w:id="3744" w:author="作者" w:date="2020-09-17T16:10:00Z"/>
                <w:del w:id="3745" w:author="作者" w:date="2020-09-25T15:27:00Z"/>
                <w:rFonts w:ascii="等线" w:eastAsia="等线" w:hAnsi="等线" w:cs="Tahoma"/>
                <w:color w:val="000000"/>
              </w:rPr>
            </w:pPr>
          </w:p>
        </w:tc>
      </w:tr>
      <w:tr w:rsidR="00F3592F" w:rsidRPr="00F3592F" w:rsidDel="00E84410" w14:paraId="2B67E25E" w14:textId="40C68986" w:rsidTr="00E84410">
        <w:trPr>
          <w:gridAfter w:val="1"/>
          <w:wAfter w:w="132" w:type="dxa"/>
          <w:trHeight w:val="285"/>
          <w:ins w:id="3746" w:author="作者" w:date="2020-09-17T16:10:00Z"/>
          <w:del w:id="3747" w:author="作者" w:date="2020-09-25T15:27:00Z"/>
          <w:trPrChange w:id="3748" w:author="作者" w:date="2020-09-25T15:29:00Z">
            <w:trPr>
              <w:gridAfter w:val="1"/>
              <w:trHeight w:val="285"/>
            </w:trPr>
          </w:trPrChange>
        </w:trPr>
        <w:tc>
          <w:tcPr>
            <w:tcW w:w="2660" w:type="dxa"/>
            <w:tcBorders>
              <w:top w:val="nil"/>
              <w:left w:val="single" w:sz="4" w:space="0" w:color="auto"/>
              <w:bottom w:val="single" w:sz="4" w:space="0" w:color="auto"/>
              <w:right w:val="single" w:sz="4" w:space="0" w:color="auto"/>
            </w:tcBorders>
            <w:shd w:val="clear" w:color="auto" w:fill="auto"/>
            <w:noWrap/>
            <w:vAlign w:val="center"/>
            <w:hideMark/>
            <w:tcPrChange w:id="3749" w:author="作者" w:date="2020-09-25T15:29:00Z">
              <w:tcPr>
                <w:tcW w:w="264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E306FE5" w14:textId="4227F39D" w:rsidR="00F3592F" w:rsidRPr="00F3592F" w:rsidDel="00E84410" w:rsidRDefault="00F3592F" w:rsidP="00F3592F">
            <w:pPr>
              <w:rPr>
                <w:ins w:id="3750" w:author="作者" w:date="2020-09-17T16:10:00Z"/>
                <w:del w:id="3751" w:author="作者" w:date="2020-09-25T15:27:00Z"/>
                <w:rFonts w:ascii="等线" w:eastAsia="等线" w:hAnsi="等线" w:cs="Tahoma"/>
                <w:color w:val="000000"/>
              </w:rPr>
            </w:pPr>
            <w:ins w:id="3752" w:author="作者" w:date="2020-09-17T16:10:00Z">
              <w:del w:id="3753" w:author="作者" w:date="2020-09-25T15:27:00Z">
                <w:r w:rsidRPr="00F3592F" w:rsidDel="00E84410">
                  <w:rPr>
                    <w:rFonts w:ascii="等线" w:eastAsia="等线" w:hAnsi="等线" w:cs="Tahoma" w:hint="eastAsia"/>
                    <w:color w:val="000000"/>
                  </w:rPr>
                  <w:delText>music mode</w:delText>
                </w:r>
              </w:del>
            </w:ins>
          </w:p>
        </w:tc>
        <w:tc>
          <w:tcPr>
            <w:tcW w:w="2500" w:type="dxa"/>
            <w:gridSpan w:val="2"/>
            <w:tcBorders>
              <w:top w:val="nil"/>
              <w:left w:val="nil"/>
              <w:bottom w:val="single" w:sz="4" w:space="0" w:color="auto"/>
              <w:right w:val="single" w:sz="4" w:space="0" w:color="auto"/>
            </w:tcBorders>
            <w:shd w:val="clear" w:color="auto" w:fill="auto"/>
            <w:noWrap/>
            <w:vAlign w:val="center"/>
            <w:hideMark/>
            <w:tcPrChange w:id="3754"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13417E42" w14:textId="1A6739A5" w:rsidR="00F3592F" w:rsidRPr="00F3592F" w:rsidDel="00E84410" w:rsidRDefault="00F3592F" w:rsidP="00F3592F">
            <w:pPr>
              <w:rPr>
                <w:ins w:id="3755" w:author="作者" w:date="2020-09-17T16:10:00Z"/>
                <w:del w:id="3756" w:author="作者" w:date="2020-09-25T15:27:00Z"/>
                <w:rFonts w:ascii="等线" w:eastAsia="等线" w:hAnsi="等线" w:cs="Tahoma"/>
                <w:color w:val="000000"/>
              </w:rPr>
            </w:pPr>
            <w:ins w:id="3757" w:author="作者" w:date="2020-09-17T16:10:00Z">
              <w:del w:id="3758" w:author="作者" w:date="2020-09-25T15:27:00Z">
                <w:r w:rsidRPr="00F3592F" w:rsidDel="00E84410">
                  <w:rPr>
                    <w:rFonts w:ascii="等线" w:eastAsia="等线" w:hAnsi="等线" w:cs="Tahoma" w:hint="eastAsia"/>
                    <w:color w:val="000000"/>
                  </w:rPr>
                  <w:delText>-</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759"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52956A30" w14:textId="7C5D7C0A" w:rsidR="00F3592F" w:rsidRPr="00F3592F" w:rsidDel="00E84410" w:rsidRDefault="00F3592F" w:rsidP="00F3592F">
            <w:pPr>
              <w:rPr>
                <w:ins w:id="3760" w:author="作者" w:date="2020-09-17T16:10:00Z"/>
                <w:del w:id="3761" w:author="作者" w:date="2020-09-25T15:27:00Z"/>
                <w:rFonts w:ascii="等线" w:eastAsia="等线" w:hAnsi="等线" w:cs="Tahoma"/>
                <w:color w:val="000000"/>
              </w:rPr>
            </w:pPr>
            <w:ins w:id="3762" w:author="作者" w:date="2020-09-17T16:10:00Z">
              <w:del w:id="3763" w:author="作者" w:date="2020-09-25T15:27:00Z">
                <w:r w:rsidRPr="00F3592F"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auto" w:fill="auto"/>
            <w:noWrap/>
            <w:vAlign w:val="center"/>
            <w:hideMark/>
            <w:tcPrChange w:id="3764" w:author="作者" w:date="2020-09-25T15:29:00Z">
              <w:tcPr>
                <w:tcW w:w="1180" w:type="dxa"/>
                <w:gridSpan w:val="2"/>
                <w:tcBorders>
                  <w:top w:val="nil"/>
                  <w:left w:val="nil"/>
                  <w:bottom w:val="single" w:sz="4" w:space="0" w:color="auto"/>
                  <w:right w:val="single" w:sz="4" w:space="0" w:color="auto"/>
                </w:tcBorders>
                <w:shd w:val="clear" w:color="auto" w:fill="auto"/>
                <w:noWrap/>
                <w:vAlign w:val="center"/>
                <w:hideMark/>
              </w:tcPr>
            </w:tcPrChange>
          </w:tcPr>
          <w:p w14:paraId="4917A6D4" w14:textId="457F5401" w:rsidR="00F3592F" w:rsidRPr="00F3592F" w:rsidDel="00E84410" w:rsidRDefault="00F3592F" w:rsidP="00F3592F">
            <w:pPr>
              <w:rPr>
                <w:ins w:id="3765" w:author="作者" w:date="2020-09-17T16:10:00Z"/>
                <w:del w:id="3766" w:author="作者" w:date="2020-09-25T15:27:00Z"/>
                <w:rFonts w:ascii="等线" w:eastAsia="等线" w:hAnsi="等线" w:cs="Tahoma"/>
                <w:color w:val="000000"/>
              </w:rPr>
            </w:pPr>
            <w:ins w:id="3767" w:author="作者" w:date="2020-09-17T16:10:00Z">
              <w:del w:id="3768" w:author="作者" w:date="2020-09-25T15:27:00Z">
                <w:r w:rsidRPr="00F3592F" w:rsidDel="00E84410">
                  <w:rPr>
                    <w:rFonts w:ascii="等线" w:eastAsia="等线" w:hAnsi="等线" w:cs="Tahoma" w:hint="eastAsia"/>
                    <w:color w:val="000000"/>
                  </w:rPr>
                  <w:delText>4</w:delText>
                </w:r>
              </w:del>
            </w:ins>
          </w:p>
        </w:tc>
      </w:tr>
      <w:tr w:rsidR="00F3592F" w:rsidRPr="00F3592F" w:rsidDel="00E84410" w14:paraId="5E7078D9" w14:textId="3657D18A" w:rsidTr="00E84410">
        <w:trPr>
          <w:gridAfter w:val="1"/>
          <w:wAfter w:w="132" w:type="dxa"/>
          <w:trHeight w:val="300"/>
          <w:ins w:id="3769" w:author="作者" w:date="2020-09-17T16:10:00Z"/>
          <w:del w:id="3770" w:author="作者" w:date="2020-09-25T15:27:00Z"/>
          <w:trPrChange w:id="3771" w:author="作者" w:date="2020-09-25T15:29:00Z">
            <w:trPr>
              <w:gridAfter w:val="1"/>
              <w:trHeight w:val="300"/>
            </w:trPr>
          </w:trPrChange>
        </w:trPr>
        <w:tc>
          <w:tcPr>
            <w:tcW w:w="2660"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772"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4B63F156" w14:textId="38B2E46D" w:rsidR="00F3592F" w:rsidRPr="00F3592F" w:rsidDel="00E84410" w:rsidRDefault="00F3592F" w:rsidP="00F3592F">
            <w:pPr>
              <w:rPr>
                <w:ins w:id="3773" w:author="作者" w:date="2020-09-17T16:10:00Z"/>
                <w:del w:id="3774" w:author="作者" w:date="2020-09-25T15:27:00Z"/>
                <w:rFonts w:ascii="等线" w:eastAsia="等线" w:hAnsi="等线" w:cs="Tahoma"/>
                <w:color w:val="000000"/>
              </w:rPr>
            </w:pPr>
            <w:ins w:id="3775" w:author="作者" w:date="2020-09-17T16:10:00Z">
              <w:del w:id="3776" w:author="作者" w:date="2020-09-25T15:27:00Z">
                <w:r w:rsidRPr="00F3592F" w:rsidDel="00E84410">
                  <w:rPr>
                    <w:rFonts w:ascii="等线" w:eastAsia="等线" w:hAnsi="等线" w:cs="Tahoma" w:hint="eastAsia"/>
                    <w:color w:val="000000"/>
                  </w:rPr>
                  <w:delText>normal mode/rest mode(</w:delText>
                </w:r>
                <w:r w:rsidRPr="00F3592F" w:rsidDel="00E84410">
                  <w:rPr>
                    <w:rFonts w:ascii="等线" w:eastAsia="等线" w:hAnsi="等线" w:cs="Tahoma" w:hint="eastAsia"/>
                    <w:b/>
                    <w:bCs/>
                    <w:color w:val="000000"/>
                    <w:sz w:val="32"/>
                    <w:szCs w:val="32"/>
                  </w:rPr>
                  <w:delText>*</w:delText>
                </w:r>
                <w:r w:rsidRPr="00F3592F" w:rsidDel="00E84410">
                  <w:rPr>
                    <w:rFonts w:ascii="等线" w:eastAsia="等线" w:hAnsi="等线" w:cs="Tahoma" w:hint="eastAsia"/>
                    <w:color w:val="000000"/>
                  </w:rPr>
                  <w:delText>)</w:delText>
                </w:r>
              </w:del>
            </w:ins>
          </w:p>
        </w:tc>
        <w:tc>
          <w:tcPr>
            <w:tcW w:w="2500" w:type="dxa"/>
            <w:gridSpan w:val="2"/>
            <w:tcBorders>
              <w:top w:val="nil"/>
              <w:left w:val="nil"/>
              <w:bottom w:val="single" w:sz="4" w:space="0" w:color="auto"/>
              <w:right w:val="single" w:sz="4" w:space="0" w:color="auto"/>
            </w:tcBorders>
            <w:shd w:val="clear" w:color="auto" w:fill="auto"/>
            <w:noWrap/>
            <w:vAlign w:val="center"/>
            <w:hideMark/>
            <w:tcPrChange w:id="3777"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542E4B21" w14:textId="7AABFD2E" w:rsidR="00F3592F" w:rsidRPr="00F3592F" w:rsidDel="00E84410" w:rsidRDefault="00F3592F" w:rsidP="00F3592F">
            <w:pPr>
              <w:rPr>
                <w:ins w:id="3778" w:author="作者" w:date="2020-09-17T16:10:00Z"/>
                <w:del w:id="3779" w:author="作者" w:date="2020-09-25T15:27:00Z"/>
                <w:rFonts w:ascii="等线" w:eastAsia="等线" w:hAnsi="等线" w:cs="Tahoma"/>
                <w:color w:val="000000"/>
              </w:rPr>
            </w:pPr>
            <w:ins w:id="3780" w:author="作者" w:date="2020-09-17T16:10:00Z">
              <w:del w:id="3781" w:author="作者" w:date="2020-09-25T15:27:00Z">
                <w:r w:rsidRPr="00F3592F" w:rsidDel="00E84410">
                  <w:rPr>
                    <w:rFonts w:ascii="等线" w:eastAsia="等线" w:hAnsi="等线" w:cs="Tahoma" w:hint="eastAsia"/>
                    <w:color w:val="000000"/>
                  </w:rPr>
                  <w:delText>static</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782"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0F05177E" w14:textId="735958A6" w:rsidR="00F3592F" w:rsidRPr="00F3592F" w:rsidDel="00E84410" w:rsidRDefault="00F3592F" w:rsidP="00F3592F">
            <w:pPr>
              <w:rPr>
                <w:ins w:id="3783" w:author="作者" w:date="2020-09-17T16:10:00Z"/>
                <w:del w:id="3784" w:author="作者" w:date="2020-09-25T15:27:00Z"/>
                <w:rFonts w:ascii="等线" w:eastAsia="等线" w:hAnsi="等线" w:cs="Tahoma"/>
                <w:color w:val="000000"/>
              </w:rPr>
            </w:pPr>
            <w:ins w:id="3785" w:author="作者" w:date="2020-09-17T16:10:00Z">
              <w:del w:id="3786" w:author="作者" w:date="2020-09-25T15:27:00Z">
                <w:r w:rsidRPr="00F3592F" w:rsidDel="00E84410">
                  <w:rPr>
                    <w:rFonts w:ascii="等线" w:eastAsia="等线" w:hAnsi="等线" w:cs="Tahoma" w:hint="eastAsia"/>
                    <w:color w:val="000000"/>
                  </w:rPr>
                  <w:delText>-</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Change w:id="3787"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516302D5" w14:textId="43E80014" w:rsidR="00F3592F" w:rsidRPr="00F3592F" w:rsidDel="00E84410" w:rsidRDefault="00F3592F" w:rsidP="00F3592F">
            <w:pPr>
              <w:rPr>
                <w:ins w:id="3788" w:author="作者" w:date="2020-09-17T16:10:00Z"/>
                <w:del w:id="3789" w:author="作者" w:date="2020-09-25T15:27:00Z"/>
                <w:rFonts w:ascii="等线" w:eastAsia="等线" w:hAnsi="等线" w:cs="Tahoma"/>
                <w:color w:val="000000"/>
              </w:rPr>
            </w:pPr>
            <w:ins w:id="3790" w:author="作者" w:date="2020-09-17T16:10:00Z">
              <w:del w:id="3791" w:author="作者" w:date="2020-09-25T15:27:00Z">
                <w:r w:rsidRPr="00F3592F" w:rsidDel="00E84410">
                  <w:rPr>
                    <w:rFonts w:ascii="等线" w:eastAsia="等线" w:hAnsi="等线" w:cs="Tahoma" w:hint="eastAsia"/>
                    <w:color w:val="000000"/>
                  </w:rPr>
                  <w:delText>5</w:delText>
                </w:r>
              </w:del>
            </w:ins>
          </w:p>
        </w:tc>
      </w:tr>
      <w:tr w:rsidR="00F3592F" w:rsidRPr="00F3592F" w:rsidDel="00E84410" w14:paraId="0F0D84C0" w14:textId="0B04CC0B" w:rsidTr="00E84410">
        <w:trPr>
          <w:gridAfter w:val="1"/>
          <w:wAfter w:w="132" w:type="dxa"/>
          <w:trHeight w:val="285"/>
          <w:ins w:id="3792" w:author="作者" w:date="2020-09-17T16:10:00Z"/>
          <w:del w:id="3793" w:author="作者" w:date="2020-09-25T15:27:00Z"/>
          <w:trPrChange w:id="3794"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795"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1BD90403" w14:textId="620E5F8A" w:rsidR="00F3592F" w:rsidRPr="00F3592F" w:rsidDel="00E84410" w:rsidRDefault="00F3592F" w:rsidP="00F3592F">
            <w:pPr>
              <w:rPr>
                <w:ins w:id="3796" w:author="作者" w:date="2020-09-17T16:10:00Z"/>
                <w:del w:id="3797"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Change w:id="3798"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6F7B9F22" w14:textId="6FA6ECA5" w:rsidR="00F3592F" w:rsidRPr="00F3592F" w:rsidDel="00E84410" w:rsidRDefault="00F3592F" w:rsidP="00F3592F">
            <w:pPr>
              <w:rPr>
                <w:ins w:id="3799" w:author="作者" w:date="2020-09-17T16:10:00Z"/>
                <w:del w:id="3800" w:author="作者" w:date="2020-09-25T15:27:00Z"/>
                <w:rFonts w:ascii="等线" w:eastAsia="等线" w:hAnsi="等线" w:cs="Tahoma"/>
                <w:color w:val="000000"/>
              </w:rPr>
            </w:pPr>
            <w:ins w:id="3801" w:author="作者" w:date="2020-09-17T16:10:00Z">
              <w:del w:id="3802" w:author="作者" w:date="2020-09-25T15:27:00Z">
                <w:r w:rsidRPr="00F3592F" w:rsidDel="00E84410">
                  <w:rPr>
                    <w:rFonts w:ascii="等线" w:eastAsia="等线" w:hAnsi="等线" w:cs="Tahoma" w:hint="eastAsia"/>
                    <w:color w:val="000000"/>
                  </w:rPr>
                  <w:delText>dynamic</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803"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7494D675" w14:textId="0B21619B" w:rsidR="00F3592F" w:rsidRPr="00F3592F" w:rsidDel="00E84410" w:rsidRDefault="00F3592F" w:rsidP="00F3592F">
            <w:pPr>
              <w:rPr>
                <w:ins w:id="3804" w:author="作者" w:date="2020-09-17T16:10:00Z"/>
                <w:del w:id="3805" w:author="作者" w:date="2020-09-25T15:27:00Z"/>
                <w:rFonts w:ascii="等线" w:eastAsia="等线" w:hAnsi="等线" w:cs="Tahoma"/>
                <w:color w:val="000000"/>
              </w:rPr>
            </w:pPr>
            <w:ins w:id="3806" w:author="作者" w:date="2020-09-17T16:10:00Z">
              <w:del w:id="3807" w:author="作者" w:date="2020-09-25T15:27:00Z">
                <w:r w:rsidRPr="00F3592F" w:rsidDel="00E84410">
                  <w:rPr>
                    <w:rFonts w:ascii="等线" w:eastAsia="等线" w:hAnsi="等线" w:cs="Tahoma" w:hint="eastAsia"/>
                    <w:color w:val="000000"/>
                  </w:rPr>
                  <w:delText>surprise me</w:delText>
                </w:r>
              </w:del>
            </w:ins>
          </w:p>
        </w:tc>
        <w:tc>
          <w:tcPr>
            <w:tcW w:w="1144" w:type="dxa"/>
            <w:vMerge/>
            <w:tcBorders>
              <w:top w:val="nil"/>
              <w:left w:val="single" w:sz="4" w:space="0" w:color="auto"/>
              <w:bottom w:val="single" w:sz="4" w:space="0" w:color="auto"/>
              <w:right w:val="single" w:sz="4" w:space="0" w:color="auto"/>
            </w:tcBorders>
            <w:vAlign w:val="center"/>
            <w:hideMark/>
            <w:tcPrChange w:id="3808"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0CF43121" w14:textId="1AAA1C1A" w:rsidR="00F3592F" w:rsidRPr="00F3592F" w:rsidDel="00E84410" w:rsidRDefault="00F3592F" w:rsidP="00F3592F">
            <w:pPr>
              <w:rPr>
                <w:ins w:id="3809" w:author="作者" w:date="2020-09-17T16:10:00Z"/>
                <w:del w:id="3810" w:author="作者" w:date="2020-09-25T15:27:00Z"/>
                <w:rFonts w:ascii="等线" w:eastAsia="等线" w:hAnsi="等线" w:cs="Tahoma"/>
                <w:color w:val="000000"/>
              </w:rPr>
            </w:pPr>
          </w:p>
        </w:tc>
      </w:tr>
      <w:tr w:rsidR="00F3592F" w:rsidRPr="00F3592F" w:rsidDel="00E84410" w14:paraId="32381658" w14:textId="7D57DB01" w:rsidTr="00E84410">
        <w:trPr>
          <w:gridAfter w:val="1"/>
          <w:wAfter w:w="132" w:type="dxa"/>
          <w:trHeight w:val="390"/>
          <w:ins w:id="3811" w:author="作者" w:date="2020-09-17T16:10:00Z"/>
          <w:del w:id="3812" w:author="作者" w:date="2020-09-25T15:27:00Z"/>
          <w:trPrChange w:id="3813" w:author="作者" w:date="2020-09-25T15:29:00Z">
            <w:trPr>
              <w:gridAfter w:val="1"/>
              <w:trHeight w:val="390"/>
            </w:trPr>
          </w:trPrChange>
        </w:trPr>
        <w:tc>
          <w:tcPr>
            <w:tcW w:w="2660" w:type="dxa"/>
            <w:vMerge/>
            <w:tcBorders>
              <w:top w:val="nil"/>
              <w:left w:val="single" w:sz="4" w:space="0" w:color="auto"/>
              <w:bottom w:val="single" w:sz="4" w:space="0" w:color="auto"/>
              <w:right w:val="single" w:sz="4" w:space="0" w:color="auto"/>
            </w:tcBorders>
            <w:vAlign w:val="center"/>
            <w:hideMark/>
            <w:tcPrChange w:id="3814"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14AA715A" w14:textId="5214771F" w:rsidR="00F3592F" w:rsidRPr="00F3592F" w:rsidDel="00E84410" w:rsidRDefault="00F3592F" w:rsidP="00F3592F">
            <w:pPr>
              <w:rPr>
                <w:ins w:id="3815" w:author="作者" w:date="2020-09-17T16:10:00Z"/>
                <w:del w:id="3816"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817"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69CB34A1" w14:textId="762AB1C8" w:rsidR="00F3592F" w:rsidRPr="00F3592F" w:rsidDel="00E84410" w:rsidRDefault="00F3592F" w:rsidP="00F3592F">
            <w:pPr>
              <w:rPr>
                <w:ins w:id="3818" w:author="作者" w:date="2020-09-17T16:10:00Z"/>
                <w:del w:id="3819"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820"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33AEE167" w14:textId="18DFBBDC" w:rsidR="00F3592F" w:rsidRPr="00F3592F" w:rsidDel="00E84410" w:rsidRDefault="00F3592F" w:rsidP="00F3592F">
            <w:pPr>
              <w:rPr>
                <w:ins w:id="3821" w:author="作者" w:date="2020-09-17T16:10:00Z"/>
                <w:del w:id="3822" w:author="作者" w:date="2020-09-25T15:27:00Z"/>
                <w:rFonts w:ascii="等线" w:eastAsia="等线" w:hAnsi="等线" w:cs="Tahoma"/>
                <w:color w:val="000000"/>
              </w:rPr>
            </w:pPr>
            <w:ins w:id="3823" w:author="作者" w:date="2020-09-17T16:10:00Z">
              <w:del w:id="3824" w:author="作者" w:date="2020-09-25T15:27:00Z">
                <w:r w:rsidRPr="00F3592F" w:rsidDel="00E84410">
                  <w:rPr>
                    <w:rFonts w:ascii="等线" w:eastAsia="等线" w:hAnsi="等线" w:cs="Tahoma" w:hint="eastAsia"/>
                    <w:color w:val="000000"/>
                  </w:rPr>
                  <w:delText>ocean heart(</w:delText>
                </w:r>
                <w:r w:rsidRPr="00F3592F" w:rsidDel="00E84410">
                  <w:rPr>
                    <w:rFonts w:ascii="等线" w:eastAsia="等线" w:hAnsi="等线" w:cs="Tahoma" w:hint="eastAsia"/>
                    <w:b/>
                    <w:bCs/>
                    <w:color w:val="000000"/>
                    <w:sz w:val="32"/>
                    <w:szCs w:val="32"/>
                  </w:rPr>
                  <w:delText>*</w:delText>
                </w:r>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825"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5709E8E2" w14:textId="5A36A4A9" w:rsidR="00F3592F" w:rsidRPr="00F3592F" w:rsidDel="00E84410" w:rsidRDefault="00F3592F" w:rsidP="00F3592F">
            <w:pPr>
              <w:rPr>
                <w:ins w:id="3826" w:author="作者" w:date="2020-09-17T16:10:00Z"/>
                <w:del w:id="3827" w:author="作者" w:date="2020-09-25T15:27:00Z"/>
                <w:rFonts w:ascii="等线" w:eastAsia="等线" w:hAnsi="等线" w:cs="Tahoma"/>
                <w:color w:val="000000"/>
              </w:rPr>
            </w:pPr>
          </w:p>
        </w:tc>
      </w:tr>
      <w:tr w:rsidR="00F3592F" w:rsidRPr="00F3592F" w:rsidDel="00E84410" w14:paraId="31670825" w14:textId="722035EB" w:rsidTr="00E84410">
        <w:trPr>
          <w:gridAfter w:val="1"/>
          <w:wAfter w:w="132" w:type="dxa"/>
          <w:trHeight w:val="330"/>
          <w:ins w:id="3828" w:author="作者" w:date="2020-09-17T16:10:00Z"/>
          <w:del w:id="3829" w:author="作者" w:date="2020-09-25T15:27:00Z"/>
          <w:trPrChange w:id="3830" w:author="作者" w:date="2020-09-25T15:29:00Z">
            <w:trPr>
              <w:gridAfter w:val="1"/>
              <w:trHeight w:val="330"/>
            </w:trPr>
          </w:trPrChange>
        </w:trPr>
        <w:tc>
          <w:tcPr>
            <w:tcW w:w="2660" w:type="dxa"/>
            <w:vMerge/>
            <w:tcBorders>
              <w:top w:val="nil"/>
              <w:left w:val="single" w:sz="4" w:space="0" w:color="auto"/>
              <w:bottom w:val="single" w:sz="4" w:space="0" w:color="auto"/>
              <w:right w:val="single" w:sz="4" w:space="0" w:color="auto"/>
            </w:tcBorders>
            <w:vAlign w:val="center"/>
            <w:hideMark/>
            <w:tcPrChange w:id="3831"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2CBE0B8E" w14:textId="2E79BFFB" w:rsidR="00F3592F" w:rsidRPr="00F3592F" w:rsidDel="00E84410" w:rsidRDefault="00F3592F" w:rsidP="00F3592F">
            <w:pPr>
              <w:rPr>
                <w:ins w:id="3832" w:author="作者" w:date="2020-09-17T16:10:00Z"/>
                <w:del w:id="3833"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834"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11CE1B68" w14:textId="0FC6DB86" w:rsidR="00F3592F" w:rsidRPr="00F3592F" w:rsidDel="00E84410" w:rsidRDefault="00F3592F" w:rsidP="00F3592F">
            <w:pPr>
              <w:rPr>
                <w:ins w:id="3835" w:author="作者" w:date="2020-09-17T16:10:00Z"/>
                <w:del w:id="3836"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837"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2AFE2FF0" w14:textId="5BB58AFA" w:rsidR="00F3592F" w:rsidRPr="00F3592F" w:rsidDel="00E84410" w:rsidRDefault="00F3592F" w:rsidP="00F3592F">
            <w:pPr>
              <w:rPr>
                <w:ins w:id="3838" w:author="作者" w:date="2020-09-17T16:10:00Z"/>
                <w:del w:id="3839" w:author="作者" w:date="2020-09-25T15:27:00Z"/>
                <w:rFonts w:ascii="等线" w:eastAsia="等线" w:hAnsi="等线" w:cs="Tahoma"/>
                <w:color w:val="000000"/>
              </w:rPr>
            </w:pPr>
            <w:ins w:id="3840" w:author="作者" w:date="2020-09-17T16:10:00Z">
              <w:del w:id="3841" w:author="作者" w:date="2020-09-25T15:27:00Z">
                <w:r w:rsidRPr="00F3592F" w:rsidDel="00E84410">
                  <w:rPr>
                    <w:rFonts w:ascii="等线" w:eastAsia="等线" w:hAnsi="等线" w:cs="Tahoma" w:hint="eastAsia"/>
                    <w:color w:val="000000"/>
                  </w:rPr>
                  <w:delText>deep forest(</w:delText>
                </w:r>
                <w:r w:rsidRPr="00F3592F" w:rsidDel="00E84410">
                  <w:rPr>
                    <w:rFonts w:ascii="等线" w:eastAsia="等线" w:hAnsi="等线" w:cs="Tahoma" w:hint="eastAsia"/>
                    <w:b/>
                    <w:bCs/>
                    <w:color w:val="000000"/>
                    <w:sz w:val="32"/>
                    <w:szCs w:val="32"/>
                  </w:rPr>
                  <w:delText>*</w:delText>
                </w:r>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842"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481C4C7" w14:textId="5EA16EB0" w:rsidR="00F3592F" w:rsidRPr="00F3592F" w:rsidDel="00E84410" w:rsidRDefault="00F3592F" w:rsidP="00F3592F">
            <w:pPr>
              <w:rPr>
                <w:ins w:id="3843" w:author="作者" w:date="2020-09-17T16:10:00Z"/>
                <w:del w:id="3844" w:author="作者" w:date="2020-09-25T15:27:00Z"/>
                <w:rFonts w:ascii="等线" w:eastAsia="等线" w:hAnsi="等线" w:cs="Tahoma"/>
                <w:color w:val="000000"/>
              </w:rPr>
            </w:pPr>
          </w:p>
        </w:tc>
      </w:tr>
      <w:tr w:rsidR="00F3592F" w:rsidRPr="00F3592F" w:rsidDel="00E84410" w14:paraId="2B41B3C3" w14:textId="4AD4CF37" w:rsidTr="00E84410">
        <w:trPr>
          <w:gridAfter w:val="1"/>
          <w:wAfter w:w="132" w:type="dxa"/>
          <w:trHeight w:val="285"/>
          <w:ins w:id="3845" w:author="作者" w:date="2020-09-17T16:10:00Z"/>
          <w:del w:id="3846" w:author="作者" w:date="2020-09-25T15:27:00Z"/>
          <w:trPrChange w:id="3847"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848"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58B0450A" w14:textId="58C16C5C" w:rsidR="00F3592F" w:rsidRPr="00F3592F" w:rsidDel="00E84410" w:rsidRDefault="00F3592F" w:rsidP="00F3592F">
            <w:pPr>
              <w:rPr>
                <w:ins w:id="3849" w:author="作者" w:date="2020-09-17T16:10:00Z"/>
                <w:del w:id="3850"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851"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7D55630D" w14:textId="0F66E628" w:rsidR="00F3592F" w:rsidRPr="00F3592F" w:rsidDel="00E84410" w:rsidRDefault="00F3592F" w:rsidP="00F3592F">
            <w:pPr>
              <w:rPr>
                <w:ins w:id="3852" w:author="作者" w:date="2020-09-17T16:10:00Z"/>
                <w:del w:id="3853"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854"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4FC5E26E" w14:textId="63B95D6B" w:rsidR="00F3592F" w:rsidRPr="00F3592F" w:rsidDel="00E84410" w:rsidRDefault="00F3592F" w:rsidP="00F3592F">
            <w:pPr>
              <w:rPr>
                <w:ins w:id="3855" w:author="作者" w:date="2020-09-17T16:10:00Z"/>
                <w:del w:id="3856" w:author="作者" w:date="2020-09-25T15:27:00Z"/>
                <w:rFonts w:ascii="等线" w:eastAsia="等线" w:hAnsi="等线" w:cs="Tahoma"/>
                <w:color w:val="000000"/>
              </w:rPr>
            </w:pPr>
            <w:ins w:id="3857" w:author="作者" w:date="2020-09-17T16:10:00Z">
              <w:del w:id="3858" w:author="作者" w:date="2020-09-25T15:27:00Z">
                <w:r w:rsidRPr="00F3592F" w:rsidDel="00E84410">
                  <w:rPr>
                    <w:rFonts w:ascii="等线" w:eastAsia="等线" w:hAnsi="等线" w:cs="Tahoma" w:hint="eastAsia"/>
                    <w:color w:val="000000"/>
                  </w:rPr>
                  <w:delText>Moden city</w:delText>
                </w:r>
              </w:del>
            </w:ins>
          </w:p>
        </w:tc>
        <w:tc>
          <w:tcPr>
            <w:tcW w:w="1144" w:type="dxa"/>
            <w:vMerge/>
            <w:tcBorders>
              <w:top w:val="nil"/>
              <w:left w:val="single" w:sz="4" w:space="0" w:color="auto"/>
              <w:bottom w:val="single" w:sz="4" w:space="0" w:color="auto"/>
              <w:right w:val="single" w:sz="4" w:space="0" w:color="auto"/>
            </w:tcBorders>
            <w:vAlign w:val="center"/>
            <w:hideMark/>
            <w:tcPrChange w:id="3859"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58C87C6" w14:textId="5941C2A3" w:rsidR="00F3592F" w:rsidRPr="00F3592F" w:rsidDel="00E84410" w:rsidRDefault="00F3592F" w:rsidP="00F3592F">
            <w:pPr>
              <w:rPr>
                <w:ins w:id="3860" w:author="作者" w:date="2020-09-17T16:10:00Z"/>
                <w:del w:id="3861" w:author="作者" w:date="2020-09-25T15:27:00Z"/>
                <w:rFonts w:ascii="等线" w:eastAsia="等线" w:hAnsi="等线" w:cs="Tahoma"/>
                <w:color w:val="000000"/>
              </w:rPr>
            </w:pPr>
          </w:p>
        </w:tc>
      </w:tr>
      <w:tr w:rsidR="00F3592F" w:rsidRPr="00F3592F" w:rsidDel="00E84410" w14:paraId="1A13636F" w14:textId="4D2FA605" w:rsidTr="00E84410">
        <w:trPr>
          <w:gridAfter w:val="1"/>
          <w:wAfter w:w="132" w:type="dxa"/>
          <w:trHeight w:val="390"/>
          <w:ins w:id="3862" w:author="作者" w:date="2020-09-17T16:10:00Z"/>
          <w:del w:id="3863" w:author="作者" w:date="2020-09-25T15:27:00Z"/>
          <w:trPrChange w:id="3864" w:author="作者" w:date="2020-09-25T15:29:00Z">
            <w:trPr>
              <w:gridAfter w:val="1"/>
              <w:trHeight w:val="390"/>
            </w:trPr>
          </w:trPrChange>
        </w:trPr>
        <w:tc>
          <w:tcPr>
            <w:tcW w:w="2660" w:type="dxa"/>
            <w:vMerge/>
            <w:tcBorders>
              <w:top w:val="nil"/>
              <w:left w:val="single" w:sz="4" w:space="0" w:color="auto"/>
              <w:bottom w:val="single" w:sz="4" w:space="0" w:color="auto"/>
              <w:right w:val="single" w:sz="4" w:space="0" w:color="auto"/>
            </w:tcBorders>
            <w:vAlign w:val="center"/>
            <w:hideMark/>
            <w:tcPrChange w:id="3865"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129A0AFF" w14:textId="611E4F50" w:rsidR="00F3592F" w:rsidRPr="00F3592F" w:rsidDel="00E84410" w:rsidRDefault="00F3592F" w:rsidP="00F3592F">
            <w:pPr>
              <w:rPr>
                <w:ins w:id="3866" w:author="作者" w:date="2020-09-17T16:10:00Z"/>
                <w:del w:id="3867"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hideMark/>
            <w:tcPrChange w:id="3868" w:author="作者" w:date="2020-09-25T15:29:00Z">
              <w:tcPr>
                <w:tcW w:w="2500" w:type="dxa"/>
                <w:gridSpan w:val="3"/>
                <w:vMerge/>
                <w:tcBorders>
                  <w:top w:val="nil"/>
                  <w:left w:val="single" w:sz="4" w:space="0" w:color="auto"/>
                  <w:bottom w:val="single" w:sz="4" w:space="0" w:color="auto"/>
                  <w:right w:val="single" w:sz="4" w:space="0" w:color="auto"/>
                </w:tcBorders>
                <w:vAlign w:val="center"/>
                <w:hideMark/>
              </w:tcPr>
            </w:tcPrChange>
          </w:tcPr>
          <w:p w14:paraId="3AA4933B" w14:textId="62D5A433" w:rsidR="00F3592F" w:rsidRPr="00F3592F" w:rsidDel="00E84410" w:rsidRDefault="00F3592F" w:rsidP="00F3592F">
            <w:pPr>
              <w:rPr>
                <w:ins w:id="3869" w:author="作者" w:date="2020-09-17T16:10:00Z"/>
                <w:del w:id="3870"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hideMark/>
            <w:tcPrChange w:id="3871"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56B119EC" w14:textId="2A0D1FCF" w:rsidR="00F3592F" w:rsidRPr="00F3592F" w:rsidDel="00E84410" w:rsidRDefault="00F3592F" w:rsidP="00F3592F">
            <w:pPr>
              <w:rPr>
                <w:ins w:id="3872" w:author="作者" w:date="2020-09-17T16:10:00Z"/>
                <w:del w:id="3873" w:author="作者" w:date="2020-09-25T15:27:00Z"/>
                <w:rFonts w:ascii="等线" w:eastAsia="等线" w:hAnsi="等线" w:cs="Tahoma"/>
                <w:color w:val="000000"/>
              </w:rPr>
            </w:pPr>
            <w:ins w:id="3874" w:author="作者" w:date="2020-09-17T16:10:00Z">
              <w:del w:id="3875" w:author="作者" w:date="2020-09-25T15:27:00Z">
                <w:r w:rsidRPr="00F3592F" w:rsidDel="00E84410">
                  <w:rPr>
                    <w:rFonts w:ascii="等线" w:eastAsia="等线" w:hAnsi="等线" w:cs="Tahoma" w:hint="eastAsia"/>
                    <w:color w:val="000000"/>
                  </w:rPr>
                  <w:delText>warm heart(</w:delText>
                </w:r>
                <w:r w:rsidRPr="00F3592F" w:rsidDel="00E84410">
                  <w:rPr>
                    <w:rFonts w:ascii="等线" w:eastAsia="等线" w:hAnsi="等线" w:cs="Tahoma" w:hint="eastAsia"/>
                    <w:b/>
                    <w:bCs/>
                    <w:color w:val="000000"/>
                    <w:sz w:val="32"/>
                    <w:szCs w:val="32"/>
                  </w:rPr>
                  <w:delText>*</w:delText>
                </w:r>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876"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633C4441" w14:textId="548A0005" w:rsidR="00F3592F" w:rsidRPr="00F3592F" w:rsidDel="00E84410" w:rsidRDefault="00F3592F" w:rsidP="00F3592F">
            <w:pPr>
              <w:rPr>
                <w:ins w:id="3877" w:author="作者" w:date="2020-09-17T16:10:00Z"/>
                <w:del w:id="3878" w:author="作者" w:date="2020-09-25T15:27:00Z"/>
                <w:rFonts w:ascii="等线" w:eastAsia="等线" w:hAnsi="等线" w:cs="Tahoma"/>
                <w:color w:val="000000"/>
              </w:rPr>
            </w:pPr>
          </w:p>
        </w:tc>
      </w:tr>
      <w:tr w:rsidR="00F3592F" w:rsidRPr="00F3592F" w:rsidDel="00E84410" w14:paraId="5796EB37" w14:textId="7C5D147F" w:rsidTr="00E84410">
        <w:trPr>
          <w:gridAfter w:val="1"/>
          <w:wAfter w:w="132" w:type="dxa"/>
          <w:trHeight w:val="285"/>
          <w:ins w:id="3879" w:author="作者" w:date="2020-09-17T16:10:00Z"/>
          <w:del w:id="3880" w:author="作者" w:date="2020-09-25T15:27:00Z"/>
          <w:trPrChange w:id="3881"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hideMark/>
            <w:tcPrChange w:id="3882" w:author="作者" w:date="2020-09-25T15:29:00Z">
              <w:tcPr>
                <w:tcW w:w="2640" w:type="dxa"/>
                <w:vMerge/>
                <w:tcBorders>
                  <w:top w:val="nil"/>
                  <w:left w:val="single" w:sz="4" w:space="0" w:color="auto"/>
                  <w:bottom w:val="single" w:sz="4" w:space="0" w:color="auto"/>
                  <w:right w:val="single" w:sz="4" w:space="0" w:color="auto"/>
                </w:tcBorders>
                <w:vAlign w:val="center"/>
                <w:hideMark/>
              </w:tcPr>
            </w:tcPrChange>
          </w:tcPr>
          <w:p w14:paraId="74DA496D" w14:textId="3800DE5D" w:rsidR="00F3592F" w:rsidRPr="00F3592F" w:rsidDel="00E84410" w:rsidRDefault="00F3592F" w:rsidP="00F3592F">
            <w:pPr>
              <w:rPr>
                <w:ins w:id="3883" w:author="作者" w:date="2020-09-17T16:10:00Z"/>
                <w:del w:id="3884"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hideMark/>
            <w:tcPrChange w:id="3885" w:author="作者" w:date="2020-09-25T15:29:00Z">
              <w:tcPr>
                <w:tcW w:w="2500" w:type="dxa"/>
                <w:gridSpan w:val="3"/>
                <w:tcBorders>
                  <w:top w:val="nil"/>
                  <w:left w:val="nil"/>
                  <w:bottom w:val="single" w:sz="4" w:space="0" w:color="auto"/>
                  <w:right w:val="single" w:sz="4" w:space="0" w:color="auto"/>
                </w:tcBorders>
                <w:shd w:val="clear" w:color="auto" w:fill="auto"/>
                <w:noWrap/>
                <w:vAlign w:val="center"/>
                <w:hideMark/>
              </w:tcPr>
            </w:tcPrChange>
          </w:tcPr>
          <w:p w14:paraId="753FCBF6" w14:textId="2DCE2D57" w:rsidR="00F3592F" w:rsidRPr="00F3592F" w:rsidDel="00E84410" w:rsidRDefault="00F3592F" w:rsidP="00F3592F">
            <w:pPr>
              <w:rPr>
                <w:ins w:id="3886" w:author="作者" w:date="2020-09-17T16:10:00Z"/>
                <w:del w:id="3887" w:author="作者" w:date="2020-09-25T15:27:00Z"/>
                <w:rFonts w:ascii="等线" w:eastAsia="等线" w:hAnsi="等线" w:cs="Tahoma"/>
                <w:color w:val="000000"/>
              </w:rPr>
            </w:pPr>
            <w:ins w:id="3888" w:author="作者" w:date="2020-09-17T16:10:00Z">
              <w:del w:id="3889" w:author="作者" w:date="2020-09-25T15:27:00Z">
                <w:r w:rsidRPr="00F3592F" w:rsidDel="00E84410">
                  <w:rPr>
                    <w:rFonts w:ascii="等线" w:eastAsia="等线" w:hAnsi="等线" w:cs="Tahoma" w:hint="eastAsia"/>
                    <w:color w:val="000000"/>
                  </w:rPr>
                  <w:delText>customize</w:delText>
                </w:r>
              </w:del>
            </w:ins>
          </w:p>
        </w:tc>
        <w:tc>
          <w:tcPr>
            <w:tcW w:w="2461" w:type="dxa"/>
            <w:tcBorders>
              <w:top w:val="nil"/>
              <w:left w:val="nil"/>
              <w:bottom w:val="single" w:sz="4" w:space="0" w:color="auto"/>
              <w:right w:val="single" w:sz="4" w:space="0" w:color="auto"/>
            </w:tcBorders>
            <w:shd w:val="clear" w:color="auto" w:fill="auto"/>
            <w:noWrap/>
            <w:vAlign w:val="center"/>
            <w:hideMark/>
            <w:tcPrChange w:id="3890" w:author="作者" w:date="2020-09-25T15:29:00Z">
              <w:tcPr>
                <w:tcW w:w="2440" w:type="dxa"/>
                <w:tcBorders>
                  <w:top w:val="nil"/>
                  <w:left w:val="nil"/>
                  <w:bottom w:val="single" w:sz="4" w:space="0" w:color="auto"/>
                  <w:right w:val="single" w:sz="4" w:space="0" w:color="auto"/>
                </w:tcBorders>
                <w:shd w:val="clear" w:color="auto" w:fill="auto"/>
                <w:noWrap/>
                <w:vAlign w:val="center"/>
                <w:hideMark/>
              </w:tcPr>
            </w:tcPrChange>
          </w:tcPr>
          <w:p w14:paraId="2B8095D4" w14:textId="095DB51A" w:rsidR="00F3592F" w:rsidRPr="00F3592F" w:rsidDel="00E84410" w:rsidRDefault="00F3592F" w:rsidP="00F3592F">
            <w:pPr>
              <w:rPr>
                <w:ins w:id="3891" w:author="作者" w:date="2020-09-17T16:10:00Z"/>
                <w:del w:id="3892" w:author="作者" w:date="2020-09-25T15:27:00Z"/>
                <w:rFonts w:ascii="等线" w:eastAsia="等线" w:hAnsi="等线" w:cs="Tahoma"/>
                <w:color w:val="000000"/>
              </w:rPr>
            </w:pPr>
            <w:ins w:id="3893" w:author="作者" w:date="2020-09-17T16:10:00Z">
              <w:del w:id="3894" w:author="作者" w:date="2020-09-25T15:27:00Z">
                <w:r w:rsidRPr="00F3592F"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hideMark/>
            <w:tcPrChange w:id="3895" w:author="作者" w:date="2020-09-25T15:29:00Z">
              <w:tcPr>
                <w:tcW w:w="1180" w:type="dxa"/>
                <w:gridSpan w:val="2"/>
                <w:vMerge/>
                <w:tcBorders>
                  <w:top w:val="nil"/>
                  <w:left w:val="single" w:sz="4" w:space="0" w:color="auto"/>
                  <w:bottom w:val="single" w:sz="4" w:space="0" w:color="auto"/>
                  <w:right w:val="single" w:sz="4" w:space="0" w:color="auto"/>
                </w:tcBorders>
                <w:vAlign w:val="center"/>
                <w:hideMark/>
              </w:tcPr>
            </w:tcPrChange>
          </w:tcPr>
          <w:p w14:paraId="7F00AA6C" w14:textId="6AF96323" w:rsidR="00F3592F" w:rsidRPr="00F3592F" w:rsidDel="00E84410" w:rsidRDefault="00F3592F" w:rsidP="00F3592F">
            <w:pPr>
              <w:rPr>
                <w:ins w:id="3896" w:author="作者" w:date="2020-09-17T16:10:00Z"/>
                <w:del w:id="3897" w:author="作者" w:date="2020-09-25T15:27:00Z"/>
                <w:rFonts w:ascii="等线" w:eastAsia="等线" w:hAnsi="等线" w:cs="Tahoma"/>
                <w:color w:val="000000"/>
              </w:rPr>
            </w:pPr>
          </w:p>
        </w:tc>
      </w:tr>
      <w:tr w:rsidR="00FC336E" w:rsidRPr="00FC336E" w:rsidDel="00E84410" w14:paraId="2D7AAFFE" w14:textId="2BBE0ADD" w:rsidTr="00E84410">
        <w:trPr>
          <w:gridAfter w:val="1"/>
          <w:wAfter w:w="132" w:type="dxa"/>
          <w:trHeight w:val="720"/>
          <w:ins w:id="3898" w:author="作者" w:date="2020-09-17T16:31:00Z"/>
          <w:del w:id="3899" w:author="作者" w:date="2020-09-25T15:27:00Z"/>
          <w:trPrChange w:id="3900" w:author="作者" w:date="2020-09-25T15:29:00Z">
            <w:trPr>
              <w:gridAfter w:val="1"/>
              <w:trHeight w:val="720"/>
            </w:trPr>
          </w:trPrChange>
        </w:trPr>
        <w:tc>
          <w:tcPr>
            <w:tcW w:w="2660" w:type="dxa"/>
            <w:tcBorders>
              <w:top w:val="single" w:sz="4" w:space="0" w:color="auto"/>
              <w:left w:val="single" w:sz="4" w:space="0" w:color="auto"/>
              <w:bottom w:val="single" w:sz="4" w:space="0" w:color="auto"/>
              <w:right w:val="single" w:sz="4" w:space="0" w:color="auto"/>
            </w:tcBorders>
            <w:shd w:val="clear" w:color="auto" w:fill="auto"/>
            <w:vAlign w:val="center"/>
            <w:tcPrChange w:id="3901" w:author="作者" w:date="2020-09-25T15:29:00Z">
              <w:tcPr>
                <w:tcW w:w="2640" w:type="dxa"/>
                <w:tcBorders>
                  <w:top w:val="single" w:sz="4" w:space="0" w:color="auto"/>
                  <w:left w:val="single" w:sz="4" w:space="0" w:color="auto"/>
                  <w:bottom w:val="single" w:sz="4" w:space="0" w:color="auto"/>
                  <w:right w:val="single" w:sz="4" w:space="0" w:color="auto"/>
                </w:tcBorders>
                <w:shd w:val="clear" w:color="auto" w:fill="auto"/>
                <w:vAlign w:val="center"/>
              </w:tcPr>
            </w:tcPrChange>
          </w:tcPr>
          <w:p w14:paraId="409F38E5" w14:textId="19E843CD" w:rsidR="00FC336E" w:rsidRPr="00FC336E" w:rsidDel="00E84410" w:rsidRDefault="00FC336E" w:rsidP="00FC336E">
            <w:pPr>
              <w:rPr>
                <w:ins w:id="3902" w:author="作者" w:date="2020-09-17T16:31:00Z"/>
                <w:del w:id="3903" w:author="作者" w:date="2020-09-25T15:27:00Z"/>
                <w:rFonts w:ascii="等线" w:eastAsia="等线" w:hAnsi="等线" w:cs="Tahoma"/>
                <w:b/>
                <w:bCs/>
                <w:color w:val="000000"/>
                <w:sz w:val="28"/>
                <w:szCs w:val="28"/>
              </w:rPr>
            </w:pPr>
            <w:ins w:id="3904" w:author="作者" w:date="2020-09-17T16:31:00Z">
              <w:del w:id="3905" w:author="作者" w:date="2020-09-25T15:27:00Z">
                <w:r w:rsidRPr="00FC336E" w:rsidDel="00E84410">
                  <w:rPr>
                    <w:rFonts w:ascii="等线" w:eastAsia="等线" w:hAnsi="等线" w:cs="Tahoma" w:hint="eastAsia"/>
                    <w:b/>
                    <w:bCs/>
                    <w:color w:val="000000"/>
                    <w:sz w:val="28"/>
                    <w:szCs w:val="28"/>
                  </w:rPr>
                  <w:delText>Mode</w:delText>
                </w:r>
                <w:r w:rsidRPr="00FC336E" w:rsidDel="00E84410">
                  <w:rPr>
                    <w:rFonts w:ascii="等线" w:eastAsia="等线" w:hAnsi="等线" w:cs="Tahoma" w:hint="eastAsia"/>
                    <w:b/>
                    <w:bCs/>
                    <w:color w:val="000000"/>
                    <w:sz w:val="28"/>
                    <w:szCs w:val="28"/>
                  </w:rPr>
                  <w:br/>
                  <w:delText>Rank 1</w:delText>
                </w:r>
              </w:del>
            </w:ins>
          </w:p>
        </w:tc>
        <w:tc>
          <w:tcPr>
            <w:tcW w:w="2500" w:type="dxa"/>
            <w:gridSpan w:val="2"/>
            <w:tcBorders>
              <w:top w:val="single" w:sz="4" w:space="0" w:color="auto"/>
              <w:left w:val="nil"/>
              <w:bottom w:val="single" w:sz="4" w:space="0" w:color="auto"/>
              <w:right w:val="single" w:sz="4" w:space="0" w:color="auto"/>
            </w:tcBorders>
            <w:shd w:val="clear" w:color="auto" w:fill="auto"/>
            <w:vAlign w:val="center"/>
            <w:tcPrChange w:id="3906" w:author="作者" w:date="2020-09-25T15:29:00Z">
              <w:tcPr>
                <w:tcW w:w="2500" w:type="dxa"/>
                <w:gridSpan w:val="3"/>
                <w:tcBorders>
                  <w:top w:val="single" w:sz="4" w:space="0" w:color="auto"/>
                  <w:left w:val="nil"/>
                  <w:bottom w:val="single" w:sz="4" w:space="0" w:color="auto"/>
                  <w:right w:val="single" w:sz="4" w:space="0" w:color="auto"/>
                </w:tcBorders>
                <w:shd w:val="clear" w:color="auto" w:fill="auto"/>
                <w:vAlign w:val="center"/>
              </w:tcPr>
            </w:tcPrChange>
          </w:tcPr>
          <w:p w14:paraId="37567924" w14:textId="7E7DC618" w:rsidR="00FC336E" w:rsidRPr="00FC336E" w:rsidDel="00E84410" w:rsidRDefault="00FC336E" w:rsidP="00FC336E">
            <w:pPr>
              <w:rPr>
                <w:ins w:id="3907" w:author="作者" w:date="2020-09-17T16:31:00Z"/>
                <w:del w:id="3908" w:author="作者" w:date="2020-09-25T15:27:00Z"/>
                <w:rFonts w:ascii="等线" w:eastAsia="等线" w:hAnsi="等线" w:cs="Tahoma"/>
                <w:b/>
                <w:bCs/>
                <w:color w:val="000000"/>
                <w:sz w:val="28"/>
                <w:szCs w:val="28"/>
              </w:rPr>
            </w:pPr>
            <w:ins w:id="3909" w:author="作者" w:date="2020-09-17T16:31:00Z">
              <w:del w:id="3910" w:author="作者" w:date="2020-09-25T15:27:00Z">
                <w:r w:rsidRPr="00FC336E" w:rsidDel="00E84410">
                  <w:rPr>
                    <w:rFonts w:ascii="等线" w:eastAsia="等线" w:hAnsi="等线" w:cs="Tahoma" w:hint="eastAsia"/>
                    <w:b/>
                    <w:bCs/>
                    <w:color w:val="000000"/>
                    <w:sz w:val="28"/>
                    <w:szCs w:val="28"/>
                  </w:rPr>
                  <w:delText>Mode</w:delText>
                </w:r>
                <w:r w:rsidRPr="00FC336E" w:rsidDel="00E84410">
                  <w:rPr>
                    <w:rFonts w:ascii="等线" w:eastAsia="等线" w:hAnsi="等线" w:cs="Tahoma" w:hint="eastAsia"/>
                    <w:b/>
                    <w:bCs/>
                    <w:color w:val="000000"/>
                    <w:sz w:val="28"/>
                    <w:szCs w:val="28"/>
                  </w:rPr>
                  <w:br/>
                  <w:delText>Rank 2</w:delText>
                </w:r>
              </w:del>
            </w:ins>
          </w:p>
        </w:tc>
        <w:tc>
          <w:tcPr>
            <w:tcW w:w="2461" w:type="dxa"/>
            <w:tcBorders>
              <w:top w:val="single" w:sz="4" w:space="0" w:color="auto"/>
              <w:left w:val="nil"/>
              <w:bottom w:val="single" w:sz="4" w:space="0" w:color="auto"/>
              <w:right w:val="single" w:sz="4" w:space="0" w:color="auto"/>
            </w:tcBorders>
            <w:shd w:val="clear" w:color="auto" w:fill="auto"/>
            <w:vAlign w:val="center"/>
            <w:tcPrChange w:id="3911" w:author="作者" w:date="2020-09-25T15:29:00Z">
              <w:tcPr>
                <w:tcW w:w="2440" w:type="dxa"/>
                <w:tcBorders>
                  <w:top w:val="single" w:sz="4" w:space="0" w:color="auto"/>
                  <w:left w:val="nil"/>
                  <w:bottom w:val="single" w:sz="4" w:space="0" w:color="auto"/>
                  <w:right w:val="single" w:sz="4" w:space="0" w:color="auto"/>
                </w:tcBorders>
                <w:shd w:val="clear" w:color="auto" w:fill="auto"/>
                <w:vAlign w:val="center"/>
              </w:tcPr>
            </w:tcPrChange>
          </w:tcPr>
          <w:p w14:paraId="0B722CA7" w14:textId="3A257085" w:rsidR="00FC336E" w:rsidRPr="00FC336E" w:rsidDel="00E84410" w:rsidRDefault="00FC336E" w:rsidP="00FC336E">
            <w:pPr>
              <w:rPr>
                <w:ins w:id="3912" w:author="作者" w:date="2020-09-17T16:31:00Z"/>
                <w:del w:id="3913" w:author="作者" w:date="2020-09-25T15:27:00Z"/>
                <w:rFonts w:ascii="等线" w:eastAsia="等线" w:hAnsi="等线" w:cs="Tahoma"/>
                <w:b/>
                <w:bCs/>
                <w:color w:val="000000"/>
                <w:sz w:val="28"/>
                <w:szCs w:val="28"/>
              </w:rPr>
            </w:pPr>
            <w:ins w:id="3914" w:author="作者" w:date="2020-09-17T16:31:00Z">
              <w:del w:id="3915" w:author="作者" w:date="2020-09-25T15:27:00Z">
                <w:r w:rsidRPr="00FC336E" w:rsidDel="00E84410">
                  <w:rPr>
                    <w:rFonts w:ascii="等线" w:eastAsia="等线" w:hAnsi="等线" w:cs="Tahoma" w:hint="eastAsia"/>
                    <w:b/>
                    <w:bCs/>
                    <w:color w:val="000000"/>
                    <w:sz w:val="28"/>
                    <w:szCs w:val="28"/>
                  </w:rPr>
                  <w:delText>Mode</w:delText>
                </w:r>
                <w:r w:rsidRPr="00FC336E" w:rsidDel="00E84410">
                  <w:rPr>
                    <w:rFonts w:ascii="等线" w:eastAsia="等线" w:hAnsi="等线" w:cs="Tahoma" w:hint="eastAsia"/>
                    <w:b/>
                    <w:bCs/>
                    <w:color w:val="000000"/>
                    <w:sz w:val="28"/>
                    <w:szCs w:val="28"/>
                  </w:rPr>
                  <w:br/>
                  <w:delText>Rank 3</w:delText>
                </w:r>
              </w:del>
            </w:ins>
          </w:p>
        </w:tc>
        <w:tc>
          <w:tcPr>
            <w:tcW w:w="1144" w:type="dxa"/>
            <w:tcBorders>
              <w:top w:val="single" w:sz="4" w:space="0" w:color="auto"/>
              <w:left w:val="nil"/>
              <w:bottom w:val="single" w:sz="4" w:space="0" w:color="auto"/>
              <w:right w:val="single" w:sz="4" w:space="0" w:color="auto"/>
            </w:tcBorders>
            <w:shd w:val="clear" w:color="auto" w:fill="auto"/>
            <w:noWrap/>
            <w:vAlign w:val="center"/>
            <w:tcPrChange w:id="3916" w:author="作者" w:date="2020-09-25T15:29:00Z">
              <w:tcPr>
                <w:tcW w:w="1180" w:type="dxa"/>
                <w:gridSpan w:val="2"/>
                <w:tcBorders>
                  <w:top w:val="single" w:sz="4" w:space="0" w:color="auto"/>
                  <w:left w:val="nil"/>
                  <w:bottom w:val="single" w:sz="4" w:space="0" w:color="auto"/>
                  <w:right w:val="single" w:sz="4" w:space="0" w:color="auto"/>
                </w:tcBorders>
                <w:shd w:val="clear" w:color="auto" w:fill="auto"/>
                <w:noWrap/>
                <w:vAlign w:val="center"/>
              </w:tcPr>
            </w:tcPrChange>
          </w:tcPr>
          <w:p w14:paraId="3627BC97" w14:textId="495A6413" w:rsidR="00FC336E" w:rsidRPr="00FC336E" w:rsidDel="00E84410" w:rsidRDefault="00FC336E" w:rsidP="00FC336E">
            <w:pPr>
              <w:rPr>
                <w:ins w:id="3917" w:author="作者" w:date="2020-09-17T16:31:00Z"/>
                <w:del w:id="3918" w:author="作者" w:date="2020-09-25T15:27:00Z"/>
                <w:rFonts w:ascii="等线" w:eastAsia="等线" w:hAnsi="等线" w:cs="Tahoma"/>
                <w:b/>
                <w:bCs/>
                <w:color w:val="000000"/>
                <w:sz w:val="28"/>
                <w:szCs w:val="28"/>
              </w:rPr>
            </w:pPr>
            <w:ins w:id="3919" w:author="作者" w:date="2020-09-17T16:31:00Z">
              <w:del w:id="3920" w:author="作者" w:date="2020-09-25T15:27:00Z">
                <w:r w:rsidRPr="00FC336E" w:rsidDel="00E84410">
                  <w:rPr>
                    <w:rFonts w:ascii="等线" w:eastAsia="等线" w:hAnsi="等线" w:cs="Tahoma" w:hint="eastAsia"/>
                    <w:b/>
                    <w:bCs/>
                    <w:color w:val="000000"/>
                    <w:sz w:val="28"/>
                    <w:szCs w:val="28"/>
                  </w:rPr>
                  <w:delText>Priority</w:delText>
                </w:r>
              </w:del>
            </w:ins>
          </w:p>
        </w:tc>
      </w:tr>
      <w:tr w:rsidR="00FC336E" w:rsidRPr="00FC336E" w:rsidDel="00E84410" w14:paraId="2FE36F25" w14:textId="4A581AC2" w:rsidTr="00E84410">
        <w:trPr>
          <w:gridAfter w:val="1"/>
          <w:wAfter w:w="132" w:type="dxa"/>
          <w:trHeight w:val="285"/>
          <w:ins w:id="3921" w:author="作者" w:date="2020-09-17T16:31:00Z"/>
          <w:del w:id="3922" w:author="作者" w:date="2020-09-25T15:27:00Z"/>
          <w:trPrChange w:id="3923" w:author="作者" w:date="2020-09-25T15:29:00Z">
            <w:trPr>
              <w:gridAfter w:val="1"/>
              <w:trHeight w:val="285"/>
            </w:trPr>
          </w:trPrChange>
        </w:trPr>
        <w:tc>
          <w:tcPr>
            <w:tcW w:w="2660" w:type="dxa"/>
            <w:vMerge w:val="restart"/>
            <w:tcBorders>
              <w:top w:val="nil"/>
              <w:left w:val="single" w:sz="4" w:space="0" w:color="auto"/>
              <w:bottom w:val="single" w:sz="4" w:space="0" w:color="auto"/>
              <w:right w:val="single" w:sz="4" w:space="0" w:color="auto"/>
            </w:tcBorders>
            <w:shd w:val="clear" w:color="000000" w:fill="D9D9D9"/>
            <w:vAlign w:val="center"/>
            <w:tcPrChange w:id="3924" w:author="作者" w:date="2020-09-25T15:29:00Z">
              <w:tcPr>
                <w:tcW w:w="2640" w:type="dxa"/>
                <w:vMerge w:val="restart"/>
                <w:tcBorders>
                  <w:top w:val="nil"/>
                  <w:left w:val="single" w:sz="4" w:space="0" w:color="auto"/>
                  <w:bottom w:val="single" w:sz="4" w:space="0" w:color="auto"/>
                  <w:right w:val="single" w:sz="4" w:space="0" w:color="auto"/>
                </w:tcBorders>
                <w:shd w:val="clear" w:color="000000" w:fill="D9D9D9"/>
                <w:vAlign w:val="center"/>
              </w:tcPr>
            </w:tcPrChange>
          </w:tcPr>
          <w:p w14:paraId="56BE7385" w14:textId="34B39195" w:rsidR="00FC336E" w:rsidRPr="00FC336E" w:rsidDel="00E84410" w:rsidRDefault="00FC336E" w:rsidP="00FC336E">
            <w:pPr>
              <w:rPr>
                <w:ins w:id="3925" w:author="作者" w:date="2020-09-17T16:31:00Z"/>
                <w:del w:id="3926" w:author="作者" w:date="2020-09-25T15:27:00Z"/>
                <w:rFonts w:ascii="等线" w:eastAsia="等线" w:hAnsi="等线" w:cs="Tahoma"/>
                <w:color w:val="000000"/>
              </w:rPr>
            </w:pPr>
            <w:ins w:id="3927" w:author="作者" w:date="2020-09-17T16:31:00Z">
              <w:del w:id="3928" w:author="作者" w:date="2020-09-25T15:27:00Z">
                <w:r w:rsidRPr="00FC336E" w:rsidDel="00E84410">
                  <w:rPr>
                    <w:rFonts w:ascii="等线" w:eastAsia="等线" w:hAnsi="等线" w:cs="Tahoma" w:hint="eastAsia"/>
                    <w:color w:val="000000"/>
                  </w:rPr>
                  <w:delText>vehicle condition mode</w:delText>
                </w:r>
              </w:del>
            </w:ins>
          </w:p>
        </w:tc>
        <w:tc>
          <w:tcPr>
            <w:tcW w:w="2500" w:type="dxa"/>
            <w:gridSpan w:val="2"/>
            <w:tcBorders>
              <w:top w:val="nil"/>
              <w:left w:val="nil"/>
              <w:bottom w:val="single" w:sz="4" w:space="0" w:color="auto"/>
              <w:right w:val="single" w:sz="4" w:space="0" w:color="auto"/>
            </w:tcBorders>
            <w:shd w:val="clear" w:color="000000" w:fill="D9D9D9"/>
            <w:noWrap/>
            <w:vAlign w:val="center"/>
            <w:tcPrChange w:id="3929" w:author="作者" w:date="2020-09-25T15:29:00Z">
              <w:tcPr>
                <w:tcW w:w="2500" w:type="dxa"/>
                <w:gridSpan w:val="3"/>
                <w:tcBorders>
                  <w:top w:val="nil"/>
                  <w:left w:val="nil"/>
                  <w:bottom w:val="single" w:sz="4" w:space="0" w:color="auto"/>
                  <w:right w:val="single" w:sz="4" w:space="0" w:color="auto"/>
                </w:tcBorders>
                <w:shd w:val="clear" w:color="000000" w:fill="D9D9D9"/>
                <w:noWrap/>
                <w:vAlign w:val="center"/>
              </w:tcPr>
            </w:tcPrChange>
          </w:tcPr>
          <w:p w14:paraId="6362A3C2" w14:textId="67E4DE0A" w:rsidR="00FC336E" w:rsidRPr="00FC336E" w:rsidDel="00E84410" w:rsidRDefault="00FC336E" w:rsidP="00FC336E">
            <w:pPr>
              <w:rPr>
                <w:ins w:id="3930" w:author="作者" w:date="2020-09-17T16:31:00Z"/>
                <w:del w:id="3931" w:author="作者" w:date="2020-09-25T15:27:00Z"/>
                <w:rFonts w:ascii="等线" w:eastAsia="等线" w:hAnsi="等线" w:cs="Tahoma"/>
                <w:color w:val="000000"/>
              </w:rPr>
            </w:pPr>
            <w:ins w:id="3932" w:author="作者" w:date="2020-09-17T16:31:00Z">
              <w:del w:id="3933" w:author="作者" w:date="2020-09-25T15:27:00Z">
                <w:r w:rsidRPr="00FC336E" w:rsidDel="00E84410">
                  <w:rPr>
                    <w:rFonts w:ascii="等线" w:eastAsia="等线" w:hAnsi="等线" w:cs="Tahoma" w:hint="eastAsia"/>
                    <w:color w:val="000000"/>
                  </w:rPr>
                  <w:delText>radar alarm</w:delText>
                </w:r>
              </w:del>
            </w:ins>
          </w:p>
        </w:tc>
        <w:tc>
          <w:tcPr>
            <w:tcW w:w="2461" w:type="dxa"/>
            <w:tcBorders>
              <w:top w:val="nil"/>
              <w:left w:val="nil"/>
              <w:bottom w:val="single" w:sz="4" w:space="0" w:color="auto"/>
              <w:right w:val="single" w:sz="4" w:space="0" w:color="auto"/>
            </w:tcBorders>
            <w:shd w:val="clear" w:color="000000" w:fill="D9D9D9"/>
            <w:noWrap/>
            <w:vAlign w:val="center"/>
            <w:tcPrChange w:id="3934"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5A313FA3" w14:textId="52270876" w:rsidR="00FC336E" w:rsidRPr="00FC336E" w:rsidDel="00E84410" w:rsidRDefault="00FC336E" w:rsidP="00FC336E">
            <w:pPr>
              <w:rPr>
                <w:ins w:id="3935" w:author="作者" w:date="2020-09-17T16:31:00Z"/>
                <w:del w:id="3936" w:author="作者" w:date="2020-09-25T15:27:00Z"/>
                <w:rFonts w:ascii="等线" w:eastAsia="等线" w:hAnsi="等线" w:cs="Tahoma"/>
                <w:color w:val="000000"/>
              </w:rPr>
            </w:pPr>
            <w:ins w:id="3937" w:author="作者" w:date="2020-09-17T16:31:00Z">
              <w:del w:id="3938" w:author="作者" w:date="2020-09-25T15:27:00Z">
                <w:r w:rsidRPr="00FC336E"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000000" w:fill="D9D9D9"/>
            <w:noWrap/>
            <w:vAlign w:val="center"/>
            <w:tcPrChange w:id="3939" w:author="作者" w:date="2020-09-25T15:29:00Z">
              <w:tcPr>
                <w:tcW w:w="1180" w:type="dxa"/>
                <w:gridSpan w:val="2"/>
                <w:tcBorders>
                  <w:top w:val="nil"/>
                  <w:left w:val="nil"/>
                  <w:bottom w:val="single" w:sz="4" w:space="0" w:color="auto"/>
                  <w:right w:val="single" w:sz="4" w:space="0" w:color="auto"/>
                </w:tcBorders>
                <w:shd w:val="clear" w:color="000000" w:fill="D9D9D9"/>
                <w:noWrap/>
                <w:vAlign w:val="center"/>
              </w:tcPr>
            </w:tcPrChange>
          </w:tcPr>
          <w:p w14:paraId="2E633B37" w14:textId="3E7C871C" w:rsidR="00FC336E" w:rsidRPr="00FC336E" w:rsidDel="00E84410" w:rsidRDefault="00FC336E" w:rsidP="00FC336E">
            <w:pPr>
              <w:rPr>
                <w:ins w:id="3940" w:author="作者" w:date="2020-09-17T16:31:00Z"/>
                <w:del w:id="3941" w:author="作者" w:date="2020-09-25T15:27:00Z"/>
                <w:rFonts w:ascii="等线" w:eastAsia="等线" w:hAnsi="等线" w:cs="Tahoma"/>
                <w:color w:val="000000"/>
              </w:rPr>
            </w:pPr>
            <w:ins w:id="3942" w:author="作者" w:date="2020-09-17T16:31:00Z">
              <w:del w:id="3943" w:author="作者" w:date="2020-09-25T15:27:00Z">
                <w:r w:rsidRPr="00FC336E" w:rsidDel="00E84410">
                  <w:rPr>
                    <w:rFonts w:ascii="等线" w:eastAsia="等线" w:hAnsi="等线" w:cs="Tahoma" w:hint="eastAsia"/>
                    <w:color w:val="000000"/>
                  </w:rPr>
                  <w:delText>1</w:delText>
                </w:r>
              </w:del>
            </w:ins>
          </w:p>
        </w:tc>
      </w:tr>
      <w:tr w:rsidR="00FC336E" w:rsidRPr="00FC336E" w:rsidDel="00E84410" w14:paraId="6083670F" w14:textId="6CD29F1B" w:rsidTr="00E84410">
        <w:trPr>
          <w:gridAfter w:val="1"/>
          <w:wAfter w:w="132" w:type="dxa"/>
          <w:trHeight w:val="285"/>
          <w:ins w:id="3944" w:author="作者" w:date="2020-09-17T16:31:00Z"/>
          <w:del w:id="3945" w:author="作者" w:date="2020-09-25T15:27:00Z"/>
          <w:trPrChange w:id="3946"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3947"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432BA0D4" w14:textId="3107594C" w:rsidR="00FC336E" w:rsidRPr="00FC336E" w:rsidDel="00E84410" w:rsidRDefault="00FC336E" w:rsidP="00FC336E">
            <w:pPr>
              <w:rPr>
                <w:ins w:id="3948" w:author="作者" w:date="2020-09-17T16:31:00Z"/>
                <w:del w:id="3949"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000000" w:fill="D9D9D9"/>
            <w:noWrap/>
            <w:vAlign w:val="center"/>
            <w:tcPrChange w:id="3950" w:author="作者" w:date="2020-09-25T15:29:00Z">
              <w:tcPr>
                <w:tcW w:w="2500" w:type="dxa"/>
                <w:gridSpan w:val="3"/>
                <w:tcBorders>
                  <w:top w:val="nil"/>
                  <w:left w:val="nil"/>
                  <w:bottom w:val="single" w:sz="4" w:space="0" w:color="auto"/>
                  <w:right w:val="single" w:sz="4" w:space="0" w:color="auto"/>
                </w:tcBorders>
                <w:shd w:val="clear" w:color="000000" w:fill="D9D9D9"/>
                <w:noWrap/>
                <w:vAlign w:val="center"/>
              </w:tcPr>
            </w:tcPrChange>
          </w:tcPr>
          <w:p w14:paraId="7BC5BC4E" w14:textId="01F983C4" w:rsidR="00FC336E" w:rsidRPr="00FC336E" w:rsidDel="00E84410" w:rsidRDefault="00FC336E" w:rsidP="00FC336E">
            <w:pPr>
              <w:rPr>
                <w:ins w:id="3951" w:author="作者" w:date="2020-09-17T16:31:00Z"/>
                <w:del w:id="3952" w:author="作者" w:date="2020-09-25T15:27:00Z"/>
                <w:rFonts w:ascii="等线" w:eastAsia="等线" w:hAnsi="等线" w:cs="Tahoma"/>
                <w:color w:val="000000"/>
              </w:rPr>
            </w:pPr>
            <w:ins w:id="3953" w:author="作者" w:date="2020-09-17T16:31:00Z">
              <w:del w:id="3954" w:author="作者" w:date="2020-09-25T15:27:00Z">
                <w:r w:rsidRPr="00FC336E" w:rsidDel="00E84410">
                  <w:rPr>
                    <w:rFonts w:ascii="等线" w:eastAsia="等线" w:hAnsi="等线" w:cs="Tahoma" w:hint="eastAsia"/>
                    <w:color w:val="000000"/>
                  </w:rPr>
                  <w:delText>speed alarm</w:delText>
                </w:r>
              </w:del>
            </w:ins>
          </w:p>
        </w:tc>
        <w:tc>
          <w:tcPr>
            <w:tcW w:w="2461" w:type="dxa"/>
            <w:tcBorders>
              <w:top w:val="nil"/>
              <w:left w:val="nil"/>
              <w:bottom w:val="single" w:sz="4" w:space="0" w:color="auto"/>
              <w:right w:val="single" w:sz="4" w:space="0" w:color="auto"/>
            </w:tcBorders>
            <w:shd w:val="clear" w:color="000000" w:fill="D9D9D9"/>
            <w:noWrap/>
            <w:vAlign w:val="center"/>
            <w:tcPrChange w:id="3955"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6BD5EDA0" w14:textId="5C40B0CC" w:rsidR="00FC336E" w:rsidRPr="00FC336E" w:rsidDel="00E84410" w:rsidRDefault="00FC336E" w:rsidP="00FC336E">
            <w:pPr>
              <w:rPr>
                <w:ins w:id="3956" w:author="作者" w:date="2020-09-17T16:31:00Z"/>
                <w:del w:id="3957" w:author="作者" w:date="2020-09-25T15:27:00Z"/>
                <w:rFonts w:ascii="等线" w:eastAsia="等线" w:hAnsi="等线" w:cs="Tahoma"/>
                <w:color w:val="000000"/>
              </w:rPr>
            </w:pPr>
            <w:ins w:id="3958" w:author="作者" w:date="2020-09-17T16:31:00Z">
              <w:del w:id="3959" w:author="作者" w:date="2020-09-25T15:27:00Z">
                <w:r w:rsidRPr="00FC336E"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000000" w:fill="D9D9D9"/>
            <w:noWrap/>
            <w:vAlign w:val="center"/>
            <w:tcPrChange w:id="3960" w:author="作者" w:date="2020-09-25T15:29:00Z">
              <w:tcPr>
                <w:tcW w:w="1180" w:type="dxa"/>
                <w:gridSpan w:val="2"/>
                <w:tcBorders>
                  <w:top w:val="nil"/>
                  <w:left w:val="nil"/>
                  <w:bottom w:val="single" w:sz="4" w:space="0" w:color="auto"/>
                  <w:right w:val="single" w:sz="4" w:space="0" w:color="auto"/>
                </w:tcBorders>
                <w:shd w:val="clear" w:color="000000" w:fill="D9D9D9"/>
                <w:noWrap/>
                <w:vAlign w:val="center"/>
              </w:tcPr>
            </w:tcPrChange>
          </w:tcPr>
          <w:p w14:paraId="090A058B" w14:textId="38CB5D9A" w:rsidR="00FC336E" w:rsidRPr="00FC336E" w:rsidDel="00E84410" w:rsidRDefault="00FC336E" w:rsidP="00FC336E">
            <w:pPr>
              <w:rPr>
                <w:ins w:id="3961" w:author="作者" w:date="2020-09-17T16:31:00Z"/>
                <w:del w:id="3962" w:author="作者" w:date="2020-09-25T15:27:00Z"/>
                <w:rFonts w:ascii="等线" w:eastAsia="等线" w:hAnsi="等线" w:cs="Tahoma"/>
                <w:color w:val="000000"/>
              </w:rPr>
            </w:pPr>
            <w:ins w:id="3963" w:author="作者" w:date="2020-09-17T16:31:00Z">
              <w:del w:id="3964" w:author="作者" w:date="2020-09-25T15:27:00Z">
                <w:r w:rsidRPr="00FC336E" w:rsidDel="00E84410">
                  <w:rPr>
                    <w:rFonts w:ascii="等线" w:eastAsia="等线" w:hAnsi="等线" w:cs="Tahoma" w:hint="eastAsia"/>
                    <w:color w:val="000000"/>
                  </w:rPr>
                  <w:delText>1</w:delText>
                </w:r>
              </w:del>
            </w:ins>
          </w:p>
        </w:tc>
      </w:tr>
      <w:tr w:rsidR="00FC336E" w:rsidRPr="00FC336E" w:rsidDel="00E84410" w14:paraId="09A351F0" w14:textId="48A6D30F" w:rsidTr="00E84410">
        <w:trPr>
          <w:gridAfter w:val="1"/>
          <w:wAfter w:w="132" w:type="dxa"/>
          <w:trHeight w:val="285"/>
          <w:ins w:id="3965" w:author="作者" w:date="2020-09-17T16:31:00Z"/>
          <w:del w:id="3966" w:author="作者" w:date="2020-09-25T15:27:00Z"/>
          <w:trPrChange w:id="3967"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3968"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2C1581D1" w14:textId="672EB78E" w:rsidR="00FC336E" w:rsidRPr="00FC336E" w:rsidDel="00E84410" w:rsidRDefault="00FC336E" w:rsidP="00FC336E">
            <w:pPr>
              <w:rPr>
                <w:ins w:id="3969" w:author="作者" w:date="2020-09-17T16:31:00Z"/>
                <w:del w:id="3970"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000000" w:fill="D9D9D9"/>
            <w:noWrap/>
            <w:vAlign w:val="center"/>
            <w:tcPrChange w:id="3971"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000000" w:fill="D9D9D9"/>
                <w:noWrap/>
                <w:vAlign w:val="center"/>
              </w:tcPr>
            </w:tcPrChange>
          </w:tcPr>
          <w:p w14:paraId="502200D2" w14:textId="0644C065" w:rsidR="00FC336E" w:rsidRPr="00FC336E" w:rsidDel="00E84410" w:rsidRDefault="00FC336E" w:rsidP="00FC336E">
            <w:pPr>
              <w:rPr>
                <w:ins w:id="3972" w:author="作者" w:date="2020-09-17T16:31:00Z"/>
                <w:del w:id="3973" w:author="作者" w:date="2020-09-25T15:27:00Z"/>
                <w:rFonts w:ascii="等线" w:eastAsia="等线" w:hAnsi="等线" w:cs="Tahoma"/>
                <w:color w:val="000000"/>
              </w:rPr>
            </w:pPr>
            <w:ins w:id="3974" w:author="作者" w:date="2020-09-17T16:31:00Z">
              <w:del w:id="3975" w:author="作者" w:date="2020-09-25T15:27:00Z">
                <w:r w:rsidRPr="00FC336E" w:rsidDel="00E84410">
                  <w:rPr>
                    <w:rFonts w:ascii="等线" w:eastAsia="等线" w:hAnsi="等线" w:cs="Tahoma" w:hint="eastAsia"/>
                    <w:color w:val="000000"/>
                  </w:rPr>
                  <w:delText>welcome</w:delText>
                </w:r>
              </w:del>
            </w:ins>
          </w:p>
        </w:tc>
        <w:tc>
          <w:tcPr>
            <w:tcW w:w="2461" w:type="dxa"/>
            <w:tcBorders>
              <w:top w:val="nil"/>
              <w:left w:val="nil"/>
              <w:bottom w:val="single" w:sz="4" w:space="0" w:color="auto"/>
              <w:right w:val="single" w:sz="4" w:space="0" w:color="auto"/>
            </w:tcBorders>
            <w:shd w:val="clear" w:color="000000" w:fill="D9D9D9"/>
            <w:noWrap/>
            <w:vAlign w:val="center"/>
            <w:tcPrChange w:id="3976"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43866695" w14:textId="16959532" w:rsidR="00FC336E" w:rsidRPr="00FC336E" w:rsidDel="00E84410" w:rsidRDefault="00FC336E" w:rsidP="00FC336E">
            <w:pPr>
              <w:rPr>
                <w:ins w:id="3977" w:author="作者" w:date="2020-09-17T16:31:00Z"/>
                <w:del w:id="3978" w:author="作者" w:date="2020-09-25T15:27:00Z"/>
                <w:rFonts w:ascii="等线" w:eastAsia="等线" w:hAnsi="等线" w:cs="Tahoma"/>
                <w:color w:val="000000"/>
              </w:rPr>
            </w:pPr>
            <w:ins w:id="3979" w:author="作者" w:date="2020-09-17T16:31:00Z">
              <w:del w:id="3980" w:author="作者" w:date="2020-09-25T15:27:00Z">
                <w:r w:rsidRPr="00FC336E" w:rsidDel="00E84410">
                  <w:rPr>
                    <w:rFonts w:ascii="等线" w:eastAsia="等线" w:hAnsi="等线" w:cs="Tahoma" w:hint="eastAsia"/>
                    <w:color w:val="000000"/>
                  </w:rPr>
                  <w:delText>entry</w:delText>
                </w:r>
              </w:del>
            </w:ins>
          </w:p>
        </w:tc>
        <w:tc>
          <w:tcPr>
            <w:tcW w:w="1144" w:type="dxa"/>
            <w:vMerge w:val="restart"/>
            <w:tcBorders>
              <w:top w:val="nil"/>
              <w:left w:val="single" w:sz="4" w:space="0" w:color="auto"/>
              <w:bottom w:val="single" w:sz="4" w:space="0" w:color="auto"/>
              <w:right w:val="single" w:sz="4" w:space="0" w:color="auto"/>
            </w:tcBorders>
            <w:shd w:val="clear" w:color="000000" w:fill="D9D9D9"/>
            <w:noWrap/>
            <w:vAlign w:val="center"/>
            <w:tcPrChange w:id="3981"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000000" w:fill="D9D9D9"/>
                <w:noWrap/>
                <w:vAlign w:val="center"/>
              </w:tcPr>
            </w:tcPrChange>
          </w:tcPr>
          <w:p w14:paraId="161A4A5B" w14:textId="038962FA" w:rsidR="00FC336E" w:rsidRPr="00FC336E" w:rsidDel="00E84410" w:rsidRDefault="00FC336E" w:rsidP="00FC336E">
            <w:pPr>
              <w:rPr>
                <w:ins w:id="3982" w:author="作者" w:date="2020-09-17T16:31:00Z"/>
                <w:del w:id="3983" w:author="作者" w:date="2020-09-25T15:27:00Z"/>
                <w:rFonts w:ascii="等线" w:eastAsia="等线" w:hAnsi="等线" w:cs="Tahoma"/>
                <w:color w:val="000000"/>
              </w:rPr>
            </w:pPr>
            <w:ins w:id="3984" w:author="作者" w:date="2020-09-17T16:31:00Z">
              <w:del w:id="3985" w:author="作者" w:date="2020-09-25T15:27:00Z">
                <w:r w:rsidRPr="00FC336E" w:rsidDel="00E84410">
                  <w:rPr>
                    <w:rFonts w:ascii="等线" w:eastAsia="等线" w:hAnsi="等线" w:cs="Tahoma" w:hint="eastAsia"/>
                    <w:color w:val="000000"/>
                  </w:rPr>
                  <w:delText>2</w:delText>
                </w:r>
              </w:del>
            </w:ins>
          </w:p>
        </w:tc>
      </w:tr>
      <w:tr w:rsidR="00FC336E" w:rsidRPr="00FC336E" w:rsidDel="00E84410" w14:paraId="3C848145" w14:textId="0640FBF0" w:rsidTr="00E84410">
        <w:trPr>
          <w:gridAfter w:val="1"/>
          <w:wAfter w:w="132" w:type="dxa"/>
          <w:trHeight w:val="285"/>
          <w:ins w:id="3986" w:author="作者" w:date="2020-09-17T16:31:00Z"/>
          <w:del w:id="3987" w:author="作者" w:date="2020-09-25T15:27:00Z"/>
          <w:trPrChange w:id="3988"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3989"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598B2599" w14:textId="42FBAFCE" w:rsidR="00FC336E" w:rsidRPr="00FC336E" w:rsidDel="00E84410" w:rsidRDefault="00FC336E" w:rsidP="00FC336E">
            <w:pPr>
              <w:rPr>
                <w:ins w:id="3990" w:author="作者" w:date="2020-09-17T16:31:00Z"/>
                <w:del w:id="3991"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3992"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4A2E4E60" w14:textId="4C944502" w:rsidR="00FC336E" w:rsidRPr="00FC336E" w:rsidDel="00E84410" w:rsidRDefault="00FC336E" w:rsidP="00FC336E">
            <w:pPr>
              <w:rPr>
                <w:ins w:id="3993" w:author="作者" w:date="2020-09-17T16:31:00Z"/>
                <w:del w:id="3994"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000000" w:fill="D9D9D9"/>
            <w:noWrap/>
            <w:vAlign w:val="center"/>
            <w:tcPrChange w:id="3995"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6D819303" w14:textId="6F282907" w:rsidR="00FC336E" w:rsidRPr="00FC336E" w:rsidDel="00E84410" w:rsidRDefault="00FC336E" w:rsidP="00FC336E">
            <w:pPr>
              <w:rPr>
                <w:ins w:id="3996" w:author="作者" w:date="2020-09-17T16:31:00Z"/>
                <w:del w:id="3997" w:author="作者" w:date="2020-09-25T15:27:00Z"/>
                <w:rFonts w:ascii="等线" w:eastAsia="等线" w:hAnsi="等线" w:cs="Tahoma"/>
                <w:color w:val="000000"/>
              </w:rPr>
            </w:pPr>
            <w:ins w:id="3998" w:author="作者" w:date="2020-09-17T16:31:00Z">
              <w:del w:id="3999" w:author="作者" w:date="2020-09-25T15:27:00Z">
                <w:r w:rsidRPr="00FC336E" w:rsidDel="00E84410">
                  <w:rPr>
                    <w:rFonts w:ascii="等线" w:eastAsia="等线" w:hAnsi="等线" w:cs="Tahoma" w:hint="eastAsia"/>
                    <w:color w:val="000000"/>
                  </w:rPr>
                  <w:delText>exit</w:delText>
                </w:r>
              </w:del>
            </w:ins>
          </w:p>
        </w:tc>
        <w:tc>
          <w:tcPr>
            <w:tcW w:w="1144" w:type="dxa"/>
            <w:vMerge/>
            <w:tcBorders>
              <w:top w:val="nil"/>
              <w:left w:val="single" w:sz="4" w:space="0" w:color="auto"/>
              <w:bottom w:val="single" w:sz="4" w:space="0" w:color="auto"/>
              <w:right w:val="single" w:sz="4" w:space="0" w:color="auto"/>
            </w:tcBorders>
            <w:vAlign w:val="center"/>
            <w:tcPrChange w:id="4000"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1EF1C7A3" w14:textId="72BAE06F" w:rsidR="00FC336E" w:rsidRPr="00FC336E" w:rsidDel="00E84410" w:rsidRDefault="00FC336E" w:rsidP="00FC336E">
            <w:pPr>
              <w:rPr>
                <w:ins w:id="4001" w:author="作者" w:date="2020-09-17T16:31:00Z"/>
                <w:del w:id="4002" w:author="作者" w:date="2020-09-25T15:27:00Z"/>
                <w:rFonts w:ascii="等线" w:eastAsia="等线" w:hAnsi="等线" w:cs="Tahoma"/>
                <w:color w:val="000000"/>
              </w:rPr>
            </w:pPr>
          </w:p>
        </w:tc>
      </w:tr>
      <w:tr w:rsidR="00FC336E" w:rsidRPr="00FC336E" w:rsidDel="00E84410" w14:paraId="3962E8EC" w14:textId="07A24797" w:rsidTr="00E84410">
        <w:trPr>
          <w:gridAfter w:val="1"/>
          <w:wAfter w:w="132" w:type="dxa"/>
          <w:trHeight w:val="285"/>
          <w:ins w:id="4003" w:author="作者" w:date="2020-09-17T16:31:00Z"/>
          <w:del w:id="4004" w:author="作者" w:date="2020-09-25T15:27:00Z"/>
          <w:trPrChange w:id="4005"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006"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426011BA" w14:textId="060DD22D" w:rsidR="00FC336E" w:rsidRPr="00FC336E" w:rsidDel="00E84410" w:rsidRDefault="00FC336E" w:rsidP="00FC336E">
            <w:pPr>
              <w:rPr>
                <w:ins w:id="4007" w:author="作者" w:date="2020-09-17T16:31:00Z"/>
                <w:del w:id="4008"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000000" w:fill="D9D9D9"/>
            <w:noWrap/>
            <w:vAlign w:val="center"/>
            <w:tcPrChange w:id="4009"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000000" w:fill="D9D9D9"/>
                <w:noWrap/>
                <w:vAlign w:val="center"/>
              </w:tcPr>
            </w:tcPrChange>
          </w:tcPr>
          <w:p w14:paraId="7A94E85B" w14:textId="5B44AD5C" w:rsidR="00FC336E" w:rsidRPr="00FC336E" w:rsidDel="00E84410" w:rsidRDefault="00FC336E" w:rsidP="00FC336E">
            <w:pPr>
              <w:rPr>
                <w:ins w:id="4010" w:author="作者" w:date="2020-09-17T16:31:00Z"/>
                <w:del w:id="4011" w:author="作者" w:date="2020-09-25T15:27:00Z"/>
                <w:rFonts w:ascii="等线" w:eastAsia="等线" w:hAnsi="等线" w:cs="Tahoma"/>
                <w:color w:val="000000"/>
              </w:rPr>
            </w:pPr>
            <w:ins w:id="4012" w:author="作者" w:date="2020-09-17T16:31:00Z">
              <w:del w:id="4013" w:author="作者" w:date="2020-09-25T15:27:00Z">
                <w:r w:rsidRPr="00FC336E" w:rsidDel="00E84410">
                  <w:rPr>
                    <w:rFonts w:ascii="等线" w:eastAsia="等线" w:hAnsi="等线" w:cs="Tahoma" w:hint="eastAsia"/>
                    <w:color w:val="000000"/>
                  </w:rPr>
                  <w:delText>farewell</w:delText>
                </w:r>
              </w:del>
            </w:ins>
          </w:p>
        </w:tc>
        <w:tc>
          <w:tcPr>
            <w:tcW w:w="2461" w:type="dxa"/>
            <w:tcBorders>
              <w:top w:val="nil"/>
              <w:left w:val="nil"/>
              <w:bottom w:val="single" w:sz="4" w:space="0" w:color="auto"/>
              <w:right w:val="single" w:sz="4" w:space="0" w:color="auto"/>
            </w:tcBorders>
            <w:shd w:val="clear" w:color="000000" w:fill="D9D9D9"/>
            <w:noWrap/>
            <w:vAlign w:val="center"/>
            <w:tcPrChange w:id="4014"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3DA2D874" w14:textId="74BB9848" w:rsidR="00FC336E" w:rsidRPr="00FC336E" w:rsidDel="00E84410" w:rsidRDefault="00FC336E" w:rsidP="00FC336E">
            <w:pPr>
              <w:rPr>
                <w:ins w:id="4015" w:author="作者" w:date="2020-09-17T16:31:00Z"/>
                <w:del w:id="4016" w:author="作者" w:date="2020-09-25T15:27:00Z"/>
                <w:rFonts w:ascii="等线" w:eastAsia="等线" w:hAnsi="等线" w:cs="Tahoma"/>
                <w:color w:val="000000"/>
              </w:rPr>
            </w:pPr>
            <w:ins w:id="4017" w:author="作者" w:date="2020-09-17T16:31:00Z">
              <w:del w:id="4018" w:author="作者" w:date="2020-09-25T15:27:00Z">
                <w:r w:rsidRPr="00FC336E" w:rsidDel="00E84410">
                  <w:rPr>
                    <w:rFonts w:ascii="等线" w:eastAsia="等线" w:hAnsi="等线" w:cs="Tahoma" w:hint="eastAsia"/>
                    <w:color w:val="000000"/>
                  </w:rPr>
                  <w:delText>entry</w:delText>
                </w:r>
              </w:del>
            </w:ins>
          </w:p>
        </w:tc>
        <w:tc>
          <w:tcPr>
            <w:tcW w:w="1144" w:type="dxa"/>
            <w:vMerge/>
            <w:tcBorders>
              <w:top w:val="nil"/>
              <w:left w:val="single" w:sz="4" w:space="0" w:color="auto"/>
              <w:bottom w:val="single" w:sz="4" w:space="0" w:color="auto"/>
              <w:right w:val="single" w:sz="4" w:space="0" w:color="auto"/>
            </w:tcBorders>
            <w:vAlign w:val="center"/>
            <w:tcPrChange w:id="4019"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2B56BB79" w14:textId="5BCDF7A4" w:rsidR="00FC336E" w:rsidRPr="00FC336E" w:rsidDel="00E84410" w:rsidRDefault="00FC336E" w:rsidP="00FC336E">
            <w:pPr>
              <w:rPr>
                <w:ins w:id="4020" w:author="作者" w:date="2020-09-17T16:31:00Z"/>
                <w:del w:id="4021" w:author="作者" w:date="2020-09-25T15:27:00Z"/>
                <w:rFonts w:ascii="等线" w:eastAsia="等线" w:hAnsi="等线" w:cs="Tahoma"/>
                <w:color w:val="000000"/>
              </w:rPr>
            </w:pPr>
          </w:p>
        </w:tc>
      </w:tr>
      <w:tr w:rsidR="00FC336E" w:rsidRPr="00FC336E" w:rsidDel="00E84410" w14:paraId="73089B34" w14:textId="3C59F6E8" w:rsidTr="00E84410">
        <w:trPr>
          <w:gridAfter w:val="1"/>
          <w:wAfter w:w="132" w:type="dxa"/>
          <w:trHeight w:val="285"/>
          <w:ins w:id="4022" w:author="作者" w:date="2020-09-17T16:31:00Z"/>
          <w:del w:id="4023" w:author="作者" w:date="2020-09-25T15:27:00Z"/>
          <w:trPrChange w:id="4024"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025"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228E8904" w14:textId="77A12CBE" w:rsidR="00FC336E" w:rsidRPr="00FC336E" w:rsidDel="00E84410" w:rsidRDefault="00FC336E" w:rsidP="00FC336E">
            <w:pPr>
              <w:rPr>
                <w:ins w:id="4026" w:author="作者" w:date="2020-09-17T16:31:00Z"/>
                <w:del w:id="4027"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028"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512B2BC7" w14:textId="7D3E5A66" w:rsidR="00FC336E" w:rsidRPr="00FC336E" w:rsidDel="00E84410" w:rsidRDefault="00FC336E" w:rsidP="00FC336E">
            <w:pPr>
              <w:rPr>
                <w:ins w:id="4029" w:author="作者" w:date="2020-09-17T16:31:00Z"/>
                <w:del w:id="4030"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000000" w:fill="D9D9D9"/>
            <w:noWrap/>
            <w:vAlign w:val="center"/>
            <w:tcPrChange w:id="4031" w:author="作者" w:date="2020-09-25T15:29:00Z">
              <w:tcPr>
                <w:tcW w:w="2440" w:type="dxa"/>
                <w:tcBorders>
                  <w:top w:val="nil"/>
                  <w:left w:val="nil"/>
                  <w:bottom w:val="single" w:sz="4" w:space="0" w:color="auto"/>
                  <w:right w:val="single" w:sz="4" w:space="0" w:color="auto"/>
                </w:tcBorders>
                <w:shd w:val="clear" w:color="000000" w:fill="D9D9D9"/>
                <w:noWrap/>
                <w:vAlign w:val="center"/>
              </w:tcPr>
            </w:tcPrChange>
          </w:tcPr>
          <w:p w14:paraId="003B5C85" w14:textId="5C1EF21D" w:rsidR="00FC336E" w:rsidRPr="00FC336E" w:rsidDel="00E84410" w:rsidRDefault="00FC336E" w:rsidP="00FC336E">
            <w:pPr>
              <w:rPr>
                <w:ins w:id="4032" w:author="作者" w:date="2020-09-17T16:31:00Z"/>
                <w:del w:id="4033" w:author="作者" w:date="2020-09-25T15:27:00Z"/>
                <w:rFonts w:ascii="等线" w:eastAsia="等线" w:hAnsi="等线" w:cs="Tahoma"/>
                <w:color w:val="000000"/>
              </w:rPr>
            </w:pPr>
            <w:ins w:id="4034" w:author="作者" w:date="2020-09-17T16:31:00Z">
              <w:del w:id="4035" w:author="作者" w:date="2020-09-25T15:27:00Z">
                <w:r w:rsidRPr="00FC336E" w:rsidDel="00E84410">
                  <w:rPr>
                    <w:rFonts w:ascii="等线" w:eastAsia="等线" w:hAnsi="等线" w:cs="Tahoma" w:hint="eastAsia"/>
                    <w:color w:val="000000"/>
                  </w:rPr>
                  <w:delText>exit</w:delText>
                </w:r>
              </w:del>
            </w:ins>
          </w:p>
        </w:tc>
        <w:tc>
          <w:tcPr>
            <w:tcW w:w="1144" w:type="dxa"/>
            <w:vMerge/>
            <w:tcBorders>
              <w:top w:val="nil"/>
              <w:left w:val="single" w:sz="4" w:space="0" w:color="auto"/>
              <w:bottom w:val="single" w:sz="4" w:space="0" w:color="auto"/>
              <w:right w:val="single" w:sz="4" w:space="0" w:color="auto"/>
            </w:tcBorders>
            <w:vAlign w:val="center"/>
            <w:tcPrChange w:id="4036"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00590B06" w14:textId="2A3B3481" w:rsidR="00FC336E" w:rsidRPr="00FC336E" w:rsidDel="00E84410" w:rsidRDefault="00FC336E" w:rsidP="00FC336E">
            <w:pPr>
              <w:rPr>
                <w:ins w:id="4037" w:author="作者" w:date="2020-09-17T16:31:00Z"/>
                <w:del w:id="4038" w:author="作者" w:date="2020-09-25T15:27:00Z"/>
                <w:rFonts w:ascii="等线" w:eastAsia="等线" w:hAnsi="等线" w:cs="Tahoma"/>
                <w:color w:val="000000"/>
              </w:rPr>
            </w:pPr>
          </w:p>
        </w:tc>
      </w:tr>
      <w:tr w:rsidR="00FC336E" w:rsidRPr="00FC336E" w:rsidDel="00E84410" w14:paraId="6EE2ABBF" w14:textId="60A07F5B" w:rsidTr="00E84410">
        <w:trPr>
          <w:gridAfter w:val="1"/>
          <w:wAfter w:w="132" w:type="dxa"/>
          <w:trHeight w:val="285"/>
          <w:ins w:id="4039" w:author="作者" w:date="2020-09-17T16:31:00Z"/>
          <w:del w:id="4040" w:author="作者" w:date="2020-09-25T15:27:00Z"/>
          <w:trPrChange w:id="4041" w:author="作者" w:date="2020-09-25T15:29:00Z">
            <w:trPr>
              <w:gridAfter w:val="1"/>
              <w:trHeight w:val="285"/>
            </w:trPr>
          </w:trPrChange>
        </w:trPr>
        <w:tc>
          <w:tcPr>
            <w:tcW w:w="2660" w:type="dxa"/>
            <w:vMerge w:val="restart"/>
            <w:tcBorders>
              <w:top w:val="nil"/>
              <w:left w:val="single" w:sz="4" w:space="0" w:color="auto"/>
              <w:bottom w:val="single" w:sz="4" w:space="0" w:color="auto"/>
              <w:right w:val="single" w:sz="4" w:space="0" w:color="auto"/>
            </w:tcBorders>
            <w:shd w:val="clear" w:color="auto" w:fill="auto"/>
            <w:noWrap/>
            <w:vAlign w:val="center"/>
            <w:tcPrChange w:id="4042"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2C3700AE" w14:textId="6261E50A" w:rsidR="00FC336E" w:rsidRPr="00FC336E" w:rsidDel="00E84410" w:rsidRDefault="00FC336E" w:rsidP="00FC336E">
            <w:pPr>
              <w:rPr>
                <w:ins w:id="4043" w:author="作者" w:date="2020-09-17T16:31:00Z"/>
                <w:del w:id="4044" w:author="作者" w:date="2020-09-25T15:27:00Z"/>
                <w:rFonts w:ascii="等线" w:eastAsia="等线" w:hAnsi="等线" w:cs="Tahoma"/>
                <w:color w:val="000000"/>
              </w:rPr>
            </w:pPr>
            <w:ins w:id="4045" w:author="作者" w:date="2020-09-17T16:31:00Z">
              <w:del w:id="4046" w:author="作者" w:date="2020-09-25T15:27:00Z">
                <w:r w:rsidRPr="00FC336E" w:rsidDel="00E84410">
                  <w:rPr>
                    <w:rFonts w:ascii="等线" w:eastAsia="等线" w:hAnsi="等线" w:cs="Tahoma" w:hint="eastAsia"/>
                    <w:color w:val="000000"/>
                  </w:rPr>
                  <w:delText>driver mode</w:delText>
                </w:r>
              </w:del>
            </w:ins>
          </w:p>
        </w:tc>
        <w:tc>
          <w:tcPr>
            <w:tcW w:w="2500" w:type="dxa"/>
            <w:gridSpan w:val="2"/>
            <w:tcBorders>
              <w:top w:val="nil"/>
              <w:left w:val="nil"/>
              <w:bottom w:val="single" w:sz="4" w:space="0" w:color="auto"/>
              <w:right w:val="single" w:sz="4" w:space="0" w:color="auto"/>
            </w:tcBorders>
            <w:shd w:val="clear" w:color="auto" w:fill="auto"/>
            <w:noWrap/>
            <w:vAlign w:val="center"/>
            <w:tcPrChange w:id="4047"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5521EF99" w14:textId="609CAAC4" w:rsidR="00FC336E" w:rsidRPr="00FC336E" w:rsidDel="00E84410" w:rsidRDefault="00FC336E" w:rsidP="00FC336E">
            <w:pPr>
              <w:rPr>
                <w:ins w:id="4048" w:author="作者" w:date="2020-09-17T16:31:00Z"/>
                <w:del w:id="4049" w:author="作者" w:date="2020-09-25T15:27:00Z"/>
                <w:rFonts w:ascii="等线" w:eastAsia="等线" w:hAnsi="等线" w:cs="Tahoma"/>
                <w:color w:val="000000"/>
              </w:rPr>
            </w:pPr>
            <w:ins w:id="4050" w:author="作者" w:date="2020-09-17T16:31:00Z">
              <w:del w:id="4051" w:author="作者" w:date="2020-09-25T15:27:00Z">
                <w:r w:rsidRPr="00FC336E" w:rsidDel="00E84410">
                  <w:rPr>
                    <w:rFonts w:ascii="等线" w:eastAsia="等线" w:hAnsi="等线" w:cs="Tahoma" w:hint="eastAsia"/>
                    <w:color w:val="000000"/>
                  </w:rPr>
                  <w:delText>normal</w:delText>
                </w:r>
              </w:del>
            </w:ins>
          </w:p>
        </w:tc>
        <w:tc>
          <w:tcPr>
            <w:tcW w:w="2461" w:type="dxa"/>
            <w:tcBorders>
              <w:top w:val="nil"/>
              <w:left w:val="nil"/>
              <w:bottom w:val="single" w:sz="4" w:space="0" w:color="auto"/>
              <w:right w:val="single" w:sz="4" w:space="0" w:color="auto"/>
            </w:tcBorders>
            <w:shd w:val="clear" w:color="auto" w:fill="auto"/>
            <w:noWrap/>
            <w:vAlign w:val="center"/>
            <w:tcPrChange w:id="4052"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11F19900" w14:textId="754FFDE3" w:rsidR="00FC336E" w:rsidRPr="00FC336E" w:rsidDel="00E84410" w:rsidRDefault="00FC336E" w:rsidP="00FC336E">
            <w:pPr>
              <w:rPr>
                <w:ins w:id="4053" w:author="作者" w:date="2020-09-17T16:31:00Z"/>
                <w:del w:id="4054" w:author="作者" w:date="2020-09-25T15:27:00Z"/>
                <w:rFonts w:ascii="等线" w:eastAsia="等线" w:hAnsi="等线" w:cs="Tahoma"/>
                <w:color w:val="000000"/>
              </w:rPr>
            </w:pPr>
            <w:ins w:id="4055" w:author="作者" w:date="2020-09-17T16:31:00Z">
              <w:del w:id="4056" w:author="作者" w:date="2020-09-25T15:27:00Z">
                <w:r w:rsidRPr="00FC336E" w:rsidDel="00E84410">
                  <w:rPr>
                    <w:rFonts w:ascii="等线" w:eastAsia="等线" w:hAnsi="等线" w:cs="Tahoma" w:hint="eastAsia"/>
                    <w:color w:val="000000"/>
                  </w:rPr>
                  <w:delText>-</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tcPrChange w:id="4057"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7C87555C" w14:textId="18CBE1C2" w:rsidR="00FC336E" w:rsidRPr="00FC336E" w:rsidDel="00E84410" w:rsidRDefault="00FC336E" w:rsidP="00FC336E">
            <w:pPr>
              <w:rPr>
                <w:ins w:id="4058" w:author="作者" w:date="2020-09-17T16:31:00Z"/>
                <w:del w:id="4059" w:author="作者" w:date="2020-09-25T15:27:00Z"/>
                <w:rFonts w:ascii="等线" w:eastAsia="等线" w:hAnsi="等线" w:cs="Tahoma"/>
                <w:color w:val="000000"/>
              </w:rPr>
            </w:pPr>
            <w:ins w:id="4060" w:author="作者" w:date="2020-09-17T16:31:00Z">
              <w:del w:id="4061" w:author="作者" w:date="2020-09-25T15:27:00Z">
                <w:r w:rsidRPr="00FC336E" w:rsidDel="00E84410">
                  <w:rPr>
                    <w:rFonts w:ascii="等线" w:eastAsia="等线" w:hAnsi="等线" w:cs="Tahoma" w:hint="eastAsia"/>
                    <w:color w:val="000000"/>
                  </w:rPr>
                  <w:delText>3</w:delText>
                </w:r>
              </w:del>
            </w:ins>
          </w:p>
        </w:tc>
      </w:tr>
      <w:tr w:rsidR="00FC336E" w:rsidRPr="00FC336E" w:rsidDel="00E84410" w14:paraId="61CD55AA" w14:textId="14CBD564" w:rsidTr="00E84410">
        <w:trPr>
          <w:gridAfter w:val="1"/>
          <w:wAfter w:w="132" w:type="dxa"/>
          <w:trHeight w:val="285"/>
          <w:ins w:id="4062" w:author="作者" w:date="2020-09-17T16:31:00Z"/>
          <w:del w:id="4063" w:author="作者" w:date="2020-09-25T15:27:00Z"/>
          <w:trPrChange w:id="4064"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065"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08E3AC03" w14:textId="0842A286" w:rsidR="00FC336E" w:rsidRPr="00FC336E" w:rsidDel="00E84410" w:rsidRDefault="00FC336E" w:rsidP="00FC336E">
            <w:pPr>
              <w:rPr>
                <w:ins w:id="4066" w:author="作者" w:date="2020-09-17T16:31:00Z"/>
                <w:del w:id="4067"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tcPrChange w:id="4068"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214A98AD" w14:textId="7F61A7B2" w:rsidR="00FC336E" w:rsidRPr="00FC336E" w:rsidDel="00E84410" w:rsidRDefault="00FC336E" w:rsidP="00FC336E">
            <w:pPr>
              <w:rPr>
                <w:ins w:id="4069" w:author="作者" w:date="2020-09-17T16:31:00Z"/>
                <w:del w:id="4070" w:author="作者" w:date="2020-09-25T15:27:00Z"/>
                <w:rFonts w:ascii="等线" w:eastAsia="等线" w:hAnsi="等线" w:cs="Tahoma"/>
                <w:color w:val="000000"/>
              </w:rPr>
            </w:pPr>
            <w:ins w:id="4071" w:author="作者" w:date="2020-09-17T16:31:00Z">
              <w:del w:id="4072" w:author="作者" w:date="2020-09-25T15:27:00Z">
                <w:r w:rsidRPr="00FC336E" w:rsidDel="00E84410">
                  <w:rPr>
                    <w:rFonts w:ascii="等线" w:eastAsia="等线" w:hAnsi="等线" w:cs="Tahoma" w:hint="eastAsia"/>
                    <w:color w:val="000000"/>
                  </w:rPr>
                  <w:delText>sport</w:delText>
                </w:r>
              </w:del>
            </w:ins>
          </w:p>
        </w:tc>
        <w:tc>
          <w:tcPr>
            <w:tcW w:w="2461" w:type="dxa"/>
            <w:tcBorders>
              <w:top w:val="nil"/>
              <w:left w:val="nil"/>
              <w:bottom w:val="single" w:sz="4" w:space="0" w:color="auto"/>
              <w:right w:val="single" w:sz="4" w:space="0" w:color="auto"/>
            </w:tcBorders>
            <w:shd w:val="clear" w:color="auto" w:fill="auto"/>
            <w:noWrap/>
            <w:vAlign w:val="center"/>
            <w:tcPrChange w:id="4073"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45CFF76B" w14:textId="606B60A2" w:rsidR="00FC336E" w:rsidRPr="00FC336E" w:rsidDel="00E84410" w:rsidRDefault="00FC336E" w:rsidP="00FC336E">
            <w:pPr>
              <w:rPr>
                <w:ins w:id="4074" w:author="作者" w:date="2020-09-17T16:31:00Z"/>
                <w:del w:id="4075" w:author="作者" w:date="2020-09-25T15:27:00Z"/>
                <w:rFonts w:ascii="等线" w:eastAsia="等线" w:hAnsi="等线" w:cs="Tahoma"/>
                <w:color w:val="000000"/>
              </w:rPr>
            </w:pPr>
            <w:ins w:id="4076" w:author="作者" w:date="2020-09-17T16:31:00Z">
              <w:del w:id="4077" w:author="作者" w:date="2020-09-25T15:27:00Z">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078"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5653A427" w14:textId="12670231" w:rsidR="00FC336E" w:rsidRPr="00FC336E" w:rsidDel="00E84410" w:rsidRDefault="00FC336E" w:rsidP="00FC336E">
            <w:pPr>
              <w:rPr>
                <w:ins w:id="4079" w:author="作者" w:date="2020-09-17T16:31:00Z"/>
                <w:del w:id="4080" w:author="作者" w:date="2020-09-25T15:27:00Z"/>
                <w:rFonts w:ascii="等线" w:eastAsia="等线" w:hAnsi="等线" w:cs="Tahoma"/>
                <w:color w:val="000000"/>
              </w:rPr>
            </w:pPr>
          </w:p>
        </w:tc>
      </w:tr>
      <w:tr w:rsidR="00FC336E" w:rsidRPr="00FC336E" w:rsidDel="00E84410" w14:paraId="5AAABC2C" w14:textId="2E05EC9F" w:rsidTr="00E84410">
        <w:trPr>
          <w:gridAfter w:val="1"/>
          <w:wAfter w:w="132" w:type="dxa"/>
          <w:trHeight w:val="285"/>
          <w:ins w:id="4081" w:author="作者" w:date="2020-09-17T16:31:00Z"/>
          <w:del w:id="4082" w:author="作者" w:date="2020-09-25T15:27:00Z"/>
          <w:trPrChange w:id="4083"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084"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1D5C515F" w14:textId="6AC60AA8" w:rsidR="00FC336E" w:rsidRPr="00FC336E" w:rsidDel="00E84410" w:rsidRDefault="00FC336E" w:rsidP="00FC336E">
            <w:pPr>
              <w:rPr>
                <w:ins w:id="4085" w:author="作者" w:date="2020-09-17T16:31:00Z"/>
                <w:del w:id="4086"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tcPrChange w:id="4087"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79AA7197" w14:textId="4A93CB1D" w:rsidR="00FC336E" w:rsidRPr="00FC336E" w:rsidDel="00E84410" w:rsidRDefault="00FC336E" w:rsidP="00FC336E">
            <w:pPr>
              <w:rPr>
                <w:ins w:id="4088" w:author="作者" w:date="2020-09-17T16:31:00Z"/>
                <w:del w:id="4089" w:author="作者" w:date="2020-09-25T15:27:00Z"/>
                <w:rFonts w:ascii="等线" w:eastAsia="等线" w:hAnsi="等线" w:cs="Tahoma"/>
                <w:color w:val="000000"/>
              </w:rPr>
            </w:pPr>
            <w:ins w:id="4090" w:author="作者" w:date="2020-09-17T16:31:00Z">
              <w:del w:id="4091" w:author="作者" w:date="2020-09-25T15:27:00Z">
                <w:r w:rsidRPr="00FC336E" w:rsidDel="00E84410">
                  <w:rPr>
                    <w:rFonts w:ascii="等线" w:eastAsia="等线" w:hAnsi="等线" w:cs="Tahoma" w:hint="eastAsia"/>
                    <w:color w:val="000000"/>
                  </w:rPr>
                  <w:delText>eco</w:delText>
                </w:r>
              </w:del>
            </w:ins>
          </w:p>
        </w:tc>
        <w:tc>
          <w:tcPr>
            <w:tcW w:w="2461" w:type="dxa"/>
            <w:tcBorders>
              <w:top w:val="nil"/>
              <w:left w:val="nil"/>
              <w:bottom w:val="single" w:sz="4" w:space="0" w:color="auto"/>
              <w:right w:val="single" w:sz="4" w:space="0" w:color="auto"/>
            </w:tcBorders>
            <w:shd w:val="clear" w:color="auto" w:fill="auto"/>
            <w:noWrap/>
            <w:vAlign w:val="center"/>
            <w:tcPrChange w:id="4092"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1AD4A405" w14:textId="22E3E995" w:rsidR="00FC336E" w:rsidRPr="00FC336E" w:rsidDel="00E84410" w:rsidRDefault="00FC336E" w:rsidP="00FC336E">
            <w:pPr>
              <w:rPr>
                <w:ins w:id="4093" w:author="作者" w:date="2020-09-17T16:31:00Z"/>
                <w:del w:id="4094" w:author="作者" w:date="2020-09-25T15:27:00Z"/>
                <w:rFonts w:ascii="等线" w:eastAsia="等线" w:hAnsi="等线" w:cs="Tahoma"/>
                <w:color w:val="000000"/>
              </w:rPr>
            </w:pPr>
            <w:ins w:id="4095" w:author="作者" w:date="2020-09-17T16:31:00Z">
              <w:del w:id="4096" w:author="作者" w:date="2020-09-25T15:27:00Z">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097"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6AA51886" w14:textId="1C84CF00" w:rsidR="00FC336E" w:rsidRPr="00FC336E" w:rsidDel="00E84410" w:rsidRDefault="00FC336E" w:rsidP="00FC336E">
            <w:pPr>
              <w:rPr>
                <w:ins w:id="4098" w:author="作者" w:date="2020-09-17T16:31:00Z"/>
                <w:del w:id="4099" w:author="作者" w:date="2020-09-25T15:27:00Z"/>
                <w:rFonts w:ascii="等线" w:eastAsia="等线" w:hAnsi="等线" w:cs="Tahoma"/>
                <w:color w:val="000000"/>
              </w:rPr>
            </w:pPr>
          </w:p>
        </w:tc>
      </w:tr>
      <w:tr w:rsidR="00FC336E" w:rsidRPr="00FC336E" w:rsidDel="00E84410" w14:paraId="4E795218" w14:textId="1FC71A06" w:rsidTr="00E84410">
        <w:trPr>
          <w:gridAfter w:val="1"/>
          <w:wAfter w:w="132" w:type="dxa"/>
          <w:trHeight w:val="285"/>
          <w:ins w:id="4100" w:author="作者" w:date="2020-09-17T16:31:00Z"/>
          <w:del w:id="4101" w:author="作者" w:date="2020-09-25T15:27:00Z"/>
          <w:trPrChange w:id="4102" w:author="作者" w:date="2020-09-25T15:29:00Z">
            <w:trPr>
              <w:gridAfter w:val="1"/>
              <w:trHeight w:val="285"/>
            </w:trPr>
          </w:trPrChange>
        </w:trPr>
        <w:tc>
          <w:tcPr>
            <w:tcW w:w="2660" w:type="dxa"/>
            <w:tcBorders>
              <w:top w:val="nil"/>
              <w:left w:val="single" w:sz="4" w:space="0" w:color="auto"/>
              <w:bottom w:val="single" w:sz="4" w:space="0" w:color="auto"/>
              <w:right w:val="single" w:sz="4" w:space="0" w:color="auto"/>
            </w:tcBorders>
            <w:shd w:val="clear" w:color="auto" w:fill="auto"/>
            <w:noWrap/>
            <w:vAlign w:val="center"/>
            <w:tcPrChange w:id="4103" w:author="作者" w:date="2020-09-25T15:29:00Z">
              <w:tcPr>
                <w:tcW w:w="2640" w:type="dxa"/>
                <w:tcBorders>
                  <w:top w:val="nil"/>
                  <w:left w:val="single" w:sz="4" w:space="0" w:color="auto"/>
                  <w:bottom w:val="single" w:sz="4" w:space="0" w:color="auto"/>
                  <w:right w:val="single" w:sz="4" w:space="0" w:color="auto"/>
                </w:tcBorders>
                <w:shd w:val="clear" w:color="auto" w:fill="auto"/>
                <w:noWrap/>
                <w:vAlign w:val="center"/>
              </w:tcPr>
            </w:tcPrChange>
          </w:tcPr>
          <w:p w14:paraId="6301C89C" w14:textId="34535D63" w:rsidR="00FC336E" w:rsidRPr="00FC336E" w:rsidDel="00E84410" w:rsidRDefault="00FC336E" w:rsidP="00FC336E">
            <w:pPr>
              <w:rPr>
                <w:ins w:id="4104" w:author="作者" w:date="2020-09-17T16:31:00Z"/>
                <w:del w:id="4105" w:author="作者" w:date="2020-09-25T15:27:00Z"/>
                <w:rFonts w:ascii="等线" w:eastAsia="等线" w:hAnsi="等线" w:cs="Tahoma"/>
                <w:color w:val="000000"/>
              </w:rPr>
            </w:pPr>
            <w:ins w:id="4106" w:author="作者" w:date="2020-09-17T16:31:00Z">
              <w:del w:id="4107" w:author="作者" w:date="2020-09-25T15:27:00Z">
                <w:r w:rsidRPr="00FC336E" w:rsidDel="00E84410">
                  <w:rPr>
                    <w:rFonts w:ascii="等线" w:eastAsia="等线" w:hAnsi="等线" w:cs="Tahoma" w:hint="eastAsia"/>
                    <w:color w:val="000000"/>
                  </w:rPr>
                  <w:delText>music mode</w:delText>
                </w:r>
              </w:del>
            </w:ins>
          </w:p>
        </w:tc>
        <w:tc>
          <w:tcPr>
            <w:tcW w:w="2500" w:type="dxa"/>
            <w:gridSpan w:val="2"/>
            <w:tcBorders>
              <w:top w:val="nil"/>
              <w:left w:val="nil"/>
              <w:bottom w:val="single" w:sz="4" w:space="0" w:color="auto"/>
              <w:right w:val="single" w:sz="4" w:space="0" w:color="auto"/>
            </w:tcBorders>
            <w:shd w:val="clear" w:color="auto" w:fill="auto"/>
            <w:noWrap/>
            <w:vAlign w:val="center"/>
            <w:tcPrChange w:id="4108"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567A06B3" w14:textId="7D327FB2" w:rsidR="00FC336E" w:rsidRPr="00FC336E" w:rsidDel="00E84410" w:rsidRDefault="00FC336E" w:rsidP="00FC336E">
            <w:pPr>
              <w:rPr>
                <w:ins w:id="4109" w:author="作者" w:date="2020-09-17T16:31:00Z"/>
                <w:del w:id="4110" w:author="作者" w:date="2020-09-25T15:27:00Z"/>
                <w:rFonts w:ascii="等线" w:eastAsia="等线" w:hAnsi="等线" w:cs="Tahoma"/>
                <w:color w:val="000000"/>
              </w:rPr>
            </w:pPr>
            <w:ins w:id="4111" w:author="作者" w:date="2020-09-17T16:31:00Z">
              <w:del w:id="4112" w:author="作者" w:date="2020-09-25T15:27:00Z">
                <w:r w:rsidRPr="00FC336E" w:rsidDel="00E84410">
                  <w:rPr>
                    <w:rFonts w:ascii="等线" w:eastAsia="等线" w:hAnsi="等线" w:cs="Tahoma" w:hint="eastAsia"/>
                    <w:color w:val="000000"/>
                  </w:rPr>
                  <w:delText>-</w:delText>
                </w:r>
              </w:del>
            </w:ins>
          </w:p>
        </w:tc>
        <w:tc>
          <w:tcPr>
            <w:tcW w:w="2461" w:type="dxa"/>
            <w:tcBorders>
              <w:top w:val="nil"/>
              <w:left w:val="nil"/>
              <w:bottom w:val="single" w:sz="4" w:space="0" w:color="auto"/>
              <w:right w:val="single" w:sz="4" w:space="0" w:color="auto"/>
            </w:tcBorders>
            <w:shd w:val="clear" w:color="auto" w:fill="auto"/>
            <w:noWrap/>
            <w:vAlign w:val="center"/>
            <w:tcPrChange w:id="4113"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225FEECD" w14:textId="1559BC9D" w:rsidR="00FC336E" w:rsidRPr="00FC336E" w:rsidDel="00E84410" w:rsidRDefault="00FC336E" w:rsidP="00FC336E">
            <w:pPr>
              <w:rPr>
                <w:ins w:id="4114" w:author="作者" w:date="2020-09-17T16:31:00Z"/>
                <w:del w:id="4115" w:author="作者" w:date="2020-09-25T15:27:00Z"/>
                <w:rFonts w:ascii="等线" w:eastAsia="等线" w:hAnsi="等线" w:cs="Tahoma"/>
                <w:color w:val="000000"/>
              </w:rPr>
            </w:pPr>
            <w:ins w:id="4116" w:author="作者" w:date="2020-09-17T16:31:00Z">
              <w:del w:id="4117" w:author="作者" w:date="2020-09-25T15:27:00Z">
                <w:r w:rsidRPr="00FC336E" w:rsidDel="00E84410">
                  <w:rPr>
                    <w:rFonts w:ascii="等线" w:eastAsia="等线" w:hAnsi="等线" w:cs="Tahoma" w:hint="eastAsia"/>
                    <w:color w:val="000000"/>
                  </w:rPr>
                  <w:delText>-</w:delText>
                </w:r>
              </w:del>
            </w:ins>
          </w:p>
        </w:tc>
        <w:tc>
          <w:tcPr>
            <w:tcW w:w="1144" w:type="dxa"/>
            <w:tcBorders>
              <w:top w:val="nil"/>
              <w:left w:val="nil"/>
              <w:bottom w:val="single" w:sz="4" w:space="0" w:color="auto"/>
              <w:right w:val="single" w:sz="4" w:space="0" w:color="auto"/>
            </w:tcBorders>
            <w:shd w:val="clear" w:color="auto" w:fill="auto"/>
            <w:noWrap/>
            <w:vAlign w:val="center"/>
            <w:tcPrChange w:id="4118" w:author="作者" w:date="2020-09-25T15:29:00Z">
              <w:tcPr>
                <w:tcW w:w="1180" w:type="dxa"/>
                <w:gridSpan w:val="2"/>
                <w:tcBorders>
                  <w:top w:val="nil"/>
                  <w:left w:val="nil"/>
                  <w:bottom w:val="single" w:sz="4" w:space="0" w:color="auto"/>
                  <w:right w:val="single" w:sz="4" w:space="0" w:color="auto"/>
                </w:tcBorders>
                <w:shd w:val="clear" w:color="auto" w:fill="auto"/>
                <w:noWrap/>
                <w:vAlign w:val="center"/>
              </w:tcPr>
            </w:tcPrChange>
          </w:tcPr>
          <w:p w14:paraId="5558E5EB" w14:textId="2EA58AB5" w:rsidR="00FC336E" w:rsidRPr="00FC336E" w:rsidDel="00E84410" w:rsidRDefault="00FC336E" w:rsidP="00FC336E">
            <w:pPr>
              <w:rPr>
                <w:ins w:id="4119" w:author="作者" w:date="2020-09-17T16:31:00Z"/>
                <w:del w:id="4120" w:author="作者" w:date="2020-09-25T15:27:00Z"/>
                <w:rFonts w:ascii="等线" w:eastAsia="等线" w:hAnsi="等线" w:cs="Tahoma"/>
                <w:color w:val="000000"/>
              </w:rPr>
            </w:pPr>
            <w:ins w:id="4121" w:author="作者" w:date="2020-09-17T16:31:00Z">
              <w:del w:id="4122" w:author="作者" w:date="2020-09-25T15:27:00Z">
                <w:r w:rsidRPr="00FC336E" w:rsidDel="00E84410">
                  <w:rPr>
                    <w:rFonts w:ascii="等线" w:eastAsia="等线" w:hAnsi="等线" w:cs="Tahoma" w:hint="eastAsia"/>
                    <w:color w:val="000000"/>
                  </w:rPr>
                  <w:delText>4</w:delText>
                </w:r>
              </w:del>
            </w:ins>
          </w:p>
        </w:tc>
      </w:tr>
      <w:tr w:rsidR="00FC336E" w:rsidRPr="00FC336E" w:rsidDel="00E84410" w14:paraId="3BA1513D" w14:textId="69E0A3B0" w:rsidTr="00E84410">
        <w:trPr>
          <w:gridAfter w:val="1"/>
          <w:wAfter w:w="132" w:type="dxa"/>
          <w:trHeight w:val="300"/>
          <w:ins w:id="4123" w:author="作者" w:date="2020-09-17T16:31:00Z"/>
          <w:del w:id="4124" w:author="作者" w:date="2020-09-25T15:27:00Z"/>
          <w:trPrChange w:id="4125" w:author="作者" w:date="2020-09-25T15:29:00Z">
            <w:trPr>
              <w:gridAfter w:val="1"/>
              <w:trHeight w:val="300"/>
            </w:trPr>
          </w:trPrChange>
        </w:trPr>
        <w:tc>
          <w:tcPr>
            <w:tcW w:w="2660" w:type="dxa"/>
            <w:vMerge w:val="restart"/>
            <w:tcBorders>
              <w:top w:val="nil"/>
              <w:left w:val="single" w:sz="4" w:space="0" w:color="auto"/>
              <w:bottom w:val="single" w:sz="4" w:space="0" w:color="auto"/>
              <w:right w:val="single" w:sz="4" w:space="0" w:color="auto"/>
            </w:tcBorders>
            <w:shd w:val="clear" w:color="auto" w:fill="auto"/>
            <w:noWrap/>
            <w:vAlign w:val="center"/>
            <w:tcPrChange w:id="4126" w:author="作者" w:date="2020-09-25T15:29:00Z">
              <w:tcPr>
                <w:tcW w:w="2640" w:type="dxa"/>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1F4F47E0" w14:textId="343E0A9C" w:rsidR="00FC336E" w:rsidRPr="00FC336E" w:rsidDel="00E84410" w:rsidRDefault="00FC336E" w:rsidP="00FC336E">
            <w:pPr>
              <w:rPr>
                <w:ins w:id="4127" w:author="作者" w:date="2020-09-17T16:31:00Z"/>
                <w:del w:id="4128" w:author="作者" w:date="2020-09-25T15:27:00Z"/>
                <w:rFonts w:ascii="等线" w:eastAsia="等线" w:hAnsi="等线" w:cs="Tahoma"/>
                <w:color w:val="000000"/>
              </w:rPr>
            </w:pPr>
            <w:ins w:id="4129" w:author="作者" w:date="2020-09-17T16:31:00Z">
              <w:del w:id="4130" w:author="作者" w:date="2020-09-25T15:27:00Z">
                <w:r w:rsidRPr="00FC336E" w:rsidDel="00E84410">
                  <w:rPr>
                    <w:rFonts w:ascii="等线" w:eastAsia="等线" w:hAnsi="等线" w:cs="Tahoma" w:hint="eastAsia"/>
                    <w:color w:val="000000"/>
                  </w:rPr>
                  <w:delText>normal mode/rest mode(</w:delText>
                </w:r>
                <w:r w:rsidRPr="00FC336E" w:rsidDel="00E84410">
                  <w:rPr>
                    <w:rFonts w:ascii="等线" w:eastAsia="等线" w:hAnsi="等线" w:cs="Tahoma" w:hint="eastAsia"/>
                    <w:b/>
                    <w:bCs/>
                    <w:color w:val="000000"/>
                    <w:sz w:val="32"/>
                    <w:szCs w:val="32"/>
                  </w:rPr>
                  <w:delText>*</w:delText>
                </w:r>
                <w:r w:rsidRPr="00FC336E" w:rsidDel="00E84410">
                  <w:rPr>
                    <w:rFonts w:ascii="等线" w:eastAsia="等线" w:hAnsi="等线" w:cs="Tahoma" w:hint="eastAsia"/>
                    <w:color w:val="000000"/>
                  </w:rPr>
                  <w:delText>)</w:delText>
                </w:r>
              </w:del>
            </w:ins>
          </w:p>
        </w:tc>
        <w:tc>
          <w:tcPr>
            <w:tcW w:w="2500" w:type="dxa"/>
            <w:gridSpan w:val="2"/>
            <w:tcBorders>
              <w:top w:val="nil"/>
              <w:left w:val="nil"/>
              <w:bottom w:val="single" w:sz="4" w:space="0" w:color="auto"/>
              <w:right w:val="single" w:sz="4" w:space="0" w:color="auto"/>
            </w:tcBorders>
            <w:shd w:val="clear" w:color="auto" w:fill="auto"/>
            <w:noWrap/>
            <w:vAlign w:val="center"/>
            <w:tcPrChange w:id="4131"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3F851818" w14:textId="4B29BF83" w:rsidR="00FC336E" w:rsidRPr="00FC336E" w:rsidDel="00E84410" w:rsidRDefault="00FC336E" w:rsidP="00FC336E">
            <w:pPr>
              <w:rPr>
                <w:ins w:id="4132" w:author="作者" w:date="2020-09-17T16:31:00Z"/>
                <w:del w:id="4133" w:author="作者" w:date="2020-09-25T15:27:00Z"/>
                <w:rFonts w:ascii="等线" w:eastAsia="等线" w:hAnsi="等线" w:cs="Tahoma"/>
                <w:color w:val="000000"/>
              </w:rPr>
            </w:pPr>
            <w:ins w:id="4134" w:author="作者" w:date="2020-09-17T16:31:00Z">
              <w:del w:id="4135" w:author="作者" w:date="2020-09-25T15:27:00Z">
                <w:r w:rsidRPr="00FC336E" w:rsidDel="00E84410">
                  <w:rPr>
                    <w:rFonts w:ascii="等线" w:eastAsia="等线" w:hAnsi="等线" w:cs="Tahoma" w:hint="eastAsia"/>
                    <w:color w:val="000000"/>
                  </w:rPr>
                  <w:delText>static</w:delText>
                </w:r>
              </w:del>
            </w:ins>
          </w:p>
        </w:tc>
        <w:tc>
          <w:tcPr>
            <w:tcW w:w="2461" w:type="dxa"/>
            <w:tcBorders>
              <w:top w:val="nil"/>
              <w:left w:val="nil"/>
              <w:bottom w:val="single" w:sz="4" w:space="0" w:color="auto"/>
              <w:right w:val="single" w:sz="4" w:space="0" w:color="auto"/>
            </w:tcBorders>
            <w:shd w:val="clear" w:color="auto" w:fill="auto"/>
            <w:noWrap/>
            <w:vAlign w:val="center"/>
            <w:tcPrChange w:id="4136"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6FFA21A4" w14:textId="1BA4F150" w:rsidR="00FC336E" w:rsidRPr="00FC336E" w:rsidDel="00E84410" w:rsidRDefault="00FC336E" w:rsidP="00FC336E">
            <w:pPr>
              <w:rPr>
                <w:ins w:id="4137" w:author="作者" w:date="2020-09-17T16:31:00Z"/>
                <w:del w:id="4138" w:author="作者" w:date="2020-09-25T15:27:00Z"/>
                <w:rFonts w:ascii="等线" w:eastAsia="等线" w:hAnsi="等线" w:cs="Tahoma"/>
                <w:color w:val="000000"/>
              </w:rPr>
            </w:pPr>
            <w:ins w:id="4139" w:author="作者" w:date="2020-09-17T16:31:00Z">
              <w:del w:id="4140" w:author="作者" w:date="2020-09-25T15:27:00Z">
                <w:r w:rsidRPr="00FC336E" w:rsidDel="00E84410">
                  <w:rPr>
                    <w:rFonts w:ascii="等线" w:eastAsia="等线" w:hAnsi="等线" w:cs="Tahoma" w:hint="eastAsia"/>
                    <w:color w:val="000000"/>
                  </w:rPr>
                  <w:delText>-</w:delText>
                </w:r>
              </w:del>
            </w:ins>
          </w:p>
        </w:tc>
        <w:tc>
          <w:tcPr>
            <w:tcW w:w="1144" w:type="dxa"/>
            <w:vMerge w:val="restart"/>
            <w:tcBorders>
              <w:top w:val="nil"/>
              <w:left w:val="single" w:sz="4" w:space="0" w:color="auto"/>
              <w:bottom w:val="single" w:sz="4" w:space="0" w:color="auto"/>
              <w:right w:val="single" w:sz="4" w:space="0" w:color="auto"/>
            </w:tcBorders>
            <w:shd w:val="clear" w:color="auto" w:fill="auto"/>
            <w:noWrap/>
            <w:vAlign w:val="center"/>
            <w:tcPrChange w:id="4141" w:author="作者" w:date="2020-09-25T15:29:00Z">
              <w:tcPr>
                <w:tcW w:w="1180" w:type="dxa"/>
                <w:gridSpan w:val="2"/>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69E97102" w14:textId="21CA530B" w:rsidR="00FC336E" w:rsidRPr="00FC336E" w:rsidDel="00E84410" w:rsidRDefault="00FC336E" w:rsidP="00FC336E">
            <w:pPr>
              <w:rPr>
                <w:ins w:id="4142" w:author="作者" w:date="2020-09-17T16:31:00Z"/>
                <w:del w:id="4143" w:author="作者" w:date="2020-09-25T15:27:00Z"/>
                <w:rFonts w:ascii="等线" w:eastAsia="等线" w:hAnsi="等线" w:cs="Tahoma"/>
                <w:color w:val="000000"/>
              </w:rPr>
            </w:pPr>
            <w:ins w:id="4144" w:author="作者" w:date="2020-09-17T16:31:00Z">
              <w:del w:id="4145" w:author="作者" w:date="2020-09-25T15:27:00Z">
                <w:r w:rsidRPr="00FC336E" w:rsidDel="00E84410">
                  <w:rPr>
                    <w:rFonts w:ascii="等线" w:eastAsia="等线" w:hAnsi="等线" w:cs="Tahoma" w:hint="eastAsia"/>
                    <w:color w:val="000000"/>
                  </w:rPr>
                  <w:delText>5</w:delText>
                </w:r>
              </w:del>
            </w:ins>
          </w:p>
        </w:tc>
      </w:tr>
      <w:tr w:rsidR="00FC336E" w:rsidRPr="00FC336E" w:rsidDel="00E84410" w14:paraId="4F34AD31" w14:textId="3788970D" w:rsidTr="00E84410">
        <w:trPr>
          <w:gridAfter w:val="1"/>
          <w:wAfter w:w="132" w:type="dxa"/>
          <w:trHeight w:val="285"/>
          <w:ins w:id="4146" w:author="作者" w:date="2020-09-17T16:31:00Z"/>
          <w:del w:id="4147" w:author="作者" w:date="2020-09-25T15:27:00Z"/>
          <w:trPrChange w:id="4148"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149"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36B66023" w14:textId="69F476D8" w:rsidR="00FC336E" w:rsidRPr="00FC336E" w:rsidDel="00E84410" w:rsidRDefault="00FC336E" w:rsidP="00FC336E">
            <w:pPr>
              <w:rPr>
                <w:ins w:id="4150" w:author="作者" w:date="2020-09-17T16:31:00Z"/>
                <w:del w:id="4151" w:author="作者" w:date="2020-09-25T15:27:00Z"/>
                <w:rFonts w:ascii="等线" w:eastAsia="等线" w:hAnsi="等线" w:cs="Tahoma"/>
                <w:color w:val="000000"/>
              </w:rPr>
            </w:pPr>
          </w:p>
        </w:tc>
        <w:tc>
          <w:tcPr>
            <w:tcW w:w="2500" w:type="dxa"/>
            <w:gridSpan w:val="2"/>
            <w:vMerge w:val="restart"/>
            <w:tcBorders>
              <w:top w:val="nil"/>
              <w:left w:val="single" w:sz="4" w:space="0" w:color="auto"/>
              <w:bottom w:val="single" w:sz="4" w:space="0" w:color="auto"/>
              <w:right w:val="single" w:sz="4" w:space="0" w:color="auto"/>
            </w:tcBorders>
            <w:shd w:val="clear" w:color="auto" w:fill="auto"/>
            <w:noWrap/>
            <w:vAlign w:val="center"/>
            <w:tcPrChange w:id="4152" w:author="作者" w:date="2020-09-25T15:29:00Z">
              <w:tcPr>
                <w:tcW w:w="2500" w:type="dxa"/>
                <w:gridSpan w:val="3"/>
                <w:vMerge w:val="restart"/>
                <w:tcBorders>
                  <w:top w:val="nil"/>
                  <w:left w:val="single" w:sz="4" w:space="0" w:color="auto"/>
                  <w:bottom w:val="single" w:sz="4" w:space="0" w:color="auto"/>
                  <w:right w:val="single" w:sz="4" w:space="0" w:color="auto"/>
                </w:tcBorders>
                <w:shd w:val="clear" w:color="auto" w:fill="auto"/>
                <w:noWrap/>
                <w:vAlign w:val="center"/>
              </w:tcPr>
            </w:tcPrChange>
          </w:tcPr>
          <w:p w14:paraId="0D92E36D" w14:textId="6280297D" w:rsidR="00FC336E" w:rsidRPr="00FC336E" w:rsidDel="00E84410" w:rsidRDefault="00FC336E" w:rsidP="00FC336E">
            <w:pPr>
              <w:rPr>
                <w:ins w:id="4153" w:author="作者" w:date="2020-09-17T16:31:00Z"/>
                <w:del w:id="4154" w:author="作者" w:date="2020-09-25T15:27:00Z"/>
                <w:rFonts w:ascii="等线" w:eastAsia="等线" w:hAnsi="等线" w:cs="Tahoma"/>
                <w:color w:val="000000"/>
              </w:rPr>
            </w:pPr>
            <w:ins w:id="4155" w:author="作者" w:date="2020-09-17T16:31:00Z">
              <w:del w:id="4156" w:author="作者" w:date="2020-09-25T15:27:00Z">
                <w:r w:rsidRPr="00FC336E" w:rsidDel="00E84410">
                  <w:rPr>
                    <w:rFonts w:ascii="等线" w:eastAsia="等线" w:hAnsi="等线" w:cs="Tahoma" w:hint="eastAsia"/>
                    <w:color w:val="000000"/>
                  </w:rPr>
                  <w:delText>dynamic</w:delText>
                </w:r>
              </w:del>
            </w:ins>
          </w:p>
        </w:tc>
        <w:tc>
          <w:tcPr>
            <w:tcW w:w="2461" w:type="dxa"/>
            <w:tcBorders>
              <w:top w:val="nil"/>
              <w:left w:val="nil"/>
              <w:bottom w:val="single" w:sz="4" w:space="0" w:color="auto"/>
              <w:right w:val="single" w:sz="4" w:space="0" w:color="auto"/>
            </w:tcBorders>
            <w:shd w:val="clear" w:color="auto" w:fill="auto"/>
            <w:noWrap/>
            <w:vAlign w:val="center"/>
            <w:tcPrChange w:id="4157"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572B95BA" w14:textId="69C48543" w:rsidR="00FC336E" w:rsidRPr="00FC336E" w:rsidDel="00E84410" w:rsidRDefault="00FC336E" w:rsidP="00FC336E">
            <w:pPr>
              <w:rPr>
                <w:ins w:id="4158" w:author="作者" w:date="2020-09-17T16:31:00Z"/>
                <w:del w:id="4159" w:author="作者" w:date="2020-09-25T15:27:00Z"/>
                <w:rFonts w:ascii="等线" w:eastAsia="等线" w:hAnsi="等线" w:cs="Tahoma"/>
                <w:color w:val="000000"/>
              </w:rPr>
            </w:pPr>
            <w:ins w:id="4160" w:author="作者" w:date="2020-09-17T16:31:00Z">
              <w:del w:id="4161" w:author="作者" w:date="2020-09-25T15:27:00Z">
                <w:r w:rsidRPr="00FC336E" w:rsidDel="00E84410">
                  <w:rPr>
                    <w:rFonts w:ascii="等线" w:eastAsia="等线" w:hAnsi="等线" w:cs="Tahoma" w:hint="eastAsia"/>
                    <w:color w:val="000000"/>
                  </w:rPr>
                  <w:delText>surprise me</w:delText>
                </w:r>
              </w:del>
            </w:ins>
          </w:p>
        </w:tc>
        <w:tc>
          <w:tcPr>
            <w:tcW w:w="1144" w:type="dxa"/>
            <w:vMerge/>
            <w:tcBorders>
              <w:top w:val="nil"/>
              <w:left w:val="single" w:sz="4" w:space="0" w:color="auto"/>
              <w:bottom w:val="single" w:sz="4" w:space="0" w:color="auto"/>
              <w:right w:val="single" w:sz="4" w:space="0" w:color="auto"/>
            </w:tcBorders>
            <w:vAlign w:val="center"/>
            <w:tcPrChange w:id="4162"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3E1BE533" w14:textId="333947E9" w:rsidR="00FC336E" w:rsidRPr="00FC336E" w:rsidDel="00E84410" w:rsidRDefault="00FC336E" w:rsidP="00FC336E">
            <w:pPr>
              <w:rPr>
                <w:ins w:id="4163" w:author="作者" w:date="2020-09-17T16:31:00Z"/>
                <w:del w:id="4164" w:author="作者" w:date="2020-09-25T15:27:00Z"/>
                <w:rFonts w:ascii="等线" w:eastAsia="等线" w:hAnsi="等线" w:cs="Tahoma"/>
                <w:color w:val="000000"/>
              </w:rPr>
            </w:pPr>
          </w:p>
        </w:tc>
      </w:tr>
      <w:tr w:rsidR="00FC336E" w:rsidRPr="00FC336E" w:rsidDel="00E84410" w14:paraId="3E39C2BE" w14:textId="22C8405B" w:rsidTr="00E84410">
        <w:trPr>
          <w:gridAfter w:val="1"/>
          <w:wAfter w:w="132" w:type="dxa"/>
          <w:trHeight w:val="390"/>
          <w:ins w:id="4165" w:author="作者" w:date="2020-09-17T16:31:00Z"/>
          <w:del w:id="4166" w:author="作者" w:date="2020-09-25T15:27:00Z"/>
          <w:trPrChange w:id="4167" w:author="作者" w:date="2020-09-25T15:29:00Z">
            <w:trPr>
              <w:gridAfter w:val="1"/>
              <w:trHeight w:val="390"/>
            </w:trPr>
          </w:trPrChange>
        </w:trPr>
        <w:tc>
          <w:tcPr>
            <w:tcW w:w="2660" w:type="dxa"/>
            <w:vMerge/>
            <w:tcBorders>
              <w:top w:val="nil"/>
              <w:left w:val="single" w:sz="4" w:space="0" w:color="auto"/>
              <w:bottom w:val="single" w:sz="4" w:space="0" w:color="auto"/>
              <w:right w:val="single" w:sz="4" w:space="0" w:color="auto"/>
            </w:tcBorders>
            <w:vAlign w:val="center"/>
            <w:tcPrChange w:id="4168"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32E51E92" w14:textId="0E17ACA9" w:rsidR="00FC336E" w:rsidRPr="00FC336E" w:rsidDel="00E84410" w:rsidRDefault="00FC336E" w:rsidP="00FC336E">
            <w:pPr>
              <w:rPr>
                <w:ins w:id="4169" w:author="作者" w:date="2020-09-17T16:31:00Z"/>
                <w:del w:id="4170"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171"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1AD2A4DA" w14:textId="3D478831" w:rsidR="00FC336E" w:rsidRPr="00FC336E" w:rsidDel="00E84410" w:rsidRDefault="00FC336E" w:rsidP="00FC336E">
            <w:pPr>
              <w:rPr>
                <w:ins w:id="4172" w:author="作者" w:date="2020-09-17T16:31:00Z"/>
                <w:del w:id="4173"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tcPrChange w:id="4174"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1E0B028F" w14:textId="7C408D80" w:rsidR="00FC336E" w:rsidRPr="00FC336E" w:rsidDel="00E84410" w:rsidRDefault="00FC336E" w:rsidP="00FC336E">
            <w:pPr>
              <w:rPr>
                <w:ins w:id="4175" w:author="作者" w:date="2020-09-17T16:31:00Z"/>
                <w:del w:id="4176" w:author="作者" w:date="2020-09-25T15:27:00Z"/>
                <w:rFonts w:ascii="等线" w:eastAsia="等线" w:hAnsi="等线" w:cs="Tahoma"/>
                <w:color w:val="000000"/>
              </w:rPr>
            </w:pPr>
            <w:ins w:id="4177" w:author="作者" w:date="2020-09-17T16:31:00Z">
              <w:del w:id="4178" w:author="作者" w:date="2020-09-25T15:27:00Z">
                <w:r w:rsidRPr="00FC336E" w:rsidDel="00E84410">
                  <w:rPr>
                    <w:rFonts w:ascii="等线" w:eastAsia="等线" w:hAnsi="等线" w:cs="Tahoma" w:hint="eastAsia"/>
                    <w:color w:val="000000"/>
                  </w:rPr>
                  <w:delText>ocean heart(</w:delText>
                </w:r>
                <w:r w:rsidRPr="00FC336E" w:rsidDel="00E84410">
                  <w:rPr>
                    <w:rFonts w:ascii="等线" w:eastAsia="等线" w:hAnsi="等线" w:cs="Tahoma" w:hint="eastAsia"/>
                    <w:b/>
                    <w:bCs/>
                    <w:color w:val="000000"/>
                    <w:sz w:val="32"/>
                    <w:szCs w:val="32"/>
                  </w:rPr>
                  <w:delText>*</w:delText>
                </w:r>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179"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276DE6BE" w14:textId="53814F33" w:rsidR="00FC336E" w:rsidRPr="00FC336E" w:rsidDel="00E84410" w:rsidRDefault="00FC336E" w:rsidP="00FC336E">
            <w:pPr>
              <w:rPr>
                <w:ins w:id="4180" w:author="作者" w:date="2020-09-17T16:31:00Z"/>
                <w:del w:id="4181" w:author="作者" w:date="2020-09-25T15:27:00Z"/>
                <w:rFonts w:ascii="等线" w:eastAsia="等线" w:hAnsi="等线" w:cs="Tahoma"/>
                <w:color w:val="000000"/>
              </w:rPr>
            </w:pPr>
          </w:p>
        </w:tc>
      </w:tr>
      <w:tr w:rsidR="00FC336E" w:rsidRPr="00FC336E" w:rsidDel="00E84410" w14:paraId="3CB45D37" w14:textId="7F016034" w:rsidTr="00E84410">
        <w:trPr>
          <w:gridAfter w:val="1"/>
          <w:wAfter w:w="132" w:type="dxa"/>
          <w:trHeight w:val="330"/>
          <w:ins w:id="4182" w:author="作者" w:date="2020-09-17T16:31:00Z"/>
          <w:del w:id="4183" w:author="作者" w:date="2020-09-25T15:27:00Z"/>
          <w:trPrChange w:id="4184" w:author="作者" w:date="2020-09-25T15:29:00Z">
            <w:trPr>
              <w:gridAfter w:val="1"/>
              <w:trHeight w:val="330"/>
            </w:trPr>
          </w:trPrChange>
        </w:trPr>
        <w:tc>
          <w:tcPr>
            <w:tcW w:w="2660" w:type="dxa"/>
            <w:vMerge/>
            <w:tcBorders>
              <w:top w:val="nil"/>
              <w:left w:val="single" w:sz="4" w:space="0" w:color="auto"/>
              <w:bottom w:val="single" w:sz="4" w:space="0" w:color="auto"/>
              <w:right w:val="single" w:sz="4" w:space="0" w:color="auto"/>
            </w:tcBorders>
            <w:vAlign w:val="center"/>
            <w:tcPrChange w:id="4185"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48F0C3F2" w14:textId="77599AF4" w:rsidR="00FC336E" w:rsidRPr="00FC336E" w:rsidDel="00E84410" w:rsidRDefault="00FC336E" w:rsidP="00FC336E">
            <w:pPr>
              <w:rPr>
                <w:ins w:id="4186" w:author="作者" w:date="2020-09-17T16:31:00Z"/>
                <w:del w:id="4187"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188"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5799FB58" w14:textId="439A6FD0" w:rsidR="00FC336E" w:rsidRPr="00FC336E" w:rsidDel="00E84410" w:rsidRDefault="00FC336E" w:rsidP="00FC336E">
            <w:pPr>
              <w:rPr>
                <w:ins w:id="4189" w:author="作者" w:date="2020-09-17T16:31:00Z"/>
                <w:del w:id="4190"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tcPrChange w:id="4191"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494C5667" w14:textId="16C04B11" w:rsidR="00FC336E" w:rsidRPr="00FC336E" w:rsidDel="00E84410" w:rsidRDefault="00FC336E" w:rsidP="00FC336E">
            <w:pPr>
              <w:rPr>
                <w:ins w:id="4192" w:author="作者" w:date="2020-09-17T16:31:00Z"/>
                <w:del w:id="4193" w:author="作者" w:date="2020-09-25T15:27:00Z"/>
                <w:rFonts w:ascii="等线" w:eastAsia="等线" w:hAnsi="等线" w:cs="Tahoma"/>
                <w:color w:val="000000"/>
              </w:rPr>
            </w:pPr>
            <w:ins w:id="4194" w:author="作者" w:date="2020-09-17T16:31:00Z">
              <w:del w:id="4195" w:author="作者" w:date="2020-09-25T15:27:00Z">
                <w:r w:rsidRPr="00FC336E" w:rsidDel="00E84410">
                  <w:rPr>
                    <w:rFonts w:ascii="等线" w:eastAsia="等线" w:hAnsi="等线" w:cs="Tahoma" w:hint="eastAsia"/>
                    <w:color w:val="000000"/>
                  </w:rPr>
                  <w:delText>deep forest(</w:delText>
                </w:r>
                <w:r w:rsidRPr="00FC336E" w:rsidDel="00E84410">
                  <w:rPr>
                    <w:rFonts w:ascii="等线" w:eastAsia="等线" w:hAnsi="等线" w:cs="Tahoma" w:hint="eastAsia"/>
                    <w:b/>
                    <w:bCs/>
                    <w:color w:val="000000"/>
                    <w:sz w:val="32"/>
                    <w:szCs w:val="32"/>
                  </w:rPr>
                  <w:delText>*</w:delText>
                </w:r>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196"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109B9BCA" w14:textId="6A0C901C" w:rsidR="00FC336E" w:rsidRPr="00FC336E" w:rsidDel="00E84410" w:rsidRDefault="00FC336E" w:rsidP="00FC336E">
            <w:pPr>
              <w:rPr>
                <w:ins w:id="4197" w:author="作者" w:date="2020-09-17T16:31:00Z"/>
                <w:del w:id="4198" w:author="作者" w:date="2020-09-25T15:27:00Z"/>
                <w:rFonts w:ascii="等线" w:eastAsia="等线" w:hAnsi="等线" w:cs="Tahoma"/>
                <w:color w:val="000000"/>
              </w:rPr>
            </w:pPr>
          </w:p>
        </w:tc>
      </w:tr>
      <w:tr w:rsidR="00FC336E" w:rsidRPr="00FC336E" w:rsidDel="00E84410" w14:paraId="1EF55BCC" w14:textId="097804D8" w:rsidTr="00E84410">
        <w:trPr>
          <w:gridAfter w:val="1"/>
          <w:wAfter w:w="132" w:type="dxa"/>
          <w:trHeight w:val="285"/>
          <w:ins w:id="4199" w:author="作者" w:date="2020-09-17T16:31:00Z"/>
          <w:del w:id="4200" w:author="作者" w:date="2020-09-25T15:27:00Z"/>
          <w:trPrChange w:id="4201"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202"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6E68CFBC" w14:textId="72D4A984" w:rsidR="00FC336E" w:rsidRPr="00FC336E" w:rsidDel="00E84410" w:rsidRDefault="00FC336E" w:rsidP="00FC336E">
            <w:pPr>
              <w:rPr>
                <w:ins w:id="4203" w:author="作者" w:date="2020-09-17T16:31:00Z"/>
                <w:del w:id="4204"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205"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45F64772" w14:textId="63782C41" w:rsidR="00FC336E" w:rsidRPr="00FC336E" w:rsidDel="00E84410" w:rsidRDefault="00FC336E" w:rsidP="00FC336E">
            <w:pPr>
              <w:rPr>
                <w:ins w:id="4206" w:author="作者" w:date="2020-09-17T16:31:00Z"/>
                <w:del w:id="4207"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tcPrChange w:id="4208"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141FCCD7" w14:textId="1446AAD5" w:rsidR="00FC336E" w:rsidRPr="00FC336E" w:rsidDel="00E84410" w:rsidRDefault="00FC336E" w:rsidP="00FC336E">
            <w:pPr>
              <w:rPr>
                <w:ins w:id="4209" w:author="作者" w:date="2020-09-17T16:31:00Z"/>
                <w:del w:id="4210" w:author="作者" w:date="2020-09-25T15:27:00Z"/>
                <w:rFonts w:ascii="等线" w:eastAsia="等线" w:hAnsi="等线" w:cs="Tahoma"/>
                <w:color w:val="000000"/>
              </w:rPr>
            </w:pPr>
            <w:ins w:id="4211" w:author="作者" w:date="2020-09-17T16:31:00Z">
              <w:del w:id="4212" w:author="作者" w:date="2020-09-25T15:27:00Z">
                <w:r w:rsidRPr="00FC336E" w:rsidDel="00E84410">
                  <w:rPr>
                    <w:rFonts w:ascii="等线" w:eastAsia="等线" w:hAnsi="等线" w:cs="Tahoma" w:hint="eastAsia"/>
                    <w:color w:val="000000"/>
                  </w:rPr>
                  <w:delText>Moden city</w:delText>
                </w:r>
              </w:del>
            </w:ins>
          </w:p>
        </w:tc>
        <w:tc>
          <w:tcPr>
            <w:tcW w:w="1144" w:type="dxa"/>
            <w:vMerge/>
            <w:tcBorders>
              <w:top w:val="nil"/>
              <w:left w:val="single" w:sz="4" w:space="0" w:color="auto"/>
              <w:bottom w:val="single" w:sz="4" w:space="0" w:color="auto"/>
              <w:right w:val="single" w:sz="4" w:space="0" w:color="auto"/>
            </w:tcBorders>
            <w:vAlign w:val="center"/>
            <w:tcPrChange w:id="4213"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23020137" w14:textId="76147276" w:rsidR="00FC336E" w:rsidRPr="00FC336E" w:rsidDel="00E84410" w:rsidRDefault="00FC336E" w:rsidP="00FC336E">
            <w:pPr>
              <w:rPr>
                <w:ins w:id="4214" w:author="作者" w:date="2020-09-17T16:31:00Z"/>
                <w:del w:id="4215" w:author="作者" w:date="2020-09-25T15:27:00Z"/>
                <w:rFonts w:ascii="等线" w:eastAsia="等线" w:hAnsi="等线" w:cs="Tahoma"/>
                <w:color w:val="000000"/>
              </w:rPr>
            </w:pPr>
          </w:p>
        </w:tc>
      </w:tr>
      <w:tr w:rsidR="00FC336E" w:rsidRPr="00FC336E" w:rsidDel="00E84410" w14:paraId="0BB408AC" w14:textId="1AF6A94D" w:rsidTr="00E84410">
        <w:trPr>
          <w:gridAfter w:val="1"/>
          <w:wAfter w:w="132" w:type="dxa"/>
          <w:trHeight w:val="390"/>
          <w:ins w:id="4216" w:author="作者" w:date="2020-09-17T16:31:00Z"/>
          <w:del w:id="4217" w:author="作者" w:date="2020-09-25T15:27:00Z"/>
          <w:trPrChange w:id="4218" w:author="作者" w:date="2020-09-25T15:29:00Z">
            <w:trPr>
              <w:gridAfter w:val="1"/>
              <w:trHeight w:val="390"/>
            </w:trPr>
          </w:trPrChange>
        </w:trPr>
        <w:tc>
          <w:tcPr>
            <w:tcW w:w="2660" w:type="dxa"/>
            <w:vMerge/>
            <w:tcBorders>
              <w:top w:val="nil"/>
              <w:left w:val="single" w:sz="4" w:space="0" w:color="auto"/>
              <w:bottom w:val="single" w:sz="4" w:space="0" w:color="auto"/>
              <w:right w:val="single" w:sz="4" w:space="0" w:color="auto"/>
            </w:tcBorders>
            <w:vAlign w:val="center"/>
            <w:tcPrChange w:id="4219"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45CF5928" w14:textId="5C5E7C34" w:rsidR="00FC336E" w:rsidRPr="00FC336E" w:rsidDel="00E84410" w:rsidRDefault="00FC336E" w:rsidP="00FC336E">
            <w:pPr>
              <w:rPr>
                <w:ins w:id="4220" w:author="作者" w:date="2020-09-17T16:31:00Z"/>
                <w:del w:id="4221" w:author="作者" w:date="2020-09-25T15:27:00Z"/>
                <w:rFonts w:ascii="等线" w:eastAsia="等线" w:hAnsi="等线" w:cs="Tahoma"/>
                <w:color w:val="000000"/>
              </w:rPr>
            </w:pPr>
          </w:p>
        </w:tc>
        <w:tc>
          <w:tcPr>
            <w:tcW w:w="2500" w:type="dxa"/>
            <w:gridSpan w:val="2"/>
            <w:vMerge/>
            <w:tcBorders>
              <w:top w:val="nil"/>
              <w:left w:val="single" w:sz="4" w:space="0" w:color="auto"/>
              <w:bottom w:val="single" w:sz="4" w:space="0" w:color="auto"/>
              <w:right w:val="single" w:sz="4" w:space="0" w:color="auto"/>
            </w:tcBorders>
            <w:vAlign w:val="center"/>
            <w:tcPrChange w:id="4222" w:author="作者" w:date="2020-09-25T15:29:00Z">
              <w:tcPr>
                <w:tcW w:w="2500" w:type="dxa"/>
                <w:gridSpan w:val="3"/>
                <w:vMerge/>
                <w:tcBorders>
                  <w:top w:val="nil"/>
                  <w:left w:val="single" w:sz="4" w:space="0" w:color="auto"/>
                  <w:bottom w:val="single" w:sz="4" w:space="0" w:color="auto"/>
                  <w:right w:val="single" w:sz="4" w:space="0" w:color="auto"/>
                </w:tcBorders>
                <w:vAlign w:val="center"/>
              </w:tcPr>
            </w:tcPrChange>
          </w:tcPr>
          <w:p w14:paraId="3E9C2847" w14:textId="2FCFB766" w:rsidR="00FC336E" w:rsidRPr="00FC336E" w:rsidDel="00E84410" w:rsidRDefault="00FC336E" w:rsidP="00FC336E">
            <w:pPr>
              <w:rPr>
                <w:ins w:id="4223" w:author="作者" w:date="2020-09-17T16:31:00Z"/>
                <w:del w:id="4224" w:author="作者" w:date="2020-09-25T15:27:00Z"/>
                <w:rFonts w:ascii="等线" w:eastAsia="等线" w:hAnsi="等线" w:cs="Tahoma"/>
                <w:color w:val="000000"/>
              </w:rPr>
            </w:pPr>
          </w:p>
        </w:tc>
        <w:tc>
          <w:tcPr>
            <w:tcW w:w="2461" w:type="dxa"/>
            <w:tcBorders>
              <w:top w:val="nil"/>
              <w:left w:val="nil"/>
              <w:bottom w:val="single" w:sz="4" w:space="0" w:color="auto"/>
              <w:right w:val="single" w:sz="4" w:space="0" w:color="auto"/>
            </w:tcBorders>
            <w:shd w:val="clear" w:color="auto" w:fill="auto"/>
            <w:noWrap/>
            <w:vAlign w:val="center"/>
            <w:tcPrChange w:id="4225"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07C1EFFB" w14:textId="4EBB9C18" w:rsidR="00FC336E" w:rsidRPr="00FC336E" w:rsidDel="00E84410" w:rsidRDefault="00FC336E" w:rsidP="00FC336E">
            <w:pPr>
              <w:rPr>
                <w:ins w:id="4226" w:author="作者" w:date="2020-09-17T16:31:00Z"/>
                <w:del w:id="4227" w:author="作者" w:date="2020-09-25T15:27:00Z"/>
                <w:rFonts w:ascii="等线" w:eastAsia="等线" w:hAnsi="等线" w:cs="Tahoma"/>
                <w:color w:val="000000"/>
              </w:rPr>
            </w:pPr>
            <w:ins w:id="4228" w:author="作者" w:date="2020-09-17T16:31:00Z">
              <w:del w:id="4229" w:author="作者" w:date="2020-09-25T15:27:00Z">
                <w:r w:rsidRPr="00FC336E" w:rsidDel="00E84410">
                  <w:rPr>
                    <w:rFonts w:ascii="等线" w:eastAsia="等线" w:hAnsi="等线" w:cs="Tahoma" w:hint="eastAsia"/>
                    <w:color w:val="000000"/>
                  </w:rPr>
                  <w:delText>warm heart(</w:delText>
                </w:r>
                <w:r w:rsidRPr="00FC336E" w:rsidDel="00E84410">
                  <w:rPr>
                    <w:rFonts w:ascii="等线" w:eastAsia="等线" w:hAnsi="等线" w:cs="Tahoma" w:hint="eastAsia"/>
                    <w:b/>
                    <w:bCs/>
                    <w:color w:val="000000"/>
                    <w:sz w:val="32"/>
                    <w:szCs w:val="32"/>
                  </w:rPr>
                  <w:delText>*</w:delText>
                </w:r>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230"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36202EE6" w14:textId="0E602EF8" w:rsidR="00FC336E" w:rsidRPr="00FC336E" w:rsidDel="00E84410" w:rsidRDefault="00FC336E" w:rsidP="00FC336E">
            <w:pPr>
              <w:rPr>
                <w:ins w:id="4231" w:author="作者" w:date="2020-09-17T16:31:00Z"/>
                <w:del w:id="4232" w:author="作者" w:date="2020-09-25T15:27:00Z"/>
                <w:rFonts w:ascii="等线" w:eastAsia="等线" w:hAnsi="等线" w:cs="Tahoma"/>
                <w:color w:val="000000"/>
              </w:rPr>
            </w:pPr>
          </w:p>
        </w:tc>
      </w:tr>
      <w:tr w:rsidR="00FC336E" w:rsidRPr="00FC336E" w:rsidDel="00E84410" w14:paraId="62E56AEB" w14:textId="4B1B55C7" w:rsidTr="00E84410">
        <w:trPr>
          <w:gridAfter w:val="1"/>
          <w:wAfter w:w="132" w:type="dxa"/>
          <w:trHeight w:val="285"/>
          <w:ins w:id="4233" w:author="作者" w:date="2020-09-17T16:31:00Z"/>
          <w:del w:id="4234" w:author="作者" w:date="2020-09-25T15:27:00Z"/>
          <w:trPrChange w:id="4235" w:author="作者" w:date="2020-09-25T15:29:00Z">
            <w:trPr>
              <w:gridAfter w:val="1"/>
              <w:trHeight w:val="285"/>
            </w:trPr>
          </w:trPrChange>
        </w:trPr>
        <w:tc>
          <w:tcPr>
            <w:tcW w:w="2660" w:type="dxa"/>
            <w:vMerge/>
            <w:tcBorders>
              <w:top w:val="nil"/>
              <w:left w:val="single" w:sz="4" w:space="0" w:color="auto"/>
              <w:bottom w:val="single" w:sz="4" w:space="0" w:color="auto"/>
              <w:right w:val="single" w:sz="4" w:space="0" w:color="auto"/>
            </w:tcBorders>
            <w:vAlign w:val="center"/>
            <w:tcPrChange w:id="4236" w:author="作者" w:date="2020-09-25T15:29:00Z">
              <w:tcPr>
                <w:tcW w:w="2640" w:type="dxa"/>
                <w:vMerge/>
                <w:tcBorders>
                  <w:top w:val="nil"/>
                  <w:left w:val="single" w:sz="4" w:space="0" w:color="auto"/>
                  <w:bottom w:val="single" w:sz="4" w:space="0" w:color="auto"/>
                  <w:right w:val="single" w:sz="4" w:space="0" w:color="auto"/>
                </w:tcBorders>
                <w:vAlign w:val="center"/>
              </w:tcPr>
            </w:tcPrChange>
          </w:tcPr>
          <w:p w14:paraId="14BD5D2B" w14:textId="03C9B436" w:rsidR="00FC336E" w:rsidRPr="00FC336E" w:rsidDel="00E84410" w:rsidRDefault="00FC336E" w:rsidP="00FC336E">
            <w:pPr>
              <w:rPr>
                <w:ins w:id="4237" w:author="作者" w:date="2020-09-17T16:31:00Z"/>
                <w:del w:id="4238" w:author="作者" w:date="2020-09-25T15:27:00Z"/>
                <w:rFonts w:ascii="等线" w:eastAsia="等线" w:hAnsi="等线" w:cs="Tahoma"/>
                <w:color w:val="000000"/>
              </w:rPr>
            </w:pPr>
          </w:p>
        </w:tc>
        <w:tc>
          <w:tcPr>
            <w:tcW w:w="2500" w:type="dxa"/>
            <w:gridSpan w:val="2"/>
            <w:tcBorders>
              <w:top w:val="nil"/>
              <w:left w:val="nil"/>
              <w:bottom w:val="single" w:sz="4" w:space="0" w:color="auto"/>
              <w:right w:val="single" w:sz="4" w:space="0" w:color="auto"/>
            </w:tcBorders>
            <w:shd w:val="clear" w:color="auto" w:fill="auto"/>
            <w:noWrap/>
            <w:vAlign w:val="center"/>
            <w:tcPrChange w:id="4239" w:author="作者" w:date="2020-09-25T15:29:00Z">
              <w:tcPr>
                <w:tcW w:w="2500" w:type="dxa"/>
                <w:gridSpan w:val="3"/>
                <w:tcBorders>
                  <w:top w:val="nil"/>
                  <w:left w:val="nil"/>
                  <w:bottom w:val="single" w:sz="4" w:space="0" w:color="auto"/>
                  <w:right w:val="single" w:sz="4" w:space="0" w:color="auto"/>
                </w:tcBorders>
                <w:shd w:val="clear" w:color="auto" w:fill="auto"/>
                <w:noWrap/>
                <w:vAlign w:val="center"/>
              </w:tcPr>
            </w:tcPrChange>
          </w:tcPr>
          <w:p w14:paraId="3FABF451" w14:textId="6C1328CC" w:rsidR="00FC336E" w:rsidRPr="00FC336E" w:rsidDel="00E84410" w:rsidRDefault="00FC336E" w:rsidP="00FC336E">
            <w:pPr>
              <w:rPr>
                <w:ins w:id="4240" w:author="作者" w:date="2020-09-17T16:31:00Z"/>
                <w:del w:id="4241" w:author="作者" w:date="2020-09-25T15:27:00Z"/>
                <w:rFonts w:ascii="等线" w:eastAsia="等线" w:hAnsi="等线" w:cs="Tahoma"/>
                <w:color w:val="000000"/>
              </w:rPr>
            </w:pPr>
            <w:ins w:id="4242" w:author="作者" w:date="2020-09-17T16:31:00Z">
              <w:del w:id="4243" w:author="作者" w:date="2020-09-25T15:27:00Z">
                <w:r w:rsidRPr="00FC336E" w:rsidDel="00E84410">
                  <w:rPr>
                    <w:rFonts w:ascii="等线" w:eastAsia="等线" w:hAnsi="等线" w:cs="Tahoma" w:hint="eastAsia"/>
                    <w:color w:val="000000"/>
                  </w:rPr>
                  <w:delText>customize</w:delText>
                </w:r>
              </w:del>
            </w:ins>
          </w:p>
        </w:tc>
        <w:tc>
          <w:tcPr>
            <w:tcW w:w="2461" w:type="dxa"/>
            <w:tcBorders>
              <w:top w:val="nil"/>
              <w:left w:val="nil"/>
              <w:bottom w:val="single" w:sz="4" w:space="0" w:color="auto"/>
              <w:right w:val="single" w:sz="4" w:space="0" w:color="auto"/>
            </w:tcBorders>
            <w:shd w:val="clear" w:color="auto" w:fill="auto"/>
            <w:noWrap/>
            <w:vAlign w:val="center"/>
            <w:tcPrChange w:id="4244" w:author="作者" w:date="2020-09-25T15:29:00Z">
              <w:tcPr>
                <w:tcW w:w="2440" w:type="dxa"/>
                <w:tcBorders>
                  <w:top w:val="nil"/>
                  <w:left w:val="nil"/>
                  <w:bottom w:val="single" w:sz="4" w:space="0" w:color="auto"/>
                  <w:right w:val="single" w:sz="4" w:space="0" w:color="auto"/>
                </w:tcBorders>
                <w:shd w:val="clear" w:color="auto" w:fill="auto"/>
                <w:noWrap/>
                <w:vAlign w:val="center"/>
              </w:tcPr>
            </w:tcPrChange>
          </w:tcPr>
          <w:p w14:paraId="42C89C05" w14:textId="36110841" w:rsidR="00FC336E" w:rsidRPr="00FC336E" w:rsidDel="00E84410" w:rsidRDefault="00FC336E" w:rsidP="00FC336E">
            <w:pPr>
              <w:rPr>
                <w:ins w:id="4245" w:author="作者" w:date="2020-09-17T16:31:00Z"/>
                <w:del w:id="4246" w:author="作者" w:date="2020-09-25T15:27:00Z"/>
                <w:rFonts w:ascii="等线" w:eastAsia="等线" w:hAnsi="等线" w:cs="Tahoma"/>
                <w:color w:val="000000"/>
              </w:rPr>
            </w:pPr>
            <w:ins w:id="4247" w:author="作者" w:date="2020-09-17T16:31:00Z">
              <w:del w:id="4248" w:author="作者" w:date="2020-09-25T15:27:00Z">
                <w:r w:rsidRPr="00FC336E" w:rsidDel="00E84410">
                  <w:rPr>
                    <w:rFonts w:ascii="等线" w:eastAsia="等线" w:hAnsi="等线" w:cs="Tahoma" w:hint="eastAsia"/>
                    <w:color w:val="000000"/>
                  </w:rPr>
                  <w:delText>-</w:delText>
                </w:r>
              </w:del>
            </w:ins>
          </w:p>
        </w:tc>
        <w:tc>
          <w:tcPr>
            <w:tcW w:w="1144" w:type="dxa"/>
            <w:vMerge/>
            <w:tcBorders>
              <w:top w:val="nil"/>
              <w:left w:val="single" w:sz="4" w:space="0" w:color="auto"/>
              <w:bottom w:val="single" w:sz="4" w:space="0" w:color="auto"/>
              <w:right w:val="single" w:sz="4" w:space="0" w:color="auto"/>
            </w:tcBorders>
            <w:vAlign w:val="center"/>
            <w:tcPrChange w:id="4249" w:author="作者" w:date="2020-09-25T15:29:00Z">
              <w:tcPr>
                <w:tcW w:w="1180" w:type="dxa"/>
                <w:gridSpan w:val="2"/>
                <w:vMerge/>
                <w:tcBorders>
                  <w:top w:val="nil"/>
                  <w:left w:val="single" w:sz="4" w:space="0" w:color="auto"/>
                  <w:bottom w:val="single" w:sz="4" w:space="0" w:color="auto"/>
                  <w:right w:val="single" w:sz="4" w:space="0" w:color="auto"/>
                </w:tcBorders>
                <w:vAlign w:val="center"/>
              </w:tcPr>
            </w:tcPrChange>
          </w:tcPr>
          <w:p w14:paraId="2516486E" w14:textId="4676800D" w:rsidR="00FC336E" w:rsidRPr="00FC336E" w:rsidDel="00E84410" w:rsidRDefault="00FC336E" w:rsidP="00FC336E">
            <w:pPr>
              <w:rPr>
                <w:ins w:id="4250" w:author="作者" w:date="2020-09-17T16:31:00Z"/>
                <w:del w:id="4251" w:author="作者" w:date="2020-09-25T15:27:00Z"/>
                <w:rFonts w:ascii="等线" w:eastAsia="等线" w:hAnsi="等线" w:cs="Tahoma"/>
                <w:color w:val="000000"/>
              </w:rPr>
            </w:pPr>
          </w:p>
        </w:tc>
      </w:tr>
      <w:tr w:rsidR="00E84410" w:rsidRPr="00972EA4" w14:paraId="678107E1"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0"/>
          <w:ins w:id="4252" w:author="作者" w:date="2020-09-25T15:26:00Z"/>
        </w:trPr>
        <w:tc>
          <w:tcPr>
            <w:tcW w:w="2660" w:type="dxa"/>
            <w:shd w:val="clear" w:color="auto" w:fill="auto"/>
            <w:vAlign w:val="center"/>
            <w:hideMark/>
          </w:tcPr>
          <w:p w14:paraId="070B6E46" w14:textId="77777777" w:rsidR="00E84410" w:rsidRPr="00972EA4" w:rsidRDefault="00E84410" w:rsidP="00CB126E">
            <w:pPr>
              <w:rPr>
                <w:ins w:id="4253" w:author="作者" w:date="2020-09-25T15:26:00Z"/>
                <w:rFonts w:ascii="等线" w:eastAsia="等线" w:hAnsi="等线" w:cs="宋体"/>
                <w:b/>
                <w:bCs/>
                <w:color w:val="000000"/>
                <w:sz w:val="28"/>
                <w:szCs w:val="28"/>
              </w:rPr>
            </w:pPr>
            <w:ins w:id="4254" w:author="作者" w:date="2020-09-25T15:26:00Z">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1</w:t>
              </w:r>
            </w:ins>
          </w:p>
        </w:tc>
        <w:tc>
          <w:tcPr>
            <w:tcW w:w="2410" w:type="dxa"/>
            <w:shd w:val="clear" w:color="auto" w:fill="auto"/>
            <w:vAlign w:val="center"/>
            <w:hideMark/>
          </w:tcPr>
          <w:p w14:paraId="5C92306B" w14:textId="77777777" w:rsidR="00E84410" w:rsidRPr="00972EA4" w:rsidRDefault="00E84410" w:rsidP="00CB126E">
            <w:pPr>
              <w:rPr>
                <w:ins w:id="4255" w:author="作者" w:date="2020-09-25T15:26:00Z"/>
                <w:rFonts w:ascii="等线" w:eastAsia="等线" w:hAnsi="等线" w:cs="宋体"/>
                <w:b/>
                <w:bCs/>
                <w:color w:val="000000"/>
                <w:sz w:val="28"/>
                <w:szCs w:val="28"/>
              </w:rPr>
            </w:pPr>
            <w:ins w:id="4256" w:author="作者" w:date="2020-09-25T15:26:00Z">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2</w:t>
              </w:r>
            </w:ins>
          </w:p>
        </w:tc>
        <w:tc>
          <w:tcPr>
            <w:tcW w:w="2551" w:type="dxa"/>
            <w:gridSpan w:val="2"/>
            <w:shd w:val="clear" w:color="auto" w:fill="auto"/>
            <w:vAlign w:val="center"/>
            <w:hideMark/>
          </w:tcPr>
          <w:p w14:paraId="6F587387" w14:textId="77777777" w:rsidR="00E84410" w:rsidRPr="00972EA4" w:rsidRDefault="00E84410" w:rsidP="00CB126E">
            <w:pPr>
              <w:rPr>
                <w:ins w:id="4257" w:author="作者" w:date="2020-09-25T15:26:00Z"/>
                <w:rFonts w:ascii="等线" w:eastAsia="等线" w:hAnsi="等线" w:cs="宋体"/>
                <w:b/>
                <w:bCs/>
                <w:color w:val="000000"/>
                <w:sz w:val="28"/>
                <w:szCs w:val="28"/>
              </w:rPr>
            </w:pPr>
            <w:ins w:id="4258" w:author="作者" w:date="2020-09-25T15:26:00Z">
              <w:r w:rsidRPr="00972EA4">
                <w:rPr>
                  <w:rFonts w:ascii="等线" w:eastAsia="等线" w:hAnsi="等线" w:cs="宋体" w:hint="eastAsia"/>
                  <w:b/>
                  <w:bCs/>
                  <w:color w:val="000000"/>
                  <w:sz w:val="28"/>
                  <w:szCs w:val="28"/>
                </w:rPr>
                <w:t>Mode</w:t>
              </w:r>
              <w:r w:rsidRPr="00972EA4">
                <w:rPr>
                  <w:rFonts w:ascii="等线" w:eastAsia="等线" w:hAnsi="等线" w:cs="宋体" w:hint="eastAsia"/>
                  <w:b/>
                  <w:bCs/>
                  <w:color w:val="000000"/>
                  <w:sz w:val="28"/>
                  <w:szCs w:val="28"/>
                </w:rPr>
                <w:br/>
                <w:t>Rank 3</w:t>
              </w:r>
            </w:ins>
          </w:p>
        </w:tc>
        <w:tc>
          <w:tcPr>
            <w:tcW w:w="1276" w:type="dxa"/>
            <w:gridSpan w:val="2"/>
            <w:shd w:val="clear" w:color="auto" w:fill="auto"/>
            <w:noWrap/>
            <w:vAlign w:val="center"/>
            <w:hideMark/>
          </w:tcPr>
          <w:p w14:paraId="2F54E925" w14:textId="77777777" w:rsidR="00E84410" w:rsidRPr="00972EA4" w:rsidRDefault="00E84410" w:rsidP="00CB126E">
            <w:pPr>
              <w:rPr>
                <w:ins w:id="4259" w:author="作者" w:date="2020-09-25T15:26:00Z"/>
                <w:rFonts w:ascii="等线" w:eastAsia="等线" w:hAnsi="等线" w:cs="宋体"/>
                <w:b/>
                <w:bCs/>
                <w:color w:val="000000"/>
                <w:sz w:val="28"/>
                <w:szCs w:val="28"/>
              </w:rPr>
            </w:pPr>
            <w:ins w:id="4260" w:author="作者" w:date="2020-09-25T15:26:00Z">
              <w:r w:rsidRPr="00972EA4">
                <w:rPr>
                  <w:rFonts w:ascii="等线" w:eastAsia="等线" w:hAnsi="等线" w:cs="宋体" w:hint="eastAsia"/>
                  <w:b/>
                  <w:bCs/>
                  <w:color w:val="000000"/>
                  <w:sz w:val="28"/>
                  <w:szCs w:val="28"/>
                </w:rPr>
                <w:t>Priority</w:t>
              </w:r>
            </w:ins>
          </w:p>
        </w:tc>
      </w:tr>
      <w:tr w:rsidR="00E84410" w:rsidRPr="00972EA4" w14:paraId="2B86FCA8"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2"/>
          <w:ins w:id="4261" w:author="作者" w:date="2020-09-25T15:26:00Z"/>
        </w:trPr>
        <w:tc>
          <w:tcPr>
            <w:tcW w:w="2660" w:type="dxa"/>
            <w:vMerge w:val="restart"/>
            <w:shd w:val="clear" w:color="auto" w:fill="auto"/>
            <w:vAlign w:val="center"/>
            <w:hideMark/>
          </w:tcPr>
          <w:p w14:paraId="5C1841F7" w14:textId="77777777" w:rsidR="00E84410" w:rsidRPr="00972EA4" w:rsidRDefault="00E84410" w:rsidP="00CB126E">
            <w:pPr>
              <w:rPr>
                <w:ins w:id="4262" w:author="作者" w:date="2020-09-25T15:26:00Z"/>
                <w:rFonts w:ascii="等线" w:eastAsia="等线" w:hAnsi="等线" w:cs="宋体"/>
                <w:color w:val="000000"/>
              </w:rPr>
            </w:pPr>
            <w:ins w:id="4263" w:author="作者" w:date="2020-09-25T15:26:00Z">
              <w:r w:rsidRPr="00972EA4">
                <w:rPr>
                  <w:rFonts w:ascii="等线" w:eastAsia="等线" w:hAnsi="等线" w:cs="宋体" w:hint="eastAsia"/>
                  <w:color w:val="000000"/>
                </w:rPr>
                <w:t xml:space="preserve">vehicle </w:t>
              </w:r>
              <w:r w:rsidRPr="00972EA4">
                <w:rPr>
                  <w:rFonts w:ascii="等线" w:eastAsia="等线" w:hAnsi="等线" w:cs="宋体" w:hint="eastAsia"/>
                  <w:color w:val="000000"/>
                </w:rPr>
                <w:br/>
                <w:t>condition mode</w:t>
              </w:r>
            </w:ins>
          </w:p>
        </w:tc>
        <w:tc>
          <w:tcPr>
            <w:tcW w:w="2410" w:type="dxa"/>
            <w:shd w:val="clear" w:color="auto" w:fill="auto"/>
            <w:noWrap/>
            <w:vAlign w:val="center"/>
            <w:hideMark/>
          </w:tcPr>
          <w:p w14:paraId="29A78AE8" w14:textId="77777777" w:rsidR="00E84410" w:rsidRPr="00972EA4" w:rsidRDefault="00E84410" w:rsidP="00CB126E">
            <w:pPr>
              <w:rPr>
                <w:ins w:id="4264" w:author="作者" w:date="2020-09-25T15:26:00Z"/>
                <w:rFonts w:ascii="等线" w:eastAsia="等线" w:hAnsi="等线" w:cs="宋体"/>
                <w:color w:val="000000"/>
              </w:rPr>
            </w:pPr>
            <w:ins w:id="4265" w:author="作者" w:date="2020-09-25T15:26:00Z">
              <w:r w:rsidRPr="00972EA4">
                <w:rPr>
                  <w:rFonts w:ascii="等线" w:eastAsia="等线" w:hAnsi="等线" w:cs="宋体" w:hint="eastAsia"/>
                  <w:color w:val="000000"/>
                </w:rPr>
                <w:t>radar alarm</w:t>
              </w:r>
            </w:ins>
          </w:p>
        </w:tc>
        <w:tc>
          <w:tcPr>
            <w:tcW w:w="2551" w:type="dxa"/>
            <w:gridSpan w:val="2"/>
            <w:shd w:val="clear" w:color="auto" w:fill="auto"/>
            <w:noWrap/>
            <w:vAlign w:val="center"/>
            <w:hideMark/>
          </w:tcPr>
          <w:p w14:paraId="1B88A885" w14:textId="77777777" w:rsidR="00E84410" w:rsidRPr="00972EA4" w:rsidRDefault="00E84410" w:rsidP="00CB126E">
            <w:pPr>
              <w:rPr>
                <w:ins w:id="4266" w:author="作者" w:date="2020-09-25T15:26:00Z"/>
                <w:rFonts w:ascii="等线" w:eastAsia="等线" w:hAnsi="等线" w:cs="宋体"/>
                <w:color w:val="000000"/>
              </w:rPr>
            </w:pPr>
            <w:ins w:id="4267" w:author="作者" w:date="2020-09-25T15:26:00Z">
              <w:r w:rsidRPr="00972EA4">
                <w:rPr>
                  <w:rFonts w:ascii="等线" w:eastAsia="等线" w:hAnsi="等线" w:cs="宋体" w:hint="eastAsia"/>
                  <w:color w:val="000000"/>
                </w:rPr>
                <w:t>-</w:t>
              </w:r>
            </w:ins>
          </w:p>
        </w:tc>
        <w:tc>
          <w:tcPr>
            <w:tcW w:w="1276" w:type="dxa"/>
            <w:gridSpan w:val="2"/>
            <w:shd w:val="clear" w:color="auto" w:fill="auto"/>
            <w:noWrap/>
            <w:vAlign w:val="center"/>
            <w:hideMark/>
          </w:tcPr>
          <w:p w14:paraId="64B5BFAB" w14:textId="77777777" w:rsidR="00E84410" w:rsidRPr="00972EA4" w:rsidRDefault="00E84410" w:rsidP="00CB126E">
            <w:pPr>
              <w:rPr>
                <w:ins w:id="4268" w:author="作者" w:date="2020-09-25T15:26:00Z"/>
                <w:rFonts w:ascii="等线" w:eastAsia="等线" w:hAnsi="等线" w:cs="宋体"/>
                <w:color w:val="000000"/>
              </w:rPr>
            </w:pPr>
            <w:ins w:id="4269" w:author="作者" w:date="2020-09-25T15:26:00Z">
              <w:r w:rsidRPr="00972EA4">
                <w:rPr>
                  <w:rFonts w:ascii="等线" w:eastAsia="等线" w:hAnsi="等线" w:cs="宋体" w:hint="eastAsia"/>
                  <w:color w:val="000000"/>
                </w:rPr>
                <w:t>1</w:t>
              </w:r>
            </w:ins>
          </w:p>
        </w:tc>
      </w:tr>
      <w:tr w:rsidR="00E84410" w:rsidRPr="00972EA4" w14:paraId="79AA9A0A"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34"/>
          <w:ins w:id="4270" w:author="作者" w:date="2020-09-25T15:26:00Z"/>
        </w:trPr>
        <w:tc>
          <w:tcPr>
            <w:tcW w:w="2660" w:type="dxa"/>
            <w:vMerge/>
            <w:vAlign w:val="center"/>
            <w:hideMark/>
          </w:tcPr>
          <w:p w14:paraId="74978455" w14:textId="77777777" w:rsidR="00E84410" w:rsidRPr="00972EA4" w:rsidRDefault="00E84410" w:rsidP="00CB126E">
            <w:pPr>
              <w:rPr>
                <w:ins w:id="4271" w:author="作者" w:date="2020-09-25T15:26:00Z"/>
                <w:rFonts w:ascii="等线" w:eastAsia="等线" w:hAnsi="等线" w:cs="宋体"/>
                <w:color w:val="000000"/>
              </w:rPr>
            </w:pPr>
          </w:p>
        </w:tc>
        <w:tc>
          <w:tcPr>
            <w:tcW w:w="2410" w:type="dxa"/>
            <w:vMerge w:val="restart"/>
            <w:shd w:val="clear" w:color="auto" w:fill="auto"/>
            <w:noWrap/>
            <w:vAlign w:val="center"/>
            <w:hideMark/>
          </w:tcPr>
          <w:p w14:paraId="73BC9FC5" w14:textId="77777777" w:rsidR="00E84410" w:rsidRPr="00972EA4" w:rsidRDefault="00E84410" w:rsidP="00CB126E">
            <w:pPr>
              <w:rPr>
                <w:ins w:id="4272" w:author="作者" w:date="2020-09-25T15:26:00Z"/>
                <w:rFonts w:ascii="等线" w:eastAsia="等线" w:hAnsi="等线" w:cs="宋体"/>
                <w:color w:val="000000"/>
              </w:rPr>
            </w:pPr>
            <w:ins w:id="4273" w:author="作者" w:date="2020-09-25T15:26:00Z">
              <w:r w:rsidRPr="00972EA4">
                <w:rPr>
                  <w:rFonts w:ascii="等线" w:eastAsia="等线" w:hAnsi="等线" w:cs="宋体" w:hint="eastAsia"/>
                  <w:color w:val="000000"/>
                </w:rPr>
                <w:t>welcome</w:t>
              </w:r>
            </w:ins>
          </w:p>
        </w:tc>
        <w:tc>
          <w:tcPr>
            <w:tcW w:w="2551" w:type="dxa"/>
            <w:gridSpan w:val="2"/>
            <w:shd w:val="clear" w:color="auto" w:fill="auto"/>
            <w:noWrap/>
            <w:vAlign w:val="center"/>
          </w:tcPr>
          <w:p w14:paraId="264A422D" w14:textId="77777777" w:rsidR="00E84410" w:rsidRPr="00972EA4" w:rsidRDefault="00E84410" w:rsidP="00CB126E">
            <w:pPr>
              <w:rPr>
                <w:ins w:id="4274" w:author="作者" w:date="2020-09-25T15:26:00Z"/>
                <w:rFonts w:ascii="等线" w:eastAsia="等线" w:hAnsi="等线" w:cs="宋体"/>
                <w:color w:val="000000"/>
              </w:rPr>
            </w:pPr>
            <w:ins w:id="4275" w:author="作者" w:date="2020-09-25T15:26:00Z">
              <w:r>
                <w:rPr>
                  <w:rFonts w:ascii="等线" w:eastAsia="等线" w:hAnsi="等线" w:cs="宋体" w:hint="eastAsia"/>
                  <w:color w:val="000000"/>
                </w:rPr>
                <w:t>e</w:t>
              </w:r>
              <w:r>
                <w:rPr>
                  <w:rFonts w:ascii="等线" w:eastAsia="等线" w:hAnsi="等线" w:cs="宋体"/>
                  <w:color w:val="000000"/>
                </w:rPr>
                <w:t>ntry</w:t>
              </w:r>
            </w:ins>
          </w:p>
        </w:tc>
        <w:tc>
          <w:tcPr>
            <w:tcW w:w="1276" w:type="dxa"/>
            <w:gridSpan w:val="2"/>
            <w:vMerge w:val="restart"/>
            <w:shd w:val="clear" w:color="auto" w:fill="auto"/>
            <w:noWrap/>
            <w:vAlign w:val="center"/>
            <w:hideMark/>
          </w:tcPr>
          <w:p w14:paraId="09D98AB3" w14:textId="77777777" w:rsidR="00E84410" w:rsidRPr="00972EA4" w:rsidRDefault="00E84410" w:rsidP="00CB126E">
            <w:pPr>
              <w:rPr>
                <w:ins w:id="4276" w:author="作者" w:date="2020-09-25T15:26:00Z"/>
                <w:rFonts w:ascii="等线" w:eastAsia="等线" w:hAnsi="等线" w:cs="宋体"/>
                <w:color w:val="000000"/>
              </w:rPr>
            </w:pPr>
            <w:ins w:id="4277" w:author="作者" w:date="2020-09-25T15:26:00Z">
              <w:r w:rsidRPr="00972EA4">
                <w:rPr>
                  <w:rFonts w:ascii="等线" w:eastAsia="等线" w:hAnsi="等线" w:cs="宋体" w:hint="eastAsia"/>
                  <w:color w:val="000000"/>
                </w:rPr>
                <w:t>2</w:t>
              </w:r>
            </w:ins>
          </w:p>
        </w:tc>
      </w:tr>
      <w:tr w:rsidR="00E84410" w:rsidRPr="00972EA4" w14:paraId="0AFA8FC5"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24"/>
          <w:ins w:id="4278" w:author="作者" w:date="2020-09-25T15:26:00Z"/>
        </w:trPr>
        <w:tc>
          <w:tcPr>
            <w:tcW w:w="2660" w:type="dxa"/>
            <w:vMerge/>
            <w:vAlign w:val="center"/>
            <w:hideMark/>
          </w:tcPr>
          <w:p w14:paraId="20E4677F" w14:textId="77777777" w:rsidR="00E84410" w:rsidRPr="00972EA4" w:rsidRDefault="00E84410" w:rsidP="00CB126E">
            <w:pPr>
              <w:rPr>
                <w:ins w:id="4279" w:author="作者" w:date="2020-09-25T15:26:00Z"/>
                <w:rFonts w:ascii="等线" w:eastAsia="等线" w:hAnsi="等线" w:cs="宋体"/>
                <w:color w:val="000000"/>
              </w:rPr>
            </w:pPr>
          </w:p>
        </w:tc>
        <w:tc>
          <w:tcPr>
            <w:tcW w:w="2410" w:type="dxa"/>
            <w:vMerge/>
            <w:vAlign w:val="center"/>
            <w:hideMark/>
          </w:tcPr>
          <w:p w14:paraId="75634255" w14:textId="77777777" w:rsidR="00E84410" w:rsidRPr="00972EA4" w:rsidRDefault="00E84410" w:rsidP="00CB126E">
            <w:pPr>
              <w:rPr>
                <w:ins w:id="4280" w:author="作者" w:date="2020-09-25T15:26:00Z"/>
                <w:rFonts w:ascii="等线" w:eastAsia="等线" w:hAnsi="等线" w:cs="宋体"/>
                <w:color w:val="000000"/>
              </w:rPr>
            </w:pPr>
          </w:p>
        </w:tc>
        <w:tc>
          <w:tcPr>
            <w:tcW w:w="2551" w:type="dxa"/>
            <w:gridSpan w:val="2"/>
            <w:shd w:val="clear" w:color="auto" w:fill="auto"/>
            <w:noWrap/>
            <w:vAlign w:val="center"/>
          </w:tcPr>
          <w:p w14:paraId="7BF4B6DA" w14:textId="77777777" w:rsidR="00E84410" w:rsidRPr="00972EA4" w:rsidRDefault="00E84410" w:rsidP="00CB126E">
            <w:pPr>
              <w:rPr>
                <w:ins w:id="4281" w:author="作者" w:date="2020-09-25T15:26:00Z"/>
                <w:rFonts w:ascii="等线" w:eastAsia="等线" w:hAnsi="等线" w:cs="宋体"/>
                <w:color w:val="000000"/>
              </w:rPr>
            </w:pPr>
            <w:ins w:id="4282" w:author="作者" w:date="2020-09-25T15:26:00Z">
              <w:r>
                <w:rPr>
                  <w:rFonts w:ascii="等线" w:eastAsia="等线" w:hAnsi="等线" w:cs="宋体" w:hint="eastAsia"/>
                  <w:color w:val="000000"/>
                </w:rPr>
                <w:t>e</w:t>
              </w:r>
              <w:r>
                <w:rPr>
                  <w:rFonts w:ascii="等线" w:eastAsia="等线" w:hAnsi="等线" w:cs="宋体"/>
                  <w:color w:val="000000"/>
                </w:rPr>
                <w:t>xit</w:t>
              </w:r>
            </w:ins>
          </w:p>
        </w:tc>
        <w:tc>
          <w:tcPr>
            <w:tcW w:w="1276" w:type="dxa"/>
            <w:gridSpan w:val="2"/>
            <w:vMerge/>
            <w:vAlign w:val="center"/>
            <w:hideMark/>
          </w:tcPr>
          <w:p w14:paraId="7617D2B0" w14:textId="77777777" w:rsidR="00E84410" w:rsidRPr="00972EA4" w:rsidRDefault="00E84410" w:rsidP="00CB126E">
            <w:pPr>
              <w:rPr>
                <w:ins w:id="4283" w:author="作者" w:date="2020-09-25T15:26:00Z"/>
                <w:rFonts w:ascii="等线" w:eastAsia="等线" w:hAnsi="等线" w:cs="宋体"/>
                <w:color w:val="000000"/>
              </w:rPr>
            </w:pPr>
          </w:p>
        </w:tc>
      </w:tr>
      <w:tr w:rsidR="00E84410" w:rsidRPr="00972EA4" w14:paraId="5EDAC0A2"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42"/>
          <w:ins w:id="4284" w:author="作者" w:date="2020-09-25T15:26:00Z"/>
        </w:trPr>
        <w:tc>
          <w:tcPr>
            <w:tcW w:w="2660" w:type="dxa"/>
            <w:vMerge/>
            <w:vAlign w:val="center"/>
            <w:hideMark/>
          </w:tcPr>
          <w:p w14:paraId="496A2659" w14:textId="77777777" w:rsidR="00E84410" w:rsidRPr="00972EA4" w:rsidRDefault="00E84410" w:rsidP="00CB126E">
            <w:pPr>
              <w:rPr>
                <w:ins w:id="4285" w:author="作者" w:date="2020-09-25T15:26:00Z"/>
                <w:rFonts w:ascii="等线" w:eastAsia="等线" w:hAnsi="等线" w:cs="宋体"/>
                <w:color w:val="000000"/>
              </w:rPr>
            </w:pPr>
          </w:p>
        </w:tc>
        <w:tc>
          <w:tcPr>
            <w:tcW w:w="2410" w:type="dxa"/>
            <w:vMerge w:val="restart"/>
            <w:shd w:val="clear" w:color="auto" w:fill="auto"/>
            <w:noWrap/>
            <w:vAlign w:val="center"/>
            <w:hideMark/>
          </w:tcPr>
          <w:p w14:paraId="084DFD80" w14:textId="77777777" w:rsidR="00E84410" w:rsidRPr="00972EA4" w:rsidRDefault="00E84410" w:rsidP="00CB126E">
            <w:pPr>
              <w:rPr>
                <w:ins w:id="4286" w:author="作者" w:date="2020-09-25T15:26:00Z"/>
                <w:rFonts w:ascii="等线" w:eastAsia="等线" w:hAnsi="等线" w:cs="宋体"/>
                <w:color w:val="000000"/>
              </w:rPr>
            </w:pPr>
            <w:ins w:id="4287" w:author="作者" w:date="2020-09-25T15:26:00Z">
              <w:r w:rsidRPr="00972EA4">
                <w:rPr>
                  <w:rFonts w:ascii="等线" w:eastAsia="等线" w:hAnsi="等线" w:cs="宋体" w:hint="eastAsia"/>
                  <w:color w:val="000000"/>
                </w:rPr>
                <w:t>farewell</w:t>
              </w:r>
            </w:ins>
          </w:p>
        </w:tc>
        <w:tc>
          <w:tcPr>
            <w:tcW w:w="2551" w:type="dxa"/>
            <w:gridSpan w:val="2"/>
            <w:shd w:val="clear" w:color="auto" w:fill="auto"/>
            <w:noWrap/>
            <w:vAlign w:val="center"/>
          </w:tcPr>
          <w:p w14:paraId="3302D0D2" w14:textId="77777777" w:rsidR="00E84410" w:rsidRPr="00972EA4" w:rsidRDefault="00E84410" w:rsidP="00CB126E">
            <w:pPr>
              <w:rPr>
                <w:ins w:id="4288" w:author="作者" w:date="2020-09-25T15:26:00Z"/>
                <w:rFonts w:ascii="等线" w:eastAsia="等线" w:hAnsi="等线" w:cs="宋体"/>
                <w:color w:val="000000"/>
              </w:rPr>
            </w:pPr>
            <w:ins w:id="4289" w:author="作者" w:date="2020-09-25T15:26:00Z">
              <w:r>
                <w:rPr>
                  <w:rFonts w:ascii="等线" w:eastAsia="等线" w:hAnsi="等线" w:cs="宋体" w:hint="eastAsia"/>
                  <w:color w:val="000000"/>
                </w:rPr>
                <w:t>e</w:t>
              </w:r>
              <w:r>
                <w:rPr>
                  <w:rFonts w:ascii="等线" w:eastAsia="等线" w:hAnsi="等线" w:cs="宋体"/>
                  <w:color w:val="000000"/>
                </w:rPr>
                <w:t>ntry</w:t>
              </w:r>
            </w:ins>
          </w:p>
        </w:tc>
        <w:tc>
          <w:tcPr>
            <w:tcW w:w="1276" w:type="dxa"/>
            <w:gridSpan w:val="2"/>
            <w:vMerge/>
            <w:vAlign w:val="center"/>
            <w:hideMark/>
          </w:tcPr>
          <w:p w14:paraId="0E11E068" w14:textId="77777777" w:rsidR="00E84410" w:rsidRPr="00972EA4" w:rsidRDefault="00E84410" w:rsidP="00CB126E">
            <w:pPr>
              <w:rPr>
                <w:ins w:id="4290" w:author="作者" w:date="2020-09-25T15:26:00Z"/>
                <w:rFonts w:ascii="等线" w:eastAsia="等线" w:hAnsi="等线" w:cs="宋体"/>
                <w:color w:val="000000"/>
              </w:rPr>
            </w:pPr>
          </w:p>
        </w:tc>
      </w:tr>
      <w:tr w:rsidR="00E84410" w:rsidRPr="00972EA4" w14:paraId="4B94A9EA"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18"/>
          <w:ins w:id="4291" w:author="作者" w:date="2020-09-25T15:26:00Z"/>
        </w:trPr>
        <w:tc>
          <w:tcPr>
            <w:tcW w:w="2660" w:type="dxa"/>
            <w:vMerge/>
            <w:vAlign w:val="center"/>
            <w:hideMark/>
          </w:tcPr>
          <w:p w14:paraId="091CF24D" w14:textId="77777777" w:rsidR="00E84410" w:rsidRPr="00972EA4" w:rsidRDefault="00E84410" w:rsidP="00CB126E">
            <w:pPr>
              <w:rPr>
                <w:ins w:id="4292" w:author="作者" w:date="2020-09-25T15:26:00Z"/>
                <w:rFonts w:ascii="等线" w:eastAsia="等线" w:hAnsi="等线" w:cs="宋体"/>
                <w:color w:val="000000"/>
              </w:rPr>
            </w:pPr>
          </w:p>
        </w:tc>
        <w:tc>
          <w:tcPr>
            <w:tcW w:w="2410" w:type="dxa"/>
            <w:vMerge/>
            <w:vAlign w:val="center"/>
            <w:hideMark/>
          </w:tcPr>
          <w:p w14:paraId="36883995" w14:textId="77777777" w:rsidR="00E84410" w:rsidRPr="00972EA4" w:rsidRDefault="00E84410" w:rsidP="00CB126E">
            <w:pPr>
              <w:rPr>
                <w:ins w:id="4293" w:author="作者" w:date="2020-09-25T15:26:00Z"/>
                <w:rFonts w:ascii="等线" w:eastAsia="等线" w:hAnsi="等线" w:cs="宋体"/>
                <w:color w:val="000000"/>
              </w:rPr>
            </w:pPr>
          </w:p>
        </w:tc>
        <w:tc>
          <w:tcPr>
            <w:tcW w:w="2551" w:type="dxa"/>
            <w:gridSpan w:val="2"/>
            <w:shd w:val="clear" w:color="auto" w:fill="auto"/>
            <w:noWrap/>
            <w:vAlign w:val="center"/>
          </w:tcPr>
          <w:p w14:paraId="2315D928" w14:textId="77777777" w:rsidR="00E84410" w:rsidRPr="00972EA4" w:rsidRDefault="00E84410" w:rsidP="00CB126E">
            <w:pPr>
              <w:rPr>
                <w:ins w:id="4294" w:author="作者" w:date="2020-09-25T15:26:00Z"/>
                <w:rFonts w:ascii="等线" w:eastAsia="等线" w:hAnsi="等线" w:cs="宋体"/>
                <w:color w:val="000000"/>
              </w:rPr>
            </w:pPr>
            <w:ins w:id="4295" w:author="作者" w:date="2020-09-25T15:26:00Z">
              <w:r>
                <w:rPr>
                  <w:rFonts w:ascii="等线" w:eastAsia="等线" w:hAnsi="等线" w:cs="宋体" w:hint="eastAsia"/>
                  <w:color w:val="000000"/>
                </w:rPr>
                <w:t>e</w:t>
              </w:r>
              <w:r>
                <w:rPr>
                  <w:rFonts w:ascii="等线" w:eastAsia="等线" w:hAnsi="等线" w:cs="宋体"/>
                  <w:color w:val="000000"/>
                </w:rPr>
                <w:t>xit</w:t>
              </w:r>
            </w:ins>
          </w:p>
        </w:tc>
        <w:tc>
          <w:tcPr>
            <w:tcW w:w="1276" w:type="dxa"/>
            <w:gridSpan w:val="2"/>
            <w:vMerge/>
            <w:vAlign w:val="center"/>
            <w:hideMark/>
          </w:tcPr>
          <w:p w14:paraId="183886B6" w14:textId="77777777" w:rsidR="00E84410" w:rsidRPr="00972EA4" w:rsidRDefault="00E84410" w:rsidP="00CB126E">
            <w:pPr>
              <w:rPr>
                <w:ins w:id="4296" w:author="作者" w:date="2020-09-25T15:26:00Z"/>
                <w:rFonts w:ascii="等线" w:eastAsia="等线" w:hAnsi="等线" w:cs="宋体"/>
                <w:color w:val="000000"/>
              </w:rPr>
            </w:pPr>
          </w:p>
        </w:tc>
      </w:tr>
      <w:tr w:rsidR="00E84410" w:rsidRPr="00972EA4" w14:paraId="46C0D6D3"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297" w:author="作者" w:date="2020-09-25T15:26:00Z"/>
        </w:trPr>
        <w:tc>
          <w:tcPr>
            <w:tcW w:w="2660" w:type="dxa"/>
            <w:vMerge w:val="restart"/>
            <w:shd w:val="clear" w:color="auto" w:fill="auto"/>
            <w:noWrap/>
            <w:vAlign w:val="center"/>
            <w:hideMark/>
          </w:tcPr>
          <w:p w14:paraId="21475FE2" w14:textId="77777777" w:rsidR="00E84410" w:rsidRPr="00972EA4" w:rsidRDefault="00E84410" w:rsidP="00CB126E">
            <w:pPr>
              <w:rPr>
                <w:ins w:id="4298" w:author="作者" w:date="2020-09-25T15:26:00Z"/>
                <w:rFonts w:ascii="等线" w:eastAsia="等线" w:hAnsi="等线" w:cs="宋体"/>
                <w:color w:val="000000"/>
              </w:rPr>
            </w:pPr>
            <w:ins w:id="4299" w:author="作者" w:date="2020-09-25T15:26:00Z">
              <w:r w:rsidRPr="00972EA4">
                <w:rPr>
                  <w:rFonts w:ascii="等线" w:eastAsia="等线" w:hAnsi="等线" w:cs="宋体" w:hint="eastAsia"/>
                  <w:color w:val="000000"/>
                </w:rPr>
                <w:t>driver mode</w:t>
              </w:r>
            </w:ins>
          </w:p>
        </w:tc>
        <w:tc>
          <w:tcPr>
            <w:tcW w:w="2410" w:type="dxa"/>
            <w:shd w:val="clear" w:color="auto" w:fill="auto"/>
            <w:noWrap/>
            <w:vAlign w:val="center"/>
            <w:hideMark/>
          </w:tcPr>
          <w:p w14:paraId="4A362DD4" w14:textId="77777777" w:rsidR="00E84410" w:rsidRPr="00972EA4" w:rsidRDefault="00E84410" w:rsidP="00CB126E">
            <w:pPr>
              <w:rPr>
                <w:ins w:id="4300" w:author="作者" w:date="2020-09-25T15:26:00Z"/>
                <w:rFonts w:ascii="等线" w:eastAsia="等线" w:hAnsi="等线" w:cs="宋体"/>
              </w:rPr>
            </w:pPr>
            <w:ins w:id="4301" w:author="作者" w:date="2020-09-25T15:26:00Z">
              <w:r w:rsidRPr="00972EA4">
                <w:rPr>
                  <w:rFonts w:ascii="等线" w:eastAsia="等线" w:hAnsi="等线" w:cs="宋体" w:hint="eastAsia"/>
                </w:rPr>
                <w:t>normal</w:t>
              </w:r>
            </w:ins>
          </w:p>
        </w:tc>
        <w:tc>
          <w:tcPr>
            <w:tcW w:w="2551" w:type="dxa"/>
            <w:gridSpan w:val="2"/>
            <w:shd w:val="clear" w:color="auto" w:fill="auto"/>
            <w:noWrap/>
            <w:vAlign w:val="center"/>
            <w:hideMark/>
          </w:tcPr>
          <w:p w14:paraId="1B88F7DB" w14:textId="77777777" w:rsidR="00E84410" w:rsidRPr="00972EA4" w:rsidRDefault="00E84410" w:rsidP="00CB126E">
            <w:pPr>
              <w:rPr>
                <w:ins w:id="4302" w:author="作者" w:date="2020-09-25T15:26:00Z"/>
                <w:rFonts w:ascii="等线" w:eastAsia="等线" w:hAnsi="等线" w:cs="宋体"/>
                <w:color w:val="000000"/>
              </w:rPr>
            </w:pPr>
            <w:ins w:id="4303" w:author="作者" w:date="2020-09-25T15:26:00Z">
              <w:r w:rsidRPr="00972EA4">
                <w:rPr>
                  <w:rFonts w:ascii="等线" w:eastAsia="等线" w:hAnsi="等线" w:cs="宋体" w:hint="eastAsia"/>
                  <w:color w:val="000000"/>
                </w:rPr>
                <w:t>-</w:t>
              </w:r>
            </w:ins>
          </w:p>
        </w:tc>
        <w:tc>
          <w:tcPr>
            <w:tcW w:w="1276" w:type="dxa"/>
            <w:gridSpan w:val="2"/>
            <w:vMerge w:val="restart"/>
            <w:shd w:val="clear" w:color="auto" w:fill="auto"/>
            <w:noWrap/>
            <w:vAlign w:val="center"/>
            <w:hideMark/>
          </w:tcPr>
          <w:p w14:paraId="70995E3A" w14:textId="77777777" w:rsidR="00E84410" w:rsidRPr="00972EA4" w:rsidRDefault="00E84410" w:rsidP="00CB126E">
            <w:pPr>
              <w:rPr>
                <w:ins w:id="4304" w:author="作者" w:date="2020-09-25T15:26:00Z"/>
                <w:rFonts w:ascii="等线" w:eastAsia="等线" w:hAnsi="等线" w:cs="宋体"/>
                <w:color w:val="000000"/>
              </w:rPr>
            </w:pPr>
            <w:ins w:id="4305" w:author="作者" w:date="2020-09-25T15:26:00Z">
              <w:r w:rsidRPr="00972EA4">
                <w:rPr>
                  <w:rFonts w:ascii="等线" w:eastAsia="等线" w:hAnsi="等线" w:cs="宋体" w:hint="eastAsia"/>
                  <w:color w:val="000000"/>
                </w:rPr>
                <w:t>3</w:t>
              </w:r>
            </w:ins>
          </w:p>
        </w:tc>
      </w:tr>
      <w:tr w:rsidR="00E84410" w:rsidRPr="00972EA4" w14:paraId="67C9EEE3"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06" w:author="作者" w:date="2020-09-25T15:26:00Z"/>
        </w:trPr>
        <w:tc>
          <w:tcPr>
            <w:tcW w:w="2660" w:type="dxa"/>
            <w:vMerge/>
            <w:vAlign w:val="center"/>
            <w:hideMark/>
          </w:tcPr>
          <w:p w14:paraId="6EFE2AF3" w14:textId="77777777" w:rsidR="00E84410" w:rsidRPr="00972EA4" w:rsidRDefault="00E84410" w:rsidP="00CB126E">
            <w:pPr>
              <w:rPr>
                <w:ins w:id="4307" w:author="作者" w:date="2020-09-25T15:26:00Z"/>
                <w:rFonts w:ascii="等线" w:eastAsia="等线" w:hAnsi="等线" w:cs="宋体"/>
                <w:color w:val="000000"/>
              </w:rPr>
            </w:pPr>
          </w:p>
        </w:tc>
        <w:tc>
          <w:tcPr>
            <w:tcW w:w="2410" w:type="dxa"/>
            <w:shd w:val="clear" w:color="auto" w:fill="auto"/>
            <w:noWrap/>
            <w:vAlign w:val="center"/>
            <w:hideMark/>
          </w:tcPr>
          <w:p w14:paraId="27C2A55D" w14:textId="77777777" w:rsidR="00E84410" w:rsidRPr="00972EA4" w:rsidRDefault="00E84410" w:rsidP="00CB126E">
            <w:pPr>
              <w:rPr>
                <w:ins w:id="4308" w:author="作者" w:date="2020-09-25T15:26:00Z"/>
                <w:rFonts w:ascii="等线" w:eastAsia="等线" w:hAnsi="等线" w:cs="宋体"/>
              </w:rPr>
            </w:pPr>
            <w:ins w:id="4309" w:author="作者" w:date="2020-09-25T15:26:00Z">
              <w:r w:rsidRPr="00972EA4">
                <w:rPr>
                  <w:rFonts w:ascii="等线" w:eastAsia="等线" w:hAnsi="等线" w:cs="宋体" w:hint="eastAsia"/>
                </w:rPr>
                <w:t>sport</w:t>
              </w:r>
            </w:ins>
          </w:p>
        </w:tc>
        <w:tc>
          <w:tcPr>
            <w:tcW w:w="2551" w:type="dxa"/>
            <w:gridSpan w:val="2"/>
            <w:shd w:val="clear" w:color="auto" w:fill="auto"/>
            <w:noWrap/>
            <w:vAlign w:val="center"/>
            <w:hideMark/>
          </w:tcPr>
          <w:p w14:paraId="714EA8A4" w14:textId="77777777" w:rsidR="00E84410" w:rsidRPr="00972EA4" w:rsidRDefault="00E84410" w:rsidP="00CB126E">
            <w:pPr>
              <w:rPr>
                <w:ins w:id="4310" w:author="作者" w:date="2020-09-25T15:26:00Z"/>
                <w:rFonts w:ascii="等线" w:eastAsia="等线" w:hAnsi="等线" w:cs="宋体"/>
                <w:color w:val="000000"/>
              </w:rPr>
            </w:pPr>
            <w:ins w:id="4311" w:author="作者" w:date="2020-09-25T15:26:00Z">
              <w:r w:rsidRPr="00972EA4">
                <w:rPr>
                  <w:rFonts w:ascii="等线" w:eastAsia="等线" w:hAnsi="等线" w:cs="宋体" w:hint="eastAsia"/>
                  <w:color w:val="000000"/>
                </w:rPr>
                <w:t>-</w:t>
              </w:r>
            </w:ins>
          </w:p>
        </w:tc>
        <w:tc>
          <w:tcPr>
            <w:tcW w:w="1276" w:type="dxa"/>
            <w:gridSpan w:val="2"/>
            <w:vMerge/>
            <w:vAlign w:val="center"/>
            <w:hideMark/>
          </w:tcPr>
          <w:p w14:paraId="71A87CD5" w14:textId="77777777" w:rsidR="00E84410" w:rsidRPr="00972EA4" w:rsidRDefault="00E84410" w:rsidP="00CB126E">
            <w:pPr>
              <w:rPr>
                <w:ins w:id="4312" w:author="作者" w:date="2020-09-25T15:26:00Z"/>
                <w:rFonts w:ascii="等线" w:eastAsia="等线" w:hAnsi="等线" w:cs="宋体"/>
                <w:color w:val="000000"/>
              </w:rPr>
            </w:pPr>
          </w:p>
        </w:tc>
      </w:tr>
      <w:tr w:rsidR="00E84410" w:rsidRPr="00972EA4" w14:paraId="19B81C2C"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13" w:author="作者" w:date="2020-09-25T15:26:00Z"/>
        </w:trPr>
        <w:tc>
          <w:tcPr>
            <w:tcW w:w="2660" w:type="dxa"/>
            <w:vMerge/>
            <w:vAlign w:val="center"/>
            <w:hideMark/>
          </w:tcPr>
          <w:p w14:paraId="48DE6FE1" w14:textId="77777777" w:rsidR="00E84410" w:rsidRPr="00972EA4" w:rsidRDefault="00E84410" w:rsidP="00CB126E">
            <w:pPr>
              <w:rPr>
                <w:ins w:id="4314" w:author="作者" w:date="2020-09-25T15:26:00Z"/>
                <w:rFonts w:ascii="等线" w:eastAsia="等线" w:hAnsi="等线" w:cs="宋体"/>
                <w:color w:val="000000"/>
              </w:rPr>
            </w:pPr>
          </w:p>
        </w:tc>
        <w:tc>
          <w:tcPr>
            <w:tcW w:w="2410" w:type="dxa"/>
            <w:shd w:val="clear" w:color="auto" w:fill="auto"/>
            <w:noWrap/>
            <w:vAlign w:val="center"/>
            <w:hideMark/>
          </w:tcPr>
          <w:p w14:paraId="1876D66B" w14:textId="77777777" w:rsidR="00E84410" w:rsidRPr="00972EA4" w:rsidRDefault="00E84410" w:rsidP="00CB126E">
            <w:pPr>
              <w:rPr>
                <w:ins w:id="4315" w:author="作者" w:date="2020-09-25T15:26:00Z"/>
                <w:rFonts w:ascii="等线" w:eastAsia="等线" w:hAnsi="等线" w:cs="宋体"/>
              </w:rPr>
            </w:pPr>
            <w:ins w:id="4316" w:author="作者" w:date="2020-09-25T15:26:00Z">
              <w:r w:rsidRPr="00972EA4">
                <w:rPr>
                  <w:rFonts w:ascii="等线" w:eastAsia="等线" w:hAnsi="等线" w:cs="宋体" w:hint="eastAsia"/>
                </w:rPr>
                <w:t>eco</w:t>
              </w:r>
            </w:ins>
          </w:p>
        </w:tc>
        <w:tc>
          <w:tcPr>
            <w:tcW w:w="2551" w:type="dxa"/>
            <w:gridSpan w:val="2"/>
            <w:shd w:val="clear" w:color="auto" w:fill="auto"/>
            <w:noWrap/>
            <w:vAlign w:val="center"/>
            <w:hideMark/>
          </w:tcPr>
          <w:p w14:paraId="220C8BE2" w14:textId="77777777" w:rsidR="00E84410" w:rsidRPr="00972EA4" w:rsidRDefault="00E84410" w:rsidP="00CB126E">
            <w:pPr>
              <w:rPr>
                <w:ins w:id="4317" w:author="作者" w:date="2020-09-25T15:26:00Z"/>
                <w:rFonts w:ascii="等线" w:eastAsia="等线" w:hAnsi="等线" w:cs="宋体"/>
                <w:color w:val="000000"/>
              </w:rPr>
            </w:pPr>
            <w:ins w:id="4318" w:author="作者" w:date="2020-09-25T15:26:00Z">
              <w:r w:rsidRPr="00972EA4">
                <w:rPr>
                  <w:rFonts w:ascii="等线" w:eastAsia="等线" w:hAnsi="等线" w:cs="宋体" w:hint="eastAsia"/>
                  <w:color w:val="000000"/>
                </w:rPr>
                <w:t>-</w:t>
              </w:r>
            </w:ins>
          </w:p>
        </w:tc>
        <w:tc>
          <w:tcPr>
            <w:tcW w:w="1276" w:type="dxa"/>
            <w:gridSpan w:val="2"/>
            <w:vMerge/>
            <w:vAlign w:val="center"/>
            <w:hideMark/>
          </w:tcPr>
          <w:p w14:paraId="565F1BBE" w14:textId="77777777" w:rsidR="00E84410" w:rsidRPr="00972EA4" w:rsidRDefault="00E84410" w:rsidP="00CB126E">
            <w:pPr>
              <w:rPr>
                <w:ins w:id="4319" w:author="作者" w:date="2020-09-25T15:26:00Z"/>
                <w:rFonts w:ascii="等线" w:eastAsia="等线" w:hAnsi="等线" w:cs="宋体"/>
                <w:color w:val="000000"/>
              </w:rPr>
            </w:pPr>
          </w:p>
        </w:tc>
      </w:tr>
      <w:tr w:rsidR="00E84410" w:rsidRPr="00972EA4" w14:paraId="088BBDCB"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20" w:author="作者" w:date="2020-09-25T15:26:00Z"/>
        </w:trPr>
        <w:tc>
          <w:tcPr>
            <w:tcW w:w="2660" w:type="dxa"/>
            <w:vMerge w:val="restart"/>
            <w:shd w:val="clear" w:color="auto" w:fill="auto"/>
            <w:noWrap/>
            <w:vAlign w:val="center"/>
          </w:tcPr>
          <w:p w14:paraId="471D76C9" w14:textId="77777777" w:rsidR="00E84410" w:rsidRPr="00972EA4" w:rsidRDefault="00E84410" w:rsidP="00CB126E">
            <w:pPr>
              <w:rPr>
                <w:ins w:id="4321" w:author="作者" w:date="2020-09-25T15:26:00Z"/>
                <w:rFonts w:ascii="等线" w:eastAsia="等线" w:hAnsi="等线" w:cs="宋体"/>
                <w:color w:val="000000"/>
              </w:rPr>
            </w:pPr>
            <w:ins w:id="4322" w:author="作者" w:date="2020-09-25T15:26:00Z">
              <w:r w:rsidRPr="00972EA4">
                <w:rPr>
                  <w:rFonts w:ascii="等线" w:eastAsia="等线" w:hAnsi="等线" w:cs="宋体" w:hint="eastAsia"/>
                  <w:color w:val="000000"/>
                </w:rPr>
                <w:t>normal mode</w:t>
              </w:r>
              <w:r>
                <w:rPr>
                  <w:rFonts w:ascii="等线" w:eastAsia="等线" w:hAnsi="等线" w:cs="宋体"/>
                  <w:color w:val="000000"/>
                </w:rPr>
                <w:t>/rest mode(</w:t>
              </w:r>
              <w:r w:rsidRPr="00736690">
                <w:rPr>
                  <w:rFonts w:ascii="等线" w:eastAsia="等线" w:hAnsi="等线" w:cs="宋体"/>
                  <w:b/>
                  <w:bCs/>
                  <w:color w:val="000000"/>
                  <w:sz w:val="32"/>
                  <w:szCs w:val="32"/>
                </w:rPr>
                <w:t>*</w:t>
              </w:r>
              <w:r w:rsidRPr="00736690">
                <w:rPr>
                  <w:rFonts w:ascii="等线" w:eastAsia="等线" w:hAnsi="等线" w:cs="宋体"/>
                  <w:color w:val="000000"/>
                </w:rPr>
                <w:t>)</w:t>
              </w:r>
            </w:ins>
          </w:p>
        </w:tc>
        <w:tc>
          <w:tcPr>
            <w:tcW w:w="2410" w:type="dxa"/>
            <w:shd w:val="clear" w:color="auto" w:fill="auto"/>
            <w:noWrap/>
            <w:vAlign w:val="center"/>
          </w:tcPr>
          <w:p w14:paraId="5062DCB4" w14:textId="77777777" w:rsidR="00E84410" w:rsidRPr="00972EA4" w:rsidRDefault="00E84410" w:rsidP="00CB126E">
            <w:pPr>
              <w:rPr>
                <w:ins w:id="4323" w:author="作者" w:date="2020-09-25T15:26:00Z"/>
                <w:rFonts w:ascii="等线" w:eastAsia="等线" w:hAnsi="等线" w:cs="宋体"/>
                <w:color w:val="000000"/>
              </w:rPr>
            </w:pPr>
            <w:ins w:id="4324" w:author="作者" w:date="2020-09-25T15:26:00Z">
              <w:r w:rsidRPr="00972EA4">
                <w:rPr>
                  <w:rFonts w:ascii="等线" w:eastAsia="等线" w:hAnsi="等线" w:cs="宋体" w:hint="eastAsia"/>
                  <w:color w:val="000000"/>
                </w:rPr>
                <w:t>static</w:t>
              </w:r>
            </w:ins>
          </w:p>
        </w:tc>
        <w:tc>
          <w:tcPr>
            <w:tcW w:w="2551" w:type="dxa"/>
            <w:gridSpan w:val="2"/>
            <w:shd w:val="clear" w:color="auto" w:fill="auto"/>
            <w:noWrap/>
            <w:vAlign w:val="center"/>
          </w:tcPr>
          <w:p w14:paraId="7BB9BD81" w14:textId="77777777" w:rsidR="00E84410" w:rsidRPr="00972EA4" w:rsidRDefault="00E84410" w:rsidP="00CB126E">
            <w:pPr>
              <w:rPr>
                <w:ins w:id="4325" w:author="作者" w:date="2020-09-25T15:26:00Z"/>
                <w:rFonts w:ascii="等线" w:eastAsia="等线" w:hAnsi="等线" w:cs="宋体"/>
                <w:color w:val="000000"/>
              </w:rPr>
            </w:pPr>
            <w:ins w:id="4326" w:author="作者" w:date="2020-09-25T15:26:00Z">
              <w:r w:rsidRPr="00972EA4">
                <w:rPr>
                  <w:rFonts w:ascii="等线" w:eastAsia="等线" w:hAnsi="等线" w:cs="宋体" w:hint="eastAsia"/>
                  <w:color w:val="000000"/>
                </w:rPr>
                <w:t>-</w:t>
              </w:r>
            </w:ins>
          </w:p>
        </w:tc>
        <w:tc>
          <w:tcPr>
            <w:tcW w:w="1276" w:type="dxa"/>
            <w:gridSpan w:val="2"/>
            <w:vMerge w:val="restart"/>
            <w:shd w:val="clear" w:color="auto" w:fill="auto"/>
            <w:noWrap/>
            <w:vAlign w:val="center"/>
          </w:tcPr>
          <w:p w14:paraId="1FA7EF15" w14:textId="77777777" w:rsidR="00E84410" w:rsidRPr="00972EA4" w:rsidRDefault="00E84410" w:rsidP="00CB126E">
            <w:pPr>
              <w:rPr>
                <w:ins w:id="4327" w:author="作者" w:date="2020-09-25T15:26:00Z"/>
                <w:rFonts w:ascii="等线" w:eastAsia="等线" w:hAnsi="等线" w:cs="宋体"/>
                <w:color w:val="000000"/>
              </w:rPr>
            </w:pPr>
            <w:ins w:id="4328" w:author="作者" w:date="2020-09-25T15:26:00Z">
              <w:r>
                <w:rPr>
                  <w:rFonts w:ascii="等线" w:eastAsia="等线" w:hAnsi="等线" w:cs="宋体"/>
                  <w:color w:val="000000"/>
                </w:rPr>
                <w:t>4</w:t>
              </w:r>
            </w:ins>
          </w:p>
        </w:tc>
      </w:tr>
      <w:tr w:rsidR="00E84410" w:rsidRPr="00972EA4" w14:paraId="5AF435CF"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29" w:author="作者" w:date="2020-09-25T15:26:00Z"/>
        </w:trPr>
        <w:tc>
          <w:tcPr>
            <w:tcW w:w="2660" w:type="dxa"/>
            <w:vMerge/>
            <w:vAlign w:val="center"/>
            <w:hideMark/>
          </w:tcPr>
          <w:p w14:paraId="73FCBAF5" w14:textId="77777777" w:rsidR="00E84410" w:rsidRPr="00972EA4" w:rsidRDefault="00E84410" w:rsidP="00CB126E">
            <w:pPr>
              <w:rPr>
                <w:ins w:id="4330" w:author="作者" w:date="2020-09-25T15:26:00Z"/>
                <w:rFonts w:ascii="等线" w:eastAsia="等线" w:hAnsi="等线" w:cs="宋体"/>
                <w:color w:val="000000"/>
              </w:rPr>
            </w:pPr>
          </w:p>
        </w:tc>
        <w:tc>
          <w:tcPr>
            <w:tcW w:w="2410" w:type="dxa"/>
            <w:vMerge w:val="restart"/>
            <w:shd w:val="clear" w:color="auto" w:fill="auto"/>
            <w:noWrap/>
            <w:vAlign w:val="center"/>
            <w:hideMark/>
          </w:tcPr>
          <w:p w14:paraId="419D3B45" w14:textId="77777777" w:rsidR="00E84410" w:rsidRPr="00972EA4" w:rsidRDefault="00E84410" w:rsidP="00CB126E">
            <w:pPr>
              <w:rPr>
                <w:ins w:id="4331" w:author="作者" w:date="2020-09-25T15:26:00Z"/>
                <w:rFonts w:ascii="等线" w:eastAsia="等线" w:hAnsi="等线" w:cs="宋体"/>
                <w:color w:val="000000"/>
              </w:rPr>
            </w:pPr>
            <w:ins w:id="4332" w:author="作者" w:date="2020-09-25T15:26:00Z">
              <w:r w:rsidRPr="00972EA4">
                <w:rPr>
                  <w:rFonts w:ascii="等线" w:eastAsia="等线" w:hAnsi="等线" w:cs="宋体" w:hint="eastAsia"/>
                  <w:color w:val="000000"/>
                </w:rPr>
                <w:t>dynamic</w:t>
              </w:r>
            </w:ins>
          </w:p>
        </w:tc>
        <w:tc>
          <w:tcPr>
            <w:tcW w:w="2551" w:type="dxa"/>
            <w:gridSpan w:val="2"/>
            <w:shd w:val="clear" w:color="auto" w:fill="auto"/>
            <w:noWrap/>
            <w:vAlign w:val="center"/>
            <w:hideMark/>
          </w:tcPr>
          <w:p w14:paraId="47F7A00E" w14:textId="77777777" w:rsidR="00E84410" w:rsidRPr="00972EA4" w:rsidRDefault="00E84410" w:rsidP="00CB126E">
            <w:pPr>
              <w:rPr>
                <w:ins w:id="4333" w:author="作者" w:date="2020-09-25T15:26:00Z"/>
                <w:rFonts w:ascii="等线" w:eastAsia="等线" w:hAnsi="等线" w:cs="宋体"/>
                <w:color w:val="000000"/>
              </w:rPr>
            </w:pPr>
            <w:ins w:id="4334" w:author="作者" w:date="2020-09-25T15:26:00Z">
              <w:r w:rsidRPr="00972EA4">
                <w:rPr>
                  <w:rFonts w:ascii="等线" w:eastAsia="等线" w:hAnsi="等线" w:cs="宋体" w:hint="eastAsia"/>
                  <w:color w:val="000000"/>
                </w:rPr>
                <w:t>surprise me</w:t>
              </w:r>
            </w:ins>
          </w:p>
        </w:tc>
        <w:tc>
          <w:tcPr>
            <w:tcW w:w="1276" w:type="dxa"/>
            <w:gridSpan w:val="2"/>
            <w:vMerge/>
            <w:vAlign w:val="center"/>
            <w:hideMark/>
          </w:tcPr>
          <w:p w14:paraId="01C418B3" w14:textId="77777777" w:rsidR="00E84410" w:rsidRPr="00972EA4" w:rsidRDefault="00E84410" w:rsidP="00CB126E">
            <w:pPr>
              <w:rPr>
                <w:ins w:id="4335" w:author="作者" w:date="2020-09-25T15:26:00Z"/>
                <w:rFonts w:ascii="等线" w:eastAsia="等线" w:hAnsi="等线" w:cs="宋体"/>
                <w:color w:val="000000"/>
              </w:rPr>
            </w:pPr>
          </w:p>
        </w:tc>
      </w:tr>
      <w:tr w:rsidR="00E84410" w:rsidRPr="00972EA4" w14:paraId="523C6B89"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36" w:author="作者" w:date="2020-09-25T15:26:00Z"/>
        </w:trPr>
        <w:tc>
          <w:tcPr>
            <w:tcW w:w="2660" w:type="dxa"/>
            <w:vMerge/>
            <w:vAlign w:val="center"/>
            <w:hideMark/>
          </w:tcPr>
          <w:p w14:paraId="65C13B8A" w14:textId="77777777" w:rsidR="00E84410" w:rsidRPr="00972EA4" w:rsidRDefault="00E84410" w:rsidP="00CB126E">
            <w:pPr>
              <w:rPr>
                <w:ins w:id="4337" w:author="作者" w:date="2020-09-25T15:26:00Z"/>
                <w:rFonts w:ascii="等线" w:eastAsia="等线" w:hAnsi="等线" w:cs="宋体"/>
                <w:color w:val="000000"/>
              </w:rPr>
            </w:pPr>
          </w:p>
        </w:tc>
        <w:tc>
          <w:tcPr>
            <w:tcW w:w="2410" w:type="dxa"/>
            <w:vMerge/>
            <w:vAlign w:val="center"/>
            <w:hideMark/>
          </w:tcPr>
          <w:p w14:paraId="4115F8D8" w14:textId="77777777" w:rsidR="00E84410" w:rsidRPr="00972EA4" w:rsidRDefault="00E84410" w:rsidP="00CB126E">
            <w:pPr>
              <w:rPr>
                <w:ins w:id="4338" w:author="作者" w:date="2020-09-25T15:26:00Z"/>
                <w:rFonts w:ascii="等线" w:eastAsia="等线" w:hAnsi="等线" w:cs="宋体"/>
                <w:color w:val="000000"/>
              </w:rPr>
            </w:pPr>
          </w:p>
        </w:tc>
        <w:tc>
          <w:tcPr>
            <w:tcW w:w="2551" w:type="dxa"/>
            <w:gridSpan w:val="2"/>
            <w:shd w:val="clear" w:color="auto" w:fill="auto"/>
            <w:noWrap/>
            <w:vAlign w:val="center"/>
            <w:hideMark/>
          </w:tcPr>
          <w:p w14:paraId="02F85CE6" w14:textId="77777777" w:rsidR="00E84410" w:rsidRPr="00972EA4" w:rsidRDefault="00E84410" w:rsidP="00CB126E">
            <w:pPr>
              <w:rPr>
                <w:ins w:id="4339" w:author="作者" w:date="2020-09-25T15:26:00Z"/>
                <w:rFonts w:ascii="等线" w:eastAsia="等线" w:hAnsi="等线" w:cs="宋体"/>
                <w:color w:val="000000"/>
              </w:rPr>
            </w:pPr>
            <w:ins w:id="4340" w:author="作者" w:date="2020-09-25T15:26:00Z">
              <w:r w:rsidRPr="00972EA4">
                <w:rPr>
                  <w:rFonts w:ascii="等线" w:eastAsia="等线" w:hAnsi="等线" w:cs="宋体" w:hint="eastAsia"/>
                  <w:color w:val="000000"/>
                </w:rPr>
                <w:t>ocean heart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ins>
          </w:p>
        </w:tc>
        <w:tc>
          <w:tcPr>
            <w:tcW w:w="1276" w:type="dxa"/>
            <w:gridSpan w:val="2"/>
            <w:vMerge/>
            <w:vAlign w:val="center"/>
            <w:hideMark/>
          </w:tcPr>
          <w:p w14:paraId="0D10A2A6" w14:textId="77777777" w:rsidR="00E84410" w:rsidRPr="00972EA4" w:rsidRDefault="00E84410" w:rsidP="00CB126E">
            <w:pPr>
              <w:rPr>
                <w:ins w:id="4341" w:author="作者" w:date="2020-09-25T15:26:00Z"/>
                <w:rFonts w:ascii="等线" w:eastAsia="等线" w:hAnsi="等线" w:cs="宋体"/>
                <w:color w:val="000000"/>
              </w:rPr>
            </w:pPr>
          </w:p>
        </w:tc>
      </w:tr>
      <w:tr w:rsidR="00E84410" w:rsidRPr="00972EA4" w14:paraId="4741E0E7"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42" w:author="作者" w:date="2020-09-25T15:26:00Z"/>
        </w:trPr>
        <w:tc>
          <w:tcPr>
            <w:tcW w:w="2660" w:type="dxa"/>
            <w:vMerge/>
            <w:vAlign w:val="center"/>
            <w:hideMark/>
          </w:tcPr>
          <w:p w14:paraId="72F63E33" w14:textId="77777777" w:rsidR="00E84410" w:rsidRPr="00972EA4" w:rsidRDefault="00E84410" w:rsidP="00CB126E">
            <w:pPr>
              <w:rPr>
                <w:ins w:id="4343" w:author="作者" w:date="2020-09-25T15:26:00Z"/>
                <w:rFonts w:ascii="等线" w:eastAsia="等线" w:hAnsi="等线" w:cs="宋体"/>
                <w:color w:val="000000"/>
              </w:rPr>
            </w:pPr>
          </w:p>
        </w:tc>
        <w:tc>
          <w:tcPr>
            <w:tcW w:w="2410" w:type="dxa"/>
            <w:vMerge/>
            <w:vAlign w:val="center"/>
            <w:hideMark/>
          </w:tcPr>
          <w:p w14:paraId="6BBD1A78" w14:textId="77777777" w:rsidR="00E84410" w:rsidRPr="00972EA4" w:rsidRDefault="00E84410" w:rsidP="00CB126E">
            <w:pPr>
              <w:rPr>
                <w:ins w:id="4344" w:author="作者" w:date="2020-09-25T15:26:00Z"/>
                <w:rFonts w:ascii="等线" w:eastAsia="等线" w:hAnsi="等线" w:cs="宋体"/>
                <w:color w:val="000000"/>
              </w:rPr>
            </w:pPr>
          </w:p>
        </w:tc>
        <w:tc>
          <w:tcPr>
            <w:tcW w:w="2551" w:type="dxa"/>
            <w:gridSpan w:val="2"/>
            <w:shd w:val="clear" w:color="auto" w:fill="auto"/>
            <w:noWrap/>
            <w:vAlign w:val="center"/>
            <w:hideMark/>
          </w:tcPr>
          <w:p w14:paraId="50AD55D1" w14:textId="77777777" w:rsidR="00E84410" w:rsidRPr="00972EA4" w:rsidRDefault="00E84410" w:rsidP="00CB126E">
            <w:pPr>
              <w:rPr>
                <w:ins w:id="4345" w:author="作者" w:date="2020-09-25T15:26:00Z"/>
                <w:rFonts w:ascii="等线" w:eastAsia="等线" w:hAnsi="等线" w:cs="宋体"/>
                <w:color w:val="000000"/>
              </w:rPr>
            </w:pPr>
            <w:ins w:id="4346" w:author="作者" w:date="2020-09-25T15:26:00Z">
              <w:r w:rsidRPr="00972EA4">
                <w:rPr>
                  <w:rFonts w:ascii="等线" w:eastAsia="等线" w:hAnsi="等线" w:cs="宋体" w:hint="eastAsia"/>
                  <w:color w:val="000000"/>
                </w:rPr>
                <w:t>deep forest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ins>
          </w:p>
        </w:tc>
        <w:tc>
          <w:tcPr>
            <w:tcW w:w="1276" w:type="dxa"/>
            <w:gridSpan w:val="2"/>
            <w:vMerge/>
            <w:vAlign w:val="center"/>
            <w:hideMark/>
          </w:tcPr>
          <w:p w14:paraId="24C2263E" w14:textId="77777777" w:rsidR="00E84410" w:rsidRPr="00972EA4" w:rsidRDefault="00E84410" w:rsidP="00CB126E">
            <w:pPr>
              <w:rPr>
                <w:ins w:id="4347" w:author="作者" w:date="2020-09-25T15:26:00Z"/>
                <w:rFonts w:ascii="等线" w:eastAsia="等线" w:hAnsi="等线" w:cs="宋体"/>
                <w:color w:val="000000"/>
              </w:rPr>
            </w:pPr>
          </w:p>
        </w:tc>
      </w:tr>
      <w:tr w:rsidR="00E84410" w:rsidRPr="00972EA4" w14:paraId="3688BBE7"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48" w:author="作者" w:date="2020-09-25T15:26:00Z"/>
        </w:trPr>
        <w:tc>
          <w:tcPr>
            <w:tcW w:w="2660" w:type="dxa"/>
            <w:vMerge/>
            <w:vAlign w:val="center"/>
            <w:hideMark/>
          </w:tcPr>
          <w:p w14:paraId="455DE997" w14:textId="77777777" w:rsidR="00E84410" w:rsidRPr="00972EA4" w:rsidRDefault="00E84410" w:rsidP="00CB126E">
            <w:pPr>
              <w:rPr>
                <w:ins w:id="4349" w:author="作者" w:date="2020-09-25T15:26:00Z"/>
                <w:rFonts w:ascii="等线" w:eastAsia="等线" w:hAnsi="等线" w:cs="宋体"/>
                <w:color w:val="000000"/>
              </w:rPr>
            </w:pPr>
          </w:p>
        </w:tc>
        <w:tc>
          <w:tcPr>
            <w:tcW w:w="2410" w:type="dxa"/>
            <w:vMerge/>
            <w:vAlign w:val="center"/>
            <w:hideMark/>
          </w:tcPr>
          <w:p w14:paraId="3ED7205F" w14:textId="77777777" w:rsidR="00E84410" w:rsidRPr="00972EA4" w:rsidRDefault="00E84410" w:rsidP="00CB126E">
            <w:pPr>
              <w:rPr>
                <w:ins w:id="4350" w:author="作者" w:date="2020-09-25T15:26:00Z"/>
                <w:rFonts w:ascii="等线" w:eastAsia="等线" w:hAnsi="等线" w:cs="宋体"/>
                <w:color w:val="000000"/>
              </w:rPr>
            </w:pPr>
          </w:p>
        </w:tc>
        <w:tc>
          <w:tcPr>
            <w:tcW w:w="2551" w:type="dxa"/>
            <w:gridSpan w:val="2"/>
            <w:shd w:val="clear" w:color="auto" w:fill="auto"/>
            <w:noWrap/>
            <w:vAlign w:val="center"/>
            <w:hideMark/>
          </w:tcPr>
          <w:p w14:paraId="5E01A02C" w14:textId="77777777" w:rsidR="00E84410" w:rsidRPr="00972EA4" w:rsidRDefault="00E84410" w:rsidP="00CB126E">
            <w:pPr>
              <w:rPr>
                <w:ins w:id="4351" w:author="作者" w:date="2020-09-25T15:26:00Z"/>
                <w:rFonts w:ascii="等线" w:eastAsia="等线" w:hAnsi="等线" w:cs="宋体"/>
                <w:color w:val="000000"/>
              </w:rPr>
            </w:pPr>
            <w:ins w:id="4352" w:author="作者" w:date="2020-09-25T15:26:00Z">
              <w:r w:rsidRPr="00972EA4">
                <w:rPr>
                  <w:rFonts w:ascii="等线" w:eastAsia="等线" w:hAnsi="等线" w:cs="宋体" w:hint="eastAsia"/>
                  <w:color w:val="000000"/>
                </w:rPr>
                <w:t>Moden city</w:t>
              </w:r>
            </w:ins>
          </w:p>
        </w:tc>
        <w:tc>
          <w:tcPr>
            <w:tcW w:w="1276" w:type="dxa"/>
            <w:gridSpan w:val="2"/>
            <w:vMerge/>
            <w:vAlign w:val="center"/>
            <w:hideMark/>
          </w:tcPr>
          <w:p w14:paraId="7F6A92A5" w14:textId="77777777" w:rsidR="00E84410" w:rsidRPr="00972EA4" w:rsidRDefault="00E84410" w:rsidP="00CB126E">
            <w:pPr>
              <w:rPr>
                <w:ins w:id="4353" w:author="作者" w:date="2020-09-25T15:26:00Z"/>
                <w:rFonts w:ascii="等线" w:eastAsia="等线" w:hAnsi="等线" w:cs="宋体"/>
                <w:color w:val="000000"/>
              </w:rPr>
            </w:pPr>
          </w:p>
        </w:tc>
      </w:tr>
      <w:tr w:rsidR="00E84410" w:rsidRPr="00972EA4" w14:paraId="6ADACEEB"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54" w:author="作者" w:date="2020-09-25T15:26:00Z"/>
        </w:trPr>
        <w:tc>
          <w:tcPr>
            <w:tcW w:w="2660" w:type="dxa"/>
            <w:vMerge/>
            <w:vAlign w:val="center"/>
            <w:hideMark/>
          </w:tcPr>
          <w:p w14:paraId="369D5F6A" w14:textId="77777777" w:rsidR="00E84410" w:rsidRPr="00972EA4" w:rsidRDefault="00E84410" w:rsidP="00CB126E">
            <w:pPr>
              <w:rPr>
                <w:ins w:id="4355" w:author="作者" w:date="2020-09-25T15:26:00Z"/>
                <w:rFonts w:ascii="等线" w:eastAsia="等线" w:hAnsi="等线" w:cs="宋体"/>
                <w:color w:val="000000"/>
              </w:rPr>
            </w:pPr>
          </w:p>
        </w:tc>
        <w:tc>
          <w:tcPr>
            <w:tcW w:w="2410" w:type="dxa"/>
            <w:vMerge/>
            <w:vAlign w:val="center"/>
            <w:hideMark/>
          </w:tcPr>
          <w:p w14:paraId="4E623ED2" w14:textId="77777777" w:rsidR="00E84410" w:rsidRPr="00972EA4" w:rsidRDefault="00E84410" w:rsidP="00CB126E">
            <w:pPr>
              <w:rPr>
                <w:ins w:id="4356" w:author="作者" w:date="2020-09-25T15:26:00Z"/>
                <w:rFonts w:ascii="等线" w:eastAsia="等线" w:hAnsi="等线" w:cs="宋体"/>
                <w:color w:val="000000"/>
              </w:rPr>
            </w:pPr>
          </w:p>
        </w:tc>
        <w:tc>
          <w:tcPr>
            <w:tcW w:w="2551" w:type="dxa"/>
            <w:gridSpan w:val="2"/>
            <w:shd w:val="clear" w:color="auto" w:fill="auto"/>
            <w:noWrap/>
            <w:vAlign w:val="center"/>
            <w:hideMark/>
          </w:tcPr>
          <w:p w14:paraId="2A10EBE9" w14:textId="77777777" w:rsidR="00E84410" w:rsidRPr="00972EA4" w:rsidRDefault="00E84410" w:rsidP="00CB126E">
            <w:pPr>
              <w:rPr>
                <w:ins w:id="4357" w:author="作者" w:date="2020-09-25T15:26:00Z"/>
                <w:rFonts w:ascii="等线" w:eastAsia="等线" w:hAnsi="等线" w:cs="宋体"/>
                <w:color w:val="000000"/>
              </w:rPr>
            </w:pPr>
            <w:ins w:id="4358" w:author="作者" w:date="2020-09-25T15:26:00Z">
              <w:r w:rsidRPr="00972EA4">
                <w:rPr>
                  <w:rFonts w:ascii="等线" w:eastAsia="等线" w:hAnsi="等线" w:cs="宋体" w:hint="eastAsia"/>
                  <w:color w:val="000000"/>
                </w:rPr>
                <w:t>w</w:t>
              </w:r>
              <w:r>
                <w:rPr>
                  <w:rFonts w:ascii="等线" w:eastAsia="等线" w:hAnsi="等线" w:cs="宋体"/>
                  <w:color w:val="000000"/>
                </w:rPr>
                <w:t>a</w:t>
              </w:r>
              <w:r w:rsidRPr="00972EA4">
                <w:rPr>
                  <w:rFonts w:ascii="等线" w:eastAsia="等线" w:hAnsi="等线" w:cs="宋体" w:hint="eastAsia"/>
                  <w:color w:val="000000"/>
                </w:rPr>
                <w:t>rm heart</w:t>
              </w:r>
              <w:r>
                <w:rPr>
                  <w:rFonts w:ascii="等线" w:eastAsia="等线" w:hAnsi="等线" w:cs="宋体"/>
                  <w:color w:val="000000"/>
                </w:rPr>
                <w:t>(</w:t>
              </w:r>
              <w:r w:rsidRPr="00736690">
                <w:rPr>
                  <w:rFonts w:ascii="等线" w:eastAsia="等线" w:hAnsi="等线" w:cs="宋体"/>
                  <w:b/>
                  <w:bCs/>
                  <w:color w:val="000000"/>
                  <w:sz w:val="32"/>
                  <w:szCs w:val="32"/>
                </w:rPr>
                <w:t>*</w:t>
              </w:r>
              <w:r w:rsidRPr="00736690">
                <w:rPr>
                  <w:rFonts w:ascii="等线" w:eastAsia="等线" w:hAnsi="等线" w:cs="宋体"/>
                  <w:color w:val="000000"/>
                </w:rPr>
                <w:t>)</w:t>
              </w:r>
            </w:ins>
          </w:p>
        </w:tc>
        <w:tc>
          <w:tcPr>
            <w:tcW w:w="1276" w:type="dxa"/>
            <w:gridSpan w:val="2"/>
            <w:vMerge/>
            <w:vAlign w:val="center"/>
            <w:hideMark/>
          </w:tcPr>
          <w:p w14:paraId="66371984" w14:textId="77777777" w:rsidR="00E84410" w:rsidRPr="00972EA4" w:rsidRDefault="00E84410" w:rsidP="00CB126E">
            <w:pPr>
              <w:rPr>
                <w:ins w:id="4359" w:author="作者" w:date="2020-09-25T15:26:00Z"/>
                <w:rFonts w:ascii="等线" w:eastAsia="等线" w:hAnsi="等线" w:cs="宋体"/>
                <w:color w:val="000000"/>
              </w:rPr>
            </w:pPr>
          </w:p>
        </w:tc>
      </w:tr>
      <w:tr w:rsidR="00E84410" w:rsidRPr="00972EA4" w14:paraId="41AE6AD0"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0"/>
          <w:ins w:id="4360" w:author="作者" w:date="2020-09-25T15:26:00Z"/>
        </w:trPr>
        <w:tc>
          <w:tcPr>
            <w:tcW w:w="2660" w:type="dxa"/>
            <w:vMerge/>
            <w:vAlign w:val="center"/>
            <w:hideMark/>
          </w:tcPr>
          <w:p w14:paraId="6740F1C6" w14:textId="77777777" w:rsidR="00E84410" w:rsidRPr="00972EA4" w:rsidRDefault="00E84410" w:rsidP="00CB126E">
            <w:pPr>
              <w:rPr>
                <w:ins w:id="4361" w:author="作者" w:date="2020-09-25T15:26:00Z"/>
                <w:rFonts w:ascii="等线" w:eastAsia="等线" w:hAnsi="等线" w:cs="宋体"/>
                <w:color w:val="000000"/>
              </w:rPr>
            </w:pPr>
          </w:p>
        </w:tc>
        <w:tc>
          <w:tcPr>
            <w:tcW w:w="2410" w:type="dxa"/>
            <w:shd w:val="clear" w:color="auto" w:fill="auto"/>
            <w:noWrap/>
            <w:vAlign w:val="center"/>
            <w:hideMark/>
          </w:tcPr>
          <w:p w14:paraId="4188220E" w14:textId="77777777" w:rsidR="00E84410" w:rsidRPr="00972EA4" w:rsidRDefault="00E84410" w:rsidP="00CB126E">
            <w:pPr>
              <w:rPr>
                <w:ins w:id="4362" w:author="作者" w:date="2020-09-25T15:26:00Z"/>
                <w:rFonts w:ascii="等线" w:eastAsia="等线" w:hAnsi="等线" w:cs="宋体"/>
                <w:color w:val="000000"/>
              </w:rPr>
            </w:pPr>
            <w:ins w:id="4363" w:author="作者" w:date="2020-09-25T15:26:00Z">
              <w:r w:rsidRPr="00972EA4">
                <w:rPr>
                  <w:rFonts w:ascii="等线" w:eastAsia="等线" w:hAnsi="等线" w:cs="宋体" w:hint="eastAsia"/>
                  <w:color w:val="000000"/>
                </w:rPr>
                <w:t>customize</w:t>
              </w:r>
            </w:ins>
          </w:p>
        </w:tc>
        <w:tc>
          <w:tcPr>
            <w:tcW w:w="2551" w:type="dxa"/>
            <w:gridSpan w:val="2"/>
            <w:shd w:val="clear" w:color="auto" w:fill="auto"/>
            <w:noWrap/>
            <w:vAlign w:val="center"/>
            <w:hideMark/>
          </w:tcPr>
          <w:p w14:paraId="1E8F46DC" w14:textId="77777777" w:rsidR="00E84410" w:rsidRPr="00972EA4" w:rsidRDefault="00E84410" w:rsidP="00CB126E">
            <w:pPr>
              <w:rPr>
                <w:ins w:id="4364" w:author="作者" w:date="2020-09-25T15:26:00Z"/>
                <w:rFonts w:ascii="等线" w:eastAsia="等线" w:hAnsi="等线" w:cs="宋体"/>
                <w:color w:val="000000"/>
              </w:rPr>
            </w:pPr>
            <w:ins w:id="4365" w:author="作者" w:date="2020-09-25T15:26:00Z">
              <w:r w:rsidRPr="00972EA4">
                <w:rPr>
                  <w:rFonts w:ascii="等线" w:eastAsia="等线" w:hAnsi="等线" w:cs="宋体" w:hint="eastAsia"/>
                  <w:color w:val="000000"/>
                </w:rPr>
                <w:t>-</w:t>
              </w:r>
            </w:ins>
          </w:p>
        </w:tc>
        <w:tc>
          <w:tcPr>
            <w:tcW w:w="1276" w:type="dxa"/>
            <w:gridSpan w:val="2"/>
            <w:vMerge/>
            <w:vAlign w:val="center"/>
            <w:hideMark/>
          </w:tcPr>
          <w:p w14:paraId="799E1C3E" w14:textId="77777777" w:rsidR="00E84410" w:rsidRPr="00972EA4" w:rsidRDefault="00E84410" w:rsidP="00CB126E">
            <w:pPr>
              <w:rPr>
                <w:ins w:id="4366" w:author="作者" w:date="2020-09-25T15:26:00Z"/>
                <w:rFonts w:ascii="等线" w:eastAsia="等线" w:hAnsi="等线" w:cs="宋体"/>
                <w:color w:val="000000"/>
              </w:rPr>
            </w:pPr>
          </w:p>
        </w:tc>
      </w:tr>
      <w:tr w:rsidR="00E84410" w:rsidRPr="00972EA4" w14:paraId="3FFBC906" w14:textId="77777777" w:rsidTr="00E8441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2"/>
          <w:ins w:id="4367" w:author="作者" w:date="2020-09-25T15:26:00Z"/>
        </w:trPr>
        <w:tc>
          <w:tcPr>
            <w:tcW w:w="2660" w:type="dxa"/>
            <w:vMerge/>
            <w:vAlign w:val="center"/>
          </w:tcPr>
          <w:p w14:paraId="5B4483CE" w14:textId="77777777" w:rsidR="00E84410" w:rsidRPr="00972EA4" w:rsidRDefault="00E84410" w:rsidP="00CB126E">
            <w:pPr>
              <w:rPr>
                <w:ins w:id="4368" w:author="作者" w:date="2020-09-25T15:26:00Z"/>
                <w:rFonts w:ascii="等线" w:eastAsia="等线" w:hAnsi="等线" w:cs="宋体"/>
                <w:color w:val="000000"/>
              </w:rPr>
            </w:pPr>
          </w:p>
        </w:tc>
        <w:tc>
          <w:tcPr>
            <w:tcW w:w="2410" w:type="dxa"/>
            <w:shd w:val="clear" w:color="auto" w:fill="auto"/>
            <w:noWrap/>
            <w:vAlign w:val="center"/>
          </w:tcPr>
          <w:p w14:paraId="6E81524C" w14:textId="77777777" w:rsidR="00E84410" w:rsidRPr="00972EA4" w:rsidRDefault="00E84410" w:rsidP="00CB126E">
            <w:pPr>
              <w:rPr>
                <w:ins w:id="4369" w:author="作者" w:date="2020-09-25T15:26:00Z"/>
                <w:rFonts w:ascii="等线" w:eastAsia="等线" w:hAnsi="等线" w:cs="宋体"/>
                <w:color w:val="000000"/>
              </w:rPr>
            </w:pPr>
            <w:ins w:id="4370" w:author="作者" w:date="2020-09-25T15:26:00Z">
              <w:r>
                <w:rPr>
                  <w:rFonts w:ascii="等线" w:eastAsia="等线" w:hAnsi="等线" w:cs="宋体" w:hint="eastAsia"/>
                  <w:color w:val="000000"/>
                </w:rPr>
                <w:t>m</w:t>
              </w:r>
              <w:r>
                <w:rPr>
                  <w:rFonts w:ascii="等线" w:eastAsia="等线" w:hAnsi="等线" w:cs="宋体"/>
                  <w:color w:val="000000"/>
                </w:rPr>
                <w:t>usic</w:t>
              </w:r>
            </w:ins>
          </w:p>
        </w:tc>
        <w:tc>
          <w:tcPr>
            <w:tcW w:w="2551" w:type="dxa"/>
            <w:gridSpan w:val="2"/>
            <w:shd w:val="clear" w:color="auto" w:fill="auto"/>
            <w:noWrap/>
            <w:vAlign w:val="center"/>
          </w:tcPr>
          <w:p w14:paraId="723F0CFE" w14:textId="77777777" w:rsidR="00E84410" w:rsidRPr="00972EA4" w:rsidRDefault="00E84410" w:rsidP="00CB126E">
            <w:pPr>
              <w:rPr>
                <w:ins w:id="4371" w:author="作者" w:date="2020-09-25T15:26:00Z"/>
                <w:rFonts w:ascii="等线" w:eastAsia="等线" w:hAnsi="等线" w:cs="宋体"/>
                <w:color w:val="000000"/>
              </w:rPr>
            </w:pPr>
          </w:p>
        </w:tc>
        <w:tc>
          <w:tcPr>
            <w:tcW w:w="1276" w:type="dxa"/>
            <w:gridSpan w:val="2"/>
            <w:vMerge/>
            <w:vAlign w:val="center"/>
          </w:tcPr>
          <w:p w14:paraId="77E24EF3" w14:textId="77777777" w:rsidR="00E84410" w:rsidRPr="00972EA4" w:rsidRDefault="00E84410" w:rsidP="00CB126E">
            <w:pPr>
              <w:rPr>
                <w:ins w:id="4372" w:author="作者" w:date="2020-09-25T15:26:00Z"/>
                <w:rFonts w:ascii="等线" w:eastAsia="等线" w:hAnsi="等线" w:cs="宋体"/>
                <w:color w:val="000000"/>
              </w:rPr>
            </w:pPr>
          </w:p>
        </w:tc>
      </w:tr>
    </w:tbl>
    <w:p w14:paraId="3EAF5CE9" w14:textId="77777777" w:rsidR="00E84410" w:rsidRDefault="00E84410">
      <w:pPr>
        <w:pStyle w:val="a1"/>
        <w:ind w:firstLineChars="200" w:firstLine="400"/>
        <w:rPr>
          <w:ins w:id="4373" w:author="作者" w:date="2020-09-25T15:26:00Z"/>
          <w:rFonts w:eastAsia="微软雅黑"/>
          <w:lang w:eastAsia="zh-CN"/>
        </w:rPr>
        <w:pPrChange w:id="4374" w:author="作者" w:date="2020-09-17T16:41:00Z">
          <w:pPr>
            <w:pStyle w:val="31"/>
            <w:tabs>
              <w:tab w:val="clear" w:pos="432"/>
            </w:tabs>
          </w:pPr>
        </w:pPrChange>
      </w:pPr>
    </w:p>
    <w:p w14:paraId="1663D76C" w14:textId="37957EBE" w:rsidR="00FC336E" w:rsidDel="00FC336E" w:rsidRDefault="00FC336E">
      <w:pPr>
        <w:pStyle w:val="a1"/>
        <w:ind w:firstLineChars="200" w:firstLine="400"/>
        <w:rPr>
          <w:del w:id="4375" w:author="作者" w:date="2020-09-17T16:32:00Z"/>
          <w:moveTo w:id="4376" w:author="作者" w:date="2020-09-17T16:32:00Z"/>
          <w:rFonts w:eastAsia="微软雅黑"/>
          <w:lang w:eastAsia="zh-CN"/>
        </w:rPr>
        <w:pPrChange w:id="4377" w:author="作者" w:date="2020-09-17T16:41:00Z">
          <w:pPr>
            <w:pStyle w:val="a1"/>
          </w:pPr>
        </w:pPrChange>
      </w:pPr>
      <w:moveToRangeStart w:id="4378" w:author="作者" w:date="2020-09-17T16:32:00Z" w:name="move51252746"/>
      <w:moveTo w:id="4379" w:author="作者" w:date="2020-09-17T16:32:00Z">
        <w:r>
          <w:rPr>
            <w:rFonts w:eastAsia="微软雅黑" w:hint="eastAsia"/>
            <w:lang w:eastAsia="zh-CN"/>
          </w:rPr>
          <w:t>优先级</w:t>
        </w:r>
        <w:r>
          <w:rPr>
            <w:rFonts w:eastAsia="微软雅黑" w:hint="eastAsia"/>
            <w:lang w:eastAsia="zh-CN"/>
          </w:rPr>
          <w:t>1-</w:t>
        </w:r>
      </w:moveTo>
      <w:ins w:id="4380" w:author="作者" w:date="2020-09-25T15:30:00Z">
        <w:r w:rsidR="00E84410">
          <w:rPr>
            <w:rFonts w:eastAsia="微软雅黑"/>
            <w:lang w:eastAsia="zh-CN"/>
          </w:rPr>
          <w:t>4</w:t>
        </w:r>
      </w:ins>
      <w:moveTo w:id="4381" w:author="作者" w:date="2020-09-17T16:32:00Z">
        <w:del w:id="4382" w:author="作者" w:date="2020-09-25T15:30:00Z">
          <w:r w:rsidDel="00E84410">
            <w:rPr>
              <w:rFonts w:eastAsia="微软雅黑"/>
              <w:lang w:eastAsia="zh-CN"/>
            </w:rPr>
            <w:delText>5</w:delText>
          </w:r>
        </w:del>
        <w:r>
          <w:rPr>
            <w:rFonts w:eastAsia="微软雅黑" w:hint="eastAsia"/>
            <w:lang w:eastAsia="zh-CN"/>
          </w:rPr>
          <w:t>从高到低</w:t>
        </w:r>
      </w:moveTo>
      <w:ins w:id="4383" w:author="作者" w:date="2020-09-17T16:32:00Z">
        <w:r>
          <w:rPr>
            <w:rFonts w:eastAsia="微软雅黑" w:hint="eastAsia"/>
            <w:lang w:eastAsia="zh-CN"/>
          </w:rPr>
          <w:t>，</w:t>
        </w:r>
      </w:ins>
    </w:p>
    <w:moveToRangeEnd w:id="4378"/>
    <w:p w14:paraId="6BC0F225" w14:textId="38CF01B3" w:rsidR="00FC336E" w:rsidRDefault="00FC336E">
      <w:pPr>
        <w:pStyle w:val="a1"/>
        <w:ind w:firstLineChars="200" w:firstLine="400"/>
        <w:rPr>
          <w:ins w:id="4384" w:author="作者" w:date="2020-09-17T16:31:00Z"/>
          <w:rFonts w:eastAsia="微软雅黑"/>
          <w:lang w:eastAsia="zh-CN"/>
        </w:rPr>
        <w:pPrChange w:id="4385" w:author="作者" w:date="2020-09-17T16:41:00Z">
          <w:pPr>
            <w:pStyle w:val="31"/>
            <w:tabs>
              <w:tab w:val="clear" w:pos="432"/>
            </w:tabs>
          </w:pPr>
        </w:pPrChange>
      </w:pPr>
      <w:ins w:id="4386" w:author="作者" w:date="2020-09-17T16:31:00Z">
        <w:r>
          <w:rPr>
            <w:rFonts w:eastAsia="微软雅黑" w:hint="eastAsia"/>
            <w:lang w:eastAsia="zh-CN"/>
          </w:rPr>
          <w:t>其中</w:t>
        </w:r>
        <w:r w:rsidRPr="00FC336E">
          <w:rPr>
            <w:rFonts w:eastAsia="微软雅黑"/>
            <w:lang w:eastAsia="zh-CN"/>
            <w:rPrChange w:id="4387" w:author="作者" w:date="2020-09-17T16:34:00Z">
              <w:rPr>
                <w:rFonts w:ascii="等线" w:eastAsia="等线" w:hAnsi="等线" w:cs="Tahoma"/>
                <w:b w:val="0"/>
                <w:color w:val="000000"/>
                <w:lang w:eastAsia="zh-CN"/>
              </w:rPr>
            </w:rPrChange>
          </w:rPr>
          <w:t>vehicle condition mode</w:t>
        </w:r>
      </w:ins>
      <w:ins w:id="4388" w:author="作者" w:date="2020-09-17T16:41:00Z">
        <w:r w:rsidR="005B7960">
          <w:rPr>
            <w:rFonts w:eastAsia="微软雅黑" w:hint="eastAsia"/>
            <w:lang w:eastAsia="zh-CN"/>
          </w:rPr>
          <w:t>里面的</w:t>
        </w:r>
        <w:r w:rsidR="005B7960" w:rsidRPr="00FC336E">
          <w:rPr>
            <w:rFonts w:ascii="等线" w:eastAsia="等线" w:hAnsi="等线" w:cs="Tahoma" w:hint="eastAsia"/>
            <w:color w:val="000000"/>
          </w:rPr>
          <w:t>radar alarm</w:t>
        </w:r>
        <w:r w:rsidR="005B7960">
          <w:rPr>
            <w:rFonts w:ascii="等线" w:eastAsia="等线" w:hAnsi="等线" w:cs="Tahoma" w:hint="eastAsia"/>
            <w:color w:val="000000"/>
            <w:lang w:eastAsia="zh-CN"/>
          </w:rPr>
          <w:t>、</w:t>
        </w:r>
        <w:del w:id="4389" w:author="作者" w:date="2020-09-25T15:30:00Z">
          <w:r w:rsidR="005B7960" w:rsidRPr="00FC336E" w:rsidDel="00E84410">
            <w:rPr>
              <w:rFonts w:ascii="等线" w:eastAsia="等线" w:hAnsi="等线" w:cs="Tahoma" w:hint="eastAsia"/>
              <w:color w:val="000000"/>
            </w:rPr>
            <w:delText>speed alarm</w:delText>
          </w:r>
          <w:r w:rsidR="005B7960" w:rsidDel="00E84410">
            <w:rPr>
              <w:rFonts w:ascii="等线" w:eastAsia="等线" w:hAnsi="等线" w:cs="Tahoma" w:hint="eastAsia"/>
              <w:color w:val="000000"/>
              <w:lang w:eastAsia="zh-CN"/>
            </w:rPr>
            <w:delText>、</w:delText>
          </w:r>
        </w:del>
        <w:r w:rsidR="005B7960" w:rsidRPr="00FC336E">
          <w:rPr>
            <w:rFonts w:ascii="等线" w:eastAsia="等线" w:hAnsi="等线" w:cs="Tahoma" w:hint="eastAsia"/>
            <w:color w:val="000000"/>
          </w:rPr>
          <w:t>welcome</w:t>
        </w:r>
        <w:r w:rsidR="005B7960">
          <w:rPr>
            <w:rFonts w:ascii="等线" w:eastAsia="等线" w:hAnsi="等线" w:cs="Tahoma" w:hint="eastAsia"/>
            <w:color w:val="000000"/>
            <w:lang w:eastAsia="zh-CN"/>
          </w:rPr>
          <w:t>、</w:t>
        </w:r>
        <w:r w:rsidR="005B7960" w:rsidRPr="00FC336E">
          <w:rPr>
            <w:rFonts w:ascii="等线" w:eastAsia="等线" w:hAnsi="等线" w:cs="Tahoma" w:hint="eastAsia"/>
            <w:color w:val="000000"/>
          </w:rPr>
          <w:t>farewell</w:t>
        </w:r>
      </w:ins>
      <w:ins w:id="4390" w:author="作者" w:date="2020-09-17T16:32:00Z">
        <w:r w:rsidRPr="00FC336E">
          <w:rPr>
            <w:rFonts w:eastAsia="微软雅黑" w:hint="eastAsia"/>
            <w:lang w:eastAsia="zh-CN"/>
            <w:rPrChange w:id="4391" w:author="作者" w:date="2020-09-17T16:34:00Z">
              <w:rPr>
                <w:rFonts w:ascii="等线" w:eastAsia="等线" w:hAnsi="等线" w:cs="Tahoma" w:hint="eastAsia"/>
                <w:b w:val="0"/>
                <w:color w:val="000000"/>
                <w:lang w:eastAsia="zh-CN"/>
              </w:rPr>
            </w:rPrChange>
          </w:rPr>
          <w:t>，</w:t>
        </w:r>
        <w:r w:rsidRPr="00FC336E">
          <w:rPr>
            <w:rFonts w:eastAsia="微软雅黑"/>
            <w:lang w:eastAsia="zh-CN"/>
            <w:rPrChange w:id="4392" w:author="作者" w:date="2020-09-17T16:34:00Z">
              <w:rPr>
                <w:rFonts w:ascii="等线" w:eastAsia="等线" w:hAnsi="等线" w:cs="Tahoma"/>
                <w:b w:val="0"/>
                <w:color w:val="000000"/>
                <w:lang w:eastAsia="zh-CN"/>
              </w:rPr>
            </w:rPrChange>
          </w:rPr>
          <w:t>IVI</w:t>
        </w:r>
        <w:r w:rsidRPr="00FC336E">
          <w:rPr>
            <w:rFonts w:eastAsia="微软雅黑" w:hint="eastAsia"/>
            <w:lang w:eastAsia="zh-CN"/>
            <w:rPrChange w:id="4393" w:author="作者" w:date="2020-09-17T16:34:00Z">
              <w:rPr>
                <w:rFonts w:ascii="等线" w:eastAsia="等线" w:hAnsi="等线" w:cs="Tahoma" w:hint="eastAsia"/>
                <w:b w:val="0"/>
                <w:color w:val="000000"/>
                <w:lang w:eastAsia="zh-CN"/>
              </w:rPr>
            </w:rPrChange>
          </w:rPr>
          <w:t>不需要关心</w:t>
        </w:r>
        <w:del w:id="4394" w:author="作者" w:date="2020-09-17T16:41:00Z">
          <w:r w:rsidRPr="00FC336E" w:rsidDel="005B7960">
            <w:rPr>
              <w:rFonts w:eastAsia="微软雅黑" w:hint="eastAsia"/>
              <w:lang w:eastAsia="zh-CN"/>
              <w:rPrChange w:id="4395" w:author="作者" w:date="2020-09-17T16:34:00Z">
                <w:rPr>
                  <w:rFonts w:ascii="等线" w:eastAsia="等线" w:hAnsi="等线" w:cs="Tahoma" w:hint="eastAsia"/>
                  <w:b w:val="0"/>
                  <w:color w:val="000000"/>
                  <w:lang w:eastAsia="zh-CN"/>
                </w:rPr>
              </w:rPrChange>
            </w:rPr>
            <w:delText>，</w:delText>
          </w:r>
        </w:del>
      </w:ins>
    </w:p>
    <w:p w14:paraId="745E3C66" w14:textId="3CF472B0" w:rsidR="00F3592F" w:rsidDel="00FC336E" w:rsidRDefault="00FC336E">
      <w:pPr>
        <w:pStyle w:val="a1"/>
        <w:ind w:firstLineChars="200" w:firstLine="400"/>
        <w:rPr>
          <w:ins w:id="4396" w:author="作者" w:date="2020-09-16T17:24:00Z"/>
          <w:moveFrom w:id="4397" w:author="作者" w:date="2020-09-17T16:32:00Z"/>
          <w:rFonts w:eastAsia="微软雅黑"/>
          <w:lang w:eastAsia="zh-CN"/>
        </w:rPr>
        <w:pPrChange w:id="4398" w:author="作者" w:date="2020-09-17T16:41:00Z">
          <w:pPr>
            <w:pStyle w:val="31"/>
            <w:tabs>
              <w:tab w:val="clear" w:pos="432"/>
            </w:tabs>
          </w:pPr>
        </w:pPrChange>
      </w:pPr>
      <w:ins w:id="4399" w:author="作者" w:date="2020-09-17T16:32:00Z">
        <w:r w:rsidRPr="00FC336E">
          <w:rPr>
            <w:rFonts w:eastAsia="微软雅黑" w:hint="eastAsia"/>
            <w:lang w:eastAsia="zh-CN"/>
          </w:rPr>
          <w:lastRenderedPageBreak/>
          <w:t>当高优先级模式运行时，</w:t>
        </w:r>
      </w:ins>
      <w:ins w:id="4400" w:author="作者" w:date="2020-09-25T14:09:00Z">
        <w:r w:rsidR="00592F63">
          <w:rPr>
            <w:rFonts w:eastAsia="微软雅黑" w:hint="eastAsia"/>
            <w:lang w:eastAsia="zh-CN"/>
          </w:rPr>
          <w:t>如果</w:t>
        </w:r>
      </w:ins>
      <w:ins w:id="4401" w:author="作者" w:date="2020-09-17T16:32:00Z">
        <w:r w:rsidRPr="00FC336E">
          <w:rPr>
            <w:rFonts w:eastAsia="微软雅黑" w:hint="eastAsia"/>
            <w:lang w:eastAsia="zh-CN"/>
          </w:rPr>
          <w:t>低优先级模式的配置发生变化</w:t>
        </w:r>
        <w:del w:id="4402" w:author="作者" w:date="2020-09-25T14:09:00Z">
          <w:r w:rsidRPr="00FC336E" w:rsidDel="00592F63">
            <w:rPr>
              <w:rFonts w:eastAsia="微软雅黑" w:hint="eastAsia"/>
              <w:lang w:eastAsia="zh-CN"/>
            </w:rPr>
            <w:delText>时</w:delText>
          </w:r>
        </w:del>
        <w:r w:rsidRPr="00FC336E">
          <w:rPr>
            <w:rFonts w:eastAsia="微软雅黑" w:hint="eastAsia"/>
            <w:lang w:eastAsia="zh-CN"/>
          </w:rPr>
          <w:t>，</w:t>
        </w:r>
        <w:r w:rsidRPr="00FC336E">
          <w:rPr>
            <w:rFonts w:eastAsia="微软雅黑" w:hint="eastAsia"/>
            <w:lang w:eastAsia="zh-CN"/>
          </w:rPr>
          <w:t>IVI</w:t>
        </w:r>
        <w:r w:rsidRPr="00FC336E">
          <w:rPr>
            <w:rFonts w:eastAsia="微软雅黑" w:hint="eastAsia"/>
            <w:lang w:eastAsia="zh-CN"/>
          </w:rPr>
          <w:t>应自动改变信号。例如：</w:t>
        </w:r>
        <w:r w:rsidRPr="00FC336E">
          <w:rPr>
            <w:rFonts w:eastAsia="微软雅黑"/>
            <w:lang w:eastAsia="zh-CN"/>
            <w:rPrChange w:id="4403" w:author="作者" w:date="2020-09-17T16:34:00Z">
              <w:rPr>
                <w:rFonts w:ascii="宋体" w:hAnsi="宋体" w:cs="Tahoma"/>
                <w:b w:val="0"/>
                <w:color w:val="000000"/>
                <w:sz w:val="22"/>
                <w:szCs w:val="22"/>
              </w:rPr>
            </w:rPrChange>
          </w:rPr>
          <w:t>AmbL_DrvMde_D_Rq</w:t>
        </w:r>
        <w:r w:rsidRPr="00FC336E">
          <w:rPr>
            <w:rFonts w:eastAsia="微软雅黑" w:hint="eastAsia"/>
            <w:lang w:eastAsia="zh-CN"/>
          </w:rPr>
          <w:t xml:space="preserve"> =auto</w:t>
        </w:r>
        <w:r w:rsidRPr="00FC336E">
          <w:rPr>
            <w:rFonts w:eastAsia="微软雅黑" w:hint="eastAsia"/>
            <w:lang w:eastAsia="zh-CN"/>
          </w:rPr>
          <w:t>，驾驶员将</w:t>
        </w:r>
      </w:ins>
      <w:ins w:id="4404" w:author="作者" w:date="2020-09-17T16:33:00Z">
        <w:r w:rsidRPr="00FC336E">
          <w:rPr>
            <w:rFonts w:eastAsia="微软雅黑"/>
            <w:lang w:eastAsia="zh-CN"/>
            <w:rPrChange w:id="4405" w:author="作者" w:date="2020-09-17T16:34:00Z">
              <w:rPr>
                <w:rFonts w:ascii="宋体" w:hAnsi="宋体" w:cs="Tahoma"/>
                <w:b w:val="0"/>
                <w:color w:val="000000"/>
                <w:sz w:val="22"/>
                <w:szCs w:val="22"/>
              </w:rPr>
            </w:rPrChange>
          </w:rPr>
          <w:t>AmbL_Color_Mode</w:t>
        </w:r>
      </w:ins>
      <w:ins w:id="4406" w:author="作者" w:date="2020-09-17T16:32:00Z">
        <w:r w:rsidRPr="00FC336E">
          <w:rPr>
            <w:rFonts w:eastAsia="微软雅黑" w:hint="eastAsia"/>
            <w:lang w:eastAsia="zh-CN"/>
          </w:rPr>
          <w:t>信号从</w:t>
        </w:r>
        <w:r w:rsidRPr="00FC336E">
          <w:rPr>
            <w:rFonts w:eastAsia="微软雅黑" w:hint="eastAsia"/>
            <w:lang w:eastAsia="zh-CN"/>
          </w:rPr>
          <w:t>static</w:t>
        </w:r>
        <w:r w:rsidRPr="00FC336E">
          <w:rPr>
            <w:rFonts w:eastAsia="微软雅黑" w:hint="eastAsia"/>
            <w:lang w:eastAsia="zh-CN"/>
          </w:rPr>
          <w:t>更改为</w:t>
        </w:r>
        <w:r w:rsidRPr="00FC336E">
          <w:rPr>
            <w:rFonts w:eastAsia="微软雅黑" w:hint="eastAsia"/>
            <w:lang w:eastAsia="zh-CN"/>
          </w:rPr>
          <w:t>customize</w:t>
        </w:r>
        <w:r w:rsidRPr="00FC336E">
          <w:rPr>
            <w:rFonts w:eastAsia="微软雅黑" w:hint="eastAsia"/>
            <w:lang w:eastAsia="zh-CN"/>
          </w:rPr>
          <w:t>，并且</w:t>
        </w:r>
        <w:r w:rsidRPr="00FC336E">
          <w:rPr>
            <w:rFonts w:eastAsia="微软雅黑" w:hint="eastAsia"/>
            <w:lang w:eastAsia="zh-CN"/>
          </w:rPr>
          <w:t>IVI</w:t>
        </w:r>
        <w:r w:rsidRPr="00FC336E">
          <w:rPr>
            <w:rFonts w:eastAsia="微软雅黑" w:hint="eastAsia"/>
            <w:lang w:eastAsia="zh-CN"/>
          </w:rPr>
          <w:t>自动将</w:t>
        </w:r>
      </w:ins>
      <w:ins w:id="4407" w:author="作者" w:date="2020-09-17T16:33:00Z">
        <w:r w:rsidRPr="00FC336E">
          <w:rPr>
            <w:rFonts w:eastAsia="微软雅黑"/>
            <w:lang w:eastAsia="zh-CN"/>
            <w:rPrChange w:id="4408" w:author="作者" w:date="2020-09-17T16:34:00Z">
              <w:rPr>
                <w:rFonts w:ascii="宋体" w:hAnsi="宋体" w:cs="Tahoma"/>
                <w:b w:val="0"/>
                <w:color w:val="000000"/>
                <w:sz w:val="22"/>
                <w:szCs w:val="22"/>
              </w:rPr>
            </w:rPrChange>
          </w:rPr>
          <w:t>AmbL_DrvMde_D_Rq</w:t>
        </w:r>
      </w:ins>
      <w:ins w:id="4409" w:author="作者" w:date="2020-09-17T16:32:00Z">
        <w:r>
          <w:rPr>
            <w:rFonts w:eastAsia="微软雅黑" w:hint="eastAsia"/>
            <w:lang w:eastAsia="zh-CN"/>
          </w:rPr>
          <w:t>更改为手动，然后</w:t>
        </w:r>
      </w:ins>
      <w:ins w:id="4410" w:author="作者" w:date="2020-09-17T16:34:00Z">
        <w:r>
          <w:rPr>
            <w:rFonts w:eastAsia="微软雅黑" w:hint="eastAsia"/>
            <w:lang w:eastAsia="zh-CN"/>
          </w:rPr>
          <w:t>氛围</w:t>
        </w:r>
      </w:ins>
      <w:ins w:id="4411" w:author="作者" w:date="2020-09-17T16:32:00Z">
        <w:r w:rsidRPr="00FC336E">
          <w:rPr>
            <w:rFonts w:eastAsia="微软雅黑" w:hint="eastAsia"/>
            <w:lang w:eastAsia="zh-CN"/>
          </w:rPr>
          <w:t>灯进入</w:t>
        </w:r>
        <w:r w:rsidRPr="00FC336E">
          <w:rPr>
            <w:rFonts w:eastAsia="微软雅黑" w:hint="eastAsia"/>
            <w:lang w:eastAsia="zh-CN"/>
          </w:rPr>
          <w:t>normal-customize</w:t>
        </w:r>
        <w:r w:rsidRPr="00FC336E">
          <w:rPr>
            <w:rFonts w:eastAsia="微软雅黑" w:hint="eastAsia"/>
            <w:lang w:eastAsia="zh-CN"/>
          </w:rPr>
          <w:t>模式。</w:t>
        </w:r>
      </w:ins>
      <w:moveFromRangeStart w:id="4412" w:author="作者" w:date="2020-09-17T16:32:00Z" w:name="move51252746"/>
      <w:moveFrom w:id="4413" w:author="作者" w:date="2020-09-17T16:32:00Z">
        <w:ins w:id="4414" w:author="作者" w:date="2020-09-17T16:10:00Z">
          <w:r w:rsidR="00F3592F" w:rsidDel="00FC336E">
            <w:rPr>
              <w:rFonts w:eastAsia="微软雅黑" w:hint="eastAsia"/>
              <w:lang w:eastAsia="zh-CN"/>
            </w:rPr>
            <w:t>优先级</w:t>
          </w:r>
          <w:r w:rsidR="00F3592F" w:rsidDel="00FC336E">
            <w:rPr>
              <w:rFonts w:eastAsia="微软雅黑" w:hint="eastAsia"/>
              <w:lang w:eastAsia="zh-CN"/>
            </w:rPr>
            <w:t>1-</w:t>
          </w:r>
        </w:ins>
        <w:ins w:id="4415" w:author="作者" w:date="2020-09-17T16:11:00Z">
          <w:r w:rsidR="00F3592F" w:rsidDel="00FC336E">
            <w:rPr>
              <w:rFonts w:eastAsia="微软雅黑"/>
              <w:lang w:eastAsia="zh-CN"/>
            </w:rPr>
            <w:t>5</w:t>
          </w:r>
          <w:r w:rsidR="00F3592F" w:rsidDel="00FC336E">
            <w:rPr>
              <w:rFonts w:eastAsia="微软雅黑" w:hint="eastAsia"/>
              <w:lang w:eastAsia="zh-CN"/>
            </w:rPr>
            <w:t>从高到低</w:t>
          </w:r>
        </w:ins>
      </w:moveFrom>
    </w:p>
    <w:moveFromRangeEnd w:id="4412"/>
    <w:p w14:paraId="5D1A426A" w14:textId="77777777" w:rsidR="00FB6B28" w:rsidRDefault="00FB6B28">
      <w:pPr>
        <w:pStyle w:val="a1"/>
        <w:ind w:firstLineChars="200" w:firstLine="440"/>
        <w:rPr>
          <w:ins w:id="4416" w:author="作者" w:date="2020-09-16T17:24:00Z"/>
          <w:rFonts w:asciiTheme="minorHAnsi" w:eastAsiaTheme="minorEastAsia" w:hAnsiTheme="minorHAnsi" w:cstheme="minorBidi"/>
          <w:sz w:val="22"/>
          <w:szCs w:val="22"/>
          <w:lang w:eastAsia="zh-CN"/>
        </w:rPr>
        <w:pPrChange w:id="4417" w:author="作者" w:date="2020-09-17T16:41:00Z">
          <w:pPr>
            <w:pStyle w:val="21"/>
            <w:numPr>
              <w:numId w:val="47"/>
            </w:numPr>
            <w:tabs>
              <w:tab w:val="clear" w:pos="432"/>
              <w:tab w:val="clear" w:pos="576"/>
              <w:tab w:val="left" w:pos="907"/>
            </w:tabs>
            <w:suppressAutoHyphens/>
            <w:spacing w:before="240" w:after="0" w:line="240" w:lineRule="auto"/>
            <w:ind w:left="502" w:hanging="360"/>
          </w:pPr>
        </w:pPrChange>
      </w:pPr>
    </w:p>
    <w:tbl>
      <w:tblPr>
        <w:tblW w:w="10103" w:type="dxa"/>
        <w:tblLook w:val="04A0" w:firstRow="1" w:lastRow="0" w:firstColumn="1" w:lastColumn="0" w:noHBand="0" w:noVBand="1"/>
        <w:tblPrChange w:id="4418" w:author="作者" w:date="2020-09-17T16:04:00Z">
          <w:tblPr>
            <w:tblW w:w="5684" w:type="dxa"/>
            <w:tblLook w:val="04A0" w:firstRow="1" w:lastRow="0" w:firstColumn="1" w:lastColumn="0" w:noHBand="0" w:noVBand="1"/>
          </w:tblPr>
        </w:tblPrChange>
      </w:tblPr>
      <w:tblGrid>
        <w:gridCol w:w="2943"/>
        <w:gridCol w:w="1560"/>
        <w:gridCol w:w="4182"/>
        <w:gridCol w:w="1418"/>
        <w:tblGridChange w:id="4419">
          <w:tblGrid>
            <w:gridCol w:w="1460"/>
            <w:gridCol w:w="1220"/>
            <w:gridCol w:w="1860"/>
            <w:gridCol w:w="1144"/>
          </w:tblGrid>
        </w:tblGridChange>
      </w:tblGrid>
      <w:tr w:rsidR="00FB6B28" w:rsidRPr="00972EA4" w:rsidDel="00F3592F" w14:paraId="2FBBCC46" w14:textId="3F5BE301" w:rsidTr="00F3592F">
        <w:trPr>
          <w:trHeight w:val="700"/>
          <w:ins w:id="4420" w:author="作者" w:date="2020-09-16T17:24:00Z"/>
          <w:del w:id="4421" w:author="作者" w:date="2020-09-17T16:10:00Z"/>
          <w:trPrChange w:id="4422" w:author="作者" w:date="2020-09-17T16:04:00Z">
            <w:trPr>
              <w:trHeight w:val="700"/>
            </w:trPr>
          </w:trPrChange>
        </w:trPr>
        <w:tc>
          <w:tcPr>
            <w:tcW w:w="2943" w:type="dxa"/>
            <w:tcBorders>
              <w:top w:val="single" w:sz="4" w:space="0" w:color="auto"/>
              <w:left w:val="single" w:sz="4" w:space="0" w:color="auto"/>
              <w:bottom w:val="single" w:sz="4" w:space="0" w:color="auto"/>
              <w:right w:val="single" w:sz="4" w:space="0" w:color="auto"/>
            </w:tcBorders>
            <w:shd w:val="clear" w:color="auto" w:fill="auto"/>
            <w:vAlign w:val="center"/>
            <w:hideMark/>
            <w:tcPrChange w:id="4423" w:author="作者" w:date="2020-09-17T16:04:00Z">
              <w:tcPr>
                <w:tcW w:w="1460" w:type="dxa"/>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5372BC0A" w14:textId="2ADB6D0F" w:rsidR="00FB6B28" w:rsidRPr="00972EA4" w:rsidDel="00F3592F" w:rsidRDefault="00FB6B28" w:rsidP="00055DE1">
            <w:pPr>
              <w:rPr>
                <w:ins w:id="4424" w:author="作者" w:date="2020-09-16T17:24:00Z"/>
                <w:del w:id="4425" w:author="作者" w:date="2020-09-17T16:10:00Z"/>
                <w:rFonts w:ascii="等线" w:eastAsia="等线" w:hAnsi="等线" w:cs="宋体"/>
                <w:b/>
                <w:bCs/>
                <w:color w:val="000000"/>
                <w:sz w:val="28"/>
                <w:szCs w:val="28"/>
              </w:rPr>
            </w:pPr>
            <w:ins w:id="4426" w:author="作者" w:date="2020-09-16T17:24:00Z">
              <w:del w:id="4427" w:author="作者" w:date="2020-09-17T16:10:00Z">
                <w:r w:rsidRPr="00972EA4" w:rsidDel="00F3592F">
                  <w:rPr>
                    <w:rFonts w:ascii="等线" w:eastAsia="等线" w:hAnsi="等线" w:cs="宋体" w:hint="eastAsia"/>
                    <w:b/>
                    <w:bCs/>
                    <w:color w:val="000000"/>
                    <w:sz w:val="28"/>
                    <w:szCs w:val="28"/>
                  </w:rPr>
                  <w:delText>Mode</w:delText>
                </w:r>
                <w:r w:rsidRPr="00972EA4" w:rsidDel="00F3592F">
                  <w:rPr>
                    <w:rFonts w:ascii="等线" w:eastAsia="等线" w:hAnsi="等线" w:cs="宋体" w:hint="eastAsia"/>
                    <w:b/>
                    <w:bCs/>
                    <w:color w:val="000000"/>
                    <w:sz w:val="28"/>
                    <w:szCs w:val="28"/>
                  </w:rPr>
                  <w:br/>
                  <w:delText>Rank 1</w:delText>
                </w:r>
              </w:del>
            </w:ins>
          </w:p>
        </w:tc>
        <w:tc>
          <w:tcPr>
            <w:tcW w:w="1560" w:type="dxa"/>
            <w:tcBorders>
              <w:top w:val="single" w:sz="4" w:space="0" w:color="auto"/>
              <w:left w:val="nil"/>
              <w:bottom w:val="single" w:sz="4" w:space="0" w:color="auto"/>
              <w:right w:val="single" w:sz="4" w:space="0" w:color="auto"/>
            </w:tcBorders>
            <w:shd w:val="clear" w:color="auto" w:fill="auto"/>
            <w:vAlign w:val="center"/>
            <w:hideMark/>
            <w:tcPrChange w:id="4428" w:author="作者" w:date="2020-09-17T16:04:00Z">
              <w:tcPr>
                <w:tcW w:w="1220" w:type="dxa"/>
                <w:tcBorders>
                  <w:top w:val="single" w:sz="4" w:space="0" w:color="auto"/>
                  <w:left w:val="nil"/>
                  <w:bottom w:val="single" w:sz="4" w:space="0" w:color="auto"/>
                  <w:right w:val="single" w:sz="4" w:space="0" w:color="auto"/>
                </w:tcBorders>
                <w:shd w:val="clear" w:color="auto" w:fill="auto"/>
                <w:vAlign w:val="center"/>
                <w:hideMark/>
              </w:tcPr>
            </w:tcPrChange>
          </w:tcPr>
          <w:p w14:paraId="73A4BC2C" w14:textId="220C4099" w:rsidR="00FB6B28" w:rsidRPr="00972EA4" w:rsidDel="00F3592F" w:rsidRDefault="00FB6B28" w:rsidP="00055DE1">
            <w:pPr>
              <w:rPr>
                <w:ins w:id="4429" w:author="作者" w:date="2020-09-16T17:24:00Z"/>
                <w:del w:id="4430" w:author="作者" w:date="2020-09-17T16:10:00Z"/>
                <w:rFonts w:ascii="等线" w:eastAsia="等线" w:hAnsi="等线" w:cs="宋体"/>
                <w:b/>
                <w:bCs/>
                <w:color w:val="000000"/>
                <w:sz w:val="28"/>
                <w:szCs w:val="28"/>
              </w:rPr>
            </w:pPr>
            <w:ins w:id="4431" w:author="作者" w:date="2020-09-16T17:24:00Z">
              <w:del w:id="4432" w:author="作者" w:date="2020-09-17T16:10:00Z">
                <w:r w:rsidRPr="00972EA4" w:rsidDel="00F3592F">
                  <w:rPr>
                    <w:rFonts w:ascii="等线" w:eastAsia="等线" w:hAnsi="等线" w:cs="宋体" w:hint="eastAsia"/>
                    <w:b/>
                    <w:bCs/>
                    <w:color w:val="000000"/>
                    <w:sz w:val="28"/>
                    <w:szCs w:val="28"/>
                  </w:rPr>
                  <w:delText>Mode</w:delText>
                </w:r>
                <w:r w:rsidRPr="00972EA4" w:rsidDel="00F3592F">
                  <w:rPr>
                    <w:rFonts w:ascii="等线" w:eastAsia="等线" w:hAnsi="等线" w:cs="宋体" w:hint="eastAsia"/>
                    <w:b/>
                    <w:bCs/>
                    <w:color w:val="000000"/>
                    <w:sz w:val="28"/>
                    <w:szCs w:val="28"/>
                  </w:rPr>
                  <w:br/>
                  <w:delText>Rank 2</w:delText>
                </w:r>
              </w:del>
            </w:ins>
          </w:p>
        </w:tc>
        <w:tc>
          <w:tcPr>
            <w:tcW w:w="4182" w:type="dxa"/>
            <w:tcBorders>
              <w:top w:val="single" w:sz="4" w:space="0" w:color="auto"/>
              <w:left w:val="nil"/>
              <w:bottom w:val="single" w:sz="4" w:space="0" w:color="auto"/>
              <w:right w:val="single" w:sz="4" w:space="0" w:color="auto"/>
            </w:tcBorders>
            <w:shd w:val="clear" w:color="auto" w:fill="auto"/>
            <w:vAlign w:val="center"/>
            <w:hideMark/>
            <w:tcPrChange w:id="4433" w:author="作者" w:date="2020-09-17T16:04:00Z">
              <w:tcPr>
                <w:tcW w:w="1860" w:type="dxa"/>
                <w:tcBorders>
                  <w:top w:val="single" w:sz="4" w:space="0" w:color="auto"/>
                  <w:left w:val="nil"/>
                  <w:bottom w:val="single" w:sz="4" w:space="0" w:color="auto"/>
                  <w:right w:val="single" w:sz="4" w:space="0" w:color="auto"/>
                </w:tcBorders>
                <w:shd w:val="clear" w:color="auto" w:fill="auto"/>
                <w:vAlign w:val="center"/>
                <w:hideMark/>
              </w:tcPr>
            </w:tcPrChange>
          </w:tcPr>
          <w:p w14:paraId="11D3DD72" w14:textId="4917FEDC" w:rsidR="00FB6B28" w:rsidRPr="00972EA4" w:rsidDel="00F3592F" w:rsidRDefault="00FB6B28" w:rsidP="00055DE1">
            <w:pPr>
              <w:rPr>
                <w:ins w:id="4434" w:author="作者" w:date="2020-09-16T17:24:00Z"/>
                <w:del w:id="4435" w:author="作者" w:date="2020-09-17T16:10:00Z"/>
                <w:rFonts w:ascii="等线" w:eastAsia="等线" w:hAnsi="等线" w:cs="宋体"/>
                <w:b/>
                <w:bCs/>
                <w:color w:val="000000"/>
                <w:sz w:val="28"/>
                <w:szCs w:val="28"/>
              </w:rPr>
            </w:pPr>
            <w:ins w:id="4436" w:author="作者" w:date="2020-09-16T17:24:00Z">
              <w:del w:id="4437" w:author="作者" w:date="2020-09-17T16:10:00Z">
                <w:r w:rsidRPr="00972EA4" w:rsidDel="00F3592F">
                  <w:rPr>
                    <w:rFonts w:ascii="等线" w:eastAsia="等线" w:hAnsi="等线" w:cs="宋体" w:hint="eastAsia"/>
                    <w:b/>
                    <w:bCs/>
                    <w:color w:val="000000"/>
                    <w:sz w:val="28"/>
                    <w:szCs w:val="28"/>
                  </w:rPr>
                  <w:delText>Mode</w:delText>
                </w:r>
                <w:r w:rsidRPr="00972EA4" w:rsidDel="00F3592F">
                  <w:rPr>
                    <w:rFonts w:ascii="等线" w:eastAsia="等线" w:hAnsi="等线" w:cs="宋体" w:hint="eastAsia"/>
                    <w:b/>
                    <w:bCs/>
                    <w:color w:val="000000"/>
                    <w:sz w:val="28"/>
                    <w:szCs w:val="28"/>
                  </w:rPr>
                  <w:br/>
                  <w:delText>Rank 3</w:delText>
                </w:r>
              </w:del>
            </w:ins>
          </w:p>
        </w:tc>
        <w:tc>
          <w:tcPr>
            <w:tcW w:w="1418" w:type="dxa"/>
            <w:tcBorders>
              <w:top w:val="single" w:sz="4" w:space="0" w:color="auto"/>
              <w:left w:val="nil"/>
              <w:bottom w:val="single" w:sz="4" w:space="0" w:color="auto"/>
              <w:right w:val="single" w:sz="4" w:space="0" w:color="auto"/>
            </w:tcBorders>
            <w:shd w:val="clear" w:color="auto" w:fill="auto"/>
            <w:noWrap/>
            <w:vAlign w:val="center"/>
            <w:hideMark/>
            <w:tcPrChange w:id="4438" w:author="作者" w:date="2020-09-17T16:04:00Z">
              <w:tcPr>
                <w:tcW w:w="1144"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7E322D4" w14:textId="65FD50D1" w:rsidR="00FB6B28" w:rsidRPr="00972EA4" w:rsidDel="00F3592F" w:rsidRDefault="00FB6B28" w:rsidP="00055DE1">
            <w:pPr>
              <w:rPr>
                <w:ins w:id="4439" w:author="作者" w:date="2020-09-16T17:24:00Z"/>
                <w:del w:id="4440" w:author="作者" w:date="2020-09-17T16:10:00Z"/>
                <w:rFonts w:ascii="等线" w:eastAsia="等线" w:hAnsi="等线" w:cs="宋体"/>
                <w:b/>
                <w:bCs/>
                <w:color w:val="000000"/>
                <w:sz w:val="28"/>
                <w:szCs w:val="28"/>
              </w:rPr>
            </w:pPr>
            <w:bookmarkStart w:id="4441" w:name="_Hlk48555855"/>
            <w:ins w:id="4442" w:author="作者" w:date="2020-09-16T17:24:00Z">
              <w:del w:id="4443" w:author="作者" w:date="2020-09-17T16:10:00Z">
                <w:r w:rsidRPr="00972EA4" w:rsidDel="00F3592F">
                  <w:rPr>
                    <w:rFonts w:ascii="等线" w:eastAsia="等线" w:hAnsi="等线" w:cs="宋体" w:hint="eastAsia"/>
                    <w:b/>
                    <w:bCs/>
                    <w:color w:val="000000"/>
                    <w:sz w:val="28"/>
                    <w:szCs w:val="28"/>
                  </w:rPr>
                  <w:delText>Priority</w:delText>
                </w:r>
                <w:bookmarkEnd w:id="4441"/>
              </w:del>
            </w:ins>
          </w:p>
        </w:tc>
      </w:tr>
      <w:tr w:rsidR="00FB6B28" w:rsidRPr="00972EA4" w:rsidDel="00F3592F" w14:paraId="134EAA6C" w14:textId="03B2C8D3" w:rsidTr="00F3592F">
        <w:trPr>
          <w:trHeight w:val="673"/>
          <w:ins w:id="4444" w:author="作者" w:date="2020-09-16T17:24:00Z"/>
          <w:del w:id="4445" w:author="作者" w:date="2020-09-17T16:10:00Z"/>
          <w:trPrChange w:id="4446" w:author="作者" w:date="2020-09-17T16:04:00Z">
            <w:trPr>
              <w:trHeight w:val="673"/>
            </w:trPr>
          </w:trPrChange>
        </w:trPr>
        <w:tc>
          <w:tcPr>
            <w:tcW w:w="2943" w:type="dxa"/>
            <w:vMerge w:val="restart"/>
            <w:tcBorders>
              <w:top w:val="nil"/>
              <w:left w:val="single" w:sz="4" w:space="0" w:color="auto"/>
              <w:bottom w:val="single" w:sz="4" w:space="0" w:color="auto"/>
              <w:right w:val="single" w:sz="4" w:space="0" w:color="auto"/>
            </w:tcBorders>
            <w:shd w:val="clear" w:color="auto" w:fill="auto"/>
            <w:vAlign w:val="center"/>
            <w:hideMark/>
            <w:tcPrChange w:id="4447" w:author="作者" w:date="2020-09-17T16:04:00Z">
              <w:tcPr>
                <w:tcW w:w="1460" w:type="dxa"/>
                <w:vMerge w:val="restart"/>
                <w:tcBorders>
                  <w:top w:val="nil"/>
                  <w:left w:val="single" w:sz="4" w:space="0" w:color="auto"/>
                  <w:bottom w:val="single" w:sz="4" w:space="0" w:color="auto"/>
                  <w:right w:val="single" w:sz="4" w:space="0" w:color="auto"/>
                </w:tcBorders>
                <w:shd w:val="clear" w:color="auto" w:fill="auto"/>
                <w:vAlign w:val="center"/>
                <w:hideMark/>
              </w:tcPr>
            </w:tcPrChange>
          </w:tcPr>
          <w:p w14:paraId="5298682E" w14:textId="62FB82F4" w:rsidR="00FB6B28" w:rsidRPr="00972EA4" w:rsidDel="00F3592F" w:rsidRDefault="00FB6B28">
            <w:pPr>
              <w:rPr>
                <w:ins w:id="4448" w:author="作者" w:date="2020-09-16T17:24:00Z"/>
                <w:del w:id="4449" w:author="作者" w:date="2020-09-17T16:10:00Z"/>
                <w:rFonts w:ascii="等线" w:eastAsia="等线" w:hAnsi="等线" w:cs="宋体"/>
                <w:color w:val="000000"/>
              </w:rPr>
            </w:pPr>
            <w:ins w:id="4450" w:author="作者" w:date="2020-09-16T17:24:00Z">
              <w:del w:id="4451" w:author="作者" w:date="2020-09-17T16:10:00Z">
                <w:r w:rsidRPr="00972EA4" w:rsidDel="00F3592F">
                  <w:rPr>
                    <w:rFonts w:ascii="等线" w:eastAsia="等线" w:hAnsi="等线" w:cs="宋体" w:hint="eastAsia"/>
                    <w:color w:val="000000"/>
                  </w:rPr>
                  <w:delText xml:space="preserve">vehicle </w:delText>
                </w:r>
              </w:del>
              <w:del w:id="4452" w:author="作者" w:date="2020-09-17T16:05:00Z">
                <w:r w:rsidRPr="00972EA4" w:rsidDel="00F3592F">
                  <w:rPr>
                    <w:rFonts w:ascii="等线" w:eastAsia="等线" w:hAnsi="等线" w:cs="宋体" w:hint="eastAsia"/>
                    <w:color w:val="000000"/>
                  </w:rPr>
                  <w:br/>
                </w:r>
              </w:del>
              <w:del w:id="4453" w:author="作者" w:date="2020-09-17T16:10:00Z">
                <w:r w:rsidRPr="00972EA4" w:rsidDel="00F3592F">
                  <w:rPr>
                    <w:rFonts w:ascii="等线" w:eastAsia="等线" w:hAnsi="等线" w:cs="宋体" w:hint="eastAsia"/>
                    <w:color w:val="000000"/>
                  </w:rPr>
                  <w:delText>condition mode</w:delText>
                </w:r>
              </w:del>
            </w:ins>
          </w:p>
        </w:tc>
        <w:tc>
          <w:tcPr>
            <w:tcW w:w="1560" w:type="dxa"/>
            <w:tcBorders>
              <w:top w:val="nil"/>
              <w:left w:val="nil"/>
              <w:bottom w:val="single" w:sz="4" w:space="0" w:color="auto"/>
              <w:right w:val="single" w:sz="4" w:space="0" w:color="auto"/>
            </w:tcBorders>
            <w:shd w:val="clear" w:color="auto" w:fill="auto"/>
            <w:noWrap/>
            <w:vAlign w:val="center"/>
            <w:hideMark/>
            <w:tcPrChange w:id="4454"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3BE182E1" w14:textId="3AF35E4C" w:rsidR="00FB6B28" w:rsidRPr="00972EA4" w:rsidDel="00F3592F" w:rsidRDefault="00FB6B28" w:rsidP="00055DE1">
            <w:pPr>
              <w:rPr>
                <w:ins w:id="4455" w:author="作者" w:date="2020-09-16T17:24:00Z"/>
                <w:del w:id="4456" w:author="作者" w:date="2020-09-17T16:10:00Z"/>
                <w:rFonts w:ascii="等线" w:eastAsia="等线" w:hAnsi="等线" w:cs="宋体"/>
                <w:color w:val="000000"/>
              </w:rPr>
            </w:pPr>
            <w:ins w:id="4457" w:author="作者" w:date="2020-09-16T17:24:00Z">
              <w:del w:id="4458" w:author="作者" w:date="2020-09-17T16:10:00Z">
                <w:r w:rsidRPr="00972EA4" w:rsidDel="00F3592F">
                  <w:rPr>
                    <w:rFonts w:ascii="等线" w:eastAsia="等线" w:hAnsi="等线" w:cs="宋体" w:hint="eastAsia"/>
                    <w:color w:val="000000"/>
                  </w:rPr>
                  <w:delText>radar alarm</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459"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5566C73B" w14:textId="23F37EC3" w:rsidR="00FB6B28" w:rsidRPr="00972EA4" w:rsidDel="00F3592F" w:rsidRDefault="00FB6B28" w:rsidP="00055DE1">
            <w:pPr>
              <w:rPr>
                <w:ins w:id="4460" w:author="作者" w:date="2020-09-16T17:24:00Z"/>
                <w:del w:id="4461" w:author="作者" w:date="2020-09-17T16:10:00Z"/>
                <w:rFonts w:ascii="等线" w:eastAsia="等线" w:hAnsi="等线" w:cs="宋体"/>
                <w:color w:val="000000"/>
              </w:rPr>
            </w:pPr>
            <w:ins w:id="4462" w:author="作者" w:date="2020-09-16T17:24:00Z">
              <w:del w:id="4463" w:author="作者" w:date="2020-09-17T16:10:00Z">
                <w:r w:rsidRPr="00972EA4" w:rsidDel="00F3592F">
                  <w:rPr>
                    <w:rFonts w:ascii="等线" w:eastAsia="等线" w:hAnsi="等线" w:cs="宋体" w:hint="eastAsia"/>
                    <w:color w:val="000000"/>
                  </w:rPr>
                  <w:delText>-</w:delText>
                </w:r>
              </w:del>
            </w:ins>
          </w:p>
        </w:tc>
        <w:tc>
          <w:tcPr>
            <w:tcW w:w="1418" w:type="dxa"/>
            <w:tcBorders>
              <w:top w:val="nil"/>
              <w:left w:val="nil"/>
              <w:bottom w:val="single" w:sz="4" w:space="0" w:color="auto"/>
              <w:right w:val="single" w:sz="4" w:space="0" w:color="auto"/>
            </w:tcBorders>
            <w:shd w:val="clear" w:color="auto" w:fill="auto"/>
            <w:noWrap/>
            <w:vAlign w:val="center"/>
            <w:hideMark/>
            <w:tcPrChange w:id="4464" w:author="作者" w:date="2020-09-17T16:04:00Z">
              <w:tcPr>
                <w:tcW w:w="1144" w:type="dxa"/>
                <w:tcBorders>
                  <w:top w:val="nil"/>
                  <w:left w:val="nil"/>
                  <w:bottom w:val="single" w:sz="4" w:space="0" w:color="auto"/>
                  <w:right w:val="single" w:sz="4" w:space="0" w:color="auto"/>
                </w:tcBorders>
                <w:shd w:val="clear" w:color="auto" w:fill="auto"/>
                <w:noWrap/>
                <w:vAlign w:val="center"/>
                <w:hideMark/>
              </w:tcPr>
            </w:tcPrChange>
          </w:tcPr>
          <w:p w14:paraId="62F605F0" w14:textId="3410CDC5" w:rsidR="00FB6B28" w:rsidRPr="00972EA4" w:rsidDel="00F3592F" w:rsidRDefault="00FB6B28" w:rsidP="00055DE1">
            <w:pPr>
              <w:rPr>
                <w:ins w:id="4465" w:author="作者" w:date="2020-09-16T17:24:00Z"/>
                <w:del w:id="4466" w:author="作者" w:date="2020-09-17T16:10:00Z"/>
                <w:rFonts w:ascii="等线" w:eastAsia="等线" w:hAnsi="等线" w:cs="宋体"/>
                <w:color w:val="000000"/>
              </w:rPr>
            </w:pPr>
            <w:ins w:id="4467" w:author="作者" w:date="2020-09-16T17:24:00Z">
              <w:del w:id="4468" w:author="作者" w:date="2020-09-17T16:10:00Z">
                <w:r w:rsidRPr="00972EA4" w:rsidDel="00F3592F">
                  <w:rPr>
                    <w:rFonts w:ascii="等线" w:eastAsia="等线" w:hAnsi="等线" w:cs="宋体" w:hint="eastAsia"/>
                    <w:color w:val="000000"/>
                  </w:rPr>
                  <w:delText>1</w:delText>
                </w:r>
              </w:del>
            </w:ins>
          </w:p>
        </w:tc>
      </w:tr>
      <w:tr w:rsidR="00FB6B28" w:rsidRPr="00972EA4" w:rsidDel="00F3592F" w14:paraId="10A45F16" w14:textId="79302AC9" w:rsidTr="00F3592F">
        <w:trPr>
          <w:trHeight w:val="560"/>
          <w:ins w:id="4469" w:author="作者" w:date="2020-09-16T17:24:00Z"/>
          <w:del w:id="4470" w:author="作者" w:date="2020-09-17T16:10:00Z"/>
          <w:trPrChange w:id="4471" w:author="作者" w:date="2020-09-17T16:04:00Z">
            <w:trPr>
              <w:trHeight w:val="560"/>
            </w:trPr>
          </w:trPrChange>
        </w:trPr>
        <w:tc>
          <w:tcPr>
            <w:tcW w:w="2943" w:type="dxa"/>
            <w:vMerge/>
            <w:tcBorders>
              <w:top w:val="nil"/>
              <w:left w:val="single" w:sz="4" w:space="0" w:color="auto"/>
              <w:bottom w:val="single" w:sz="4" w:space="0" w:color="auto"/>
              <w:right w:val="single" w:sz="4" w:space="0" w:color="auto"/>
            </w:tcBorders>
            <w:vAlign w:val="center"/>
            <w:hideMark/>
            <w:tcPrChange w:id="4472"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4BECA9BB" w14:textId="7CCEFA59" w:rsidR="00FB6B28" w:rsidRPr="00972EA4" w:rsidDel="00F3592F" w:rsidRDefault="00FB6B28" w:rsidP="00055DE1">
            <w:pPr>
              <w:rPr>
                <w:ins w:id="4473" w:author="作者" w:date="2020-09-16T17:24:00Z"/>
                <w:del w:id="4474" w:author="作者" w:date="2020-09-17T16:10:00Z"/>
                <w:rFonts w:ascii="等线" w:eastAsia="等线" w:hAnsi="等线" w:cs="宋体"/>
                <w:color w:val="000000"/>
              </w:rPr>
            </w:pPr>
          </w:p>
        </w:tc>
        <w:tc>
          <w:tcPr>
            <w:tcW w:w="1560" w:type="dxa"/>
            <w:tcBorders>
              <w:top w:val="nil"/>
              <w:left w:val="nil"/>
              <w:bottom w:val="nil"/>
              <w:right w:val="single" w:sz="4" w:space="0" w:color="auto"/>
            </w:tcBorders>
            <w:shd w:val="clear" w:color="auto" w:fill="auto"/>
            <w:noWrap/>
            <w:vAlign w:val="center"/>
            <w:hideMark/>
            <w:tcPrChange w:id="4475" w:author="作者" w:date="2020-09-17T16:04:00Z">
              <w:tcPr>
                <w:tcW w:w="1220" w:type="dxa"/>
                <w:tcBorders>
                  <w:top w:val="nil"/>
                  <w:left w:val="nil"/>
                  <w:bottom w:val="nil"/>
                  <w:right w:val="single" w:sz="4" w:space="0" w:color="auto"/>
                </w:tcBorders>
                <w:shd w:val="clear" w:color="auto" w:fill="auto"/>
                <w:noWrap/>
                <w:vAlign w:val="center"/>
                <w:hideMark/>
              </w:tcPr>
            </w:tcPrChange>
          </w:tcPr>
          <w:p w14:paraId="51384320" w14:textId="31738B88" w:rsidR="00FB6B28" w:rsidRPr="00972EA4" w:rsidDel="00F3592F" w:rsidRDefault="00FB6B28" w:rsidP="00055DE1">
            <w:pPr>
              <w:rPr>
                <w:ins w:id="4476" w:author="作者" w:date="2020-09-16T17:24:00Z"/>
                <w:del w:id="4477" w:author="作者" w:date="2020-09-17T16:10:00Z"/>
                <w:rFonts w:ascii="等线" w:eastAsia="等线" w:hAnsi="等线" w:cs="宋体"/>
                <w:color w:val="000000"/>
              </w:rPr>
            </w:pPr>
            <w:ins w:id="4478" w:author="作者" w:date="2020-09-16T17:24:00Z">
              <w:del w:id="4479" w:author="作者" w:date="2020-09-17T16:10:00Z">
                <w:r w:rsidRPr="00972EA4" w:rsidDel="00F3592F">
                  <w:rPr>
                    <w:rFonts w:ascii="等线" w:eastAsia="等线" w:hAnsi="等线" w:cs="宋体" w:hint="eastAsia"/>
                    <w:color w:val="000000"/>
                  </w:rPr>
                  <w:delText>speed alarm</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480"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673F472" w14:textId="3ABABAA3" w:rsidR="00FB6B28" w:rsidRPr="00972EA4" w:rsidDel="00F3592F" w:rsidRDefault="00FB6B28" w:rsidP="00055DE1">
            <w:pPr>
              <w:rPr>
                <w:ins w:id="4481" w:author="作者" w:date="2020-09-16T17:24:00Z"/>
                <w:del w:id="4482" w:author="作者" w:date="2020-09-17T16:10:00Z"/>
                <w:rFonts w:ascii="等线" w:eastAsia="等线" w:hAnsi="等线" w:cs="宋体"/>
                <w:color w:val="000000"/>
              </w:rPr>
            </w:pPr>
            <w:ins w:id="4483" w:author="作者" w:date="2020-09-16T17:24:00Z">
              <w:del w:id="4484" w:author="作者" w:date="2020-09-17T16:10:00Z">
                <w:r w:rsidRPr="00972EA4" w:rsidDel="00F3592F">
                  <w:rPr>
                    <w:rFonts w:ascii="等线" w:eastAsia="等线" w:hAnsi="等线" w:cs="宋体" w:hint="eastAsia"/>
                    <w:color w:val="000000"/>
                  </w:rPr>
                  <w:delText>-</w:delText>
                </w:r>
              </w:del>
            </w:ins>
          </w:p>
        </w:tc>
        <w:tc>
          <w:tcPr>
            <w:tcW w:w="1418" w:type="dxa"/>
            <w:tcBorders>
              <w:top w:val="nil"/>
              <w:left w:val="nil"/>
              <w:bottom w:val="nil"/>
              <w:right w:val="single" w:sz="4" w:space="0" w:color="auto"/>
            </w:tcBorders>
            <w:shd w:val="clear" w:color="auto" w:fill="auto"/>
            <w:noWrap/>
            <w:vAlign w:val="center"/>
            <w:hideMark/>
            <w:tcPrChange w:id="4485" w:author="作者" w:date="2020-09-17T16:04:00Z">
              <w:tcPr>
                <w:tcW w:w="1144" w:type="dxa"/>
                <w:tcBorders>
                  <w:top w:val="nil"/>
                  <w:left w:val="nil"/>
                  <w:bottom w:val="nil"/>
                  <w:right w:val="single" w:sz="4" w:space="0" w:color="auto"/>
                </w:tcBorders>
                <w:shd w:val="clear" w:color="auto" w:fill="auto"/>
                <w:noWrap/>
                <w:vAlign w:val="center"/>
                <w:hideMark/>
              </w:tcPr>
            </w:tcPrChange>
          </w:tcPr>
          <w:p w14:paraId="5975A0BD" w14:textId="3E485D4D" w:rsidR="00FB6B28" w:rsidRPr="00972EA4" w:rsidDel="00F3592F" w:rsidRDefault="00FB6B28" w:rsidP="00055DE1">
            <w:pPr>
              <w:rPr>
                <w:ins w:id="4486" w:author="作者" w:date="2020-09-16T17:24:00Z"/>
                <w:del w:id="4487" w:author="作者" w:date="2020-09-17T16:10:00Z"/>
                <w:rFonts w:ascii="等线" w:eastAsia="等线" w:hAnsi="等线" w:cs="宋体"/>
                <w:color w:val="000000"/>
              </w:rPr>
            </w:pPr>
            <w:ins w:id="4488" w:author="作者" w:date="2020-09-16T17:24:00Z">
              <w:del w:id="4489" w:author="作者" w:date="2020-09-17T16:10:00Z">
                <w:r w:rsidRPr="00972EA4" w:rsidDel="00F3592F">
                  <w:rPr>
                    <w:rFonts w:ascii="等线" w:eastAsia="等线" w:hAnsi="等线" w:cs="宋体" w:hint="eastAsia"/>
                    <w:color w:val="000000"/>
                  </w:rPr>
                  <w:delText>1</w:delText>
                </w:r>
              </w:del>
            </w:ins>
          </w:p>
        </w:tc>
      </w:tr>
      <w:tr w:rsidR="00FB6B28" w:rsidRPr="00972EA4" w:rsidDel="00F3592F" w14:paraId="0FB5984E" w14:textId="61DD5823" w:rsidTr="00F3592F">
        <w:trPr>
          <w:trHeight w:val="507"/>
          <w:ins w:id="4490" w:author="作者" w:date="2020-09-16T17:24:00Z"/>
          <w:del w:id="4491" w:author="作者" w:date="2020-09-17T16:10:00Z"/>
          <w:trPrChange w:id="4492" w:author="作者" w:date="2020-09-17T16:04:00Z">
            <w:trPr>
              <w:trHeight w:val="507"/>
            </w:trPr>
          </w:trPrChange>
        </w:trPr>
        <w:tc>
          <w:tcPr>
            <w:tcW w:w="2943" w:type="dxa"/>
            <w:vMerge/>
            <w:tcBorders>
              <w:top w:val="nil"/>
              <w:left w:val="single" w:sz="4" w:space="0" w:color="auto"/>
              <w:bottom w:val="single" w:sz="4" w:space="0" w:color="auto"/>
              <w:right w:val="single" w:sz="4" w:space="0" w:color="auto"/>
            </w:tcBorders>
            <w:vAlign w:val="center"/>
            <w:hideMark/>
            <w:tcPrChange w:id="4493"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0CE07C1A" w14:textId="47E65CBA" w:rsidR="00FB6B28" w:rsidRPr="00972EA4" w:rsidDel="00F3592F" w:rsidRDefault="00FB6B28" w:rsidP="00055DE1">
            <w:pPr>
              <w:rPr>
                <w:ins w:id="4494" w:author="作者" w:date="2020-09-16T17:24:00Z"/>
                <w:del w:id="4495" w:author="作者" w:date="2020-09-17T16:10:00Z"/>
                <w:rFonts w:ascii="等线" w:eastAsia="等线" w:hAnsi="等线" w:cs="宋体"/>
                <w:color w:val="000000"/>
              </w:rPr>
            </w:pPr>
          </w:p>
        </w:tc>
        <w:tc>
          <w:tcPr>
            <w:tcW w:w="1560" w:type="dxa"/>
            <w:vMerge w:val="restart"/>
            <w:tcBorders>
              <w:top w:val="single" w:sz="4" w:space="0" w:color="auto"/>
              <w:left w:val="single" w:sz="4" w:space="0" w:color="auto"/>
              <w:bottom w:val="nil"/>
              <w:right w:val="single" w:sz="4" w:space="0" w:color="auto"/>
            </w:tcBorders>
            <w:shd w:val="clear" w:color="auto" w:fill="auto"/>
            <w:noWrap/>
            <w:vAlign w:val="center"/>
            <w:hideMark/>
            <w:tcPrChange w:id="4496" w:author="作者" w:date="2020-09-17T16:04:00Z">
              <w:tcPr>
                <w:tcW w:w="1220" w:type="dxa"/>
                <w:vMerge w:val="restart"/>
                <w:tcBorders>
                  <w:top w:val="single" w:sz="4" w:space="0" w:color="auto"/>
                  <w:left w:val="single" w:sz="4" w:space="0" w:color="auto"/>
                  <w:bottom w:val="nil"/>
                  <w:right w:val="single" w:sz="4" w:space="0" w:color="auto"/>
                </w:tcBorders>
                <w:shd w:val="clear" w:color="auto" w:fill="auto"/>
                <w:noWrap/>
                <w:vAlign w:val="center"/>
                <w:hideMark/>
              </w:tcPr>
            </w:tcPrChange>
          </w:tcPr>
          <w:p w14:paraId="1B05B243" w14:textId="2D87060F" w:rsidR="00FB6B28" w:rsidRPr="00972EA4" w:rsidDel="00F3592F" w:rsidRDefault="00FB6B28" w:rsidP="00055DE1">
            <w:pPr>
              <w:rPr>
                <w:ins w:id="4497" w:author="作者" w:date="2020-09-16T17:24:00Z"/>
                <w:del w:id="4498" w:author="作者" w:date="2020-09-17T16:10:00Z"/>
                <w:rFonts w:ascii="等线" w:eastAsia="等线" w:hAnsi="等线" w:cs="宋体"/>
                <w:color w:val="000000"/>
              </w:rPr>
            </w:pPr>
            <w:ins w:id="4499" w:author="作者" w:date="2020-09-16T17:24:00Z">
              <w:del w:id="4500" w:author="作者" w:date="2020-09-17T16:10:00Z">
                <w:r w:rsidRPr="00972EA4" w:rsidDel="00F3592F">
                  <w:rPr>
                    <w:rFonts w:ascii="等线" w:eastAsia="等线" w:hAnsi="等线" w:cs="宋体" w:hint="eastAsia"/>
                    <w:color w:val="000000"/>
                  </w:rPr>
                  <w:delText>welcome</w:delText>
                </w:r>
              </w:del>
            </w:ins>
          </w:p>
        </w:tc>
        <w:tc>
          <w:tcPr>
            <w:tcW w:w="4182" w:type="dxa"/>
            <w:tcBorders>
              <w:top w:val="nil"/>
              <w:left w:val="nil"/>
              <w:bottom w:val="single" w:sz="4" w:space="0" w:color="auto"/>
              <w:right w:val="single" w:sz="4" w:space="0" w:color="auto"/>
            </w:tcBorders>
            <w:shd w:val="clear" w:color="auto" w:fill="auto"/>
            <w:noWrap/>
            <w:vAlign w:val="center"/>
            <w:tcPrChange w:id="4501"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44946C63" w14:textId="15FDCF8A" w:rsidR="00FB6B28" w:rsidRPr="00972EA4" w:rsidDel="00F3592F" w:rsidRDefault="00FB6B28" w:rsidP="00055DE1">
            <w:pPr>
              <w:rPr>
                <w:ins w:id="4502" w:author="作者" w:date="2020-09-16T17:24:00Z"/>
                <w:del w:id="4503" w:author="作者" w:date="2020-09-17T16:10:00Z"/>
                <w:rFonts w:ascii="等线" w:eastAsia="等线" w:hAnsi="等线" w:cs="宋体"/>
                <w:color w:val="000000"/>
              </w:rPr>
            </w:pPr>
            <w:ins w:id="4504" w:author="作者" w:date="2020-09-16T17:24:00Z">
              <w:del w:id="4505" w:author="作者" w:date="2020-09-17T16:10:00Z">
                <w:r w:rsidDel="00F3592F">
                  <w:rPr>
                    <w:rFonts w:ascii="等线" w:eastAsia="等线" w:hAnsi="等线" w:cs="宋体" w:hint="eastAsia"/>
                    <w:color w:val="000000"/>
                  </w:rPr>
                  <w:delText>e</w:delText>
                </w:r>
                <w:r w:rsidDel="00F3592F">
                  <w:rPr>
                    <w:rFonts w:ascii="等线" w:eastAsia="等线" w:hAnsi="等线" w:cs="宋体"/>
                    <w:color w:val="000000"/>
                  </w:rPr>
                  <w:delText>ntry</w:delText>
                </w:r>
              </w:del>
            </w:ins>
          </w:p>
        </w:tc>
        <w:tc>
          <w:tcPr>
            <w:tcW w:w="141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Change w:id="4506" w:author="作者" w:date="2020-09-17T16:04:00Z">
              <w:tcPr>
                <w:tcW w:w="114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tcPrChange>
          </w:tcPr>
          <w:p w14:paraId="0D0EE6B6" w14:textId="0600A597" w:rsidR="00FB6B28" w:rsidRPr="00972EA4" w:rsidDel="00F3592F" w:rsidRDefault="00FB6B28" w:rsidP="00055DE1">
            <w:pPr>
              <w:rPr>
                <w:ins w:id="4507" w:author="作者" w:date="2020-09-16T17:24:00Z"/>
                <w:del w:id="4508" w:author="作者" w:date="2020-09-17T16:10:00Z"/>
                <w:rFonts w:ascii="等线" w:eastAsia="等线" w:hAnsi="等线" w:cs="宋体"/>
                <w:color w:val="000000"/>
              </w:rPr>
            </w:pPr>
            <w:ins w:id="4509" w:author="作者" w:date="2020-09-16T17:24:00Z">
              <w:del w:id="4510" w:author="作者" w:date="2020-09-17T16:10:00Z">
                <w:r w:rsidRPr="00972EA4" w:rsidDel="00F3592F">
                  <w:rPr>
                    <w:rFonts w:ascii="等线" w:eastAsia="等线" w:hAnsi="等线" w:cs="宋体" w:hint="eastAsia"/>
                    <w:color w:val="000000"/>
                  </w:rPr>
                  <w:delText>2</w:delText>
                </w:r>
              </w:del>
            </w:ins>
          </w:p>
        </w:tc>
      </w:tr>
      <w:tr w:rsidR="00FB6B28" w:rsidRPr="00972EA4" w:rsidDel="00F3592F" w14:paraId="0A6264DD" w14:textId="65E777DB" w:rsidTr="00F3592F">
        <w:trPr>
          <w:trHeight w:val="557"/>
          <w:ins w:id="4511" w:author="作者" w:date="2020-09-16T17:24:00Z"/>
          <w:del w:id="4512" w:author="作者" w:date="2020-09-17T16:10:00Z"/>
          <w:trPrChange w:id="4513" w:author="作者" w:date="2020-09-17T16:04:00Z">
            <w:trPr>
              <w:trHeight w:val="557"/>
            </w:trPr>
          </w:trPrChange>
        </w:trPr>
        <w:tc>
          <w:tcPr>
            <w:tcW w:w="2943" w:type="dxa"/>
            <w:vMerge/>
            <w:tcBorders>
              <w:top w:val="nil"/>
              <w:left w:val="single" w:sz="4" w:space="0" w:color="auto"/>
              <w:bottom w:val="single" w:sz="4" w:space="0" w:color="auto"/>
              <w:right w:val="single" w:sz="4" w:space="0" w:color="auto"/>
            </w:tcBorders>
            <w:vAlign w:val="center"/>
            <w:hideMark/>
            <w:tcPrChange w:id="4514"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44A0A70D" w14:textId="038B1F18" w:rsidR="00FB6B28" w:rsidRPr="00972EA4" w:rsidDel="00F3592F" w:rsidRDefault="00FB6B28" w:rsidP="00055DE1">
            <w:pPr>
              <w:rPr>
                <w:ins w:id="4515" w:author="作者" w:date="2020-09-16T17:24:00Z"/>
                <w:del w:id="4516" w:author="作者" w:date="2020-09-17T16:10:00Z"/>
                <w:rFonts w:ascii="等线" w:eastAsia="等线" w:hAnsi="等线" w:cs="宋体"/>
                <w:color w:val="000000"/>
              </w:rPr>
            </w:pPr>
          </w:p>
        </w:tc>
        <w:tc>
          <w:tcPr>
            <w:tcW w:w="1560" w:type="dxa"/>
            <w:vMerge/>
            <w:tcBorders>
              <w:top w:val="single" w:sz="4" w:space="0" w:color="auto"/>
              <w:left w:val="single" w:sz="4" w:space="0" w:color="auto"/>
              <w:bottom w:val="nil"/>
              <w:right w:val="single" w:sz="4" w:space="0" w:color="auto"/>
            </w:tcBorders>
            <w:vAlign w:val="center"/>
            <w:hideMark/>
            <w:tcPrChange w:id="4517" w:author="作者" w:date="2020-09-17T16:04:00Z">
              <w:tcPr>
                <w:tcW w:w="1220" w:type="dxa"/>
                <w:vMerge/>
                <w:tcBorders>
                  <w:top w:val="single" w:sz="4" w:space="0" w:color="auto"/>
                  <w:left w:val="single" w:sz="4" w:space="0" w:color="auto"/>
                  <w:bottom w:val="nil"/>
                  <w:right w:val="single" w:sz="4" w:space="0" w:color="auto"/>
                </w:tcBorders>
                <w:vAlign w:val="center"/>
                <w:hideMark/>
              </w:tcPr>
            </w:tcPrChange>
          </w:tcPr>
          <w:p w14:paraId="623578D5" w14:textId="0B34902C" w:rsidR="00FB6B28" w:rsidRPr="00972EA4" w:rsidDel="00F3592F" w:rsidRDefault="00FB6B28" w:rsidP="00055DE1">
            <w:pPr>
              <w:rPr>
                <w:ins w:id="4518" w:author="作者" w:date="2020-09-16T17:24:00Z"/>
                <w:del w:id="4519"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tcPrChange w:id="4520"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38697EC9" w14:textId="27292A5D" w:rsidR="00FB6B28" w:rsidRPr="00972EA4" w:rsidDel="00F3592F" w:rsidRDefault="00FB6B28" w:rsidP="00055DE1">
            <w:pPr>
              <w:rPr>
                <w:ins w:id="4521" w:author="作者" w:date="2020-09-16T17:24:00Z"/>
                <w:del w:id="4522" w:author="作者" w:date="2020-09-17T16:10:00Z"/>
                <w:rFonts w:ascii="等线" w:eastAsia="等线" w:hAnsi="等线" w:cs="宋体"/>
                <w:color w:val="000000"/>
              </w:rPr>
            </w:pPr>
            <w:ins w:id="4523" w:author="作者" w:date="2020-09-16T17:24:00Z">
              <w:del w:id="4524" w:author="作者" w:date="2020-09-17T16:10:00Z">
                <w:r w:rsidDel="00F3592F">
                  <w:rPr>
                    <w:rFonts w:ascii="等线" w:eastAsia="等线" w:hAnsi="等线" w:cs="宋体" w:hint="eastAsia"/>
                    <w:color w:val="000000"/>
                  </w:rPr>
                  <w:delText>e</w:delText>
                </w:r>
                <w:r w:rsidDel="00F3592F">
                  <w:rPr>
                    <w:rFonts w:ascii="等线" w:eastAsia="等线" w:hAnsi="等线" w:cs="宋体"/>
                    <w:color w:val="000000"/>
                  </w:rPr>
                  <w:delText>xit</w:delText>
                </w:r>
              </w:del>
            </w:ins>
          </w:p>
        </w:tc>
        <w:tc>
          <w:tcPr>
            <w:tcW w:w="1418" w:type="dxa"/>
            <w:vMerge/>
            <w:tcBorders>
              <w:top w:val="single" w:sz="4" w:space="0" w:color="auto"/>
              <w:left w:val="single" w:sz="4" w:space="0" w:color="auto"/>
              <w:bottom w:val="single" w:sz="4" w:space="0" w:color="000000"/>
              <w:right w:val="single" w:sz="4" w:space="0" w:color="auto"/>
            </w:tcBorders>
            <w:vAlign w:val="center"/>
            <w:hideMark/>
            <w:tcPrChange w:id="4525" w:author="作者" w:date="2020-09-17T16:04:00Z">
              <w:tcPr>
                <w:tcW w:w="1144" w:type="dxa"/>
                <w:vMerge/>
                <w:tcBorders>
                  <w:top w:val="single" w:sz="4" w:space="0" w:color="auto"/>
                  <w:left w:val="single" w:sz="4" w:space="0" w:color="auto"/>
                  <w:bottom w:val="single" w:sz="4" w:space="0" w:color="000000"/>
                  <w:right w:val="single" w:sz="4" w:space="0" w:color="auto"/>
                </w:tcBorders>
                <w:vAlign w:val="center"/>
                <w:hideMark/>
              </w:tcPr>
            </w:tcPrChange>
          </w:tcPr>
          <w:p w14:paraId="4231C514" w14:textId="714B040E" w:rsidR="00FB6B28" w:rsidRPr="00972EA4" w:rsidDel="00F3592F" w:rsidRDefault="00FB6B28" w:rsidP="00055DE1">
            <w:pPr>
              <w:rPr>
                <w:ins w:id="4526" w:author="作者" w:date="2020-09-16T17:24:00Z"/>
                <w:del w:id="4527" w:author="作者" w:date="2020-09-17T16:10:00Z"/>
                <w:rFonts w:ascii="等线" w:eastAsia="等线" w:hAnsi="等线" w:cs="宋体"/>
                <w:color w:val="000000"/>
              </w:rPr>
            </w:pPr>
          </w:p>
        </w:tc>
      </w:tr>
      <w:tr w:rsidR="00FB6B28" w:rsidRPr="00972EA4" w:rsidDel="00F3592F" w14:paraId="5C0E2270" w14:textId="40F4FA8C" w:rsidTr="00F3592F">
        <w:trPr>
          <w:trHeight w:val="551"/>
          <w:ins w:id="4528" w:author="作者" w:date="2020-09-16T17:24:00Z"/>
          <w:del w:id="4529" w:author="作者" w:date="2020-09-17T16:10:00Z"/>
          <w:trPrChange w:id="4530" w:author="作者" w:date="2020-09-17T16:04:00Z">
            <w:trPr>
              <w:trHeight w:val="551"/>
            </w:trPr>
          </w:trPrChange>
        </w:trPr>
        <w:tc>
          <w:tcPr>
            <w:tcW w:w="2943" w:type="dxa"/>
            <w:vMerge/>
            <w:tcBorders>
              <w:top w:val="nil"/>
              <w:left w:val="single" w:sz="4" w:space="0" w:color="auto"/>
              <w:bottom w:val="single" w:sz="4" w:space="0" w:color="auto"/>
              <w:right w:val="single" w:sz="4" w:space="0" w:color="auto"/>
            </w:tcBorders>
            <w:vAlign w:val="center"/>
            <w:hideMark/>
            <w:tcPrChange w:id="4531"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7BC42888" w14:textId="7BEE069D" w:rsidR="00FB6B28" w:rsidRPr="00972EA4" w:rsidDel="00F3592F" w:rsidRDefault="00FB6B28" w:rsidP="00055DE1">
            <w:pPr>
              <w:rPr>
                <w:ins w:id="4532" w:author="作者" w:date="2020-09-16T17:24:00Z"/>
                <w:del w:id="4533" w:author="作者" w:date="2020-09-17T16:10:00Z"/>
                <w:rFonts w:ascii="等线" w:eastAsia="等线" w:hAnsi="等线" w:cs="宋体"/>
                <w:color w:val="000000"/>
              </w:rPr>
            </w:pPr>
          </w:p>
        </w:tc>
        <w:tc>
          <w:tcPr>
            <w:tcW w:w="156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4534" w:author="作者" w:date="2020-09-17T16:04:00Z">
              <w:tcPr>
                <w:tcW w:w="12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F53D6BA" w14:textId="561322DB" w:rsidR="00FB6B28" w:rsidRPr="00972EA4" w:rsidDel="00F3592F" w:rsidRDefault="00FB6B28" w:rsidP="00055DE1">
            <w:pPr>
              <w:rPr>
                <w:ins w:id="4535" w:author="作者" w:date="2020-09-16T17:24:00Z"/>
                <w:del w:id="4536" w:author="作者" w:date="2020-09-17T16:10:00Z"/>
                <w:rFonts w:ascii="等线" w:eastAsia="等线" w:hAnsi="等线" w:cs="宋体"/>
                <w:color w:val="000000"/>
              </w:rPr>
            </w:pPr>
            <w:ins w:id="4537" w:author="作者" w:date="2020-09-16T17:24:00Z">
              <w:del w:id="4538" w:author="作者" w:date="2020-09-17T16:10:00Z">
                <w:r w:rsidRPr="00972EA4" w:rsidDel="00F3592F">
                  <w:rPr>
                    <w:rFonts w:ascii="等线" w:eastAsia="等线" w:hAnsi="等线" w:cs="宋体" w:hint="eastAsia"/>
                    <w:color w:val="000000"/>
                  </w:rPr>
                  <w:delText>farewell</w:delText>
                </w:r>
              </w:del>
            </w:ins>
          </w:p>
        </w:tc>
        <w:tc>
          <w:tcPr>
            <w:tcW w:w="4182" w:type="dxa"/>
            <w:tcBorders>
              <w:top w:val="nil"/>
              <w:left w:val="nil"/>
              <w:bottom w:val="single" w:sz="4" w:space="0" w:color="auto"/>
              <w:right w:val="single" w:sz="4" w:space="0" w:color="auto"/>
            </w:tcBorders>
            <w:shd w:val="clear" w:color="auto" w:fill="auto"/>
            <w:noWrap/>
            <w:vAlign w:val="center"/>
            <w:tcPrChange w:id="4539"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3E617802" w14:textId="4C667AD3" w:rsidR="00FB6B28" w:rsidRPr="00972EA4" w:rsidDel="00F3592F" w:rsidRDefault="00FB6B28" w:rsidP="00055DE1">
            <w:pPr>
              <w:rPr>
                <w:ins w:id="4540" w:author="作者" w:date="2020-09-16T17:24:00Z"/>
                <w:del w:id="4541" w:author="作者" w:date="2020-09-17T16:10:00Z"/>
                <w:rFonts w:ascii="等线" w:eastAsia="等线" w:hAnsi="等线" w:cs="宋体"/>
                <w:color w:val="000000"/>
              </w:rPr>
            </w:pPr>
            <w:ins w:id="4542" w:author="作者" w:date="2020-09-16T17:24:00Z">
              <w:del w:id="4543" w:author="作者" w:date="2020-09-17T16:10:00Z">
                <w:r w:rsidDel="00F3592F">
                  <w:rPr>
                    <w:rFonts w:ascii="等线" w:eastAsia="等线" w:hAnsi="等线" w:cs="宋体" w:hint="eastAsia"/>
                    <w:color w:val="000000"/>
                  </w:rPr>
                  <w:delText>e</w:delText>
                </w:r>
                <w:r w:rsidDel="00F3592F">
                  <w:rPr>
                    <w:rFonts w:ascii="等线" w:eastAsia="等线" w:hAnsi="等线" w:cs="宋体"/>
                    <w:color w:val="000000"/>
                  </w:rPr>
                  <w:delText>ntry</w:delText>
                </w:r>
              </w:del>
            </w:ins>
          </w:p>
        </w:tc>
        <w:tc>
          <w:tcPr>
            <w:tcW w:w="1418" w:type="dxa"/>
            <w:vMerge/>
            <w:tcBorders>
              <w:top w:val="single" w:sz="4" w:space="0" w:color="auto"/>
              <w:left w:val="single" w:sz="4" w:space="0" w:color="auto"/>
              <w:bottom w:val="single" w:sz="4" w:space="0" w:color="000000"/>
              <w:right w:val="single" w:sz="4" w:space="0" w:color="auto"/>
            </w:tcBorders>
            <w:vAlign w:val="center"/>
            <w:hideMark/>
            <w:tcPrChange w:id="4544" w:author="作者" w:date="2020-09-17T16:04:00Z">
              <w:tcPr>
                <w:tcW w:w="1144" w:type="dxa"/>
                <w:vMerge/>
                <w:tcBorders>
                  <w:top w:val="single" w:sz="4" w:space="0" w:color="auto"/>
                  <w:left w:val="single" w:sz="4" w:space="0" w:color="auto"/>
                  <w:bottom w:val="single" w:sz="4" w:space="0" w:color="000000"/>
                  <w:right w:val="single" w:sz="4" w:space="0" w:color="auto"/>
                </w:tcBorders>
                <w:vAlign w:val="center"/>
                <w:hideMark/>
              </w:tcPr>
            </w:tcPrChange>
          </w:tcPr>
          <w:p w14:paraId="3C45C7C8" w14:textId="1282DA14" w:rsidR="00FB6B28" w:rsidRPr="00972EA4" w:rsidDel="00F3592F" w:rsidRDefault="00FB6B28" w:rsidP="00055DE1">
            <w:pPr>
              <w:rPr>
                <w:ins w:id="4545" w:author="作者" w:date="2020-09-16T17:24:00Z"/>
                <w:del w:id="4546" w:author="作者" w:date="2020-09-17T16:10:00Z"/>
                <w:rFonts w:ascii="等线" w:eastAsia="等线" w:hAnsi="等线" w:cs="宋体"/>
                <w:color w:val="000000"/>
              </w:rPr>
            </w:pPr>
          </w:p>
        </w:tc>
      </w:tr>
      <w:tr w:rsidR="00FB6B28" w:rsidRPr="00972EA4" w:rsidDel="00F3592F" w14:paraId="69CB8725" w14:textId="6072037C" w:rsidTr="00F3592F">
        <w:trPr>
          <w:trHeight w:val="559"/>
          <w:ins w:id="4547" w:author="作者" w:date="2020-09-16T17:24:00Z"/>
          <w:del w:id="4548" w:author="作者" w:date="2020-09-17T16:10:00Z"/>
          <w:trPrChange w:id="4549" w:author="作者" w:date="2020-09-17T16:04:00Z">
            <w:trPr>
              <w:trHeight w:val="559"/>
            </w:trPr>
          </w:trPrChange>
        </w:trPr>
        <w:tc>
          <w:tcPr>
            <w:tcW w:w="2943" w:type="dxa"/>
            <w:vMerge/>
            <w:tcBorders>
              <w:top w:val="nil"/>
              <w:left w:val="single" w:sz="4" w:space="0" w:color="auto"/>
              <w:bottom w:val="single" w:sz="4" w:space="0" w:color="auto"/>
              <w:right w:val="single" w:sz="4" w:space="0" w:color="auto"/>
            </w:tcBorders>
            <w:vAlign w:val="center"/>
            <w:hideMark/>
            <w:tcPrChange w:id="4550"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254C1A46" w14:textId="113C9911" w:rsidR="00FB6B28" w:rsidRPr="00972EA4" w:rsidDel="00F3592F" w:rsidRDefault="00FB6B28" w:rsidP="00055DE1">
            <w:pPr>
              <w:rPr>
                <w:ins w:id="4551" w:author="作者" w:date="2020-09-16T17:24:00Z"/>
                <w:del w:id="4552" w:author="作者" w:date="2020-09-17T16:10:00Z"/>
                <w:rFonts w:ascii="等线" w:eastAsia="等线" w:hAnsi="等线" w:cs="宋体"/>
                <w:color w:val="000000"/>
              </w:rPr>
            </w:pPr>
          </w:p>
        </w:tc>
        <w:tc>
          <w:tcPr>
            <w:tcW w:w="1560" w:type="dxa"/>
            <w:vMerge/>
            <w:tcBorders>
              <w:top w:val="nil"/>
              <w:left w:val="single" w:sz="4" w:space="0" w:color="auto"/>
              <w:bottom w:val="single" w:sz="4" w:space="0" w:color="000000"/>
              <w:right w:val="single" w:sz="4" w:space="0" w:color="auto"/>
            </w:tcBorders>
            <w:vAlign w:val="center"/>
            <w:hideMark/>
            <w:tcPrChange w:id="4553" w:author="作者" w:date="2020-09-17T16:04:00Z">
              <w:tcPr>
                <w:tcW w:w="1220" w:type="dxa"/>
                <w:vMerge/>
                <w:tcBorders>
                  <w:top w:val="nil"/>
                  <w:left w:val="single" w:sz="4" w:space="0" w:color="auto"/>
                  <w:bottom w:val="single" w:sz="4" w:space="0" w:color="000000"/>
                  <w:right w:val="single" w:sz="4" w:space="0" w:color="auto"/>
                </w:tcBorders>
                <w:vAlign w:val="center"/>
                <w:hideMark/>
              </w:tcPr>
            </w:tcPrChange>
          </w:tcPr>
          <w:p w14:paraId="7398C55F" w14:textId="5CC8CA3C" w:rsidR="00FB6B28" w:rsidRPr="00972EA4" w:rsidDel="00F3592F" w:rsidRDefault="00FB6B28" w:rsidP="00055DE1">
            <w:pPr>
              <w:rPr>
                <w:ins w:id="4554" w:author="作者" w:date="2020-09-16T17:24:00Z"/>
                <w:del w:id="4555"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tcPrChange w:id="4556"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46D8B477" w14:textId="5B714EAD" w:rsidR="00FB6B28" w:rsidRPr="00972EA4" w:rsidDel="00F3592F" w:rsidRDefault="00FB6B28" w:rsidP="00055DE1">
            <w:pPr>
              <w:rPr>
                <w:ins w:id="4557" w:author="作者" w:date="2020-09-16T17:24:00Z"/>
                <w:del w:id="4558" w:author="作者" w:date="2020-09-17T16:10:00Z"/>
                <w:rFonts w:ascii="等线" w:eastAsia="等线" w:hAnsi="等线" w:cs="宋体"/>
                <w:color w:val="000000"/>
              </w:rPr>
            </w:pPr>
            <w:ins w:id="4559" w:author="作者" w:date="2020-09-16T17:24:00Z">
              <w:del w:id="4560" w:author="作者" w:date="2020-09-17T16:10:00Z">
                <w:r w:rsidDel="00F3592F">
                  <w:rPr>
                    <w:rFonts w:ascii="等线" w:eastAsia="等线" w:hAnsi="等线" w:cs="宋体" w:hint="eastAsia"/>
                    <w:color w:val="000000"/>
                  </w:rPr>
                  <w:delText>e</w:delText>
                </w:r>
                <w:r w:rsidDel="00F3592F">
                  <w:rPr>
                    <w:rFonts w:ascii="等线" w:eastAsia="等线" w:hAnsi="等线" w:cs="宋体"/>
                    <w:color w:val="000000"/>
                  </w:rPr>
                  <w:delText>xit</w:delText>
                </w:r>
              </w:del>
            </w:ins>
          </w:p>
        </w:tc>
        <w:tc>
          <w:tcPr>
            <w:tcW w:w="1418" w:type="dxa"/>
            <w:vMerge/>
            <w:tcBorders>
              <w:top w:val="single" w:sz="4" w:space="0" w:color="auto"/>
              <w:left w:val="single" w:sz="4" w:space="0" w:color="auto"/>
              <w:bottom w:val="single" w:sz="4" w:space="0" w:color="000000"/>
              <w:right w:val="single" w:sz="4" w:space="0" w:color="auto"/>
            </w:tcBorders>
            <w:vAlign w:val="center"/>
            <w:hideMark/>
            <w:tcPrChange w:id="4561" w:author="作者" w:date="2020-09-17T16:04:00Z">
              <w:tcPr>
                <w:tcW w:w="1144" w:type="dxa"/>
                <w:vMerge/>
                <w:tcBorders>
                  <w:top w:val="single" w:sz="4" w:space="0" w:color="auto"/>
                  <w:left w:val="single" w:sz="4" w:space="0" w:color="auto"/>
                  <w:bottom w:val="single" w:sz="4" w:space="0" w:color="000000"/>
                  <w:right w:val="single" w:sz="4" w:space="0" w:color="auto"/>
                </w:tcBorders>
                <w:vAlign w:val="center"/>
                <w:hideMark/>
              </w:tcPr>
            </w:tcPrChange>
          </w:tcPr>
          <w:p w14:paraId="029002E4" w14:textId="24E42BD3" w:rsidR="00FB6B28" w:rsidRPr="00972EA4" w:rsidDel="00F3592F" w:rsidRDefault="00FB6B28" w:rsidP="00055DE1">
            <w:pPr>
              <w:rPr>
                <w:ins w:id="4562" w:author="作者" w:date="2020-09-16T17:24:00Z"/>
                <w:del w:id="4563" w:author="作者" w:date="2020-09-17T16:10:00Z"/>
                <w:rFonts w:ascii="等线" w:eastAsia="等线" w:hAnsi="等线" w:cs="宋体"/>
                <w:color w:val="000000"/>
              </w:rPr>
            </w:pPr>
          </w:p>
        </w:tc>
      </w:tr>
      <w:tr w:rsidR="00FB6B28" w:rsidRPr="00972EA4" w:rsidDel="00F3592F" w14:paraId="56BF91E4" w14:textId="4C725A44" w:rsidTr="00F3592F">
        <w:trPr>
          <w:trHeight w:val="567"/>
          <w:ins w:id="4564" w:author="作者" w:date="2020-09-16T17:24:00Z"/>
          <w:del w:id="4565" w:author="作者" w:date="2020-09-17T16:10:00Z"/>
          <w:trPrChange w:id="4566" w:author="作者" w:date="2020-09-17T16:04:00Z">
            <w:trPr>
              <w:trHeight w:val="567"/>
            </w:trPr>
          </w:trPrChange>
        </w:trPr>
        <w:tc>
          <w:tcPr>
            <w:tcW w:w="2943"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567" w:author="作者" w:date="2020-09-17T16:04:00Z">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400C77A0" w14:textId="445293FF" w:rsidR="00FB6B28" w:rsidRPr="00972EA4" w:rsidDel="00F3592F" w:rsidRDefault="00FB6B28" w:rsidP="00055DE1">
            <w:pPr>
              <w:rPr>
                <w:ins w:id="4568" w:author="作者" w:date="2020-09-16T17:24:00Z"/>
                <w:del w:id="4569" w:author="作者" w:date="2020-09-17T16:10:00Z"/>
                <w:rFonts w:ascii="等线" w:eastAsia="等线" w:hAnsi="等线" w:cs="宋体"/>
                <w:color w:val="000000"/>
              </w:rPr>
            </w:pPr>
            <w:ins w:id="4570" w:author="作者" w:date="2020-09-16T17:24:00Z">
              <w:del w:id="4571" w:author="作者" w:date="2020-09-17T16:10:00Z">
                <w:r w:rsidRPr="00972EA4" w:rsidDel="00F3592F">
                  <w:rPr>
                    <w:rFonts w:ascii="等线" w:eastAsia="等线" w:hAnsi="等线" w:cs="宋体" w:hint="eastAsia"/>
                    <w:color w:val="000000"/>
                  </w:rPr>
                  <w:delText>driver mode</w:delText>
                </w:r>
              </w:del>
            </w:ins>
          </w:p>
        </w:tc>
        <w:tc>
          <w:tcPr>
            <w:tcW w:w="1560" w:type="dxa"/>
            <w:tcBorders>
              <w:top w:val="nil"/>
              <w:left w:val="nil"/>
              <w:bottom w:val="single" w:sz="4" w:space="0" w:color="auto"/>
              <w:right w:val="single" w:sz="4" w:space="0" w:color="auto"/>
            </w:tcBorders>
            <w:shd w:val="clear" w:color="auto" w:fill="auto"/>
            <w:noWrap/>
            <w:vAlign w:val="center"/>
            <w:hideMark/>
            <w:tcPrChange w:id="4572"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39561628" w14:textId="59EC8F0B" w:rsidR="00FB6B28" w:rsidRPr="00972EA4" w:rsidDel="00F3592F" w:rsidRDefault="00FB6B28" w:rsidP="00055DE1">
            <w:pPr>
              <w:rPr>
                <w:ins w:id="4573" w:author="作者" w:date="2020-09-16T17:24:00Z"/>
                <w:del w:id="4574" w:author="作者" w:date="2020-09-17T16:10:00Z"/>
                <w:rFonts w:ascii="等线" w:eastAsia="等线" w:hAnsi="等线" w:cs="宋体"/>
              </w:rPr>
            </w:pPr>
            <w:ins w:id="4575" w:author="作者" w:date="2020-09-16T17:24:00Z">
              <w:del w:id="4576" w:author="作者" w:date="2020-09-17T16:10:00Z">
                <w:r w:rsidRPr="00972EA4" w:rsidDel="00F3592F">
                  <w:rPr>
                    <w:rFonts w:ascii="等线" w:eastAsia="等线" w:hAnsi="等线" w:cs="宋体" w:hint="eastAsia"/>
                  </w:rPr>
                  <w:delText>normal</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577"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369CDEFD" w14:textId="07DF4A50" w:rsidR="00FB6B28" w:rsidRPr="00972EA4" w:rsidDel="00F3592F" w:rsidRDefault="00FB6B28" w:rsidP="00055DE1">
            <w:pPr>
              <w:rPr>
                <w:ins w:id="4578" w:author="作者" w:date="2020-09-16T17:24:00Z"/>
                <w:del w:id="4579" w:author="作者" w:date="2020-09-17T16:10:00Z"/>
                <w:rFonts w:ascii="等线" w:eastAsia="等线" w:hAnsi="等线" w:cs="宋体"/>
                <w:color w:val="000000"/>
              </w:rPr>
            </w:pPr>
            <w:ins w:id="4580" w:author="作者" w:date="2020-09-16T17:24:00Z">
              <w:del w:id="4581" w:author="作者" w:date="2020-09-17T16:10:00Z">
                <w:r w:rsidRPr="00972EA4" w:rsidDel="00F3592F">
                  <w:rPr>
                    <w:rFonts w:ascii="等线" w:eastAsia="等线" w:hAnsi="等线" w:cs="宋体" w:hint="eastAsia"/>
                    <w:color w:val="000000"/>
                  </w:rPr>
                  <w:delText>-</w:delText>
                </w:r>
              </w:del>
            </w:ins>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582" w:author="作者" w:date="2020-09-17T16:04:00Z">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3B235D50" w14:textId="5D882EA5" w:rsidR="00FB6B28" w:rsidRPr="00972EA4" w:rsidDel="00F3592F" w:rsidRDefault="00FB6B28" w:rsidP="00055DE1">
            <w:pPr>
              <w:rPr>
                <w:ins w:id="4583" w:author="作者" w:date="2020-09-16T17:24:00Z"/>
                <w:del w:id="4584" w:author="作者" w:date="2020-09-17T16:10:00Z"/>
                <w:rFonts w:ascii="等线" w:eastAsia="等线" w:hAnsi="等线" w:cs="宋体"/>
                <w:color w:val="000000"/>
              </w:rPr>
            </w:pPr>
            <w:ins w:id="4585" w:author="作者" w:date="2020-09-16T17:24:00Z">
              <w:del w:id="4586" w:author="作者" w:date="2020-09-17T16:10:00Z">
                <w:r w:rsidRPr="00972EA4" w:rsidDel="00F3592F">
                  <w:rPr>
                    <w:rFonts w:ascii="等线" w:eastAsia="等线" w:hAnsi="等线" w:cs="宋体" w:hint="eastAsia"/>
                    <w:color w:val="000000"/>
                  </w:rPr>
                  <w:delText>3</w:delText>
                </w:r>
              </w:del>
            </w:ins>
          </w:p>
        </w:tc>
      </w:tr>
      <w:tr w:rsidR="00FB6B28" w:rsidRPr="00972EA4" w:rsidDel="00F3592F" w14:paraId="597FC25B" w14:textId="518D8DE5" w:rsidTr="00F3592F">
        <w:trPr>
          <w:trHeight w:val="560"/>
          <w:ins w:id="4587" w:author="作者" w:date="2020-09-16T17:24:00Z"/>
          <w:del w:id="4588" w:author="作者" w:date="2020-09-17T16:10:00Z"/>
          <w:trPrChange w:id="4589" w:author="作者" w:date="2020-09-17T16:04:00Z">
            <w:trPr>
              <w:trHeight w:val="560"/>
            </w:trPr>
          </w:trPrChange>
        </w:trPr>
        <w:tc>
          <w:tcPr>
            <w:tcW w:w="2943" w:type="dxa"/>
            <w:vMerge/>
            <w:tcBorders>
              <w:top w:val="nil"/>
              <w:left w:val="single" w:sz="4" w:space="0" w:color="auto"/>
              <w:bottom w:val="single" w:sz="4" w:space="0" w:color="auto"/>
              <w:right w:val="single" w:sz="4" w:space="0" w:color="auto"/>
            </w:tcBorders>
            <w:vAlign w:val="center"/>
            <w:hideMark/>
            <w:tcPrChange w:id="4590"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0E4CAAC7" w14:textId="59FDB2E0" w:rsidR="00FB6B28" w:rsidRPr="00972EA4" w:rsidDel="00F3592F" w:rsidRDefault="00FB6B28" w:rsidP="00055DE1">
            <w:pPr>
              <w:rPr>
                <w:ins w:id="4591" w:author="作者" w:date="2020-09-16T17:24:00Z"/>
                <w:del w:id="4592" w:author="作者" w:date="2020-09-17T16:10:00Z"/>
                <w:rFonts w:ascii="等线" w:eastAsia="等线" w:hAnsi="等线" w:cs="宋体"/>
                <w:color w:val="000000"/>
              </w:rPr>
            </w:pPr>
          </w:p>
        </w:tc>
        <w:tc>
          <w:tcPr>
            <w:tcW w:w="1560" w:type="dxa"/>
            <w:tcBorders>
              <w:top w:val="nil"/>
              <w:left w:val="nil"/>
              <w:bottom w:val="single" w:sz="4" w:space="0" w:color="auto"/>
              <w:right w:val="single" w:sz="4" w:space="0" w:color="auto"/>
            </w:tcBorders>
            <w:shd w:val="clear" w:color="auto" w:fill="auto"/>
            <w:noWrap/>
            <w:vAlign w:val="center"/>
            <w:hideMark/>
            <w:tcPrChange w:id="4593"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2E404AB1" w14:textId="2379D91E" w:rsidR="00FB6B28" w:rsidRPr="00972EA4" w:rsidDel="00F3592F" w:rsidRDefault="00FB6B28" w:rsidP="00055DE1">
            <w:pPr>
              <w:rPr>
                <w:ins w:id="4594" w:author="作者" w:date="2020-09-16T17:24:00Z"/>
                <w:del w:id="4595" w:author="作者" w:date="2020-09-17T16:10:00Z"/>
                <w:rFonts w:ascii="等线" w:eastAsia="等线" w:hAnsi="等线" w:cs="宋体"/>
              </w:rPr>
            </w:pPr>
            <w:ins w:id="4596" w:author="作者" w:date="2020-09-16T17:24:00Z">
              <w:del w:id="4597" w:author="作者" w:date="2020-09-17T16:10:00Z">
                <w:r w:rsidRPr="00972EA4" w:rsidDel="00F3592F">
                  <w:rPr>
                    <w:rFonts w:ascii="等线" w:eastAsia="等线" w:hAnsi="等线" w:cs="宋体" w:hint="eastAsia"/>
                  </w:rPr>
                  <w:delText>sport</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598"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37E3D31" w14:textId="372AA294" w:rsidR="00FB6B28" w:rsidRPr="00972EA4" w:rsidDel="00F3592F" w:rsidRDefault="00FB6B28" w:rsidP="00055DE1">
            <w:pPr>
              <w:rPr>
                <w:ins w:id="4599" w:author="作者" w:date="2020-09-16T17:24:00Z"/>
                <w:del w:id="4600" w:author="作者" w:date="2020-09-17T16:10:00Z"/>
                <w:rFonts w:ascii="等线" w:eastAsia="等线" w:hAnsi="等线" w:cs="宋体"/>
                <w:color w:val="000000"/>
              </w:rPr>
            </w:pPr>
            <w:ins w:id="4601" w:author="作者" w:date="2020-09-16T17:24:00Z">
              <w:del w:id="4602" w:author="作者" w:date="2020-09-17T16:10:00Z">
                <w:r w:rsidRPr="00972EA4" w:rsidDel="00F3592F">
                  <w:rPr>
                    <w:rFonts w:ascii="等线" w:eastAsia="等线" w:hAnsi="等线" w:cs="宋体" w:hint="eastAsia"/>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603"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4CFE7949" w14:textId="79ABDEC1" w:rsidR="00FB6B28" w:rsidRPr="00972EA4" w:rsidDel="00F3592F" w:rsidRDefault="00FB6B28" w:rsidP="00055DE1">
            <w:pPr>
              <w:rPr>
                <w:ins w:id="4604" w:author="作者" w:date="2020-09-16T17:24:00Z"/>
                <w:del w:id="4605" w:author="作者" w:date="2020-09-17T16:10:00Z"/>
                <w:rFonts w:ascii="等线" w:eastAsia="等线" w:hAnsi="等线" w:cs="宋体"/>
                <w:color w:val="000000"/>
              </w:rPr>
            </w:pPr>
          </w:p>
        </w:tc>
      </w:tr>
      <w:tr w:rsidR="00FB6B28" w:rsidRPr="00972EA4" w:rsidDel="00F3592F" w14:paraId="45AA2182" w14:textId="0F975297" w:rsidTr="00F3592F">
        <w:trPr>
          <w:trHeight w:val="560"/>
          <w:ins w:id="4606" w:author="作者" w:date="2020-09-16T17:24:00Z"/>
          <w:del w:id="4607" w:author="作者" w:date="2020-09-17T16:10:00Z"/>
          <w:trPrChange w:id="4608" w:author="作者" w:date="2020-09-17T16:04:00Z">
            <w:trPr>
              <w:trHeight w:val="560"/>
            </w:trPr>
          </w:trPrChange>
        </w:trPr>
        <w:tc>
          <w:tcPr>
            <w:tcW w:w="2943" w:type="dxa"/>
            <w:vMerge/>
            <w:tcBorders>
              <w:top w:val="nil"/>
              <w:left w:val="single" w:sz="4" w:space="0" w:color="auto"/>
              <w:bottom w:val="single" w:sz="4" w:space="0" w:color="auto"/>
              <w:right w:val="single" w:sz="4" w:space="0" w:color="auto"/>
            </w:tcBorders>
            <w:vAlign w:val="center"/>
            <w:hideMark/>
            <w:tcPrChange w:id="4609"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154FF8EC" w14:textId="3E8966BA" w:rsidR="00FB6B28" w:rsidRPr="00972EA4" w:rsidDel="00F3592F" w:rsidRDefault="00FB6B28" w:rsidP="00055DE1">
            <w:pPr>
              <w:rPr>
                <w:ins w:id="4610" w:author="作者" w:date="2020-09-16T17:24:00Z"/>
                <w:del w:id="4611" w:author="作者" w:date="2020-09-17T16:10:00Z"/>
                <w:rFonts w:ascii="等线" w:eastAsia="等线" w:hAnsi="等线" w:cs="宋体"/>
                <w:color w:val="000000"/>
              </w:rPr>
            </w:pPr>
          </w:p>
        </w:tc>
        <w:tc>
          <w:tcPr>
            <w:tcW w:w="1560" w:type="dxa"/>
            <w:tcBorders>
              <w:top w:val="nil"/>
              <w:left w:val="nil"/>
              <w:bottom w:val="single" w:sz="4" w:space="0" w:color="auto"/>
              <w:right w:val="single" w:sz="4" w:space="0" w:color="auto"/>
            </w:tcBorders>
            <w:shd w:val="clear" w:color="auto" w:fill="auto"/>
            <w:noWrap/>
            <w:vAlign w:val="center"/>
            <w:hideMark/>
            <w:tcPrChange w:id="4612"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380D43BC" w14:textId="2A6CE338" w:rsidR="00FB6B28" w:rsidRPr="00972EA4" w:rsidDel="00F3592F" w:rsidRDefault="00FB6B28" w:rsidP="00055DE1">
            <w:pPr>
              <w:rPr>
                <w:ins w:id="4613" w:author="作者" w:date="2020-09-16T17:24:00Z"/>
                <w:del w:id="4614" w:author="作者" w:date="2020-09-17T16:10:00Z"/>
                <w:rFonts w:ascii="等线" w:eastAsia="等线" w:hAnsi="等线" w:cs="宋体"/>
              </w:rPr>
            </w:pPr>
            <w:ins w:id="4615" w:author="作者" w:date="2020-09-16T17:24:00Z">
              <w:del w:id="4616" w:author="作者" w:date="2020-09-17T16:10:00Z">
                <w:r w:rsidRPr="00972EA4" w:rsidDel="00F3592F">
                  <w:rPr>
                    <w:rFonts w:ascii="等线" w:eastAsia="等线" w:hAnsi="等线" w:cs="宋体" w:hint="eastAsia"/>
                  </w:rPr>
                  <w:delText>eco</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617"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6FEC6081" w14:textId="295C7A84" w:rsidR="00FB6B28" w:rsidRPr="00972EA4" w:rsidDel="00F3592F" w:rsidRDefault="00FB6B28" w:rsidP="00055DE1">
            <w:pPr>
              <w:rPr>
                <w:ins w:id="4618" w:author="作者" w:date="2020-09-16T17:24:00Z"/>
                <w:del w:id="4619" w:author="作者" w:date="2020-09-17T16:10:00Z"/>
                <w:rFonts w:ascii="等线" w:eastAsia="等线" w:hAnsi="等线" w:cs="宋体"/>
                <w:color w:val="000000"/>
              </w:rPr>
            </w:pPr>
            <w:ins w:id="4620" w:author="作者" w:date="2020-09-16T17:24:00Z">
              <w:del w:id="4621" w:author="作者" w:date="2020-09-17T16:10:00Z">
                <w:r w:rsidRPr="00972EA4" w:rsidDel="00F3592F">
                  <w:rPr>
                    <w:rFonts w:ascii="等线" w:eastAsia="等线" w:hAnsi="等线" w:cs="宋体" w:hint="eastAsia"/>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622"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5A3F3391" w14:textId="5BD4D90B" w:rsidR="00FB6B28" w:rsidRPr="00972EA4" w:rsidDel="00F3592F" w:rsidRDefault="00FB6B28" w:rsidP="00055DE1">
            <w:pPr>
              <w:rPr>
                <w:ins w:id="4623" w:author="作者" w:date="2020-09-16T17:24:00Z"/>
                <w:del w:id="4624" w:author="作者" w:date="2020-09-17T16:10:00Z"/>
                <w:rFonts w:ascii="等线" w:eastAsia="等线" w:hAnsi="等线" w:cs="宋体"/>
                <w:color w:val="000000"/>
              </w:rPr>
            </w:pPr>
          </w:p>
        </w:tc>
      </w:tr>
      <w:tr w:rsidR="00FB6B28" w:rsidRPr="00972EA4" w:rsidDel="00F3592F" w14:paraId="1FB946CD" w14:textId="63F2B246" w:rsidTr="00F3592F">
        <w:trPr>
          <w:trHeight w:val="549"/>
          <w:ins w:id="4625" w:author="作者" w:date="2020-09-16T17:24:00Z"/>
          <w:del w:id="4626" w:author="作者" w:date="2020-09-17T16:10:00Z"/>
          <w:trPrChange w:id="4627" w:author="作者" w:date="2020-09-17T16:04:00Z">
            <w:trPr>
              <w:trHeight w:val="549"/>
            </w:trPr>
          </w:trPrChange>
        </w:trPr>
        <w:tc>
          <w:tcPr>
            <w:tcW w:w="2943" w:type="dxa"/>
            <w:tcBorders>
              <w:top w:val="nil"/>
              <w:left w:val="single" w:sz="4" w:space="0" w:color="auto"/>
              <w:bottom w:val="single" w:sz="4" w:space="0" w:color="auto"/>
              <w:right w:val="single" w:sz="4" w:space="0" w:color="auto"/>
            </w:tcBorders>
            <w:shd w:val="clear" w:color="auto" w:fill="auto"/>
            <w:noWrap/>
            <w:vAlign w:val="center"/>
            <w:tcPrChange w:id="4628" w:author="作者" w:date="2020-09-17T16:04:00Z">
              <w:tcPr>
                <w:tcW w:w="1460" w:type="dxa"/>
                <w:tcBorders>
                  <w:top w:val="nil"/>
                  <w:left w:val="single" w:sz="4" w:space="0" w:color="auto"/>
                  <w:bottom w:val="single" w:sz="4" w:space="0" w:color="auto"/>
                  <w:right w:val="single" w:sz="4" w:space="0" w:color="auto"/>
                </w:tcBorders>
                <w:shd w:val="clear" w:color="auto" w:fill="auto"/>
                <w:noWrap/>
                <w:vAlign w:val="center"/>
              </w:tcPr>
            </w:tcPrChange>
          </w:tcPr>
          <w:p w14:paraId="2AD45E48" w14:textId="5AB1BE2D" w:rsidR="00FB6B28" w:rsidRPr="00972EA4" w:rsidDel="00F3592F" w:rsidRDefault="00FB6B28" w:rsidP="00055DE1">
            <w:pPr>
              <w:rPr>
                <w:ins w:id="4629" w:author="作者" w:date="2020-09-16T17:24:00Z"/>
                <w:del w:id="4630" w:author="作者" w:date="2020-09-17T16:10:00Z"/>
                <w:rFonts w:ascii="等线" w:eastAsia="等线" w:hAnsi="等线" w:cs="宋体"/>
                <w:color w:val="000000"/>
              </w:rPr>
            </w:pPr>
            <w:ins w:id="4631" w:author="作者" w:date="2020-09-16T17:24:00Z">
              <w:del w:id="4632" w:author="作者" w:date="2020-09-17T16:10:00Z">
                <w:r w:rsidRPr="00972EA4" w:rsidDel="00F3592F">
                  <w:rPr>
                    <w:rFonts w:ascii="等线" w:eastAsia="等线" w:hAnsi="等线" w:cs="宋体" w:hint="eastAsia"/>
                    <w:color w:val="000000"/>
                  </w:rPr>
                  <w:delText>music mode</w:delText>
                </w:r>
              </w:del>
            </w:ins>
          </w:p>
        </w:tc>
        <w:tc>
          <w:tcPr>
            <w:tcW w:w="1560" w:type="dxa"/>
            <w:tcBorders>
              <w:top w:val="nil"/>
              <w:left w:val="nil"/>
              <w:bottom w:val="single" w:sz="4" w:space="0" w:color="auto"/>
              <w:right w:val="single" w:sz="4" w:space="0" w:color="auto"/>
            </w:tcBorders>
            <w:shd w:val="clear" w:color="auto" w:fill="auto"/>
            <w:noWrap/>
            <w:vAlign w:val="center"/>
            <w:tcPrChange w:id="4633" w:author="作者" w:date="2020-09-17T16:04:00Z">
              <w:tcPr>
                <w:tcW w:w="1220" w:type="dxa"/>
                <w:tcBorders>
                  <w:top w:val="nil"/>
                  <w:left w:val="nil"/>
                  <w:bottom w:val="single" w:sz="4" w:space="0" w:color="auto"/>
                  <w:right w:val="single" w:sz="4" w:space="0" w:color="auto"/>
                </w:tcBorders>
                <w:shd w:val="clear" w:color="auto" w:fill="auto"/>
                <w:noWrap/>
                <w:vAlign w:val="center"/>
              </w:tcPr>
            </w:tcPrChange>
          </w:tcPr>
          <w:p w14:paraId="3031B2C5" w14:textId="0CE96E58" w:rsidR="00FB6B28" w:rsidRPr="00972EA4" w:rsidDel="00F3592F" w:rsidRDefault="00FB6B28" w:rsidP="00055DE1">
            <w:pPr>
              <w:rPr>
                <w:ins w:id="4634" w:author="作者" w:date="2020-09-16T17:24:00Z"/>
                <w:del w:id="4635" w:author="作者" w:date="2020-09-17T16:10:00Z"/>
                <w:rFonts w:ascii="等线" w:eastAsia="等线" w:hAnsi="等线" w:cs="宋体"/>
                <w:color w:val="000000"/>
              </w:rPr>
            </w:pPr>
            <w:ins w:id="4636" w:author="作者" w:date="2020-09-16T17:24:00Z">
              <w:del w:id="4637" w:author="作者" w:date="2020-09-17T16:10:00Z">
                <w:r w:rsidRPr="00972EA4" w:rsidDel="00F3592F">
                  <w:rPr>
                    <w:rFonts w:ascii="等线" w:eastAsia="等线" w:hAnsi="等线" w:cs="宋体" w:hint="eastAsia"/>
                    <w:color w:val="000000"/>
                  </w:rPr>
                  <w:delText>-</w:delText>
                </w:r>
              </w:del>
            </w:ins>
          </w:p>
        </w:tc>
        <w:tc>
          <w:tcPr>
            <w:tcW w:w="4182" w:type="dxa"/>
            <w:tcBorders>
              <w:top w:val="nil"/>
              <w:left w:val="nil"/>
              <w:bottom w:val="single" w:sz="4" w:space="0" w:color="auto"/>
              <w:right w:val="single" w:sz="4" w:space="0" w:color="auto"/>
            </w:tcBorders>
            <w:shd w:val="clear" w:color="auto" w:fill="auto"/>
            <w:noWrap/>
            <w:vAlign w:val="center"/>
            <w:tcPrChange w:id="4638" w:author="作者" w:date="2020-09-17T16:04:00Z">
              <w:tcPr>
                <w:tcW w:w="1860" w:type="dxa"/>
                <w:tcBorders>
                  <w:top w:val="nil"/>
                  <w:left w:val="nil"/>
                  <w:bottom w:val="single" w:sz="4" w:space="0" w:color="auto"/>
                  <w:right w:val="single" w:sz="4" w:space="0" w:color="auto"/>
                </w:tcBorders>
                <w:shd w:val="clear" w:color="auto" w:fill="auto"/>
                <w:noWrap/>
                <w:vAlign w:val="center"/>
              </w:tcPr>
            </w:tcPrChange>
          </w:tcPr>
          <w:p w14:paraId="7DA3F565" w14:textId="554A8C61" w:rsidR="00FB6B28" w:rsidRPr="00972EA4" w:rsidDel="00F3592F" w:rsidRDefault="00FB6B28" w:rsidP="00055DE1">
            <w:pPr>
              <w:rPr>
                <w:ins w:id="4639" w:author="作者" w:date="2020-09-16T17:24:00Z"/>
                <w:del w:id="4640" w:author="作者" w:date="2020-09-17T16:10:00Z"/>
                <w:rFonts w:ascii="等线" w:eastAsia="等线" w:hAnsi="等线" w:cs="宋体"/>
                <w:color w:val="000000"/>
              </w:rPr>
            </w:pPr>
            <w:ins w:id="4641" w:author="作者" w:date="2020-09-16T17:24:00Z">
              <w:del w:id="4642" w:author="作者" w:date="2020-09-17T16:10:00Z">
                <w:r w:rsidRPr="00972EA4" w:rsidDel="00F3592F">
                  <w:rPr>
                    <w:rFonts w:ascii="等线" w:eastAsia="等线" w:hAnsi="等线" w:cs="宋体" w:hint="eastAsia"/>
                    <w:color w:val="000000"/>
                  </w:rPr>
                  <w:delText>-</w:delText>
                </w:r>
              </w:del>
            </w:ins>
          </w:p>
        </w:tc>
        <w:tc>
          <w:tcPr>
            <w:tcW w:w="1418" w:type="dxa"/>
            <w:tcBorders>
              <w:top w:val="nil"/>
              <w:left w:val="nil"/>
              <w:bottom w:val="single" w:sz="4" w:space="0" w:color="auto"/>
              <w:right w:val="single" w:sz="4" w:space="0" w:color="auto"/>
            </w:tcBorders>
            <w:shd w:val="clear" w:color="auto" w:fill="auto"/>
            <w:noWrap/>
            <w:vAlign w:val="center"/>
            <w:tcPrChange w:id="4643" w:author="作者" w:date="2020-09-17T16:04:00Z">
              <w:tcPr>
                <w:tcW w:w="1144" w:type="dxa"/>
                <w:tcBorders>
                  <w:top w:val="nil"/>
                  <w:left w:val="nil"/>
                  <w:bottom w:val="single" w:sz="4" w:space="0" w:color="auto"/>
                  <w:right w:val="single" w:sz="4" w:space="0" w:color="auto"/>
                </w:tcBorders>
                <w:shd w:val="clear" w:color="auto" w:fill="auto"/>
                <w:noWrap/>
                <w:vAlign w:val="center"/>
              </w:tcPr>
            </w:tcPrChange>
          </w:tcPr>
          <w:p w14:paraId="160A2EFC" w14:textId="7C9B1146" w:rsidR="00FB6B28" w:rsidRPr="00972EA4" w:rsidDel="00F3592F" w:rsidRDefault="00FB6B28" w:rsidP="00055DE1">
            <w:pPr>
              <w:rPr>
                <w:ins w:id="4644" w:author="作者" w:date="2020-09-16T17:24:00Z"/>
                <w:del w:id="4645" w:author="作者" w:date="2020-09-17T16:10:00Z"/>
                <w:rFonts w:ascii="等线" w:eastAsia="等线" w:hAnsi="等线" w:cs="宋体"/>
                <w:color w:val="000000"/>
              </w:rPr>
            </w:pPr>
            <w:ins w:id="4646" w:author="作者" w:date="2020-09-16T17:24:00Z">
              <w:del w:id="4647" w:author="作者" w:date="2020-09-17T16:10:00Z">
                <w:r w:rsidRPr="00972EA4" w:rsidDel="00F3592F">
                  <w:rPr>
                    <w:rFonts w:ascii="等线" w:eastAsia="等线" w:hAnsi="等线" w:cs="宋体" w:hint="eastAsia"/>
                    <w:color w:val="000000"/>
                  </w:rPr>
                  <w:delText>4</w:delText>
                </w:r>
              </w:del>
            </w:ins>
          </w:p>
        </w:tc>
      </w:tr>
      <w:tr w:rsidR="00FB6B28" w:rsidRPr="00972EA4" w:rsidDel="00F3592F" w14:paraId="2258F374" w14:textId="5F24BF1D" w:rsidTr="00F3592F">
        <w:trPr>
          <w:trHeight w:val="840"/>
          <w:ins w:id="4648" w:author="作者" w:date="2020-09-16T17:24:00Z"/>
          <w:del w:id="4649" w:author="作者" w:date="2020-09-17T16:10:00Z"/>
          <w:trPrChange w:id="4650" w:author="作者" w:date="2020-09-17T16:04:00Z">
            <w:trPr>
              <w:trHeight w:val="840"/>
            </w:trPr>
          </w:trPrChange>
        </w:trPr>
        <w:tc>
          <w:tcPr>
            <w:tcW w:w="2943"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651" w:author="作者" w:date="2020-09-17T16:04:00Z">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21DDE45E" w14:textId="29FE24BB" w:rsidR="00FB6B28" w:rsidRPr="00972EA4" w:rsidDel="00F3592F" w:rsidRDefault="00FB6B28" w:rsidP="00055DE1">
            <w:pPr>
              <w:rPr>
                <w:ins w:id="4652" w:author="作者" w:date="2020-09-16T17:24:00Z"/>
                <w:del w:id="4653" w:author="作者" w:date="2020-09-17T16:10:00Z"/>
                <w:rFonts w:ascii="等线" w:eastAsia="等线" w:hAnsi="等线" w:cs="宋体"/>
                <w:color w:val="000000"/>
              </w:rPr>
            </w:pPr>
            <w:ins w:id="4654" w:author="作者" w:date="2020-09-16T17:24:00Z">
              <w:del w:id="4655" w:author="作者" w:date="2020-09-17T16:10:00Z">
                <w:r w:rsidRPr="00972EA4" w:rsidDel="00F3592F">
                  <w:rPr>
                    <w:rFonts w:ascii="等线" w:eastAsia="等线" w:hAnsi="等线" w:cs="宋体" w:hint="eastAsia"/>
                    <w:color w:val="000000"/>
                  </w:rPr>
                  <w:delText>normal mode</w:delText>
                </w:r>
                <w:r w:rsidDel="00F3592F">
                  <w:rPr>
                    <w:rFonts w:ascii="等线" w:eastAsia="等线" w:hAnsi="等线" w:cs="宋体"/>
                    <w:color w:val="000000"/>
                  </w:rPr>
                  <w:delText>/rest mode(</w:delText>
                </w:r>
                <w:r w:rsidRPr="00736690" w:rsidDel="00F3592F">
                  <w:rPr>
                    <w:rFonts w:ascii="等线" w:eastAsia="等线" w:hAnsi="等线" w:cs="宋体"/>
                    <w:b/>
                    <w:bCs/>
                    <w:color w:val="000000"/>
                    <w:sz w:val="32"/>
                    <w:szCs w:val="32"/>
                  </w:rPr>
                  <w:delText>*</w:delText>
                </w:r>
                <w:r w:rsidRPr="00736690" w:rsidDel="00F3592F">
                  <w:rPr>
                    <w:rFonts w:ascii="等线" w:eastAsia="等线" w:hAnsi="等线" w:cs="宋体"/>
                    <w:color w:val="000000"/>
                  </w:rPr>
                  <w:delText>)</w:delText>
                </w:r>
              </w:del>
            </w:ins>
          </w:p>
        </w:tc>
        <w:tc>
          <w:tcPr>
            <w:tcW w:w="1560" w:type="dxa"/>
            <w:tcBorders>
              <w:top w:val="nil"/>
              <w:left w:val="nil"/>
              <w:bottom w:val="single" w:sz="4" w:space="0" w:color="auto"/>
              <w:right w:val="single" w:sz="4" w:space="0" w:color="auto"/>
            </w:tcBorders>
            <w:shd w:val="clear" w:color="auto" w:fill="auto"/>
            <w:noWrap/>
            <w:vAlign w:val="center"/>
            <w:hideMark/>
            <w:tcPrChange w:id="4656"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588E9EF9" w14:textId="7A06009B" w:rsidR="00FB6B28" w:rsidRPr="00972EA4" w:rsidDel="00F3592F" w:rsidRDefault="00FB6B28" w:rsidP="00055DE1">
            <w:pPr>
              <w:rPr>
                <w:ins w:id="4657" w:author="作者" w:date="2020-09-16T17:24:00Z"/>
                <w:del w:id="4658" w:author="作者" w:date="2020-09-17T16:10:00Z"/>
                <w:rFonts w:ascii="等线" w:eastAsia="等线" w:hAnsi="等线" w:cs="宋体"/>
                <w:color w:val="000000"/>
              </w:rPr>
            </w:pPr>
            <w:ins w:id="4659" w:author="作者" w:date="2020-09-16T17:24:00Z">
              <w:del w:id="4660" w:author="作者" w:date="2020-09-17T16:10:00Z">
                <w:r w:rsidRPr="00972EA4" w:rsidDel="00F3592F">
                  <w:rPr>
                    <w:rFonts w:ascii="等线" w:eastAsia="等线" w:hAnsi="等线" w:cs="宋体" w:hint="eastAsia"/>
                    <w:color w:val="000000"/>
                  </w:rPr>
                  <w:delText>static</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661"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2759277" w14:textId="13A45076" w:rsidR="00FB6B28" w:rsidRPr="00972EA4" w:rsidDel="00F3592F" w:rsidRDefault="00FB6B28" w:rsidP="00055DE1">
            <w:pPr>
              <w:rPr>
                <w:ins w:id="4662" w:author="作者" w:date="2020-09-16T17:24:00Z"/>
                <w:del w:id="4663" w:author="作者" w:date="2020-09-17T16:10:00Z"/>
                <w:rFonts w:ascii="等线" w:eastAsia="等线" w:hAnsi="等线" w:cs="宋体"/>
                <w:color w:val="000000"/>
              </w:rPr>
            </w:pPr>
            <w:ins w:id="4664" w:author="作者" w:date="2020-09-16T17:24:00Z">
              <w:del w:id="4665" w:author="作者" w:date="2020-09-17T16:10:00Z">
                <w:r w:rsidRPr="00972EA4" w:rsidDel="00F3592F">
                  <w:rPr>
                    <w:rFonts w:ascii="等线" w:eastAsia="等线" w:hAnsi="等线" w:cs="宋体" w:hint="eastAsia"/>
                    <w:color w:val="000000"/>
                  </w:rPr>
                  <w:delText>-</w:delText>
                </w:r>
              </w:del>
            </w:ins>
          </w:p>
        </w:tc>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666" w:author="作者" w:date="2020-09-17T16:04:00Z">
              <w:tcPr>
                <w:tcW w:w="1144"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2380E188" w14:textId="651B309C" w:rsidR="00FB6B28" w:rsidRPr="00972EA4" w:rsidDel="00F3592F" w:rsidRDefault="00FB6B28" w:rsidP="00055DE1">
            <w:pPr>
              <w:rPr>
                <w:ins w:id="4667" w:author="作者" w:date="2020-09-16T17:24:00Z"/>
                <w:del w:id="4668" w:author="作者" w:date="2020-09-17T16:10:00Z"/>
                <w:rFonts w:ascii="等线" w:eastAsia="等线" w:hAnsi="等线" w:cs="宋体"/>
                <w:color w:val="000000"/>
              </w:rPr>
            </w:pPr>
            <w:ins w:id="4669" w:author="作者" w:date="2020-09-16T17:24:00Z">
              <w:del w:id="4670" w:author="作者" w:date="2020-09-17T16:10:00Z">
                <w:r w:rsidRPr="00972EA4" w:rsidDel="00F3592F">
                  <w:rPr>
                    <w:rFonts w:ascii="等线" w:eastAsia="等线" w:hAnsi="等线" w:cs="宋体" w:hint="eastAsia"/>
                    <w:color w:val="000000"/>
                  </w:rPr>
                  <w:delText>5</w:delText>
                </w:r>
              </w:del>
            </w:ins>
          </w:p>
        </w:tc>
      </w:tr>
      <w:tr w:rsidR="00FB6B28" w:rsidRPr="00972EA4" w:rsidDel="00F3592F" w14:paraId="20495152" w14:textId="56E75901" w:rsidTr="00F3592F">
        <w:trPr>
          <w:trHeight w:val="913"/>
          <w:ins w:id="4671" w:author="作者" w:date="2020-09-16T17:24:00Z"/>
          <w:del w:id="4672" w:author="作者" w:date="2020-09-17T16:10:00Z"/>
          <w:trPrChange w:id="4673" w:author="作者" w:date="2020-09-17T16:04:00Z">
            <w:trPr>
              <w:trHeight w:val="913"/>
            </w:trPr>
          </w:trPrChange>
        </w:trPr>
        <w:tc>
          <w:tcPr>
            <w:tcW w:w="2943" w:type="dxa"/>
            <w:vMerge/>
            <w:tcBorders>
              <w:top w:val="nil"/>
              <w:left w:val="single" w:sz="4" w:space="0" w:color="auto"/>
              <w:bottom w:val="single" w:sz="4" w:space="0" w:color="auto"/>
              <w:right w:val="single" w:sz="4" w:space="0" w:color="auto"/>
            </w:tcBorders>
            <w:vAlign w:val="center"/>
            <w:hideMark/>
            <w:tcPrChange w:id="4674"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498062D6" w14:textId="1FC4B1B3" w:rsidR="00FB6B28" w:rsidRPr="00972EA4" w:rsidDel="00F3592F" w:rsidRDefault="00FB6B28" w:rsidP="00055DE1">
            <w:pPr>
              <w:rPr>
                <w:ins w:id="4675" w:author="作者" w:date="2020-09-16T17:24:00Z"/>
                <w:del w:id="4676" w:author="作者" w:date="2020-09-17T16:10:00Z"/>
                <w:rFonts w:ascii="等线" w:eastAsia="等线" w:hAnsi="等线" w:cs="宋体"/>
                <w:color w:val="000000"/>
              </w:rPr>
            </w:pPr>
          </w:p>
        </w:tc>
        <w:tc>
          <w:tcPr>
            <w:tcW w:w="1560" w:type="dxa"/>
            <w:vMerge w:val="restart"/>
            <w:tcBorders>
              <w:top w:val="nil"/>
              <w:left w:val="single" w:sz="4" w:space="0" w:color="auto"/>
              <w:bottom w:val="single" w:sz="4" w:space="0" w:color="auto"/>
              <w:right w:val="single" w:sz="4" w:space="0" w:color="auto"/>
            </w:tcBorders>
            <w:shd w:val="clear" w:color="auto" w:fill="auto"/>
            <w:noWrap/>
            <w:vAlign w:val="center"/>
            <w:hideMark/>
            <w:tcPrChange w:id="4677" w:author="作者" w:date="2020-09-17T16:04:00Z">
              <w:tcPr>
                <w:tcW w:w="1220" w:type="dxa"/>
                <w:vMerge w:val="restart"/>
                <w:tcBorders>
                  <w:top w:val="nil"/>
                  <w:left w:val="single" w:sz="4" w:space="0" w:color="auto"/>
                  <w:bottom w:val="single" w:sz="4" w:space="0" w:color="auto"/>
                  <w:right w:val="single" w:sz="4" w:space="0" w:color="auto"/>
                </w:tcBorders>
                <w:shd w:val="clear" w:color="auto" w:fill="auto"/>
                <w:noWrap/>
                <w:vAlign w:val="center"/>
                <w:hideMark/>
              </w:tcPr>
            </w:tcPrChange>
          </w:tcPr>
          <w:p w14:paraId="5D5C8056" w14:textId="100E0FEC" w:rsidR="00FB6B28" w:rsidRPr="00972EA4" w:rsidDel="00F3592F" w:rsidRDefault="00FB6B28" w:rsidP="00055DE1">
            <w:pPr>
              <w:rPr>
                <w:ins w:id="4678" w:author="作者" w:date="2020-09-16T17:24:00Z"/>
                <w:del w:id="4679" w:author="作者" w:date="2020-09-17T16:10:00Z"/>
                <w:rFonts w:ascii="等线" w:eastAsia="等线" w:hAnsi="等线" w:cs="宋体"/>
                <w:color w:val="000000"/>
              </w:rPr>
            </w:pPr>
            <w:ins w:id="4680" w:author="作者" w:date="2020-09-16T17:24:00Z">
              <w:del w:id="4681" w:author="作者" w:date="2020-09-17T16:10:00Z">
                <w:r w:rsidRPr="00972EA4" w:rsidDel="00F3592F">
                  <w:rPr>
                    <w:rFonts w:ascii="等线" w:eastAsia="等线" w:hAnsi="等线" w:cs="宋体" w:hint="eastAsia"/>
                    <w:color w:val="000000"/>
                  </w:rPr>
                  <w:delText>dynamic</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682"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40B43FDB" w14:textId="4D69E38D" w:rsidR="00FB6B28" w:rsidRPr="00972EA4" w:rsidDel="00F3592F" w:rsidRDefault="00FB6B28" w:rsidP="00055DE1">
            <w:pPr>
              <w:rPr>
                <w:ins w:id="4683" w:author="作者" w:date="2020-09-16T17:24:00Z"/>
                <w:del w:id="4684" w:author="作者" w:date="2020-09-17T16:10:00Z"/>
                <w:rFonts w:ascii="等线" w:eastAsia="等线" w:hAnsi="等线" w:cs="宋体"/>
                <w:color w:val="000000"/>
              </w:rPr>
            </w:pPr>
            <w:ins w:id="4685" w:author="作者" w:date="2020-09-16T17:24:00Z">
              <w:del w:id="4686" w:author="作者" w:date="2020-09-17T16:10:00Z">
                <w:r w:rsidRPr="00972EA4" w:rsidDel="00F3592F">
                  <w:rPr>
                    <w:rFonts w:ascii="等线" w:eastAsia="等线" w:hAnsi="等线" w:cs="宋体" w:hint="eastAsia"/>
                    <w:color w:val="000000"/>
                  </w:rPr>
                  <w:delText>surprise me</w:delText>
                </w:r>
              </w:del>
            </w:ins>
          </w:p>
        </w:tc>
        <w:tc>
          <w:tcPr>
            <w:tcW w:w="1418" w:type="dxa"/>
            <w:vMerge/>
            <w:tcBorders>
              <w:top w:val="nil"/>
              <w:left w:val="single" w:sz="4" w:space="0" w:color="auto"/>
              <w:bottom w:val="single" w:sz="4" w:space="0" w:color="auto"/>
              <w:right w:val="single" w:sz="4" w:space="0" w:color="auto"/>
            </w:tcBorders>
            <w:vAlign w:val="center"/>
            <w:hideMark/>
            <w:tcPrChange w:id="4687"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5E027B84" w14:textId="724B8983" w:rsidR="00FB6B28" w:rsidRPr="00972EA4" w:rsidDel="00F3592F" w:rsidRDefault="00FB6B28" w:rsidP="00055DE1">
            <w:pPr>
              <w:rPr>
                <w:ins w:id="4688" w:author="作者" w:date="2020-09-16T17:24:00Z"/>
                <w:del w:id="4689" w:author="作者" w:date="2020-09-17T16:10:00Z"/>
                <w:rFonts w:ascii="等线" w:eastAsia="等线" w:hAnsi="等线" w:cs="宋体"/>
                <w:color w:val="000000"/>
              </w:rPr>
            </w:pPr>
          </w:p>
        </w:tc>
      </w:tr>
      <w:tr w:rsidR="00FB6B28" w:rsidRPr="00972EA4" w:rsidDel="00F3592F" w14:paraId="0856A970" w14:textId="0A7EFC1F" w:rsidTr="00F3592F">
        <w:trPr>
          <w:trHeight w:val="629"/>
          <w:ins w:id="4690" w:author="作者" w:date="2020-09-16T17:24:00Z"/>
          <w:del w:id="4691" w:author="作者" w:date="2020-09-17T16:10:00Z"/>
          <w:trPrChange w:id="4692" w:author="作者" w:date="2020-09-17T16:04:00Z">
            <w:trPr>
              <w:trHeight w:val="629"/>
            </w:trPr>
          </w:trPrChange>
        </w:trPr>
        <w:tc>
          <w:tcPr>
            <w:tcW w:w="2943" w:type="dxa"/>
            <w:vMerge/>
            <w:tcBorders>
              <w:top w:val="nil"/>
              <w:left w:val="single" w:sz="4" w:space="0" w:color="auto"/>
              <w:bottom w:val="single" w:sz="4" w:space="0" w:color="auto"/>
              <w:right w:val="single" w:sz="4" w:space="0" w:color="auto"/>
            </w:tcBorders>
            <w:vAlign w:val="center"/>
            <w:hideMark/>
            <w:tcPrChange w:id="4693"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37C16C83" w14:textId="044E634B" w:rsidR="00FB6B28" w:rsidRPr="00972EA4" w:rsidDel="00F3592F" w:rsidRDefault="00FB6B28" w:rsidP="00055DE1">
            <w:pPr>
              <w:rPr>
                <w:ins w:id="4694" w:author="作者" w:date="2020-09-16T17:24:00Z"/>
                <w:del w:id="4695" w:author="作者" w:date="2020-09-17T16:10:00Z"/>
                <w:rFonts w:ascii="等线" w:eastAsia="等线" w:hAnsi="等线" w:cs="宋体"/>
                <w:color w:val="000000"/>
              </w:rPr>
            </w:pPr>
          </w:p>
        </w:tc>
        <w:tc>
          <w:tcPr>
            <w:tcW w:w="1560" w:type="dxa"/>
            <w:vMerge/>
            <w:tcBorders>
              <w:top w:val="nil"/>
              <w:left w:val="single" w:sz="4" w:space="0" w:color="auto"/>
              <w:bottom w:val="single" w:sz="4" w:space="0" w:color="auto"/>
              <w:right w:val="single" w:sz="4" w:space="0" w:color="auto"/>
            </w:tcBorders>
            <w:vAlign w:val="center"/>
            <w:hideMark/>
            <w:tcPrChange w:id="4696" w:author="作者" w:date="2020-09-17T16:04:00Z">
              <w:tcPr>
                <w:tcW w:w="1220" w:type="dxa"/>
                <w:vMerge/>
                <w:tcBorders>
                  <w:top w:val="nil"/>
                  <w:left w:val="single" w:sz="4" w:space="0" w:color="auto"/>
                  <w:bottom w:val="single" w:sz="4" w:space="0" w:color="auto"/>
                  <w:right w:val="single" w:sz="4" w:space="0" w:color="auto"/>
                </w:tcBorders>
                <w:vAlign w:val="center"/>
                <w:hideMark/>
              </w:tcPr>
            </w:tcPrChange>
          </w:tcPr>
          <w:p w14:paraId="126CC080" w14:textId="4E43E540" w:rsidR="00FB6B28" w:rsidRPr="00972EA4" w:rsidDel="00F3592F" w:rsidRDefault="00FB6B28" w:rsidP="00055DE1">
            <w:pPr>
              <w:rPr>
                <w:ins w:id="4697" w:author="作者" w:date="2020-09-16T17:24:00Z"/>
                <w:del w:id="4698"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hideMark/>
            <w:tcPrChange w:id="4699"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12198FB" w14:textId="53F4B75C" w:rsidR="00FB6B28" w:rsidRPr="00972EA4" w:rsidDel="00F3592F" w:rsidRDefault="00FB6B28" w:rsidP="00055DE1">
            <w:pPr>
              <w:rPr>
                <w:ins w:id="4700" w:author="作者" w:date="2020-09-16T17:24:00Z"/>
                <w:del w:id="4701" w:author="作者" w:date="2020-09-17T16:10:00Z"/>
                <w:rFonts w:ascii="等线" w:eastAsia="等线" w:hAnsi="等线" w:cs="宋体"/>
                <w:color w:val="000000"/>
              </w:rPr>
            </w:pPr>
            <w:ins w:id="4702" w:author="作者" w:date="2020-09-16T17:24:00Z">
              <w:del w:id="4703" w:author="作者" w:date="2020-09-17T16:10:00Z">
                <w:r w:rsidRPr="00972EA4" w:rsidDel="00F3592F">
                  <w:rPr>
                    <w:rFonts w:ascii="等线" w:eastAsia="等线" w:hAnsi="等线" w:cs="宋体" w:hint="eastAsia"/>
                    <w:color w:val="000000"/>
                  </w:rPr>
                  <w:delText>ocean heart</w:delText>
                </w:r>
                <w:r w:rsidDel="00F3592F">
                  <w:rPr>
                    <w:rFonts w:ascii="等线" w:eastAsia="等线" w:hAnsi="等线" w:cs="宋体"/>
                    <w:color w:val="000000"/>
                  </w:rPr>
                  <w:delText>(</w:delText>
                </w:r>
                <w:r w:rsidRPr="00736690" w:rsidDel="00F3592F">
                  <w:rPr>
                    <w:rFonts w:ascii="等线" w:eastAsia="等线" w:hAnsi="等线" w:cs="宋体"/>
                    <w:b/>
                    <w:bCs/>
                    <w:color w:val="000000"/>
                    <w:sz w:val="32"/>
                    <w:szCs w:val="32"/>
                  </w:rPr>
                  <w:delText>*</w:delText>
                </w:r>
                <w:r w:rsidRPr="00736690" w:rsidDel="00F3592F">
                  <w:rPr>
                    <w:rFonts w:ascii="等线" w:eastAsia="等线" w:hAnsi="等线" w:cs="宋体"/>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704"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30F6D503" w14:textId="6E2B3436" w:rsidR="00FB6B28" w:rsidRPr="00972EA4" w:rsidDel="00F3592F" w:rsidRDefault="00FB6B28" w:rsidP="00055DE1">
            <w:pPr>
              <w:rPr>
                <w:ins w:id="4705" w:author="作者" w:date="2020-09-16T17:24:00Z"/>
                <w:del w:id="4706" w:author="作者" w:date="2020-09-17T16:10:00Z"/>
                <w:rFonts w:ascii="等线" w:eastAsia="等线" w:hAnsi="等线" w:cs="宋体"/>
                <w:color w:val="000000"/>
              </w:rPr>
            </w:pPr>
          </w:p>
        </w:tc>
      </w:tr>
      <w:tr w:rsidR="00FB6B28" w:rsidRPr="00972EA4" w:rsidDel="00F3592F" w14:paraId="596B5DCA" w14:textId="3E88CC02" w:rsidTr="00F3592F">
        <w:trPr>
          <w:trHeight w:val="567"/>
          <w:ins w:id="4707" w:author="作者" w:date="2020-09-16T17:24:00Z"/>
          <w:del w:id="4708" w:author="作者" w:date="2020-09-17T16:10:00Z"/>
          <w:trPrChange w:id="4709" w:author="作者" w:date="2020-09-17T16:04:00Z">
            <w:trPr>
              <w:trHeight w:val="567"/>
            </w:trPr>
          </w:trPrChange>
        </w:trPr>
        <w:tc>
          <w:tcPr>
            <w:tcW w:w="2943" w:type="dxa"/>
            <w:vMerge/>
            <w:tcBorders>
              <w:top w:val="nil"/>
              <w:left w:val="single" w:sz="4" w:space="0" w:color="auto"/>
              <w:bottom w:val="single" w:sz="4" w:space="0" w:color="auto"/>
              <w:right w:val="single" w:sz="4" w:space="0" w:color="auto"/>
            </w:tcBorders>
            <w:vAlign w:val="center"/>
            <w:hideMark/>
            <w:tcPrChange w:id="4710"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7FAEDCE4" w14:textId="449AF885" w:rsidR="00FB6B28" w:rsidRPr="00972EA4" w:rsidDel="00F3592F" w:rsidRDefault="00FB6B28" w:rsidP="00055DE1">
            <w:pPr>
              <w:rPr>
                <w:ins w:id="4711" w:author="作者" w:date="2020-09-16T17:24:00Z"/>
                <w:del w:id="4712" w:author="作者" w:date="2020-09-17T16:10:00Z"/>
                <w:rFonts w:ascii="等线" w:eastAsia="等线" w:hAnsi="等线" w:cs="宋体"/>
                <w:color w:val="000000"/>
              </w:rPr>
            </w:pPr>
          </w:p>
        </w:tc>
        <w:tc>
          <w:tcPr>
            <w:tcW w:w="1560" w:type="dxa"/>
            <w:vMerge/>
            <w:tcBorders>
              <w:top w:val="nil"/>
              <w:left w:val="single" w:sz="4" w:space="0" w:color="auto"/>
              <w:bottom w:val="single" w:sz="4" w:space="0" w:color="auto"/>
              <w:right w:val="single" w:sz="4" w:space="0" w:color="auto"/>
            </w:tcBorders>
            <w:vAlign w:val="center"/>
            <w:hideMark/>
            <w:tcPrChange w:id="4713" w:author="作者" w:date="2020-09-17T16:04:00Z">
              <w:tcPr>
                <w:tcW w:w="1220" w:type="dxa"/>
                <w:vMerge/>
                <w:tcBorders>
                  <w:top w:val="nil"/>
                  <w:left w:val="single" w:sz="4" w:space="0" w:color="auto"/>
                  <w:bottom w:val="single" w:sz="4" w:space="0" w:color="auto"/>
                  <w:right w:val="single" w:sz="4" w:space="0" w:color="auto"/>
                </w:tcBorders>
                <w:vAlign w:val="center"/>
                <w:hideMark/>
              </w:tcPr>
            </w:tcPrChange>
          </w:tcPr>
          <w:p w14:paraId="725D014C" w14:textId="083CD632" w:rsidR="00FB6B28" w:rsidRPr="00972EA4" w:rsidDel="00F3592F" w:rsidRDefault="00FB6B28" w:rsidP="00055DE1">
            <w:pPr>
              <w:rPr>
                <w:ins w:id="4714" w:author="作者" w:date="2020-09-16T17:24:00Z"/>
                <w:del w:id="4715"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hideMark/>
            <w:tcPrChange w:id="4716"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7507C528" w14:textId="1866F76D" w:rsidR="00FB6B28" w:rsidRPr="00972EA4" w:rsidDel="00F3592F" w:rsidRDefault="00FB6B28" w:rsidP="00055DE1">
            <w:pPr>
              <w:rPr>
                <w:ins w:id="4717" w:author="作者" w:date="2020-09-16T17:24:00Z"/>
                <w:del w:id="4718" w:author="作者" w:date="2020-09-17T16:10:00Z"/>
                <w:rFonts w:ascii="等线" w:eastAsia="等线" w:hAnsi="等线" w:cs="宋体"/>
                <w:color w:val="000000"/>
              </w:rPr>
            </w:pPr>
            <w:ins w:id="4719" w:author="作者" w:date="2020-09-16T17:24:00Z">
              <w:del w:id="4720" w:author="作者" w:date="2020-09-17T16:10:00Z">
                <w:r w:rsidRPr="00972EA4" w:rsidDel="00F3592F">
                  <w:rPr>
                    <w:rFonts w:ascii="等线" w:eastAsia="等线" w:hAnsi="等线" w:cs="宋体" w:hint="eastAsia"/>
                    <w:color w:val="000000"/>
                  </w:rPr>
                  <w:delText>deep forest</w:delText>
                </w:r>
                <w:r w:rsidDel="00F3592F">
                  <w:rPr>
                    <w:rFonts w:ascii="等线" w:eastAsia="等线" w:hAnsi="等线" w:cs="宋体"/>
                    <w:color w:val="000000"/>
                  </w:rPr>
                  <w:delText>(</w:delText>
                </w:r>
                <w:r w:rsidRPr="00736690" w:rsidDel="00F3592F">
                  <w:rPr>
                    <w:rFonts w:ascii="等线" w:eastAsia="等线" w:hAnsi="等线" w:cs="宋体"/>
                    <w:b/>
                    <w:bCs/>
                    <w:color w:val="000000"/>
                    <w:sz w:val="32"/>
                    <w:szCs w:val="32"/>
                  </w:rPr>
                  <w:delText>*</w:delText>
                </w:r>
                <w:r w:rsidRPr="00736690" w:rsidDel="00F3592F">
                  <w:rPr>
                    <w:rFonts w:ascii="等线" w:eastAsia="等线" w:hAnsi="等线" w:cs="宋体"/>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721"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462375CF" w14:textId="412EE15F" w:rsidR="00FB6B28" w:rsidRPr="00972EA4" w:rsidDel="00F3592F" w:rsidRDefault="00FB6B28" w:rsidP="00055DE1">
            <w:pPr>
              <w:rPr>
                <w:ins w:id="4722" w:author="作者" w:date="2020-09-16T17:24:00Z"/>
                <w:del w:id="4723" w:author="作者" w:date="2020-09-17T16:10:00Z"/>
                <w:rFonts w:ascii="等线" w:eastAsia="等线" w:hAnsi="等线" w:cs="宋体"/>
                <w:color w:val="000000"/>
              </w:rPr>
            </w:pPr>
          </w:p>
        </w:tc>
      </w:tr>
      <w:tr w:rsidR="00FB6B28" w:rsidRPr="00972EA4" w:rsidDel="00F3592F" w14:paraId="551B5F11" w14:textId="5AB93CE6" w:rsidTr="00F3592F">
        <w:trPr>
          <w:trHeight w:val="561"/>
          <w:ins w:id="4724" w:author="作者" w:date="2020-09-16T17:24:00Z"/>
          <w:del w:id="4725" w:author="作者" w:date="2020-09-17T16:10:00Z"/>
          <w:trPrChange w:id="4726" w:author="作者" w:date="2020-09-17T16:04:00Z">
            <w:trPr>
              <w:trHeight w:val="561"/>
            </w:trPr>
          </w:trPrChange>
        </w:trPr>
        <w:tc>
          <w:tcPr>
            <w:tcW w:w="2943" w:type="dxa"/>
            <w:vMerge/>
            <w:tcBorders>
              <w:top w:val="nil"/>
              <w:left w:val="single" w:sz="4" w:space="0" w:color="auto"/>
              <w:bottom w:val="single" w:sz="4" w:space="0" w:color="auto"/>
              <w:right w:val="single" w:sz="4" w:space="0" w:color="auto"/>
            </w:tcBorders>
            <w:vAlign w:val="center"/>
            <w:hideMark/>
            <w:tcPrChange w:id="4727"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06F9F530" w14:textId="2107420B" w:rsidR="00FB6B28" w:rsidRPr="00972EA4" w:rsidDel="00F3592F" w:rsidRDefault="00FB6B28" w:rsidP="00055DE1">
            <w:pPr>
              <w:rPr>
                <w:ins w:id="4728" w:author="作者" w:date="2020-09-16T17:24:00Z"/>
                <w:del w:id="4729" w:author="作者" w:date="2020-09-17T16:10:00Z"/>
                <w:rFonts w:ascii="等线" w:eastAsia="等线" w:hAnsi="等线" w:cs="宋体"/>
                <w:color w:val="000000"/>
              </w:rPr>
            </w:pPr>
          </w:p>
        </w:tc>
        <w:tc>
          <w:tcPr>
            <w:tcW w:w="1560" w:type="dxa"/>
            <w:vMerge/>
            <w:tcBorders>
              <w:top w:val="nil"/>
              <w:left w:val="single" w:sz="4" w:space="0" w:color="auto"/>
              <w:bottom w:val="single" w:sz="4" w:space="0" w:color="auto"/>
              <w:right w:val="single" w:sz="4" w:space="0" w:color="auto"/>
            </w:tcBorders>
            <w:vAlign w:val="center"/>
            <w:hideMark/>
            <w:tcPrChange w:id="4730" w:author="作者" w:date="2020-09-17T16:04:00Z">
              <w:tcPr>
                <w:tcW w:w="1220" w:type="dxa"/>
                <w:vMerge/>
                <w:tcBorders>
                  <w:top w:val="nil"/>
                  <w:left w:val="single" w:sz="4" w:space="0" w:color="auto"/>
                  <w:bottom w:val="single" w:sz="4" w:space="0" w:color="auto"/>
                  <w:right w:val="single" w:sz="4" w:space="0" w:color="auto"/>
                </w:tcBorders>
                <w:vAlign w:val="center"/>
                <w:hideMark/>
              </w:tcPr>
            </w:tcPrChange>
          </w:tcPr>
          <w:p w14:paraId="3E3FEE02" w14:textId="2E7D6741" w:rsidR="00FB6B28" w:rsidRPr="00972EA4" w:rsidDel="00F3592F" w:rsidRDefault="00FB6B28" w:rsidP="00055DE1">
            <w:pPr>
              <w:rPr>
                <w:ins w:id="4731" w:author="作者" w:date="2020-09-16T17:24:00Z"/>
                <w:del w:id="4732"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hideMark/>
            <w:tcPrChange w:id="4733"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359A85B7" w14:textId="39BF9F03" w:rsidR="00FB6B28" w:rsidRPr="00972EA4" w:rsidDel="00F3592F" w:rsidRDefault="00FB6B28" w:rsidP="00055DE1">
            <w:pPr>
              <w:rPr>
                <w:ins w:id="4734" w:author="作者" w:date="2020-09-16T17:24:00Z"/>
                <w:del w:id="4735" w:author="作者" w:date="2020-09-17T16:10:00Z"/>
                <w:rFonts w:ascii="等线" w:eastAsia="等线" w:hAnsi="等线" w:cs="宋体"/>
                <w:color w:val="000000"/>
              </w:rPr>
            </w:pPr>
            <w:ins w:id="4736" w:author="作者" w:date="2020-09-16T17:24:00Z">
              <w:del w:id="4737" w:author="作者" w:date="2020-09-17T16:10:00Z">
                <w:r w:rsidRPr="00972EA4" w:rsidDel="00F3592F">
                  <w:rPr>
                    <w:rFonts w:ascii="等线" w:eastAsia="等线" w:hAnsi="等线" w:cs="宋体" w:hint="eastAsia"/>
                    <w:color w:val="000000"/>
                  </w:rPr>
                  <w:delText>Moden city</w:delText>
                </w:r>
              </w:del>
            </w:ins>
          </w:p>
        </w:tc>
        <w:tc>
          <w:tcPr>
            <w:tcW w:w="1418" w:type="dxa"/>
            <w:vMerge/>
            <w:tcBorders>
              <w:top w:val="nil"/>
              <w:left w:val="single" w:sz="4" w:space="0" w:color="auto"/>
              <w:bottom w:val="single" w:sz="4" w:space="0" w:color="auto"/>
              <w:right w:val="single" w:sz="4" w:space="0" w:color="auto"/>
            </w:tcBorders>
            <w:vAlign w:val="center"/>
            <w:hideMark/>
            <w:tcPrChange w:id="4738"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04087FCC" w14:textId="07441A7F" w:rsidR="00FB6B28" w:rsidRPr="00972EA4" w:rsidDel="00F3592F" w:rsidRDefault="00FB6B28" w:rsidP="00055DE1">
            <w:pPr>
              <w:rPr>
                <w:ins w:id="4739" w:author="作者" w:date="2020-09-16T17:24:00Z"/>
                <w:del w:id="4740" w:author="作者" w:date="2020-09-17T16:10:00Z"/>
                <w:rFonts w:ascii="等线" w:eastAsia="等线" w:hAnsi="等线" w:cs="宋体"/>
                <w:color w:val="000000"/>
              </w:rPr>
            </w:pPr>
          </w:p>
        </w:tc>
      </w:tr>
      <w:tr w:rsidR="00FB6B28" w:rsidRPr="00972EA4" w:rsidDel="00F3592F" w14:paraId="09C2BEC3" w14:textId="0D810EC5" w:rsidTr="00F3592F">
        <w:trPr>
          <w:trHeight w:val="825"/>
          <w:ins w:id="4741" w:author="作者" w:date="2020-09-16T17:24:00Z"/>
          <w:del w:id="4742" w:author="作者" w:date="2020-09-17T16:10:00Z"/>
          <w:trPrChange w:id="4743" w:author="作者" w:date="2020-09-17T16:04:00Z">
            <w:trPr>
              <w:trHeight w:val="825"/>
            </w:trPr>
          </w:trPrChange>
        </w:trPr>
        <w:tc>
          <w:tcPr>
            <w:tcW w:w="2943" w:type="dxa"/>
            <w:vMerge/>
            <w:tcBorders>
              <w:top w:val="nil"/>
              <w:left w:val="single" w:sz="4" w:space="0" w:color="auto"/>
              <w:bottom w:val="single" w:sz="4" w:space="0" w:color="auto"/>
              <w:right w:val="single" w:sz="4" w:space="0" w:color="auto"/>
            </w:tcBorders>
            <w:vAlign w:val="center"/>
            <w:hideMark/>
            <w:tcPrChange w:id="4744"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161B0497" w14:textId="0F621754" w:rsidR="00FB6B28" w:rsidRPr="00972EA4" w:rsidDel="00F3592F" w:rsidRDefault="00FB6B28" w:rsidP="00055DE1">
            <w:pPr>
              <w:rPr>
                <w:ins w:id="4745" w:author="作者" w:date="2020-09-16T17:24:00Z"/>
                <w:del w:id="4746" w:author="作者" w:date="2020-09-17T16:10:00Z"/>
                <w:rFonts w:ascii="等线" w:eastAsia="等线" w:hAnsi="等线" w:cs="宋体"/>
                <w:color w:val="000000"/>
              </w:rPr>
            </w:pPr>
          </w:p>
        </w:tc>
        <w:tc>
          <w:tcPr>
            <w:tcW w:w="1560" w:type="dxa"/>
            <w:vMerge/>
            <w:tcBorders>
              <w:top w:val="nil"/>
              <w:left w:val="single" w:sz="4" w:space="0" w:color="auto"/>
              <w:bottom w:val="single" w:sz="4" w:space="0" w:color="auto"/>
              <w:right w:val="single" w:sz="4" w:space="0" w:color="auto"/>
            </w:tcBorders>
            <w:vAlign w:val="center"/>
            <w:hideMark/>
            <w:tcPrChange w:id="4747" w:author="作者" w:date="2020-09-17T16:04:00Z">
              <w:tcPr>
                <w:tcW w:w="1220" w:type="dxa"/>
                <w:vMerge/>
                <w:tcBorders>
                  <w:top w:val="nil"/>
                  <w:left w:val="single" w:sz="4" w:space="0" w:color="auto"/>
                  <w:bottom w:val="single" w:sz="4" w:space="0" w:color="auto"/>
                  <w:right w:val="single" w:sz="4" w:space="0" w:color="auto"/>
                </w:tcBorders>
                <w:vAlign w:val="center"/>
                <w:hideMark/>
              </w:tcPr>
            </w:tcPrChange>
          </w:tcPr>
          <w:p w14:paraId="258BE089" w14:textId="4125A7D7" w:rsidR="00FB6B28" w:rsidRPr="00972EA4" w:rsidDel="00F3592F" w:rsidRDefault="00FB6B28" w:rsidP="00055DE1">
            <w:pPr>
              <w:rPr>
                <w:ins w:id="4748" w:author="作者" w:date="2020-09-16T17:24:00Z"/>
                <w:del w:id="4749" w:author="作者" w:date="2020-09-17T16:10:00Z"/>
                <w:rFonts w:ascii="等线" w:eastAsia="等线" w:hAnsi="等线" w:cs="宋体"/>
                <w:color w:val="000000"/>
              </w:rPr>
            </w:pPr>
          </w:p>
        </w:tc>
        <w:tc>
          <w:tcPr>
            <w:tcW w:w="4182" w:type="dxa"/>
            <w:tcBorders>
              <w:top w:val="nil"/>
              <w:left w:val="nil"/>
              <w:bottom w:val="single" w:sz="4" w:space="0" w:color="auto"/>
              <w:right w:val="single" w:sz="4" w:space="0" w:color="auto"/>
            </w:tcBorders>
            <w:shd w:val="clear" w:color="auto" w:fill="auto"/>
            <w:noWrap/>
            <w:vAlign w:val="center"/>
            <w:hideMark/>
            <w:tcPrChange w:id="4750"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0231ACC8" w14:textId="2144C352" w:rsidR="00FB6B28" w:rsidRPr="00972EA4" w:rsidDel="00F3592F" w:rsidRDefault="00FB6B28" w:rsidP="00055DE1">
            <w:pPr>
              <w:rPr>
                <w:ins w:id="4751" w:author="作者" w:date="2020-09-16T17:24:00Z"/>
                <w:del w:id="4752" w:author="作者" w:date="2020-09-17T16:10:00Z"/>
                <w:rFonts w:ascii="等线" w:eastAsia="等线" w:hAnsi="等线" w:cs="宋体"/>
                <w:color w:val="000000"/>
              </w:rPr>
            </w:pPr>
            <w:ins w:id="4753" w:author="作者" w:date="2020-09-16T17:24:00Z">
              <w:del w:id="4754" w:author="作者" w:date="2020-09-17T16:10:00Z">
                <w:r w:rsidRPr="00972EA4" w:rsidDel="00F3592F">
                  <w:rPr>
                    <w:rFonts w:ascii="等线" w:eastAsia="等线" w:hAnsi="等线" w:cs="宋体" w:hint="eastAsia"/>
                    <w:color w:val="000000"/>
                  </w:rPr>
                  <w:delText>w</w:delText>
                </w:r>
                <w:r w:rsidDel="00F3592F">
                  <w:rPr>
                    <w:rFonts w:ascii="等线" w:eastAsia="等线" w:hAnsi="等线" w:cs="宋体"/>
                    <w:color w:val="000000"/>
                  </w:rPr>
                  <w:delText>a</w:delText>
                </w:r>
                <w:r w:rsidRPr="00972EA4" w:rsidDel="00F3592F">
                  <w:rPr>
                    <w:rFonts w:ascii="等线" w:eastAsia="等线" w:hAnsi="等线" w:cs="宋体" w:hint="eastAsia"/>
                    <w:color w:val="000000"/>
                  </w:rPr>
                  <w:delText>rm heart</w:delText>
                </w:r>
                <w:r w:rsidDel="00F3592F">
                  <w:rPr>
                    <w:rFonts w:ascii="等线" w:eastAsia="等线" w:hAnsi="等线" w:cs="宋体"/>
                    <w:color w:val="000000"/>
                  </w:rPr>
                  <w:delText>(</w:delText>
                </w:r>
                <w:r w:rsidRPr="00736690" w:rsidDel="00F3592F">
                  <w:rPr>
                    <w:rFonts w:ascii="等线" w:eastAsia="等线" w:hAnsi="等线" w:cs="宋体"/>
                    <w:b/>
                    <w:bCs/>
                    <w:color w:val="000000"/>
                    <w:sz w:val="32"/>
                    <w:szCs w:val="32"/>
                  </w:rPr>
                  <w:delText>*</w:delText>
                </w:r>
                <w:r w:rsidRPr="00736690" w:rsidDel="00F3592F">
                  <w:rPr>
                    <w:rFonts w:ascii="等线" w:eastAsia="等线" w:hAnsi="等线" w:cs="宋体"/>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755"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46BE334C" w14:textId="6605F47B" w:rsidR="00FB6B28" w:rsidRPr="00972EA4" w:rsidDel="00F3592F" w:rsidRDefault="00FB6B28" w:rsidP="00055DE1">
            <w:pPr>
              <w:rPr>
                <w:ins w:id="4756" w:author="作者" w:date="2020-09-16T17:24:00Z"/>
                <w:del w:id="4757" w:author="作者" w:date="2020-09-17T16:10:00Z"/>
                <w:rFonts w:ascii="等线" w:eastAsia="等线" w:hAnsi="等线" w:cs="宋体"/>
                <w:color w:val="000000"/>
              </w:rPr>
            </w:pPr>
          </w:p>
        </w:tc>
      </w:tr>
      <w:tr w:rsidR="00FB6B28" w:rsidRPr="00972EA4" w:rsidDel="00F3592F" w14:paraId="1CA0B0DD" w14:textId="767CA041" w:rsidTr="00F3592F">
        <w:trPr>
          <w:trHeight w:val="553"/>
          <w:ins w:id="4758" w:author="作者" w:date="2020-09-16T17:24:00Z"/>
          <w:del w:id="4759" w:author="作者" w:date="2020-09-17T16:10:00Z"/>
          <w:trPrChange w:id="4760" w:author="作者" w:date="2020-09-17T16:04:00Z">
            <w:trPr>
              <w:trHeight w:val="553"/>
            </w:trPr>
          </w:trPrChange>
        </w:trPr>
        <w:tc>
          <w:tcPr>
            <w:tcW w:w="2943" w:type="dxa"/>
            <w:vMerge/>
            <w:tcBorders>
              <w:top w:val="nil"/>
              <w:left w:val="single" w:sz="4" w:space="0" w:color="auto"/>
              <w:bottom w:val="single" w:sz="4" w:space="0" w:color="auto"/>
              <w:right w:val="single" w:sz="4" w:space="0" w:color="auto"/>
            </w:tcBorders>
            <w:vAlign w:val="center"/>
            <w:hideMark/>
            <w:tcPrChange w:id="4761" w:author="作者" w:date="2020-09-17T16:04:00Z">
              <w:tcPr>
                <w:tcW w:w="1460" w:type="dxa"/>
                <w:vMerge/>
                <w:tcBorders>
                  <w:top w:val="nil"/>
                  <w:left w:val="single" w:sz="4" w:space="0" w:color="auto"/>
                  <w:bottom w:val="single" w:sz="4" w:space="0" w:color="auto"/>
                  <w:right w:val="single" w:sz="4" w:space="0" w:color="auto"/>
                </w:tcBorders>
                <w:vAlign w:val="center"/>
                <w:hideMark/>
              </w:tcPr>
            </w:tcPrChange>
          </w:tcPr>
          <w:p w14:paraId="0F1CE249" w14:textId="2B204740" w:rsidR="00FB6B28" w:rsidRPr="00972EA4" w:rsidDel="00F3592F" w:rsidRDefault="00FB6B28" w:rsidP="00055DE1">
            <w:pPr>
              <w:rPr>
                <w:ins w:id="4762" w:author="作者" w:date="2020-09-16T17:24:00Z"/>
                <w:del w:id="4763" w:author="作者" w:date="2020-09-17T16:10:00Z"/>
                <w:rFonts w:ascii="等线" w:eastAsia="等线" w:hAnsi="等线" w:cs="宋体"/>
                <w:color w:val="000000"/>
              </w:rPr>
            </w:pPr>
          </w:p>
        </w:tc>
        <w:tc>
          <w:tcPr>
            <w:tcW w:w="1560" w:type="dxa"/>
            <w:tcBorders>
              <w:top w:val="nil"/>
              <w:left w:val="nil"/>
              <w:bottom w:val="single" w:sz="4" w:space="0" w:color="auto"/>
              <w:right w:val="single" w:sz="4" w:space="0" w:color="auto"/>
            </w:tcBorders>
            <w:shd w:val="clear" w:color="auto" w:fill="auto"/>
            <w:noWrap/>
            <w:vAlign w:val="center"/>
            <w:hideMark/>
            <w:tcPrChange w:id="4764" w:author="作者" w:date="2020-09-17T16:04:00Z">
              <w:tcPr>
                <w:tcW w:w="1220" w:type="dxa"/>
                <w:tcBorders>
                  <w:top w:val="nil"/>
                  <w:left w:val="nil"/>
                  <w:bottom w:val="single" w:sz="4" w:space="0" w:color="auto"/>
                  <w:right w:val="single" w:sz="4" w:space="0" w:color="auto"/>
                </w:tcBorders>
                <w:shd w:val="clear" w:color="auto" w:fill="auto"/>
                <w:noWrap/>
                <w:vAlign w:val="center"/>
                <w:hideMark/>
              </w:tcPr>
            </w:tcPrChange>
          </w:tcPr>
          <w:p w14:paraId="6221BAC6" w14:textId="7027B6E1" w:rsidR="00FB6B28" w:rsidRPr="00972EA4" w:rsidDel="00F3592F" w:rsidRDefault="00FB6B28" w:rsidP="00055DE1">
            <w:pPr>
              <w:rPr>
                <w:ins w:id="4765" w:author="作者" w:date="2020-09-16T17:24:00Z"/>
                <w:del w:id="4766" w:author="作者" w:date="2020-09-17T16:10:00Z"/>
                <w:rFonts w:ascii="等线" w:eastAsia="等线" w:hAnsi="等线" w:cs="宋体"/>
                <w:color w:val="000000"/>
              </w:rPr>
            </w:pPr>
            <w:ins w:id="4767" w:author="作者" w:date="2020-09-16T17:24:00Z">
              <w:del w:id="4768" w:author="作者" w:date="2020-09-17T16:10:00Z">
                <w:r w:rsidRPr="00972EA4" w:rsidDel="00F3592F">
                  <w:rPr>
                    <w:rFonts w:ascii="等线" w:eastAsia="等线" w:hAnsi="等线" w:cs="宋体" w:hint="eastAsia"/>
                    <w:color w:val="000000"/>
                  </w:rPr>
                  <w:delText>customize</w:delText>
                </w:r>
              </w:del>
            </w:ins>
          </w:p>
        </w:tc>
        <w:tc>
          <w:tcPr>
            <w:tcW w:w="4182" w:type="dxa"/>
            <w:tcBorders>
              <w:top w:val="nil"/>
              <w:left w:val="nil"/>
              <w:bottom w:val="single" w:sz="4" w:space="0" w:color="auto"/>
              <w:right w:val="single" w:sz="4" w:space="0" w:color="auto"/>
            </w:tcBorders>
            <w:shd w:val="clear" w:color="auto" w:fill="auto"/>
            <w:noWrap/>
            <w:vAlign w:val="center"/>
            <w:hideMark/>
            <w:tcPrChange w:id="4769" w:author="作者" w:date="2020-09-17T16:04:00Z">
              <w:tcPr>
                <w:tcW w:w="1860" w:type="dxa"/>
                <w:tcBorders>
                  <w:top w:val="nil"/>
                  <w:left w:val="nil"/>
                  <w:bottom w:val="single" w:sz="4" w:space="0" w:color="auto"/>
                  <w:right w:val="single" w:sz="4" w:space="0" w:color="auto"/>
                </w:tcBorders>
                <w:shd w:val="clear" w:color="auto" w:fill="auto"/>
                <w:noWrap/>
                <w:vAlign w:val="center"/>
                <w:hideMark/>
              </w:tcPr>
            </w:tcPrChange>
          </w:tcPr>
          <w:p w14:paraId="430716DF" w14:textId="130AC54E" w:rsidR="00FB6B28" w:rsidRPr="00972EA4" w:rsidDel="00F3592F" w:rsidRDefault="00FB6B28" w:rsidP="00055DE1">
            <w:pPr>
              <w:rPr>
                <w:ins w:id="4770" w:author="作者" w:date="2020-09-16T17:24:00Z"/>
                <w:del w:id="4771" w:author="作者" w:date="2020-09-17T16:10:00Z"/>
                <w:rFonts w:ascii="等线" w:eastAsia="等线" w:hAnsi="等线" w:cs="宋体"/>
                <w:color w:val="000000"/>
              </w:rPr>
            </w:pPr>
            <w:ins w:id="4772" w:author="作者" w:date="2020-09-16T17:24:00Z">
              <w:del w:id="4773" w:author="作者" w:date="2020-09-17T16:10:00Z">
                <w:r w:rsidRPr="00972EA4" w:rsidDel="00F3592F">
                  <w:rPr>
                    <w:rFonts w:ascii="等线" w:eastAsia="等线" w:hAnsi="等线" w:cs="宋体" w:hint="eastAsia"/>
                    <w:color w:val="000000"/>
                  </w:rPr>
                  <w:delText>-</w:delText>
                </w:r>
              </w:del>
            </w:ins>
          </w:p>
        </w:tc>
        <w:tc>
          <w:tcPr>
            <w:tcW w:w="1418" w:type="dxa"/>
            <w:vMerge/>
            <w:tcBorders>
              <w:top w:val="nil"/>
              <w:left w:val="single" w:sz="4" w:space="0" w:color="auto"/>
              <w:bottom w:val="single" w:sz="4" w:space="0" w:color="auto"/>
              <w:right w:val="single" w:sz="4" w:space="0" w:color="auto"/>
            </w:tcBorders>
            <w:vAlign w:val="center"/>
            <w:hideMark/>
            <w:tcPrChange w:id="4774" w:author="作者" w:date="2020-09-17T16:04:00Z">
              <w:tcPr>
                <w:tcW w:w="1144" w:type="dxa"/>
                <w:vMerge/>
                <w:tcBorders>
                  <w:top w:val="nil"/>
                  <w:left w:val="single" w:sz="4" w:space="0" w:color="auto"/>
                  <w:bottom w:val="single" w:sz="4" w:space="0" w:color="auto"/>
                  <w:right w:val="single" w:sz="4" w:space="0" w:color="auto"/>
                </w:tcBorders>
                <w:vAlign w:val="center"/>
                <w:hideMark/>
              </w:tcPr>
            </w:tcPrChange>
          </w:tcPr>
          <w:p w14:paraId="020533CB" w14:textId="1F4007EC" w:rsidR="00FB6B28" w:rsidRPr="00972EA4" w:rsidDel="00F3592F" w:rsidRDefault="00FB6B28" w:rsidP="00055DE1">
            <w:pPr>
              <w:rPr>
                <w:ins w:id="4775" w:author="作者" w:date="2020-09-16T17:24:00Z"/>
                <w:del w:id="4776" w:author="作者" w:date="2020-09-17T16:10:00Z"/>
                <w:rFonts w:ascii="等线" w:eastAsia="等线" w:hAnsi="等线" w:cs="宋体"/>
                <w:color w:val="000000"/>
              </w:rPr>
            </w:pPr>
          </w:p>
        </w:tc>
      </w:tr>
    </w:tbl>
    <w:p w14:paraId="5BADD804" w14:textId="48FD2B10" w:rsidR="00FB6B28" w:rsidRDefault="00FB6B28" w:rsidP="00FB6B28">
      <w:pPr>
        <w:rPr>
          <w:ins w:id="4777" w:author="作者" w:date="2020-09-25T15:31:00Z"/>
        </w:rPr>
      </w:pPr>
    </w:p>
    <w:tbl>
      <w:tblPr>
        <w:tblW w:w="108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0"/>
        <w:gridCol w:w="1540"/>
        <w:gridCol w:w="4140"/>
        <w:gridCol w:w="3725"/>
      </w:tblGrid>
      <w:tr w:rsidR="00E84410" w:rsidRPr="00364B8F" w14:paraId="665B46D6" w14:textId="77777777" w:rsidTr="00CB126E">
        <w:trPr>
          <w:trHeight w:val="350"/>
          <w:ins w:id="4778" w:author="作者" w:date="2020-09-25T15:31:00Z"/>
        </w:trPr>
        <w:tc>
          <w:tcPr>
            <w:tcW w:w="1460" w:type="dxa"/>
            <w:shd w:val="clear" w:color="auto" w:fill="auto"/>
            <w:noWrap/>
            <w:vAlign w:val="center"/>
            <w:hideMark/>
          </w:tcPr>
          <w:p w14:paraId="0E1A5793" w14:textId="77777777" w:rsidR="00E84410" w:rsidRPr="00364B8F" w:rsidRDefault="00E84410" w:rsidP="00CB126E">
            <w:pPr>
              <w:rPr>
                <w:ins w:id="4779" w:author="作者" w:date="2020-09-25T15:31:00Z"/>
                <w:rFonts w:ascii="等线" w:eastAsia="等线" w:hAnsi="等线" w:cs="宋体"/>
                <w:b/>
                <w:bCs/>
                <w:color w:val="000000"/>
                <w:sz w:val="28"/>
                <w:szCs w:val="28"/>
              </w:rPr>
            </w:pPr>
            <w:ins w:id="4780" w:author="作者" w:date="2020-09-25T15:31:00Z">
              <w:r w:rsidRPr="00364B8F">
                <w:rPr>
                  <w:rFonts w:ascii="等线" w:eastAsia="等线" w:hAnsi="等线" w:cs="宋体" w:hint="eastAsia"/>
                  <w:b/>
                  <w:bCs/>
                  <w:color w:val="000000"/>
                  <w:sz w:val="28"/>
                  <w:szCs w:val="28"/>
                </w:rPr>
                <w:t xml:space="preserve">From </w:t>
              </w:r>
            </w:ins>
          </w:p>
        </w:tc>
        <w:tc>
          <w:tcPr>
            <w:tcW w:w="1540" w:type="dxa"/>
            <w:shd w:val="clear" w:color="auto" w:fill="auto"/>
            <w:noWrap/>
            <w:vAlign w:val="center"/>
            <w:hideMark/>
          </w:tcPr>
          <w:p w14:paraId="239E4C37" w14:textId="77777777" w:rsidR="00E84410" w:rsidRPr="00364B8F" w:rsidRDefault="00E84410" w:rsidP="00CB126E">
            <w:pPr>
              <w:rPr>
                <w:ins w:id="4781" w:author="作者" w:date="2020-09-25T15:31:00Z"/>
                <w:rFonts w:ascii="等线" w:eastAsia="等线" w:hAnsi="等线" w:cs="宋体"/>
                <w:b/>
                <w:bCs/>
                <w:color w:val="000000"/>
                <w:sz w:val="28"/>
                <w:szCs w:val="28"/>
              </w:rPr>
            </w:pPr>
            <w:ins w:id="4782" w:author="作者" w:date="2020-09-25T15:31:00Z">
              <w:r w:rsidRPr="00364B8F">
                <w:rPr>
                  <w:rFonts w:ascii="等线" w:eastAsia="等线" w:hAnsi="等线" w:cs="宋体" w:hint="eastAsia"/>
                  <w:b/>
                  <w:bCs/>
                  <w:color w:val="000000"/>
                  <w:sz w:val="28"/>
                  <w:szCs w:val="28"/>
                </w:rPr>
                <w:t>Change To</w:t>
              </w:r>
            </w:ins>
          </w:p>
        </w:tc>
        <w:tc>
          <w:tcPr>
            <w:tcW w:w="4140" w:type="dxa"/>
            <w:shd w:val="clear" w:color="auto" w:fill="auto"/>
            <w:noWrap/>
            <w:vAlign w:val="center"/>
            <w:hideMark/>
          </w:tcPr>
          <w:p w14:paraId="0ADE9B19" w14:textId="77777777" w:rsidR="00E84410" w:rsidRPr="00364B8F" w:rsidRDefault="00E84410" w:rsidP="00CB126E">
            <w:pPr>
              <w:rPr>
                <w:ins w:id="4783" w:author="作者" w:date="2020-09-25T15:31:00Z"/>
                <w:rFonts w:ascii="等线" w:eastAsia="等线" w:hAnsi="等线" w:cs="宋体"/>
                <w:b/>
                <w:bCs/>
                <w:color w:val="000000"/>
                <w:sz w:val="28"/>
                <w:szCs w:val="28"/>
              </w:rPr>
            </w:pPr>
            <w:ins w:id="4784" w:author="作者" w:date="2020-09-25T15:31:00Z">
              <w:r w:rsidRPr="00364B8F">
                <w:rPr>
                  <w:rFonts w:ascii="等线" w:eastAsia="等线" w:hAnsi="等线" w:cs="宋体" w:hint="eastAsia"/>
                  <w:b/>
                  <w:bCs/>
                  <w:color w:val="000000"/>
                  <w:sz w:val="28"/>
                  <w:szCs w:val="28"/>
                </w:rPr>
                <w:t>Effect</w:t>
              </w:r>
            </w:ins>
          </w:p>
        </w:tc>
        <w:tc>
          <w:tcPr>
            <w:tcW w:w="3725" w:type="dxa"/>
            <w:shd w:val="clear" w:color="auto" w:fill="auto"/>
            <w:noWrap/>
            <w:vAlign w:val="center"/>
            <w:hideMark/>
          </w:tcPr>
          <w:p w14:paraId="18F0BBA4" w14:textId="77777777" w:rsidR="00E84410" w:rsidRPr="00364B8F" w:rsidRDefault="00E84410" w:rsidP="00CB126E">
            <w:pPr>
              <w:rPr>
                <w:ins w:id="4785" w:author="作者" w:date="2020-09-25T15:31:00Z"/>
                <w:rFonts w:ascii="等线" w:eastAsia="等线" w:hAnsi="等线" w:cs="宋体"/>
                <w:b/>
                <w:bCs/>
                <w:color w:val="000000"/>
                <w:sz w:val="28"/>
                <w:szCs w:val="28"/>
              </w:rPr>
            </w:pPr>
            <w:ins w:id="4786" w:author="作者" w:date="2020-09-25T15:31:00Z">
              <w:r w:rsidRPr="00364B8F">
                <w:rPr>
                  <w:rFonts w:ascii="等线" w:eastAsia="等线" w:hAnsi="等线" w:cs="宋体" w:hint="eastAsia"/>
                  <w:b/>
                  <w:bCs/>
                  <w:color w:val="000000"/>
                  <w:sz w:val="28"/>
                  <w:szCs w:val="28"/>
                </w:rPr>
                <w:t>IVI Special Action</w:t>
              </w:r>
            </w:ins>
          </w:p>
        </w:tc>
      </w:tr>
      <w:tr w:rsidR="00E84410" w:rsidRPr="00364B8F" w14:paraId="407DD302" w14:textId="77777777" w:rsidTr="00CB126E">
        <w:trPr>
          <w:trHeight w:val="280"/>
          <w:ins w:id="4787" w:author="作者" w:date="2020-09-25T15:31:00Z"/>
        </w:trPr>
        <w:tc>
          <w:tcPr>
            <w:tcW w:w="1460" w:type="dxa"/>
            <w:vMerge w:val="restart"/>
            <w:shd w:val="clear" w:color="auto" w:fill="auto"/>
            <w:noWrap/>
            <w:vAlign w:val="center"/>
            <w:hideMark/>
          </w:tcPr>
          <w:p w14:paraId="56B96BCA" w14:textId="77777777" w:rsidR="00E84410" w:rsidRPr="00364B8F" w:rsidRDefault="00E84410" w:rsidP="00CB126E">
            <w:pPr>
              <w:rPr>
                <w:ins w:id="4788" w:author="作者" w:date="2020-09-25T15:31:00Z"/>
                <w:rFonts w:ascii="等线" w:eastAsia="等线" w:hAnsi="等线" w:cs="宋体"/>
                <w:color w:val="000000"/>
              </w:rPr>
            </w:pPr>
            <w:ins w:id="4789" w:author="作者" w:date="2020-09-25T15:31:00Z">
              <w:r w:rsidRPr="00364B8F">
                <w:rPr>
                  <w:rFonts w:ascii="等线" w:eastAsia="等线" w:hAnsi="等线" w:cs="宋体" w:hint="eastAsia"/>
                  <w:color w:val="000000"/>
                </w:rPr>
                <w:t>welcome</w:t>
              </w:r>
            </w:ins>
          </w:p>
        </w:tc>
        <w:tc>
          <w:tcPr>
            <w:tcW w:w="1540" w:type="dxa"/>
            <w:shd w:val="clear" w:color="auto" w:fill="auto"/>
            <w:noWrap/>
            <w:vAlign w:val="center"/>
            <w:hideMark/>
          </w:tcPr>
          <w:p w14:paraId="2268FB60" w14:textId="77777777" w:rsidR="00E84410" w:rsidRPr="00364B8F" w:rsidRDefault="00E84410" w:rsidP="00CB126E">
            <w:pPr>
              <w:rPr>
                <w:ins w:id="4790" w:author="作者" w:date="2020-09-25T15:31:00Z"/>
                <w:rFonts w:ascii="等线" w:eastAsia="等线" w:hAnsi="等线" w:cs="宋体"/>
                <w:color w:val="000000"/>
              </w:rPr>
            </w:pPr>
            <w:ins w:id="4791"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3080674B" w14:textId="77777777" w:rsidR="00E84410" w:rsidRPr="00364B8F" w:rsidRDefault="00E84410" w:rsidP="00CB126E">
            <w:pPr>
              <w:rPr>
                <w:ins w:id="4792" w:author="作者" w:date="2020-09-25T15:31:00Z"/>
                <w:rFonts w:ascii="等线" w:eastAsia="等线" w:hAnsi="等线" w:cs="宋体"/>
                <w:color w:val="000000"/>
              </w:rPr>
            </w:pPr>
            <w:ins w:id="4793"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490784C8" w14:textId="77777777" w:rsidR="00E84410" w:rsidRPr="00364B8F" w:rsidRDefault="00E84410" w:rsidP="00CB126E">
            <w:pPr>
              <w:rPr>
                <w:ins w:id="4794" w:author="作者" w:date="2020-09-25T15:31:00Z"/>
                <w:rFonts w:ascii="等线" w:eastAsia="等线" w:hAnsi="等线" w:cs="宋体"/>
                <w:color w:val="000000"/>
              </w:rPr>
            </w:pPr>
            <w:ins w:id="4795" w:author="作者" w:date="2020-09-25T15:31:00Z">
              <w:r w:rsidRPr="00364B8F">
                <w:rPr>
                  <w:rFonts w:ascii="等线" w:eastAsia="等线" w:hAnsi="等线" w:cs="宋体" w:hint="eastAsia"/>
                  <w:color w:val="000000"/>
                </w:rPr>
                <w:t xml:space="preserve">　</w:t>
              </w:r>
            </w:ins>
          </w:p>
        </w:tc>
      </w:tr>
      <w:tr w:rsidR="00E84410" w:rsidRPr="00364B8F" w14:paraId="5399A1F4" w14:textId="77777777" w:rsidTr="00CB126E">
        <w:trPr>
          <w:trHeight w:val="280"/>
          <w:ins w:id="4796" w:author="作者" w:date="2020-09-25T15:31:00Z"/>
        </w:trPr>
        <w:tc>
          <w:tcPr>
            <w:tcW w:w="1460" w:type="dxa"/>
            <w:vMerge/>
            <w:vAlign w:val="center"/>
            <w:hideMark/>
          </w:tcPr>
          <w:p w14:paraId="3614D236" w14:textId="77777777" w:rsidR="00E84410" w:rsidRPr="00364B8F" w:rsidRDefault="00E84410" w:rsidP="00CB126E">
            <w:pPr>
              <w:rPr>
                <w:ins w:id="4797" w:author="作者" w:date="2020-09-25T15:31:00Z"/>
                <w:rFonts w:ascii="等线" w:eastAsia="等线" w:hAnsi="等线" w:cs="宋体"/>
                <w:color w:val="000000"/>
              </w:rPr>
            </w:pPr>
          </w:p>
        </w:tc>
        <w:tc>
          <w:tcPr>
            <w:tcW w:w="1540" w:type="dxa"/>
            <w:shd w:val="clear" w:color="auto" w:fill="auto"/>
            <w:noWrap/>
            <w:vAlign w:val="center"/>
            <w:hideMark/>
          </w:tcPr>
          <w:p w14:paraId="57D13D54" w14:textId="77777777" w:rsidR="00E84410" w:rsidRPr="00364B8F" w:rsidRDefault="00E84410" w:rsidP="00CB126E">
            <w:pPr>
              <w:rPr>
                <w:ins w:id="4798" w:author="作者" w:date="2020-09-25T15:31:00Z"/>
                <w:rFonts w:ascii="等线" w:eastAsia="等线" w:hAnsi="等线" w:cs="宋体"/>
                <w:color w:val="000000"/>
              </w:rPr>
            </w:pPr>
            <w:ins w:id="4799"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112AA5F2" w14:textId="77777777" w:rsidR="00E84410" w:rsidRPr="00364B8F" w:rsidRDefault="00E84410" w:rsidP="00CB126E">
            <w:pPr>
              <w:rPr>
                <w:ins w:id="4800" w:author="作者" w:date="2020-09-25T15:31:00Z"/>
                <w:rFonts w:ascii="等线" w:eastAsia="等线" w:hAnsi="等线" w:cs="宋体"/>
                <w:color w:val="000000"/>
              </w:rPr>
            </w:pPr>
            <w:ins w:id="4801" w:author="作者" w:date="2020-09-25T15:31:00Z">
              <w:r w:rsidRPr="00364B8F">
                <w:rPr>
                  <w:rFonts w:ascii="等线" w:eastAsia="等线" w:hAnsi="等线" w:cs="宋体" w:hint="eastAsia"/>
                  <w:color w:val="000000"/>
                </w:rPr>
                <w:t>1.Keep effect</w:t>
              </w:r>
            </w:ins>
          </w:p>
        </w:tc>
        <w:tc>
          <w:tcPr>
            <w:tcW w:w="3725" w:type="dxa"/>
            <w:shd w:val="clear" w:color="auto" w:fill="auto"/>
            <w:vAlign w:val="center"/>
            <w:hideMark/>
          </w:tcPr>
          <w:p w14:paraId="2C2CF401" w14:textId="77777777" w:rsidR="00E84410" w:rsidRPr="00364B8F" w:rsidRDefault="00E84410" w:rsidP="00CB126E">
            <w:pPr>
              <w:rPr>
                <w:ins w:id="4802" w:author="作者" w:date="2020-09-25T15:31:00Z"/>
                <w:rFonts w:ascii="等线" w:eastAsia="等线" w:hAnsi="等线" w:cs="宋体"/>
                <w:color w:val="000000"/>
              </w:rPr>
            </w:pPr>
            <w:ins w:id="4803" w:author="作者" w:date="2020-09-25T15:31:00Z">
              <w:r w:rsidRPr="00364B8F">
                <w:rPr>
                  <w:rFonts w:ascii="等线" w:eastAsia="等线" w:hAnsi="等线" w:cs="宋体" w:hint="eastAsia"/>
                  <w:color w:val="000000"/>
                </w:rPr>
                <w:t xml:space="preserve">　</w:t>
              </w:r>
            </w:ins>
          </w:p>
        </w:tc>
      </w:tr>
      <w:tr w:rsidR="00E84410" w:rsidRPr="00364B8F" w14:paraId="6A8B68F4" w14:textId="77777777" w:rsidTr="00CB126E">
        <w:trPr>
          <w:trHeight w:val="840"/>
          <w:ins w:id="4804" w:author="作者" w:date="2020-09-25T15:31:00Z"/>
        </w:trPr>
        <w:tc>
          <w:tcPr>
            <w:tcW w:w="1460" w:type="dxa"/>
            <w:vMerge/>
            <w:vAlign w:val="center"/>
            <w:hideMark/>
          </w:tcPr>
          <w:p w14:paraId="47E6F471" w14:textId="77777777" w:rsidR="00E84410" w:rsidRPr="00364B8F" w:rsidRDefault="00E84410" w:rsidP="00CB126E">
            <w:pPr>
              <w:rPr>
                <w:ins w:id="4805" w:author="作者" w:date="2020-09-25T15:31:00Z"/>
                <w:rFonts w:ascii="等线" w:eastAsia="等线" w:hAnsi="等线" w:cs="宋体"/>
                <w:color w:val="000000"/>
              </w:rPr>
            </w:pPr>
          </w:p>
        </w:tc>
        <w:tc>
          <w:tcPr>
            <w:tcW w:w="1540" w:type="dxa"/>
            <w:shd w:val="clear" w:color="auto" w:fill="auto"/>
            <w:noWrap/>
            <w:vAlign w:val="center"/>
            <w:hideMark/>
          </w:tcPr>
          <w:p w14:paraId="023C74FC" w14:textId="77777777" w:rsidR="00E84410" w:rsidRPr="00364B8F" w:rsidRDefault="00E84410" w:rsidP="00CB126E">
            <w:pPr>
              <w:rPr>
                <w:ins w:id="4806" w:author="作者" w:date="2020-09-25T15:31:00Z"/>
                <w:rFonts w:ascii="等线" w:eastAsia="等线" w:hAnsi="等线" w:cs="宋体"/>
                <w:color w:val="000000"/>
              </w:rPr>
            </w:pPr>
            <w:ins w:id="4807" w:author="作者" w:date="2020-09-25T15:31:00Z">
              <w:r w:rsidRPr="00364B8F">
                <w:rPr>
                  <w:rFonts w:ascii="等线" w:eastAsia="等线" w:hAnsi="等线" w:cs="宋体" w:hint="eastAsia"/>
                  <w:color w:val="000000"/>
                </w:rPr>
                <w:t>radar alarm</w:t>
              </w:r>
            </w:ins>
          </w:p>
        </w:tc>
        <w:tc>
          <w:tcPr>
            <w:tcW w:w="4140" w:type="dxa"/>
            <w:shd w:val="clear" w:color="auto" w:fill="auto"/>
            <w:vAlign w:val="center"/>
            <w:hideMark/>
          </w:tcPr>
          <w:p w14:paraId="6460AA88" w14:textId="77777777" w:rsidR="00E84410" w:rsidRPr="00364B8F" w:rsidRDefault="00E84410" w:rsidP="00CB126E">
            <w:pPr>
              <w:rPr>
                <w:ins w:id="4808" w:author="作者" w:date="2020-09-25T15:31:00Z"/>
                <w:rFonts w:ascii="等线" w:eastAsia="等线" w:hAnsi="等线" w:cs="宋体"/>
                <w:color w:val="000000"/>
              </w:rPr>
            </w:pPr>
            <w:ins w:id="4809" w:author="作者" w:date="2020-09-25T15:31:00Z">
              <w:r w:rsidRPr="00364B8F">
                <w:rPr>
                  <w:rFonts w:ascii="等线" w:eastAsia="等线" w:hAnsi="等线" w:cs="宋体" w:hint="eastAsia"/>
                  <w:color w:val="000000"/>
                </w:rPr>
                <w:t>1.Interrupt welcome mode(without fade off)</w:t>
              </w:r>
              <w:r w:rsidRPr="00364B8F">
                <w:rPr>
                  <w:rFonts w:ascii="等线" w:eastAsia="等线" w:hAnsi="等线" w:cs="宋体" w:hint="eastAsia"/>
                  <w:color w:val="000000"/>
                </w:rPr>
                <w:br/>
                <w:t xml:space="preserve">2.Begin radar alarm mode </w:t>
              </w:r>
            </w:ins>
          </w:p>
        </w:tc>
        <w:tc>
          <w:tcPr>
            <w:tcW w:w="3725" w:type="dxa"/>
            <w:shd w:val="clear" w:color="auto" w:fill="auto"/>
            <w:vAlign w:val="center"/>
            <w:hideMark/>
          </w:tcPr>
          <w:p w14:paraId="6B7B0C15" w14:textId="77777777" w:rsidR="00E84410" w:rsidRPr="00364B8F" w:rsidRDefault="00E84410" w:rsidP="00CB126E">
            <w:pPr>
              <w:rPr>
                <w:ins w:id="4810" w:author="作者" w:date="2020-09-25T15:31:00Z"/>
                <w:rFonts w:ascii="等线" w:eastAsia="等线" w:hAnsi="等线" w:cs="宋体"/>
                <w:color w:val="000000"/>
              </w:rPr>
            </w:pPr>
            <w:ins w:id="4811" w:author="作者" w:date="2020-09-25T15:31:00Z">
              <w:r w:rsidRPr="00364B8F">
                <w:rPr>
                  <w:rFonts w:ascii="等线" w:eastAsia="等线" w:hAnsi="等线" w:cs="宋体" w:hint="eastAsia"/>
                  <w:color w:val="000000"/>
                </w:rPr>
                <w:t xml:space="preserve">　</w:t>
              </w:r>
            </w:ins>
          </w:p>
        </w:tc>
      </w:tr>
      <w:tr w:rsidR="00E84410" w:rsidRPr="00364B8F" w14:paraId="6B613194" w14:textId="77777777" w:rsidTr="00CB126E">
        <w:trPr>
          <w:trHeight w:val="605"/>
          <w:ins w:id="4812" w:author="作者" w:date="2020-09-25T15:31:00Z"/>
        </w:trPr>
        <w:tc>
          <w:tcPr>
            <w:tcW w:w="1460" w:type="dxa"/>
            <w:vMerge/>
            <w:vAlign w:val="center"/>
            <w:hideMark/>
          </w:tcPr>
          <w:p w14:paraId="01464511" w14:textId="77777777" w:rsidR="00E84410" w:rsidRPr="00364B8F" w:rsidRDefault="00E84410" w:rsidP="00CB126E">
            <w:pPr>
              <w:rPr>
                <w:ins w:id="4813" w:author="作者" w:date="2020-09-25T15:31:00Z"/>
                <w:rFonts w:ascii="等线" w:eastAsia="等线" w:hAnsi="等线" w:cs="宋体"/>
                <w:color w:val="000000"/>
              </w:rPr>
            </w:pPr>
          </w:p>
        </w:tc>
        <w:tc>
          <w:tcPr>
            <w:tcW w:w="1540" w:type="dxa"/>
            <w:shd w:val="clear" w:color="auto" w:fill="auto"/>
            <w:noWrap/>
            <w:vAlign w:val="center"/>
          </w:tcPr>
          <w:p w14:paraId="7FD44A47" w14:textId="77777777" w:rsidR="00E84410" w:rsidRPr="00364B8F" w:rsidRDefault="00E84410" w:rsidP="00CB126E">
            <w:pPr>
              <w:rPr>
                <w:ins w:id="4814" w:author="作者" w:date="2020-09-25T15:31:00Z"/>
                <w:rFonts w:ascii="等线" w:eastAsia="等线" w:hAnsi="等线" w:cs="宋体"/>
                <w:color w:val="000000"/>
              </w:rPr>
            </w:pPr>
            <w:ins w:id="4815"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0E329356" w14:textId="77777777" w:rsidR="00E84410" w:rsidRPr="00364B8F" w:rsidRDefault="00E84410" w:rsidP="00CB126E">
            <w:pPr>
              <w:rPr>
                <w:ins w:id="4816" w:author="作者" w:date="2020-09-25T15:31:00Z"/>
                <w:rFonts w:ascii="等线" w:eastAsia="等线" w:hAnsi="等线" w:cs="宋体"/>
                <w:color w:val="000000"/>
              </w:rPr>
            </w:pPr>
            <w:ins w:id="4817" w:author="作者" w:date="2020-09-25T15:31:00Z">
              <w:r w:rsidRPr="00364B8F">
                <w:rPr>
                  <w:rFonts w:ascii="等线" w:eastAsia="等线" w:hAnsi="等线" w:cs="宋体" w:hint="eastAsia"/>
                  <w:color w:val="000000"/>
                </w:rPr>
                <w:t>1.Stop welcome mode(fade off 4s)</w:t>
              </w:r>
              <w:r w:rsidRPr="00364B8F">
                <w:rPr>
                  <w:rFonts w:ascii="等线" w:eastAsia="等线" w:hAnsi="等线" w:cs="宋体" w:hint="eastAsia"/>
                  <w:color w:val="000000"/>
                </w:rPr>
                <w:br/>
                <w:t>2.Begin normal mode(fade on 1s)</w:t>
              </w:r>
            </w:ins>
          </w:p>
        </w:tc>
        <w:tc>
          <w:tcPr>
            <w:tcW w:w="3725" w:type="dxa"/>
            <w:shd w:val="clear" w:color="auto" w:fill="auto"/>
            <w:vAlign w:val="center"/>
          </w:tcPr>
          <w:p w14:paraId="454B0DE7" w14:textId="64C949AC" w:rsidR="00E84410" w:rsidRPr="00364B8F" w:rsidRDefault="00FA4EB4" w:rsidP="00CB126E">
            <w:pPr>
              <w:rPr>
                <w:ins w:id="4818" w:author="作者" w:date="2020-09-25T15:31:00Z"/>
                <w:rFonts w:ascii="等线" w:eastAsia="等线" w:hAnsi="等线" w:cs="宋体"/>
                <w:color w:val="000000"/>
              </w:rPr>
            </w:pPr>
            <w:ins w:id="4819" w:author="作者" w:date="2020-09-25T15:32:00Z">
              <w:r>
                <w:rPr>
                  <w:rFonts w:ascii="等线" w:eastAsia="等线" w:hAnsi="等线" w:cs="宋体" w:hint="eastAsia"/>
                  <w:color w:val="000000"/>
                </w:rPr>
                <w:t xml:space="preserve"> </w:t>
              </w:r>
              <w:r>
                <w:rPr>
                  <w:rFonts w:ascii="等线" w:eastAsia="等线" w:hAnsi="等线" w:cs="宋体"/>
                  <w:color w:val="000000"/>
                </w:rPr>
                <w:t xml:space="preserve">  </w:t>
              </w:r>
              <w:r>
                <w:rPr>
                  <w:rFonts w:ascii="等线" w:eastAsia="等线" w:hAnsi="等线" w:cs="宋体" w:hint="eastAsia"/>
                  <w:color w:val="000000"/>
                </w:rPr>
                <w:t>可以操作氛围灯设置界面</w:t>
              </w:r>
            </w:ins>
          </w:p>
        </w:tc>
      </w:tr>
      <w:tr w:rsidR="00E84410" w:rsidRPr="00364B8F" w14:paraId="2BB1C0C8" w14:textId="77777777" w:rsidTr="00CB126E">
        <w:trPr>
          <w:trHeight w:val="560"/>
          <w:ins w:id="4820" w:author="作者" w:date="2020-09-25T15:31:00Z"/>
        </w:trPr>
        <w:tc>
          <w:tcPr>
            <w:tcW w:w="1460" w:type="dxa"/>
            <w:vMerge/>
            <w:vAlign w:val="center"/>
            <w:hideMark/>
          </w:tcPr>
          <w:p w14:paraId="0AB7F2BB" w14:textId="77777777" w:rsidR="00E84410" w:rsidRPr="00364B8F" w:rsidRDefault="00E84410" w:rsidP="00CB126E">
            <w:pPr>
              <w:rPr>
                <w:ins w:id="4821" w:author="作者" w:date="2020-09-25T15:31:00Z"/>
                <w:rFonts w:ascii="等线" w:eastAsia="等线" w:hAnsi="等线" w:cs="宋体"/>
                <w:color w:val="000000"/>
              </w:rPr>
            </w:pPr>
          </w:p>
        </w:tc>
        <w:tc>
          <w:tcPr>
            <w:tcW w:w="1540" w:type="dxa"/>
            <w:shd w:val="clear" w:color="auto" w:fill="auto"/>
            <w:noWrap/>
            <w:vAlign w:val="center"/>
            <w:hideMark/>
          </w:tcPr>
          <w:p w14:paraId="4DE79C11" w14:textId="77777777" w:rsidR="00E84410" w:rsidRPr="00364B8F" w:rsidRDefault="00E84410" w:rsidP="00CB126E">
            <w:pPr>
              <w:rPr>
                <w:ins w:id="4822" w:author="作者" w:date="2020-09-25T15:31:00Z"/>
                <w:rFonts w:ascii="等线" w:eastAsia="等线" w:hAnsi="等线" w:cs="宋体"/>
                <w:color w:val="000000"/>
              </w:rPr>
            </w:pPr>
            <w:ins w:id="4823"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495B117D" w14:textId="77777777" w:rsidR="00E84410" w:rsidRPr="00364B8F" w:rsidRDefault="00E84410" w:rsidP="00CB126E">
            <w:pPr>
              <w:rPr>
                <w:ins w:id="4824" w:author="作者" w:date="2020-09-25T15:31:00Z"/>
                <w:rFonts w:ascii="等线" w:eastAsia="等线" w:hAnsi="等线" w:cs="宋体"/>
                <w:color w:val="000000"/>
              </w:rPr>
            </w:pPr>
            <w:ins w:id="4825" w:author="作者" w:date="2020-09-25T15:31:00Z">
              <w:r w:rsidRPr="00364B8F">
                <w:rPr>
                  <w:rFonts w:ascii="等线" w:eastAsia="等线" w:hAnsi="等线" w:cs="宋体" w:hint="eastAsia"/>
                  <w:color w:val="000000"/>
                </w:rPr>
                <w:t>1.Stop welcome mode(fade off 4s)</w:t>
              </w:r>
              <w:r w:rsidRPr="00364B8F">
                <w:rPr>
                  <w:rFonts w:ascii="等线" w:eastAsia="等线" w:hAnsi="等线" w:cs="宋体" w:hint="eastAsia"/>
                  <w:color w:val="000000"/>
                </w:rPr>
                <w:br/>
                <w:t>2.Begin driver mode(fade on 1s)</w:t>
              </w:r>
            </w:ins>
          </w:p>
        </w:tc>
        <w:tc>
          <w:tcPr>
            <w:tcW w:w="3725" w:type="dxa"/>
            <w:shd w:val="clear" w:color="auto" w:fill="auto"/>
            <w:vAlign w:val="center"/>
            <w:hideMark/>
          </w:tcPr>
          <w:p w14:paraId="45BAD608" w14:textId="77777777" w:rsidR="00E84410" w:rsidRPr="00364B8F" w:rsidRDefault="00E84410" w:rsidP="00CB126E">
            <w:pPr>
              <w:rPr>
                <w:ins w:id="4826" w:author="作者" w:date="2020-09-25T15:31:00Z"/>
                <w:rFonts w:ascii="等线" w:eastAsia="等线" w:hAnsi="等线" w:cs="宋体"/>
                <w:color w:val="000000"/>
              </w:rPr>
            </w:pPr>
            <w:ins w:id="4827" w:author="作者" w:date="2020-09-25T15:31:00Z">
              <w:r w:rsidRPr="00364B8F">
                <w:rPr>
                  <w:rFonts w:ascii="等线" w:eastAsia="等线" w:hAnsi="等线" w:cs="宋体" w:hint="eastAsia"/>
                  <w:color w:val="000000"/>
                </w:rPr>
                <w:t xml:space="preserve">　</w:t>
              </w:r>
            </w:ins>
          </w:p>
        </w:tc>
      </w:tr>
      <w:tr w:rsidR="00E84410" w:rsidRPr="00364B8F" w14:paraId="118A296D" w14:textId="77777777" w:rsidTr="00CB126E">
        <w:trPr>
          <w:trHeight w:val="280"/>
          <w:ins w:id="4828" w:author="作者" w:date="2020-09-25T15:31:00Z"/>
        </w:trPr>
        <w:tc>
          <w:tcPr>
            <w:tcW w:w="1460" w:type="dxa"/>
            <w:vMerge w:val="restart"/>
            <w:shd w:val="clear" w:color="auto" w:fill="auto"/>
            <w:noWrap/>
            <w:vAlign w:val="center"/>
            <w:hideMark/>
          </w:tcPr>
          <w:p w14:paraId="5D3D8442" w14:textId="77777777" w:rsidR="00E84410" w:rsidRPr="00364B8F" w:rsidRDefault="00E84410" w:rsidP="00CB126E">
            <w:pPr>
              <w:rPr>
                <w:ins w:id="4829" w:author="作者" w:date="2020-09-25T15:31:00Z"/>
                <w:rFonts w:ascii="等线" w:eastAsia="等线" w:hAnsi="等线" w:cs="宋体"/>
                <w:color w:val="000000"/>
              </w:rPr>
            </w:pPr>
            <w:ins w:id="4830" w:author="作者" w:date="2020-09-25T15:31:00Z">
              <w:r w:rsidRPr="00364B8F">
                <w:rPr>
                  <w:rFonts w:ascii="等线" w:eastAsia="等线" w:hAnsi="等线" w:cs="宋体" w:hint="eastAsia"/>
                  <w:color w:val="000000"/>
                </w:rPr>
                <w:t>farewell</w:t>
              </w:r>
            </w:ins>
          </w:p>
        </w:tc>
        <w:tc>
          <w:tcPr>
            <w:tcW w:w="1540" w:type="dxa"/>
            <w:shd w:val="clear" w:color="auto" w:fill="auto"/>
            <w:noWrap/>
            <w:vAlign w:val="center"/>
            <w:hideMark/>
          </w:tcPr>
          <w:p w14:paraId="1C07BC62" w14:textId="77777777" w:rsidR="00E84410" w:rsidRPr="00364B8F" w:rsidRDefault="00E84410" w:rsidP="00CB126E">
            <w:pPr>
              <w:rPr>
                <w:ins w:id="4831" w:author="作者" w:date="2020-09-25T15:31:00Z"/>
                <w:rFonts w:ascii="等线" w:eastAsia="等线" w:hAnsi="等线" w:cs="宋体"/>
                <w:color w:val="000000"/>
              </w:rPr>
            </w:pPr>
            <w:ins w:id="4832"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6FD2BE5C" w14:textId="77777777" w:rsidR="00E84410" w:rsidRPr="00364B8F" w:rsidRDefault="00E84410" w:rsidP="00CB126E">
            <w:pPr>
              <w:rPr>
                <w:ins w:id="4833" w:author="作者" w:date="2020-09-25T15:31:00Z"/>
                <w:rFonts w:ascii="等线" w:eastAsia="等线" w:hAnsi="等线" w:cs="宋体"/>
                <w:color w:val="000000"/>
              </w:rPr>
            </w:pPr>
            <w:ins w:id="4834"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02DDC98F" w14:textId="77777777" w:rsidR="00E84410" w:rsidRPr="00364B8F" w:rsidRDefault="00E84410" w:rsidP="00CB126E">
            <w:pPr>
              <w:rPr>
                <w:ins w:id="4835" w:author="作者" w:date="2020-09-25T15:31:00Z"/>
                <w:rFonts w:ascii="等线" w:eastAsia="等线" w:hAnsi="等线" w:cs="宋体"/>
                <w:color w:val="000000"/>
              </w:rPr>
            </w:pPr>
            <w:ins w:id="4836" w:author="作者" w:date="2020-09-25T15:31:00Z">
              <w:r w:rsidRPr="00364B8F">
                <w:rPr>
                  <w:rFonts w:ascii="等线" w:eastAsia="等线" w:hAnsi="等线" w:cs="宋体" w:hint="eastAsia"/>
                  <w:color w:val="000000"/>
                </w:rPr>
                <w:t xml:space="preserve">　</w:t>
              </w:r>
            </w:ins>
          </w:p>
        </w:tc>
      </w:tr>
      <w:tr w:rsidR="00E84410" w:rsidRPr="00364B8F" w14:paraId="1E0E3693" w14:textId="77777777" w:rsidTr="00CB126E">
        <w:trPr>
          <w:trHeight w:val="280"/>
          <w:ins w:id="4837" w:author="作者" w:date="2020-09-25T15:31:00Z"/>
        </w:trPr>
        <w:tc>
          <w:tcPr>
            <w:tcW w:w="1460" w:type="dxa"/>
            <w:vMerge/>
            <w:vAlign w:val="center"/>
            <w:hideMark/>
          </w:tcPr>
          <w:p w14:paraId="7C63F018" w14:textId="77777777" w:rsidR="00E84410" w:rsidRPr="00364B8F" w:rsidRDefault="00E84410" w:rsidP="00CB126E">
            <w:pPr>
              <w:rPr>
                <w:ins w:id="4838" w:author="作者" w:date="2020-09-25T15:31:00Z"/>
                <w:rFonts w:ascii="等线" w:eastAsia="等线" w:hAnsi="等线" w:cs="宋体"/>
                <w:color w:val="000000"/>
              </w:rPr>
            </w:pPr>
          </w:p>
        </w:tc>
        <w:tc>
          <w:tcPr>
            <w:tcW w:w="1540" w:type="dxa"/>
            <w:shd w:val="clear" w:color="auto" w:fill="auto"/>
            <w:noWrap/>
            <w:vAlign w:val="center"/>
            <w:hideMark/>
          </w:tcPr>
          <w:p w14:paraId="20FED416" w14:textId="77777777" w:rsidR="00E84410" w:rsidRPr="00364B8F" w:rsidRDefault="00E84410" w:rsidP="00CB126E">
            <w:pPr>
              <w:rPr>
                <w:ins w:id="4839" w:author="作者" w:date="2020-09-25T15:31:00Z"/>
                <w:rFonts w:ascii="等线" w:eastAsia="等线" w:hAnsi="等线" w:cs="宋体"/>
                <w:color w:val="000000"/>
              </w:rPr>
            </w:pPr>
            <w:ins w:id="4840"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6B1B2422" w14:textId="77777777" w:rsidR="00E84410" w:rsidRPr="00364B8F" w:rsidRDefault="00E84410" w:rsidP="00CB126E">
            <w:pPr>
              <w:rPr>
                <w:ins w:id="4841" w:author="作者" w:date="2020-09-25T15:31:00Z"/>
                <w:rFonts w:ascii="等线" w:eastAsia="等线" w:hAnsi="等线" w:cs="宋体"/>
                <w:color w:val="000000"/>
              </w:rPr>
            </w:pPr>
            <w:ins w:id="4842"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0B462BE2" w14:textId="77777777" w:rsidR="00E84410" w:rsidRPr="00364B8F" w:rsidRDefault="00E84410" w:rsidP="00CB126E">
            <w:pPr>
              <w:rPr>
                <w:ins w:id="4843" w:author="作者" w:date="2020-09-25T15:31:00Z"/>
                <w:rFonts w:ascii="等线" w:eastAsia="等线" w:hAnsi="等线" w:cs="宋体"/>
                <w:color w:val="000000"/>
              </w:rPr>
            </w:pPr>
            <w:ins w:id="4844" w:author="作者" w:date="2020-09-25T15:31:00Z">
              <w:r w:rsidRPr="00364B8F">
                <w:rPr>
                  <w:rFonts w:ascii="等线" w:eastAsia="等线" w:hAnsi="等线" w:cs="宋体" w:hint="eastAsia"/>
                  <w:color w:val="000000"/>
                </w:rPr>
                <w:t xml:space="preserve">　</w:t>
              </w:r>
            </w:ins>
          </w:p>
        </w:tc>
      </w:tr>
      <w:tr w:rsidR="00E84410" w:rsidRPr="00364B8F" w14:paraId="54B89208" w14:textId="77777777" w:rsidTr="00CB126E">
        <w:trPr>
          <w:trHeight w:val="560"/>
          <w:ins w:id="4845" w:author="作者" w:date="2020-09-25T15:31:00Z"/>
        </w:trPr>
        <w:tc>
          <w:tcPr>
            <w:tcW w:w="1460" w:type="dxa"/>
            <w:vMerge/>
            <w:vAlign w:val="center"/>
            <w:hideMark/>
          </w:tcPr>
          <w:p w14:paraId="22506518" w14:textId="77777777" w:rsidR="00E84410" w:rsidRPr="00364B8F" w:rsidRDefault="00E84410" w:rsidP="00CB126E">
            <w:pPr>
              <w:rPr>
                <w:ins w:id="4846" w:author="作者" w:date="2020-09-25T15:31:00Z"/>
                <w:rFonts w:ascii="等线" w:eastAsia="等线" w:hAnsi="等线" w:cs="宋体"/>
                <w:color w:val="000000"/>
              </w:rPr>
            </w:pPr>
          </w:p>
        </w:tc>
        <w:tc>
          <w:tcPr>
            <w:tcW w:w="1540" w:type="dxa"/>
            <w:shd w:val="clear" w:color="auto" w:fill="auto"/>
            <w:noWrap/>
            <w:vAlign w:val="center"/>
            <w:hideMark/>
          </w:tcPr>
          <w:p w14:paraId="01430C56" w14:textId="77777777" w:rsidR="00E84410" w:rsidRPr="00364B8F" w:rsidRDefault="00E84410" w:rsidP="00CB126E">
            <w:pPr>
              <w:rPr>
                <w:ins w:id="4847" w:author="作者" w:date="2020-09-25T15:31:00Z"/>
                <w:rFonts w:ascii="等线" w:eastAsia="等线" w:hAnsi="等线" w:cs="宋体"/>
                <w:color w:val="000000"/>
              </w:rPr>
            </w:pPr>
            <w:ins w:id="4848" w:author="作者" w:date="2020-09-25T15:31:00Z">
              <w:r w:rsidRPr="00364B8F">
                <w:rPr>
                  <w:rFonts w:ascii="等线" w:eastAsia="等线" w:hAnsi="等线" w:cs="宋体" w:hint="eastAsia"/>
                  <w:color w:val="000000"/>
                </w:rPr>
                <w:t>radar alarm</w:t>
              </w:r>
            </w:ins>
          </w:p>
        </w:tc>
        <w:tc>
          <w:tcPr>
            <w:tcW w:w="4140" w:type="dxa"/>
            <w:shd w:val="clear" w:color="auto" w:fill="auto"/>
            <w:vAlign w:val="center"/>
            <w:hideMark/>
          </w:tcPr>
          <w:p w14:paraId="043CDEB7" w14:textId="77777777" w:rsidR="00E84410" w:rsidRPr="00364B8F" w:rsidRDefault="00E84410" w:rsidP="00CB126E">
            <w:pPr>
              <w:rPr>
                <w:ins w:id="4849" w:author="作者" w:date="2020-09-25T15:31:00Z"/>
                <w:rFonts w:ascii="等线" w:eastAsia="等线" w:hAnsi="等线" w:cs="宋体"/>
                <w:color w:val="000000"/>
              </w:rPr>
            </w:pPr>
            <w:ins w:id="4850" w:author="作者" w:date="2020-09-25T15:31:00Z">
              <w:r w:rsidRPr="00364B8F">
                <w:rPr>
                  <w:rFonts w:ascii="等线" w:eastAsia="等线" w:hAnsi="等线" w:cs="宋体" w:hint="eastAsia"/>
                  <w:color w:val="000000"/>
                </w:rPr>
                <w:t>1.Interrupt farewell mode(without fade off)</w:t>
              </w:r>
              <w:r w:rsidRPr="00364B8F">
                <w:rPr>
                  <w:rFonts w:ascii="等线" w:eastAsia="等线" w:hAnsi="等线" w:cs="宋体" w:hint="eastAsia"/>
                  <w:color w:val="000000"/>
                </w:rPr>
                <w:br/>
                <w:t xml:space="preserve">2.Begin radar alarm mode </w:t>
              </w:r>
            </w:ins>
          </w:p>
        </w:tc>
        <w:tc>
          <w:tcPr>
            <w:tcW w:w="3725" w:type="dxa"/>
            <w:shd w:val="clear" w:color="auto" w:fill="auto"/>
            <w:vAlign w:val="center"/>
            <w:hideMark/>
          </w:tcPr>
          <w:p w14:paraId="2E38D10C" w14:textId="77777777" w:rsidR="00E84410" w:rsidRPr="00364B8F" w:rsidRDefault="00E84410" w:rsidP="00CB126E">
            <w:pPr>
              <w:rPr>
                <w:ins w:id="4851" w:author="作者" w:date="2020-09-25T15:31:00Z"/>
                <w:rFonts w:ascii="等线" w:eastAsia="等线" w:hAnsi="等线" w:cs="宋体"/>
                <w:color w:val="000000"/>
              </w:rPr>
            </w:pPr>
            <w:ins w:id="4852" w:author="作者" w:date="2020-09-25T15:31:00Z">
              <w:r w:rsidRPr="00364B8F">
                <w:rPr>
                  <w:rFonts w:ascii="等线" w:eastAsia="等线" w:hAnsi="等线" w:cs="宋体" w:hint="eastAsia"/>
                  <w:color w:val="000000"/>
                </w:rPr>
                <w:t xml:space="preserve">　</w:t>
              </w:r>
            </w:ins>
          </w:p>
        </w:tc>
      </w:tr>
      <w:tr w:rsidR="00E84410" w:rsidRPr="00364B8F" w14:paraId="51B03DDB" w14:textId="77777777" w:rsidTr="00CB126E">
        <w:trPr>
          <w:trHeight w:val="417"/>
          <w:ins w:id="4853" w:author="作者" w:date="2020-09-25T15:31:00Z"/>
        </w:trPr>
        <w:tc>
          <w:tcPr>
            <w:tcW w:w="1460" w:type="dxa"/>
            <w:vMerge/>
            <w:vAlign w:val="center"/>
            <w:hideMark/>
          </w:tcPr>
          <w:p w14:paraId="47C72133" w14:textId="77777777" w:rsidR="00E84410" w:rsidRPr="00364B8F" w:rsidRDefault="00E84410" w:rsidP="00CB126E">
            <w:pPr>
              <w:rPr>
                <w:ins w:id="4854" w:author="作者" w:date="2020-09-25T15:31:00Z"/>
                <w:rFonts w:ascii="等线" w:eastAsia="等线" w:hAnsi="等线" w:cs="宋体"/>
                <w:color w:val="000000"/>
              </w:rPr>
            </w:pPr>
          </w:p>
        </w:tc>
        <w:tc>
          <w:tcPr>
            <w:tcW w:w="1540" w:type="dxa"/>
            <w:shd w:val="clear" w:color="auto" w:fill="auto"/>
            <w:noWrap/>
            <w:vAlign w:val="center"/>
          </w:tcPr>
          <w:p w14:paraId="3D516D0E" w14:textId="77777777" w:rsidR="00E84410" w:rsidRPr="00364B8F" w:rsidRDefault="00E84410" w:rsidP="00CB126E">
            <w:pPr>
              <w:rPr>
                <w:ins w:id="4855" w:author="作者" w:date="2020-09-25T15:31:00Z"/>
                <w:rFonts w:ascii="等线" w:eastAsia="等线" w:hAnsi="等线" w:cs="宋体"/>
                <w:color w:val="000000"/>
              </w:rPr>
            </w:pPr>
            <w:ins w:id="4856"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77D18F85" w14:textId="77777777" w:rsidR="00E84410" w:rsidRPr="00364B8F" w:rsidRDefault="00E84410" w:rsidP="00CB126E">
            <w:pPr>
              <w:rPr>
                <w:ins w:id="4857" w:author="作者" w:date="2020-09-25T15:31:00Z"/>
                <w:rFonts w:ascii="等线" w:eastAsia="等线" w:hAnsi="等线" w:cs="宋体"/>
                <w:color w:val="000000"/>
              </w:rPr>
            </w:pPr>
            <w:ins w:id="4858" w:author="作者" w:date="2020-09-25T15:31:00Z">
              <w:r w:rsidRPr="00364B8F">
                <w:rPr>
                  <w:rFonts w:ascii="等线" w:eastAsia="等线" w:hAnsi="等线" w:cs="宋体" w:hint="eastAsia"/>
                  <w:color w:val="000000"/>
                </w:rPr>
                <w:t>-</w:t>
              </w:r>
            </w:ins>
          </w:p>
        </w:tc>
        <w:tc>
          <w:tcPr>
            <w:tcW w:w="3725" w:type="dxa"/>
            <w:shd w:val="clear" w:color="auto" w:fill="auto"/>
            <w:vAlign w:val="center"/>
          </w:tcPr>
          <w:p w14:paraId="3D7BCE90" w14:textId="77777777" w:rsidR="00E84410" w:rsidRPr="00364B8F" w:rsidRDefault="00E84410" w:rsidP="00CB126E">
            <w:pPr>
              <w:rPr>
                <w:ins w:id="4859" w:author="作者" w:date="2020-09-25T15:31:00Z"/>
                <w:rFonts w:ascii="等线" w:eastAsia="等线" w:hAnsi="等线" w:cs="宋体"/>
                <w:color w:val="000000"/>
              </w:rPr>
            </w:pPr>
            <w:ins w:id="4860" w:author="作者" w:date="2020-09-25T15:31:00Z">
              <w:r w:rsidRPr="00364B8F">
                <w:rPr>
                  <w:rFonts w:ascii="等线" w:eastAsia="等线" w:hAnsi="等线" w:cs="宋体" w:hint="eastAsia"/>
                  <w:color w:val="000000"/>
                </w:rPr>
                <w:t xml:space="preserve">　</w:t>
              </w:r>
            </w:ins>
          </w:p>
        </w:tc>
      </w:tr>
      <w:tr w:rsidR="00E84410" w:rsidRPr="00364B8F" w14:paraId="55D226DC" w14:textId="77777777" w:rsidTr="00CB126E">
        <w:trPr>
          <w:trHeight w:val="280"/>
          <w:ins w:id="4861" w:author="作者" w:date="2020-09-25T15:31:00Z"/>
        </w:trPr>
        <w:tc>
          <w:tcPr>
            <w:tcW w:w="1460" w:type="dxa"/>
            <w:vMerge/>
            <w:vAlign w:val="center"/>
            <w:hideMark/>
          </w:tcPr>
          <w:p w14:paraId="7141E8B3" w14:textId="77777777" w:rsidR="00E84410" w:rsidRPr="00364B8F" w:rsidRDefault="00E84410" w:rsidP="00CB126E">
            <w:pPr>
              <w:rPr>
                <w:ins w:id="4862" w:author="作者" w:date="2020-09-25T15:31:00Z"/>
                <w:rFonts w:ascii="等线" w:eastAsia="等线" w:hAnsi="等线" w:cs="宋体"/>
                <w:color w:val="000000"/>
              </w:rPr>
            </w:pPr>
          </w:p>
        </w:tc>
        <w:tc>
          <w:tcPr>
            <w:tcW w:w="1540" w:type="dxa"/>
            <w:shd w:val="clear" w:color="auto" w:fill="auto"/>
            <w:noWrap/>
            <w:vAlign w:val="center"/>
            <w:hideMark/>
          </w:tcPr>
          <w:p w14:paraId="08891BAF" w14:textId="77777777" w:rsidR="00E84410" w:rsidRPr="00364B8F" w:rsidRDefault="00E84410" w:rsidP="00CB126E">
            <w:pPr>
              <w:rPr>
                <w:ins w:id="4863" w:author="作者" w:date="2020-09-25T15:31:00Z"/>
                <w:rFonts w:ascii="等线" w:eastAsia="等线" w:hAnsi="等线" w:cs="宋体"/>
                <w:color w:val="000000"/>
              </w:rPr>
            </w:pPr>
            <w:ins w:id="4864"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0EF7B768" w14:textId="77777777" w:rsidR="00E84410" w:rsidRPr="00364B8F" w:rsidRDefault="00E84410" w:rsidP="00CB126E">
            <w:pPr>
              <w:rPr>
                <w:ins w:id="4865" w:author="作者" w:date="2020-09-25T15:31:00Z"/>
                <w:rFonts w:ascii="等线" w:eastAsia="等线" w:hAnsi="等线" w:cs="宋体"/>
                <w:color w:val="000000"/>
              </w:rPr>
            </w:pPr>
            <w:ins w:id="4866"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5043D869" w14:textId="77777777" w:rsidR="00E84410" w:rsidRPr="00364B8F" w:rsidRDefault="00E84410" w:rsidP="00CB126E">
            <w:pPr>
              <w:rPr>
                <w:ins w:id="4867" w:author="作者" w:date="2020-09-25T15:31:00Z"/>
                <w:rFonts w:ascii="等线" w:eastAsia="等线" w:hAnsi="等线" w:cs="宋体"/>
                <w:color w:val="000000"/>
              </w:rPr>
            </w:pPr>
            <w:ins w:id="4868" w:author="作者" w:date="2020-09-25T15:31:00Z">
              <w:r w:rsidRPr="00364B8F">
                <w:rPr>
                  <w:rFonts w:ascii="等线" w:eastAsia="等线" w:hAnsi="等线" w:cs="宋体" w:hint="eastAsia"/>
                  <w:color w:val="000000"/>
                </w:rPr>
                <w:t xml:space="preserve">　</w:t>
              </w:r>
            </w:ins>
          </w:p>
        </w:tc>
      </w:tr>
      <w:tr w:rsidR="00E84410" w:rsidRPr="00364B8F" w14:paraId="63452621" w14:textId="77777777" w:rsidTr="00CB126E">
        <w:trPr>
          <w:trHeight w:val="280"/>
          <w:ins w:id="4869" w:author="作者" w:date="2020-09-25T15:31:00Z"/>
        </w:trPr>
        <w:tc>
          <w:tcPr>
            <w:tcW w:w="1460" w:type="dxa"/>
            <w:vMerge w:val="restart"/>
            <w:shd w:val="clear" w:color="auto" w:fill="auto"/>
            <w:noWrap/>
            <w:vAlign w:val="center"/>
            <w:hideMark/>
          </w:tcPr>
          <w:p w14:paraId="7A29A348" w14:textId="77777777" w:rsidR="00E84410" w:rsidRPr="00364B8F" w:rsidRDefault="00E84410" w:rsidP="00CB126E">
            <w:pPr>
              <w:rPr>
                <w:ins w:id="4870" w:author="作者" w:date="2020-09-25T15:31:00Z"/>
                <w:rFonts w:ascii="等线" w:eastAsia="等线" w:hAnsi="等线" w:cs="宋体"/>
                <w:color w:val="000000"/>
              </w:rPr>
            </w:pPr>
            <w:ins w:id="4871" w:author="作者" w:date="2020-09-25T15:31:00Z">
              <w:r w:rsidRPr="00364B8F">
                <w:rPr>
                  <w:rFonts w:ascii="等线" w:eastAsia="等线" w:hAnsi="等线" w:cs="宋体" w:hint="eastAsia"/>
                  <w:color w:val="000000"/>
                </w:rPr>
                <w:t>normal mode</w:t>
              </w:r>
            </w:ins>
          </w:p>
        </w:tc>
        <w:tc>
          <w:tcPr>
            <w:tcW w:w="1540" w:type="dxa"/>
            <w:shd w:val="clear" w:color="auto" w:fill="auto"/>
            <w:noWrap/>
            <w:vAlign w:val="center"/>
            <w:hideMark/>
          </w:tcPr>
          <w:p w14:paraId="2A69E76F" w14:textId="77777777" w:rsidR="00E84410" w:rsidRPr="00364B8F" w:rsidRDefault="00E84410" w:rsidP="00CB126E">
            <w:pPr>
              <w:rPr>
                <w:ins w:id="4872" w:author="作者" w:date="2020-09-25T15:31:00Z"/>
                <w:rFonts w:ascii="等线" w:eastAsia="等线" w:hAnsi="等线" w:cs="宋体"/>
                <w:color w:val="000000"/>
              </w:rPr>
            </w:pPr>
            <w:ins w:id="4873"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3BE064EA" w14:textId="77777777" w:rsidR="00E84410" w:rsidRPr="00364B8F" w:rsidRDefault="00E84410" w:rsidP="00CB126E">
            <w:pPr>
              <w:rPr>
                <w:ins w:id="4874" w:author="作者" w:date="2020-09-25T15:31:00Z"/>
                <w:rFonts w:ascii="等线" w:eastAsia="等线" w:hAnsi="等线" w:cs="宋体"/>
                <w:color w:val="000000"/>
              </w:rPr>
            </w:pPr>
            <w:ins w:id="4875"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2A8C4BD0" w14:textId="77777777" w:rsidR="00E84410" w:rsidRPr="00364B8F" w:rsidRDefault="00E84410" w:rsidP="00CB126E">
            <w:pPr>
              <w:rPr>
                <w:ins w:id="4876" w:author="作者" w:date="2020-09-25T15:31:00Z"/>
                <w:rFonts w:ascii="等线" w:eastAsia="等线" w:hAnsi="等线" w:cs="宋体"/>
                <w:color w:val="000000"/>
              </w:rPr>
            </w:pPr>
            <w:ins w:id="4877" w:author="作者" w:date="2020-09-25T15:31:00Z">
              <w:r w:rsidRPr="00364B8F">
                <w:rPr>
                  <w:rFonts w:ascii="等线" w:eastAsia="等线" w:hAnsi="等线" w:cs="宋体" w:hint="eastAsia"/>
                  <w:color w:val="000000"/>
                </w:rPr>
                <w:t xml:space="preserve">　</w:t>
              </w:r>
            </w:ins>
          </w:p>
        </w:tc>
      </w:tr>
      <w:tr w:rsidR="00E84410" w:rsidRPr="00364B8F" w14:paraId="74A19FEB" w14:textId="77777777" w:rsidTr="00CB126E">
        <w:trPr>
          <w:trHeight w:val="280"/>
          <w:ins w:id="4878" w:author="作者" w:date="2020-09-25T15:31:00Z"/>
        </w:trPr>
        <w:tc>
          <w:tcPr>
            <w:tcW w:w="1460" w:type="dxa"/>
            <w:vMerge/>
            <w:vAlign w:val="center"/>
            <w:hideMark/>
          </w:tcPr>
          <w:p w14:paraId="6ED4A956" w14:textId="77777777" w:rsidR="00E84410" w:rsidRPr="00364B8F" w:rsidRDefault="00E84410" w:rsidP="00CB126E">
            <w:pPr>
              <w:rPr>
                <w:ins w:id="4879" w:author="作者" w:date="2020-09-25T15:31:00Z"/>
                <w:rFonts w:ascii="等线" w:eastAsia="等线" w:hAnsi="等线" w:cs="宋体"/>
                <w:color w:val="000000"/>
              </w:rPr>
            </w:pPr>
          </w:p>
        </w:tc>
        <w:tc>
          <w:tcPr>
            <w:tcW w:w="1540" w:type="dxa"/>
            <w:shd w:val="clear" w:color="auto" w:fill="auto"/>
            <w:noWrap/>
            <w:vAlign w:val="center"/>
            <w:hideMark/>
          </w:tcPr>
          <w:p w14:paraId="6F7130EA" w14:textId="77777777" w:rsidR="00E84410" w:rsidRPr="00364B8F" w:rsidRDefault="00E84410" w:rsidP="00CB126E">
            <w:pPr>
              <w:rPr>
                <w:ins w:id="4880" w:author="作者" w:date="2020-09-25T15:31:00Z"/>
                <w:rFonts w:ascii="等线" w:eastAsia="等线" w:hAnsi="等线" w:cs="宋体"/>
                <w:color w:val="000000"/>
              </w:rPr>
            </w:pPr>
            <w:ins w:id="4881"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646E77C4" w14:textId="77777777" w:rsidR="00E84410" w:rsidRPr="00364B8F" w:rsidRDefault="00E84410" w:rsidP="00CB126E">
            <w:pPr>
              <w:rPr>
                <w:ins w:id="4882" w:author="作者" w:date="2020-09-25T15:31:00Z"/>
                <w:rFonts w:ascii="等线" w:eastAsia="等线" w:hAnsi="等线" w:cs="宋体"/>
                <w:color w:val="000000"/>
              </w:rPr>
            </w:pPr>
            <w:ins w:id="4883" w:author="作者" w:date="2020-09-25T15:31:00Z">
              <w:r w:rsidRPr="00364B8F">
                <w:rPr>
                  <w:rFonts w:ascii="等线" w:eastAsia="等线" w:hAnsi="等线" w:cs="宋体" w:hint="eastAsia"/>
                  <w:color w:val="000000"/>
                </w:rPr>
                <w:t>1.Keep effect</w:t>
              </w:r>
            </w:ins>
          </w:p>
        </w:tc>
        <w:tc>
          <w:tcPr>
            <w:tcW w:w="3725" w:type="dxa"/>
            <w:shd w:val="clear" w:color="auto" w:fill="auto"/>
            <w:vAlign w:val="center"/>
            <w:hideMark/>
          </w:tcPr>
          <w:p w14:paraId="7CF596A8" w14:textId="77777777" w:rsidR="00E84410" w:rsidRPr="00364B8F" w:rsidRDefault="00E84410" w:rsidP="00CB126E">
            <w:pPr>
              <w:rPr>
                <w:ins w:id="4884" w:author="作者" w:date="2020-09-25T15:31:00Z"/>
                <w:rFonts w:ascii="等线" w:eastAsia="等线" w:hAnsi="等线" w:cs="宋体"/>
                <w:color w:val="000000"/>
              </w:rPr>
            </w:pPr>
            <w:ins w:id="4885" w:author="作者" w:date="2020-09-25T15:31:00Z">
              <w:r w:rsidRPr="00364B8F">
                <w:rPr>
                  <w:rFonts w:ascii="等线" w:eastAsia="等线" w:hAnsi="等线" w:cs="宋体" w:hint="eastAsia"/>
                  <w:color w:val="000000"/>
                </w:rPr>
                <w:t xml:space="preserve">　</w:t>
              </w:r>
            </w:ins>
          </w:p>
        </w:tc>
      </w:tr>
      <w:tr w:rsidR="00E84410" w:rsidRPr="00364B8F" w14:paraId="6CD0CEEB" w14:textId="77777777" w:rsidTr="00CB126E">
        <w:trPr>
          <w:trHeight w:val="560"/>
          <w:ins w:id="4886" w:author="作者" w:date="2020-09-25T15:31:00Z"/>
        </w:trPr>
        <w:tc>
          <w:tcPr>
            <w:tcW w:w="1460" w:type="dxa"/>
            <w:vMerge/>
            <w:vAlign w:val="center"/>
            <w:hideMark/>
          </w:tcPr>
          <w:p w14:paraId="7780E1FE" w14:textId="77777777" w:rsidR="00E84410" w:rsidRPr="00364B8F" w:rsidRDefault="00E84410" w:rsidP="00CB126E">
            <w:pPr>
              <w:rPr>
                <w:ins w:id="4887" w:author="作者" w:date="2020-09-25T15:31:00Z"/>
                <w:rFonts w:ascii="等线" w:eastAsia="等线" w:hAnsi="等线" w:cs="宋体"/>
                <w:color w:val="000000"/>
              </w:rPr>
            </w:pPr>
          </w:p>
        </w:tc>
        <w:tc>
          <w:tcPr>
            <w:tcW w:w="1540" w:type="dxa"/>
            <w:shd w:val="clear" w:color="auto" w:fill="auto"/>
            <w:noWrap/>
            <w:vAlign w:val="center"/>
            <w:hideMark/>
          </w:tcPr>
          <w:p w14:paraId="266AD592" w14:textId="77777777" w:rsidR="00E84410" w:rsidRPr="00364B8F" w:rsidRDefault="00E84410" w:rsidP="00CB126E">
            <w:pPr>
              <w:rPr>
                <w:ins w:id="4888" w:author="作者" w:date="2020-09-25T15:31:00Z"/>
                <w:rFonts w:ascii="等线" w:eastAsia="等线" w:hAnsi="等线" w:cs="宋体"/>
                <w:color w:val="000000"/>
              </w:rPr>
            </w:pPr>
            <w:ins w:id="4889" w:author="作者" w:date="2020-09-25T15:31:00Z">
              <w:r w:rsidRPr="00364B8F">
                <w:rPr>
                  <w:rFonts w:ascii="等线" w:eastAsia="等线" w:hAnsi="等线" w:cs="宋体" w:hint="eastAsia"/>
                  <w:color w:val="000000"/>
                </w:rPr>
                <w:t>radar alarm</w:t>
              </w:r>
            </w:ins>
          </w:p>
        </w:tc>
        <w:tc>
          <w:tcPr>
            <w:tcW w:w="4140" w:type="dxa"/>
            <w:shd w:val="clear" w:color="auto" w:fill="auto"/>
            <w:vAlign w:val="center"/>
            <w:hideMark/>
          </w:tcPr>
          <w:p w14:paraId="6B900519" w14:textId="77777777" w:rsidR="00E84410" w:rsidRPr="00364B8F" w:rsidRDefault="00E84410" w:rsidP="00CB126E">
            <w:pPr>
              <w:rPr>
                <w:ins w:id="4890" w:author="作者" w:date="2020-09-25T15:31:00Z"/>
                <w:rFonts w:ascii="等线" w:eastAsia="等线" w:hAnsi="等线" w:cs="宋体"/>
                <w:color w:val="000000"/>
              </w:rPr>
            </w:pPr>
            <w:ins w:id="4891" w:author="作者" w:date="2020-09-25T15:31:00Z">
              <w:r w:rsidRPr="00364B8F">
                <w:rPr>
                  <w:rFonts w:ascii="等线" w:eastAsia="等线" w:hAnsi="等线" w:cs="宋体" w:hint="eastAsia"/>
                  <w:color w:val="000000"/>
                </w:rPr>
                <w:t>1.Interrupt normal mode(without fade off)</w:t>
              </w:r>
              <w:r w:rsidRPr="00364B8F">
                <w:rPr>
                  <w:rFonts w:ascii="等线" w:eastAsia="等线" w:hAnsi="等线" w:cs="宋体" w:hint="eastAsia"/>
                  <w:color w:val="000000"/>
                </w:rPr>
                <w:br/>
                <w:t xml:space="preserve">2.Begin radar alarm mode </w:t>
              </w:r>
            </w:ins>
          </w:p>
        </w:tc>
        <w:tc>
          <w:tcPr>
            <w:tcW w:w="3725" w:type="dxa"/>
            <w:shd w:val="clear" w:color="auto" w:fill="auto"/>
            <w:vAlign w:val="center"/>
            <w:hideMark/>
          </w:tcPr>
          <w:p w14:paraId="0F207FBA" w14:textId="77777777" w:rsidR="00E84410" w:rsidRPr="00364B8F" w:rsidRDefault="00E84410" w:rsidP="00CB126E">
            <w:pPr>
              <w:rPr>
                <w:ins w:id="4892" w:author="作者" w:date="2020-09-25T15:31:00Z"/>
                <w:rFonts w:ascii="等线" w:eastAsia="等线" w:hAnsi="等线" w:cs="宋体"/>
                <w:color w:val="000000"/>
              </w:rPr>
            </w:pPr>
            <w:ins w:id="4893" w:author="作者" w:date="2020-09-25T15:31:00Z">
              <w:r w:rsidRPr="00364B8F">
                <w:rPr>
                  <w:rFonts w:ascii="等线" w:eastAsia="等线" w:hAnsi="等线" w:cs="宋体" w:hint="eastAsia"/>
                  <w:color w:val="000000"/>
                </w:rPr>
                <w:t xml:space="preserve">　</w:t>
              </w:r>
            </w:ins>
          </w:p>
        </w:tc>
      </w:tr>
      <w:tr w:rsidR="00E84410" w:rsidRPr="00364B8F" w14:paraId="13AA7334" w14:textId="77777777" w:rsidTr="00CB126E">
        <w:trPr>
          <w:trHeight w:val="435"/>
          <w:ins w:id="4894" w:author="作者" w:date="2020-09-25T15:31:00Z"/>
        </w:trPr>
        <w:tc>
          <w:tcPr>
            <w:tcW w:w="1460" w:type="dxa"/>
            <w:vMerge/>
            <w:vAlign w:val="center"/>
            <w:hideMark/>
          </w:tcPr>
          <w:p w14:paraId="219F1119" w14:textId="77777777" w:rsidR="00E84410" w:rsidRPr="00364B8F" w:rsidRDefault="00E84410" w:rsidP="00CB126E">
            <w:pPr>
              <w:rPr>
                <w:ins w:id="4895" w:author="作者" w:date="2020-09-25T15:31:00Z"/>
                <w:rFonts w:ascii="等线" w:eastAsia="等线" w:hAnsi="等线" w:cs="宋体"/>
                <w:color w:val="000000"/>
              </w:rPr>
            </w:pPr>
          </w:p>
        </w:tc>
        <w:tc>
          <w:tcPr>
            <w:tcW w:w="1540" w:type="dxa"/>
            <w:shd w:val="clear" w:color="auto" w:fill="auto"/>
            <w:noWrap/>
            <w:vAlign w:val="center"/>
          </w:tcPr>
          <w:p w14:paraId="6E5FAC25" w14:textId="77777777" w:rsidR="00E84410" w:rsidRPr="00364B8F" w:rsidRDefault="00E84410" w:rsidP="00CB126E">
            <w:pPr>
              <w:rPr>
                <w:ins w:id="4896" w:author="作者" w:date="2020-09-25T15:31:00Z"/>
                <w:rFonts w:ascii="等线" w:eastAsia="等线" w:hAnsi="等线" w:cs="宋体"/>
                <w:color w:val="000000"/>
              </w:rPr>
            </w:pPr>
            <w:ins w:id="4897"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675BECE4" w14:textId="77777777" w:rsidR="00E84410" w:rsidRPr="00364B8F" w:rsidRDefault="00E84410" w:rsidP="00CB126E">
            <w:pPr>
              <w:rPr>
                <w:ins w:id="4898" w:author="作者" w:date="2020-09-25T15:31:00Z"/>
                <w:rFonts w:ascii="等线" w:eastAsia="等线" w:hAnsi="等线" w:cs="宋体"/>
                <w:color w:val="000000"/>
              </w:rPr>
            </w:pPr>
            <w:ins w:id="4899" w:author="作者" w:date="2020-09-25T15:31:00Z">
              <w:r w:rsidRPr="00364B8F">
                <w:rPr>
                  <w:rFonts w:ascii="等线" w:eastAsia="等线" w:hAnsi="等线" w:cs="宋体" w:hint="eastAsia"/>
                  <w:color w:val="000000"/>
                </w:rPr>
                <w:t>-</w:t>
              </w:r>
            </w:ins>
          </w:p>
        </w:tc>
        <w:tc>
          <w:tcPr>
            <w:tcW w:w="3725" w:type="dxa"/>
            <w:shd w:val="clear" w:color="auto" w:fill="auto"/>
            <w:vAlign w:val="center"/>
          </w:tcPr>
          <w:p w14:paraId="4C9BE4EF" w14:textId="77777777" w:rsidR="00E84410" w:rsidRPr="00364B8F" w:rsidRDefault="00E84410" w:rsidP="00CB126E">
            <w:pPr>
              <w:rPr>
                <w:ins w:id="4900" w:author="作者" w:date="2020-09-25T15:31:00Z"/>
                <w:rFonts w:ascii="等线" w:eastAsia="等线" w:hAnsi="等线" w:cs="宋体"/>
                <w:color w:val="000000"/>
              </w:rPr>
            </w:pPr>
            <w:ins w:id="4901" w:author="作者" w:date="2020-09-25T15:31:00Z">
              <w:r w:rsidRPr="00364B8F">
                <w:rPr>
                  <w:rFonts w:ascii="等线" w:eastAsia="等线" w:hAnsi="等线" w:cs="宋体" w:hint="eastAsia"/>
                  <w:color w:val="000000"/>
                </w:rPr>
                <w:t xml:space="preserve">　</w:t>
              </w:r>
            </w:ins>
          </w:p>
        </w:tc>
      </w:tr>
      <w:tr w:rsidR="00E84410" w:rsidRPr="00364B8F" w14:paraId="43A613B4" w14:textId="77777777" w:rsidTr="00CB126E">
        <w:trPr>
          <w:trHeight w:val="560"/>
          <w:ins w:id="4902" w:author="作者" w:date="2020-09-25T15:31:00Z"/>
        </w:trPr>
        <w:tc>
          <w:tcPr>
            <w:tcW w:w="1460" w:type="dxa"/>
            <w:vMerge/>
            <w:vAlign w:val="center"/>
            <w:hideMark/>
          </w:tcPr>
          <w:p w14:paraId="0D124538" w14:textId="77777777" w:rsidR="00E84410" w:rsidRPr="00364B8F" w:rsidRDefault="00E84410" w:rsidP="00CB126E">
            <w:pPr>
              <w:rPr>
                <w:ins w:id="4903" w:author="作者" w:date="2020-09-25T15:31:00Z"/>
                <w:rFonts w:ascii="等线" w:eastAsia="等线" w:hAnsi="等线" w:cs="宋体"/>
                <w:color w:val="000000"/>
              </w:rPr>
            </w:pPr>
          </w:p>
        </w:tc>
        <w:tc>
          <w:tcPr>
            <w:tcW w:w="1540" w:type="dxa"/>
            <w:shd w:val="clear" w:color="auto" w:fill="auto"/>
            <w:noWrap/>
            <w:vAlign w:val="center"/>
            <w:hideMark/>
          </w:tcPr>
          <w:p w14:paraId="10F63915" w14:textId="77777777" w:rsidR="00E84410" w:rsidRPr="00364B8F" w:rsidRDefault="00E84410" w:rsidP="00CB126E">
            <w:pPr>
              <w:rPr>
                <w:ins w:id="4904" w:author="作者" w:date="2020-09-25T15:31:00Z"/>
                <w:rFonts w:ascii="等线" w:eastAsia="等线" w:hAnsi="等线" w:cs="宋体"/>
                <w:color w:val="000000"/>
              </w:rPr>
            </w:pPr>
            <w:ins w:id="4905"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50F895E5" w14:textId="77777777" w:rsidR="00E84410" w:rsidRPr="00364B8F" w:rsidRDefault="00E84410" w:rsidP="00CB126E">
            <w:pPr>
              <w:rPr>
                <w:ins w:id="4906" w:author="作者" w:date="2020-09-25T15:31:00Z"/>
                <w:rFonts w:ascii="等线" w:eastAsia="等线" w:hAnsi="等线" w:cs="宋体"/>
                <w:color w:val="000000"/>
              </w:rPr>
            </w:pPr>
            <w:ins w:id="4907" w:author="作者" w:date="2020-09-25T15:31:00Z">
              <w:r w:rsidRPr="00364B8F">
                <w:rPr>
                  <w:rFonts w:ascii="等线" w:eastAsia="等线" w:hAnsi="等线" w:cs="宋体" w:hint="eastAsia"/>
                  <w:color w:val="000000"/>
                </w:rPr>
                <w:t>1.Stop normal mode(fade off 1s)</w:t>
              </w:r>
              <w:r w:rsidRPr="00364B8F">
                <w:rPr>
                  <w:rFonts w:ascii="等线" w:eastAsia="等线" w:hAnsi="等线" w:cs="宋体" w:hint="eastAsia"/>
                  <w:color w:val="000000"/>
                </w:rPr>
                <w:br/>
                <w:t>2.Begin driver mode (fade on 1s)</w:t>
              </w:r>
            </w:ins>
          </w:p>
        </w:tc>
        <w:tc>
          <w:tcPr>
            <w:tcW w:w="3725" w:type="dxa"/>
            <w:shd w:val="clear" w:color="auto" w:fill="auto"/>
            <w:vAlign w:val="center"/>
            <w:hideMark/>
          </w:tcPr>
          <w:p w14:paraId="6B9B6607" w14:textId="77777777" w:rsidR="00E84410" w:rsidRPr="00364B8F" w:rsidRDefault="00E84410" w:rsidP="00CB126E">
            <w:pPr>
              <w:rPr>
                <w:ins w:id="4908" w:author="作者" w:date="2020-09-25T15:31:00Z"/>
                <w:rFonts w:ascii="等线" w:eastAsia="等线" w:hAnsi="等线" w:cs="宋体"/>
                <w:color w:val="000000"/>
              </w:rPr>
            </w:pPr>
            <w:ins w:id="4909" w:author="作者" w:date="2020-09-25T15:31:00Z">
              <w:r w:rsidRPr="00364B8F">
                <w:rPr>
                  <w:rFonts w:ascii="等线" w:eastAsia="等线" w:hAnsi="等线" w:cs="宋体" w:hint="eastAsia"/>
                  <w:color w:val="000000"/>
                </w:rPr>
                <w:t xml:space="preserve">　</w:t>
              </w:r>
            </w:ins>
          </w:p>
        </w:tc>
      </w:tr>
      <w:tr w:rsidR="00E84410" w:rsidRPr="00364B8F" w14:paraId="17AD41FF" w14:textId="77777777" w:rsidTr="00CB126E">
        <w:trPr>
          <w:trHeight w:val="280"/>
          <w:ins w:id="4910" w:author="作者" w:date="2020-09-25T15:31:00Z"/>
        </w:trPr>
        <w:tc>
          <w:tcPr>
            <w:tcW w:w="1460" w:type="dxa"/>
            <w:vMerge w:val="restart"/>
            <w:shd w:val="clear" w:color="auto" w:fill="auto"/>
            <w:noWrap/>
            <w:vAlign w:val="center"/>
            <w:hideMark/>
          </w:tcPr>
          <w:p w14:paraId="554EAF4A" w14:textId="77777777" w:rsidR="00E84410" w:rsidRPr="00364B8F" w:rsidRDefault="00E84410" w:rsidP="00CB126E">
            <w:pPr>
              <w:rPr>
                <w:ins w:id="4911" w:author="作者" w:date="2020-09-25T15:31:00Z"/>
                <w:rFonts w:ascii="等线" w:eastAsia="等线" w:hAnsi="等线" w:cs="宋体"/>
                <w:color w:val="000000"/>
              </w:rPr>
            </w:pPr>
            <w:ins w:id="4912" w:author="作者" w:date="2020-09-25T15:31:00Z">
              <w:r w:rsidRPr="00364B8F">
                <w:rPr>
                  <w:rFonts w:ascii="等线" w:eastAsia="等线" w:hAnsi="等线" w:cs="宋体" w:hint="eastAsia"/>
                  <w:color w:val="000000"/>
                </w:rPr>
                <w:t>driver mode</w:t>
              </w:r>
            </w:ins>
          </w:p>
        </w:tc>
        <w:tc>
          <w:tcPr>
            <w:tcW w:w="1540" w:type="dxa"/>
            <w:shd w:val="clear" w:color="auto" w:fill="auto"/>
            <w:noWrap/>
            <w:vAlign w:val="center"/>
            <w:hideMark/>
          </w:tcPr>
          <w:p w14:paraId="46A78DFD" w14:textId="77777777" w:rsidR="00E84410" w:rsidRPr="00364B8F" w:rsidRDefault="00E84410" w:rsidP="00CB126E">
            <w:pPr>
              <w:rPr>
                <w:ins w:id="4913" w:author="作者" w:date="2020-09-25T15:31:00Z"/>
                <w:rFonts w:ascii="等线" w:eastAsia="等线" w:hAnsi="等线" w:cs="宋体"/>
                <w:color w:val="000000"/>
              </w:rPr>
            </w:pPr>
            <w:ins w:id="4914"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24FEF02A" w14:textId="77777777" w:rsidR="00E84410" w:rsidRPr="00364B8F" w:rsidRDefault="00E84410" w:rsidP="00CB126E">
            <w:pPr>
              <w:rPr>
                <w:ins w:id="4915" w:author="作者" w:date="2020-09-25T15:31:00Z"/>
                <w:rFonts w:ascii="等线" w:eastAsia="等线" w:hAnsi="等线" w:cs="宋体"/>
                <w:color w:val="000000"/>
              </w:rPr>
            </w:pPr>
            <w:ins w:id="4916"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63503926" w14:textId="77777777" w:rsidR="00E84410" w:rsidRPr="00364B8F" w:rsidRDefault="00E84410" w:rsidP="00CB126E">
            <w:pPr>
              <w:rPr>
                <w:ins w:id="4917" w:author="作者" w:date="2020-09-25T15:31:00Z"/>
                <w:rFonts w:ascii="等线" w:eastAsia="等线" w:hAnsi="等线" w:cs="宋体"/>
                <w:color w:val="000000"/>
              </w:rPr>
            </w:pPr>
            <w:ins w:id="4918" w:author="作者" w:date="2020-09-25T15:31:00Z">
              <w:r w:rsidRPr="00364B8F">
                <w:rPr>
                  <w:rFonts w:ascii="等线" w:eastAsia="等线" w:hAnsi="等线" w:cs="宋体" w:hint="eastAsia"/>
                  <w:color w:val="000000"/>
                </w:rPr>
                <w:t xml:space="preserve">　</w:t>
              </w:r>
            </w:ins>
          </w:p>
        </w:tc>
      </w:tr>
      <w:tr w:rsidR="00E84410" w:rsidRPr="00364B8F" w14:paraId="5ED717F7" w14:textId="77777777" w:rsidTr="00CB126E">
        <w:trPr>
          <w:trHeight w:val="280"/>
          <w:ins w:id="4919" w:author="作者" w:date="2020-09-25T15:31:00Z"/>
        </w:trPr>
        <w:tc>
          <w:tcPr>
            <w:tcW w:w="1460" w:type="dxa"/>
            <w:vMerge/>
            <w:vAlign w:val="center"/>
            <w:hideMark/>
          </w:tcPr>
          <w:p w14:paraId="6CC98948" w14:textId="77777777" w:rsidR="00E84410" w:rsidRPr="00364B8F" w:rsidRDefault="00E84410" w:rsidP="00CB126E">
            <w:pPr>
              <w:rPr>
                <w:ins w:id="4920" w:author="作者" w:date="2020-09-25T15:31:00Z"/>
                <w:rFonts w:ascii="等线" w:eastAsia="等线" w:hAnsi="等线" w:cs="宋体"/>
                <w:color w:val="000000"/>
              </w:rPr>
            </w:pPr>
          </w:p>
        </w:tc>
        <w:tc>
          <w:tcPr>
            <w:tcW w:w="1540" w:type="dxa"/>
            <w:shd w:val="clear" w:color="auto" w:fill="auto"/>
            <w:noWrap/>
            <w:vAlign w:val="center"/>
            <w:hideMark/>
          </w:tcPr>
          <w:p w14:paraId="0AA49176" w14:textId="77777777" w:rsidR="00E84410" w:rsidRPr="00364B8F" w:rsidRDefault="00E84410" w:rsidP="00CB126E">
            <w:pPr>
              <w:rPr>
                <w:ins w:id="4921" w:author="作者" w:date="2020-09-25T15:31:00Z"/>
                <w:rFonts w:ascii="等线" w:eastAsia="等线" w:hAnsi="等线" w:cs="宋体"/>
                <w:color w:val="000000"/>
              </w:rPr>
            </w:pPr>
            <w:ins w:id="4922"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666D0A8C" w14:textId="77777777" w:rsidR="00E84410" w:rsidRPr="00364B8F" w:rsidRDefault="00E84410" w:rsidP="00CB126E">
            <w:pPr>
              <w:rPr>
                <w:ins w:id="4923" w:author="作者" w:date="2020-09-25T15:31:00Z"/>
                <w:rFonts w:ascii="等线" w:eastAsia="等线" w:hAnsi="等线" w:cs="宋体"/>
                <w:color w:val="000000"/>
              </w:rPr>
            </w:pPr>
            <w:ins w:id="4924" w:author="作者" w:date="2020-09-25T15:31:00Z">
              <w:r w:rsidRPr="00364B8F">
                <w:rPr>
                  <w:rFonts w:ascii="等线" w:eastAsia="等线" w:hAnsi="等线" w:cs="宋体" w:hint="eastAsia"/>
                  <w:color w:val="000000"/>
                </w:rPr>
                <w:t>1.Keep effect</w:t>
              </w:r>
            </w:ins>
          </w:p>
        </w:tc>
        <w:tc>
          <w:tcPr>
            <w:tcW w:w="3725" w:type="dxa"/>
            <w:shd w:val="clear" w:color="auto" w:fill="auto"/>
            <w:vAlign w:val="center"/>
            <w:hideMark/>
          </w:tcPr>
          <w:p w14:paraId="003A7CEC" w14:textId="77777777" w:rsidR="00E84410" w:rsidRPr="00364B8F" w:rsidRDefault="00E84410" w:rsidP="00CB126E">
            <w:pPr>
              <w:rPr>
                <w:ins w:id="4925" w:author="作者" w:date="2020-09-25T15:31:00Z"/>
                <w:rFonts w:ascii="等线" w:eastAsia="等线" w:hAnsi="等线" w:cs="宋体"/>
                <w:color w:val="000000"/>
              </w:rPr>
            </w:pPr>
            <w:ins w:id="4926" w:author="作者" w:date="2020-09-25T15:31:00Z">
              <w:r w:rsidRPr="00364B8F">
                <w:rPr>
                  <w:rFonts w:ascii="等线" w:eastAsia="等线" w:hAnsi="等线" w:cs="宋体" w:hint="eastAsia"/>
                  <w:color w:val="000000"/>
                </w:rPr>
                <w:t xml:space="preserve">　</w:t>
              </w:r>
            </w:ins>
          </w:p>
        </w:tc>
      </w:tr>
      <w:tr w:rsidR="00E84410" w:rsidRPr="00364B8F" w14:paraId="5035ED84" w14:textId="77777777" w:rsidTr="00CB126E">
        <w:trPr>
          <w:trHeight w:val="560"/>
          <w:ins w:id="4927" w:author="作者" w:date="2020-09-25T15:31:00Z"/>
        </w:trPr>
        <w:tc>
          <w:tcPr>
            <w:tcW w:w="1460" w:type="dxa"/>
            <w:vMerge/>
            <w:vAlign w:val="center"/>
            <w:hideMark/>
          </w:tcPr>
          <w:p w14:paraId="7CBF3B57" w14:textId="77777777" w:rsidR="00E84410" w:rsidRPr="00364B8F" w:rsidRDefault="00E84410" w:rsidP="00CB126E">
            <w:pPr>
              <w:rPr>
                <w:ins w:id="4928" w:author="作者" w:date="2020-09-25T15:31:00Z"/>
                <w:rFonts w:ascii="等线" w:eastAsia="等线" w:hAnsi="等线" w:cs="宋体"/>
                <w:color w:val="000000"/>
              </w:rPr>
            </w:pPr>
          </w:p>
        </w:tc>
        <w:tc>
          <w:tcPr>
            <w:tcW w:w="1540" w:type="dxa"/>
            <w:shd w:val="clear" w:color="auto" w:fill="auto"/>
            <w:noWrap/>
            <w:vAlign w:val="center"/>
            <w:hideMark/>
          </w:tcPr>
          <w:p w14:paraId="4F547450" w14:textId="77777777" w:rsidR="00E84410" w:rsidRPr="00364B8F" w:rsidRDefault="00E84410" w:rsidP="00CB126E">
            <w:pPr>
              <w:rPr>
                <w:ins w:id="4929" w:author="作者" w:date="2020-09-25T15:31:00Z"/>
                <w:rFonts w:ascii="等线" w:eastAsia="等线" w:hAnsi="等线" w:cs="宋体"/>
                <w:color w:val="000000"/>
              </w:rPr>
            </w:pPr>
            <w:ins w:id="4930" w:author="作者" w:date="2020-09-25T15:31:00Z">
              <w:r w:rsidRPr="00364B8F">
                <w:rPr>
                  <w:rFonts w:ascii="等线" w:eastAsia="等线" w:hAnsi="等线" w:cs="宋体" w:hint="eastAsia"/>
                  <w:color w:val="000000"/>
                </w:rPr>
                <w:t>radar alarm</w:t>
              </w:r>
            </w:ins>
          </w:p>
        </w:tc>
        <w:tc>
          <w:tcPr>
            <w:tcW w:w="4140" w:type="dxa"/>
            <w:shd w:val="clear" w:color="auto" w:fill="auto"/>
            <w:vAlign w:val="center"/>
            <w:hideMark/>
          </w:tcPr>
          <w:p w14:paraId="75FEF6B4" w14:textId="77777777" w:rsidR="00E84410" w:rsidRPr="00364B8F" w:rsidRDefault="00E84410" w:rsidP="00CB126E">
            <w:pPr>
              <w:rPr>
                <w:ins w:id="4931" w:author="作者" w:date="2020-09-25T15:31:00Z"/>
                <w:rFonts w:ascii="等线" w:eastAsia="等线" w:hAnsi="等线" w:cs="宋体"/>
                <w:color w:val="000000"/>
              </w:rPr>
            </w:pPr>
            <w:ins w:id="4932" w:author="作者" w:date="2020-09-25T15:31:00Z">
              <w:r w:rsidRPr="00364B8F">
                <w:rPr>
                  <w:rFonts w:ascii="等线" w:eastAsia="等线" w:hAnsi="等线" w:cs="宋体" w:hint="eastAsia"/>
                  <w:color w:val="000000"/>
                </w:rPr>
                <w:t>1.Interrupt driver mode(without fade off)</w:t>
              </w:r>
              <w:r w:rsidRPr="00364B8F">
                <w:rPr>
                  <w:rFonts w:ascii="等线" w:eastAsia="等线" w:hAnsi="等线" w:cs="宋体" w:hint="eastAsia"/>
                  <w:color w:val="000000"/>
                </w:rPr>
                <w:br/>
                <w:t xml:space="preserve">2.Begin radar alarm mode </w:t>
              </w:r>
            </w:ins>
          </w:p>
        </w:tc>
        <w:tc>
          <w:tcPr>
            <w:tcW w:w="3725" w:type="dxa"/>
            <w:shd w:val="clear" w:color="auto" w:fill="auto"/>
            <w:vAlign w:val="center"/>
            <w:hideMark/>
          </w:tcPr>
          <w:p w14:paraId="514B48D5" w14:textId="77777777" w:rsidR="00E84410" w:rsidRPr="00364B8F" w:rsidRDefault="00E84410" w:rsidP="00CB126E">
            <w:pPr>
              <w:rPr>
                <w:ins w:id="4933" w:author="作者" w:date="2020-09-25T15:31:00Z"/>
                <w:rFonts w:ascii="等线" w:eastAsia="等线" w:hAnsi="等线" w:cs="宋体"/>
                <w:color w:val="000000"/>
              </w:rPr>
            </w:pPr>
            <w:ins w:id="4934" w:author="作者" w:date="2020-09-25T15:31:00Z">
              <w:r w:rsidRPr="00364B8F">
                <w:rPr>
                  <w:rFonts w:ascii="等线" w:eastAsia="等线" w:hAnsi="等线" w:cs="宋体" w:hint="eastAsia"/>
                  <w:color w:val="000000"/>
                </w:rPr>
                <w:t xml:space="preserve">　</w:t>
              </w:r>
            </w:ins>
          </w:p>
        </w:tc>
      </w:tr>
      <w:tr w:rsidR="00E84410" w:rsidRPr="00364B8F" w14:paraId="4F26BD79" w14:textId="77777777" w:rsidTr="00CB126E">
        <w:trPr>
          <w:trHeight w:val="850"/>
          <w:ins w:id="4935" w:author="作者" w:date="2020-09-25T15:31:00Z"/>
        </w:trPr>
        <w:tc>
          <w:tcPr>
            <w:tcW w:w="1460" w:type="dxa"/>
            <w:vMerge/>
            <w:vAlign w:val="center"/>
            <w:hideMark/>
          </w:tcPr>
          <w:p w14:paraId="3FE5CE80" w14:textId="77777777" w:rsidR="00E84410" w:rsidRPr="00364B8F" w:rsidRDefault="00E84410" w:rsidP="00CB126E">
            <w:pPr>
              <w:rPr>
                <w:ins w:id="4936" w:author="作者" w:date="2020-09-25T15:31:00Z"/>
                <w:rFonts w:ascii="等线" w:eastAsia="等线" w:hAnsi="等线" w:cs="宋体"/>
                <w:color w:val="000000"/>
              </w:rPr>
            </w:pPr>
          </w:p>
        </w:tc>
        <w:tc>
          <w:tcPr>
            <w:tcW w:w="1540" w:type="dxa"/>
            <w:shd w:val="clear" w:color="auto" w:fill="auto"/>
            <w:noWrap/>
            <w:vAlign w:val="center"/>
          </w:tcPr>
          <w:p w14:paraId="6E2FCD67" w14:textId="77777777" w:rsidR="00E84410" w:rsidRPr="00364B8F" w:rsidRDefault="00E84410" w:rsidP="00CB126E">
            <w:pPr>
              <w:rPr>
                <w:ins w:id="4937" w:author="作者" w:date="2020-09-25T15:31:00Z"/>
                <w:rFonts w:ascii="等线" w:eastAsia="等线" w:hAnsi="等线" w:cs="宋体"/>
                <w:color w:val="000000"/>
              </w:rPr>
            </w:pPr>
            <w:ins w:id="4938"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3AE7DE81" w14:textId="77777777" w:rsidR="00E84410" w:rsidRPr="00364B8F" w:rsidRDefault="00E84410" w:rsidP="00CB126E">
            <w:pPr>
              <w:rPr>
                <w:ins w:id="4939" w:author="作者" w:date="2020-09-25T15:31:00Z"/>
                <w:rFonts w:ascii="等线" w:eastAsia="等线" w:hAnsi="等线" w:cs="宋体"/>
                <w:color w:val="000000"/>
              </w:rPr>
            </w:pPr>
            <w:ins w:id="4940" w:author="作者" w:date="2020-09-25T15:31:00Z">
              <w:r w:rsidRPr="00364B8F">
                <w:rPr>
                  <w:rFonts w:ascii="等线" w:eastAsia="等线" w:hAnsi="等线" w:cs="宋体" w:hint="eastAsia"/>
                  <w:color w:val="000000"/>
                </w:rPr>
                <w:t>1.Stop driver mode(fade off 1s)</w:t>
              </w:r>
              <w:r w:rsidRPr="00364B8F">
                <w:rPr>
                  <w:rFonts w:ascii="等线" w:eastAsia="等线" w:hAnsi="等线" w:cs="宋体" w:hint="eastAsia"/>
                  <w:color w:val="000000"/>
                </w:rPr>
                <w:br/>
                <w:t>2.Begin normal mode (fade on 1s)</w:t>
              </w:r>
            </w:ins>
          </w:p>
        </w:tc>
        <w:tc>
          <w:tcPr>
            <w:tcW w:w="3725" w:type="dxa"/>
            <w:shd w:val="clear" w:color="auto" w:fill="auto"/>
            <w:vAlign w:val="center"/>
          </w:tcPr>
          <w:p w14:paraId="6C4FDEE4" w14:textId="77777777" w:rsidR="00E84410" w:rsidRPr="00364B8F" w:rsidRDefault="00E84410" w:rsidP="00CB126E">
            <w:pPr>
              <w:rPr>
                <w:ins w:id="4941" w:author="作者" w:date="2020-09-25T15:31:00Z"/>
                <w:rFonts w:ascii="等线" w:eastAsia="等线" w:hAnsi="等线" w:cs="宋体"/>
                <w:color w:val="000000"/>
              </w:rPr>
            </w:pPr>
            <w:ins w:id="4942" w:author="作者" w:date="2020-09-25T15:31:00Z">
              <w:r w:rsidRPr="00364B8F">
                <w:rPr>
                  <w:rFonts w:ascii="等线" w:eastAsia="等线" w:hAnsi="等线" w:cs="宋体" w:hint="eastAsia"/>
                  <w:color w:val="000000"/>
                </w:rPr>
                <w:t>1.</w:t>
              </w:r>
              <w:r>
                <w:rPr>
                  <w:rFonts w:ascii="等线" w:eastAsia="等线" w:hAnsi="等线" w:cs="宋体"/>
                  <w:color w:val="000000"/>
                </w:rPr>
                <w:t xml:space="preserve"> IVI </w:t>
              </w:r>
              <w:r w:rsidRPr="00364B8F">
                <w:rPr>
                  <w:rFonts w:ascii="等线" w:eastAsia="等线" w:hAnsi="等线" w:cs="宋体" w:hint="eastAsia"/>
                  <w:color w:val="000000"/>
                </w:rPr>
                <w:t>set Aux_AmbLghtDrvMde_D_Rq=manual</w:t>
              </w:r>
            </w:ins>
          </w:p>
        </w:tc>
      </w:tr>
      <w:tr w:rsidR="00E84410" w:rsidRPr="00364B8F" w14:paraId="7E3CD190" w14:textId="77777777" w:rsidTr="00CB126E">
        <w:trPr>
          <w:trHeight w:val="280"/>
          <w:ins w:id="4943" w:author="作者" w:date="2020-09-25T15:31:00Z"/>
        </w:trPr>
        <w:tc>
          <w:tcPr>
            <w:tcW w:w="1460" w:type="dxa"/>
            <w:vMerge/>
            <w:vAlign w:val="center"/>
            <w:hideMark/>
          </w:tcPr>
          <w:p w14:paraId="1C3FB37C" w14:textId="77777777" w:rsidR="00E84410" w:rsidRPr="00364B8F" w:rsidRDefault="00E84410" w:rsidP="00CB126E">
            <w:pPr>
              <w:rPr>
                <w:ins w:id="4944" w:author="作者" w:date="2020-09-25T15:31:00Z"/>
                <w:rFonts w:ascii="等线" w:eastAsia="等线" w:hAnsi="等线" w:cs="宋体"/>
                <w:color w:val="000000"/>
              </w:rPr>
            </w:pPr>
          </w:p>
        </w:tc>
        <w:tc>
          <w:tcPr>
            <w:tcW w:w="1540" w:type="dxa"/>
            <w:shd w:val="clear" w:color="auto" w:fill="auto"/>
            <w:noWrap/>
            <w:vAlign w:val="center"/>
            <w:hideMark/>
          </w:tcPr>
          <w:p w14:paraId="52D55E6F" w14:textId="77777777" w:rsidR="00E84410" w:rsidRPr="00364B8F" w:rsidRDefault="00E84410" w:rsidP="00CB126E">
            <w:pPr>
              <w:rPr>
                <w:ins w:id="4945" w:author="作者" w:date="2020-09-25T15:31:00Z"/>
                <w:rFonts w:ascii="等线" w:eastAsia="等线" w:hAnsi="等线" w:cs="宋体"/>
                <w:color w:val="000000"/>
              </w:rPr>
            </w:pPr>
            <w:ins w:id="4946"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5E949F9D" w14:textId="77777777" w:rsidR="00E84410" w:rsidRPr="00364B8F" w:rsidRDefault="00E84410" w:rsidP="00CB126E">
            <w:pPr>
              <w:rPr>
                <w:ins w:id="4947" w:author="作者" w:date="2020-09-25T15:31:00Z"/>
                <w:rFonts w:ascii="等线" w:eastAsia="等线" w:hAnsi="等线" w:cs="宋体"/>
                <w:color w:val="000000"/>
              </w:rPr>
            </w:pPr>
            <w:ins w:id="4948"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06BC3B55" w14:textId="77777777" w:rsidR="00E84410" w:rsidRPr="00364B8F" w:rsidRDefault="00E84410" w:rsidP="00CB126E">
            <w:pPr>
              <w:rPr>
                <w:ins w:id="4949" w:author="作者" w:date="2020-09-25T15:31:00Z"/>
                <w:rFonts w:ascii="等线" w:eastAsia="等线" w:hAnsi="等线" w:cs="宋体"/>
                <w:color w:val="000000"/>
              </w:rPr>
            </w:pPr>
            <w:ins w:id="4950" w:author="作者" w:date="2020-09-25T15:31:00Z">
              <w:r w:rsidRPr="00364B8F">
                <w:rPr>
                  <w:rFonts w:ascii="等线" w:eastAsia="等线" w:hAnsi="等线" w:cs="宋体" w:hint="eastAsia"/>
                  <w:color w:val="000000"/>
                </w:rPr>
                <w:t xml:space="preserve">　</w:t>
              </w:r>
            </w:ins>
          </w:p>
        </w:tc>
      </w:tr>
      <w:tr w:rsidR="00E84410" w:rsidRPr="00364B8F" w14:paraId="45F683C3" w14:textId="77777777" w:rsidTr="00CB126E">
        <w:trPr>
          <w:trHeight w:val="560"/>
          <w:ins w:id="4951" w:author="作者" w:date="2020-09-25T15:31:00Z"/>
        </w:trPr>
        <w:tc>
          <w:tcPr>
            <w:tcW w:w="1460" w:type="dxa"/>
            <w:vMerge w:val="restart"/>
            <w:shd w:val="clear" w:color="auto" w:fill="auto"/>
            <w:noWrap/>
            <w:vAlign w:val="center"/>
            <w:hideMark/>
          </w:tcPr>
          <w:p w14:paraId="7E408F86" w14:textId="77777777" w:rsidR="00E84410" w:rsidRPr="00364B8F" w:rsidRDefault="00E84410" w:rsidP="00CB126E">
            <w:pPr>
              <w:rPr>
                <w:ins w:id="4952" w:author="作者" w:date="2020-09-25T15:31:00Z"/>
                <w:rFonts w:ascii="等线" w:eastAsia="等线" w:hAnsi="等线" w:cs="宋体"/>
                <w:color w:val="000000"/>
              </w:rPr>
            </w:pPr>
            <w:ins w:id="4953" w:author="作者" w:date="2020-09-25T15:31:00Z">
              <w:r w:rsidRPr="00364B8F">
                <w:rPr>
                  <w:rFonts w:ascii="等线" w:eastAsia="等线" w:hAnsi="等线" w:cs="宋体" w:hint="eastAsia"/>
                  <w:color w:val="000000"/>
                </w:rPr>
                <w:t>radar alarm</w:t>
              </w:r>
            </w:ins>
          </w:p>
        </w:tc>
        <w:tc>
          <w:tcPr>
            <w:tcW w:w="1540" w:type="dxa"/>
            <w:shd w:val="clear" w:color="auto" w:fill="auto"/>
            <w:noWrap/>
            <w:vAlign w:val="center"/>
            <w:hideMark/>
          </w:tcPr>
          <w:p w14:paraId="0DCEFE98" w14:textId="77777777" w:rsidR="00E84410" w:rsidRPr="00364B8F" w:rsidRDefault="00E84410" w:rsidP="00CB126E">
            <w:pPr>
              <w:rPr>
                <w:ins w:id="4954" w:author="作者" w:date="2020-09-25T15:31:00Z"/>
                <w:rFonts w:ascii="等线" w:eastAsia="等线" w:hAnsi="等线" w:cs="宋体"/>
                <w:color w:val="000000"/>
              </w:rPr>
            </w:pPr>
            <w:ins w:id="4955" w:author="作者" w:date="2020-09-25T15:31:00Z">
              <w:r w:rsidRPr="00364B8F">
                <w:rPr>
                  <w:rFonts w:ascii="等线" w:eastAsia="等线" w:hAnsi="等线" w:cs="宋体" w:hint="eastAsia"/>
                  <w:color w:val="000000"/>
                </w:rPr>
                <w:t>welcome</w:t>
              </w:r>
            </w:ins>
          </w:p>
        </w:tc>
        <w:tc>
          <w:tcPr>
            <w:tcW w:w="4140" w:type="dxa"/>
            <w:shd w:val="clear" w:color="auto" w:fill="auto"/>
            <w:vAlign w:val="center"/>
            <w:hideMark/>
          </w:tcPr>
          <w:p w14:paraId="5909CAE2" w14:textId="77777777" w:rsidR="00E84410" w:rsidRPr="00364B8F" w:rsidRDefault="00E84410" w:rsidP="00CB126E">
            <w:pPr>
              <w:rPr>
                <w:ins w:id="4956" w:author="作者" w:date="2020-09-25T15:31:00Z"/>
                <w:rFonts w:ascii="等线" w:eastAsia="等线" w:hAnsi="等线" w:cs="宋体"/>
                <w:color w:val="000000"/>
              </w:rPr>
            </w:pPr>
            <w:ins w:id="4957" w:author="作者" w:date="2020-09-25T15:31:00Z">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welcome mode(Fade on 3s)</w:t>
              </w:r>
            </w:ins>
          </w:p>
        </w:tc>
        <w:tc>
          <w:tcPr>
            <w:tcW w:w="3725" w:type="dxa"/>
            <w:shd w:val="clear" w:color="auto" w:fill="auto"/>
            <w:vAlign w:val="center"/>
            <w:hideMark/>
          </w:tcPr>
          <w:p w14:paraId="67B92CBF" w14:textId="77777777" w:rsidR="00E84410" w:rsidRPr="00364B8F" w:rsidRDefault="00E84410" w:rsidP="00CB126E">
            <w:pPr>
              <w:rPr>
                <w:ins w:id="4958" w:author="作者" w:date="2020-09-25T15:31:00Z"/>
                <w:rFonts w:ascii="等线" w:eastAsia="等线" w:hAnsi="等线" w:cs="宋体"/>
                <w:color w:val="000000"/>
              </w:rPr>
            </w:pPr>
            <w:ins w:id="4959" w:author="作者" w:date="2020-09-25T15:31:00Z">
              <w:r w:rsidRPr="00364B8F">
                <w:rPr>
                  <w:rFonts w:ascii="等线" w:eastAsia="等线" w:hAnsi="等线" w:cs="宋体" w:hint="eastAsia"/>
                  <w:color w:val="000000"/>
                </w:rPr>
                <w:t xml:space="preserve">　</w:t>
              </w:r>
            </w:ins>
          </w:p>
        </w:tc>
      </w:tr>
      <w:tr w:rsidR="00E84410" w:rsidRPr="00364B8F" w14:paraId="6587C78C" w14:textId="77777777" w:rsidTr="00CB126E">
        <w:trPr>
          <w:trHeight w:val="560"/>
          <w:ins w:id="4960" w:author="作者" w:date="2020-09-25T15:31:00Z"/>
        </w:trPr>
        <w:tc>
          <w:tcPr>
            <w:tcW w:w="1460" w:type="dxa"/>
            <w:vMerge/>
            <w:vAlign w:val="center"/>
            <w:hideMark/>
          </w:tcPr>
          <w:p w14:paraId="1D29AAA8" w14:textId="77777777" w:rsidR="00E84410" w:rsidRPr="00364B8F" w:rsidRDefault="00E84410" w:rsidP="00CB126E">
            <w:pPr>
              <w:rPr>
                <w:ins w:id="4961" w:author="作者" w:date="2020-09-25T15:31:00Z"/>
                <w:rFonts w:ascii="等线" w:eastAsia="等线" w:hAnsi="等线" w:cs="宋体"/>
                <w:color w:val="000000"/>
              </w:rPr>
            </w:pPr>
          </w:p>
        </w:tc>
        <w:tc>
          <w:tcPr>
            <w:tcW w:w="1540" w:type="dxa"/>
            <w:shd w:val="clear" w:color="auto" w:fill="auto"/>
            <w:noWrap/>
            <w:vAlign w:val="center"/>
            <w:hideMark/>
          </w:tcPr>
          <w:p w14:paraId="6284A833" w14:textId="77777777" w:rsidR="00E84410" w:rsidRPr="00364B8F" w:rsidRDefault="00E84410" w:rsidP="00CB126E">
            <w:pPr>
              <w:rPr>
                <w:ins w:id="4962" w:author="作者" w:date="2020-09-25T15:31:00Z"/>
                <w:rFonts w:ascii="等线" w:eastAsia="等线" w:hAnsi="等线" w:cs="宋体"/>
                <w:color w:val="000000"/>
              </w:rPr>
            </w:pPr>
            <w:ins w:id="4963" w:author="作者" w:date="2020-09-25T15:31:00Z">
              <w:r w:rsidRPr="00364B8F">
                <w:rPr>
                  <w:rFonts w:ascii="等线" w:eastAsia="等线" w:hAnsi="等线" w:cs="宋体" w:hint="eastAsia"/>
                  <w:color w:val="000000"/>
                </w:rPr>
                <w:t>farewell</w:t>
              </w:r>
            </w:ins>
          </w:p>
        </w:tc>
        <w:tc>
          <w:tcPr>
            <w:tcW w:w="4140" w:type="dxa"/>
            <w:shd w:val="clear" w:color="auto" w:fill="auto"/>
            <w:vAlign w:val="center"/>
            <w:hideMark/>
          </w:tcPr>
          <w:p w14:paraId="16359D13" w14:textId="77777777" w:rsidR="00E84410" w:rsidRPr="00364B8F" w:rsidRDefault="00E84410" w:rsidP="00CB126E">
            <w:pPr>
              <w:rPr>
                <w:ins w:id="4964" w:author="作者" w:date="2020-09-25T15:31:00Z"/>
                <w:rFonts w:ascii="等线" w:eastAsia="等线" w:hAnsi="等线" w:cs="宋体"/>
                <w:color w:val="000000"/>
              </w:rPr>
            </w:pPr>
            <w:ins w:id="4965" w:author="作者" w:date="2020-09-25T15:31:00Z">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farewell mode(Fade on 1s)</w:t>
              </w:r>
            </w:ins>
          </w:p>
        </w:tc>
        <w:tc>
          <w:tcPr>
            <w:tcW w:w="3725" w:type="dxa"/>
            <w:shd w:val="clear" w:color="auto" w:fill="auto"/>
            <w:vAlign w:val="center"/>
            <w:hideMark/>
          </w:tcPr>
          <w:p w14:paraId="21D78EA3" w14:textId="77777777" w:rsidR="00E84410" w:rsidRPr="00364B8F" w:rsidRDefault="00E84410" w:rsidP="00CB126E">
            <w:pPr>
              <w:rPr>
                <w:ins w:id="4966" w:author="作者" w:date="2020-09-25T15:31:00Z"/>
                <w:rFonts w:ascii="等线" w:eastAsia="等线" w:hAnsi="等线" w:cs="宋体"/>
                <w:color w:val="000000"/>
              </w:rPr>
            </w:pPr>
            <w:ins w:id="4967" w:author="作者" w:date="2020-09-25T15:31:00Z">
              <w:r w:rsidRPr="00364B8F">
                <w:rPr>
                  <w:rFonts w:ascii="等线" w:eastAsia="等线" w:hAnsi="等线" w:cs="宋体" w:hint="eastAsia"/>
                  <w:color w:val="000000"/>
                </w:rPr>
                <w:t xml:space="preserve">　</w:t>
              </w:r>
            </w:ins>
          </w:p>
        </w:tc>
      </w:tr>
      <w:tr w:rsidR="00E84410" w:rsidRPr="00364B8F" w14:paraId="455BC0B0" w14:textId="77777777" w:rsidTr="00CB126E">
        <w:trPr>
          <w:trHeight w:val="280"/>
          <w:ins w:id="4968" w:author="作者" w:date="2020-09-25T15:31:00Z"/>
        </w:trPr>
        <w:tc>
          <w:tcPr>
            <w:tcW w:w="1460" w:type="dxa"/>
            <w:vMerge/>
            <w:vAlign w:val="center"/>
            <w:hideMark/>
          </w:tcPr>
          <w:p w14:paraId="24FF38E0" w14:textId="77777777" w:rsidR="00E84410" w:rsidRPr="00364B8F" w:rsidRDefault="00E84410" w:rsidP="00CB126E">
            <w:pPr>
              <w:rPr>
                <w:ins w:id="4969" w:author="作者" w:date="2020-09-25T15:31:00Z"/>
                <w:rFonts w:ascii="等线" w:eastAsia="等线" w:hAnsi="等线" w:cs="宋体"/>
                <w:color w:val="000000"/>
              </w:rPr>
            </w:pPr>
          </w:p>
        </w:tc>
        <w:tc>
          <w:tcPr>
            <w:tcW w:w="1540" w:type="dxa"/>
            <w:shd w:val="clear" w:color="auto" w:fill="auto"/>
            <w:noWrap/>
            <w:vAlign w:val="center"/>
            <w:hideMark/>
          </w:tcPr>
          <w:p w14:paraId="6E35BC3E" w14:textId="77777777" w:rsidR="00E84410" w:rsidRPr="00364B8F" w:rsidRDefault="00E84410" w:rsidP="00CB126E">
            <w:pPr>
              <w:rPr>
                <w:ins w:id="4970" w:author="作者" w:date="2020-09-25T15:31:00Z"/>
                <w:rFonts w:ascii="等线" w:eastAsia="等线" w:hAnsi="等线" w:cs="宋体"/>
                <w:color w:val="000000"/>
              </w:rPr>
            </w:pPr>
            <w:ins w:id="4971" w:author="作者" w:date="2020-09-25T15:31:00Z">
              <w:r w:rsidRPr="00364B8F">
                <w:rPr>
                  <w:rFonts w:ascii="等线" w:eastAsia="等线" w:hAnsi="等线" w:cs="宋体" w:hint="eastAsia"/>
                  <w:color w:val="000000"/>
                </w:rPr>
                <w:t>radar alarm</w:t>
              </w:r>
            </w:ins>
          </w:p>
        </w:tc>
        <w:tc>
          <w:tcPr>
            <w:tcW w:w="4140" w:type="dxa"/>
            <w:shd w:val="clear" w:color="auto" w:fill="auto"/>
            <w:noWrap/>
            <w:vAlign w:val="center"/>
            <w:hideMark/>
          </w:tcPr>
          <w:p w14:paraId="1E8392AF" w14:textId="77777777" w:rsidR="00E84410" w:rsidRPr="00364B8F" w:rsidRDefault="00E84410" w:rsidP="00CB126E">
            <w:pPr>
              <w:rPr>
                <w:ins w:id="4972" w:author="作者" w:date="2020-09-25T15:31:00Z"/>
                <w:rFonts w:ascii="等线" w:eastAsia="等线" w:hAnsi="等线" w:cs="宋体"/>
                <w:color w:val="000000"/>
              </w:rPr>
            </w:pPr>
            <w:ins w:id="4973" w:author="作者" w:date="2020-09-25T15:31:00Z">
              <w:r w:rsidRPr="00364B8F">
                <w:rPr>
                  <w:rFonts w:ascii="等线" w:eastAsia="等线" w:hAnsi="等线" w:cs="宋体" w:hint="eastAsia"/>
                  <w:color w:val="000000"/>
                </w:rPr>
                <w:t>-</w:t>
              </w:r>
            </w:ins>
          </w:p>
        </w:tc>
        <w:tc>
          <w:tcPr>
            <w:tcW w:w="3725" w:type="dxa"/>
            <w:shd w:val="clear" w:color="auto" w:fill="auto"/>
            <w:vAlign w:val="center"/>
            <w:hideMark/>
          </w:tcPr>
          <w:p w14:paraId="389EF64D" w14:textId="77777777" w:rsidR="00E84410" w:rsidRPr="00364B8F" w:rsidRDefault="00E84410" w:rsidP="00CB126E">
            <w:pPr>
              <w:rPr>
                <w:ins w:id="4974" w:author="作者" w:date="2020-09-25T15:31:00Z"/>
                <w:rFonts w:ascii="等线" w:eastAsia="等线" w:hAnsi="等线" w:cs="宋体"/>
                <w:color w:val="000000"/>
              </w:rPr>
            </w:pPr>
            <w:ins w:id="4975" w:author="作者" w:date="2020-09-25T15:31:00Z">
              <w:r w:rsidRPr="00364B8F">
                <w:rPr>
                  <w:rFonts w:ascii="等线" w:eastAsia="等线" w:hAnsi="等线" w:cs="宋体" w:hint="eastAsia"/>
                  <w:color w:val="000000"/>
                </w:rPr>
                <w:t xml:space="preserve">　</w:t>
              </w:r>
            </w:ins>
          </w:p>
        </w:tc>
      </w:tr>
      <w:tr w:rsidR="00E84410" w:rsidRPr="00364B8F" w14:paraId="1F920AC1" w14:textId="77777777" w:rsidTr="00CB126E">
        <w:trPr>
          <w:trHeight w:val="629"/>
          <w:ins w:id="4976" w:author="作者" w:date="2020-09-25T15:31:00Z"/>
        </w:trPr>
        <w:tc>
          <w:tcPr>
            <w:tcW w:w="1460" w:type="dxa"/>
            <w:vMerge/>
            <w:vAlign w:val="center"/>
            <w:hideMark/>
          </w:tcPr>
          <w:p w14:paraId="6BFBFC2C" w14:textId="77777777" w:rsidR="00E84410" w:rsidRPr="00364B8F" w:rsidRDefault="00E84410" w:rsidP="00CB126E">
            <w:pPr>
              <w:rPr>
                <w:ins w:id="4977" w:author="作者" w:date="2020-09-25T15:31:00Z"/>
                <w:rFonts w:ascii="等线" w:eastAsia="等线" w:hAnsi="等线" w:cs="宋体"/>
                <w:color w:val="000000"/>
              </w:rPr>
            </w:pPr>
          </w:p>
        </w:tc>
        <w:tc>
          <w:tcPr>
            <w:tcW w:w="1540" w:type="dxa"/>
            <w:shd w:val="clear" w:color="auto" w:fill="auto"/>
            <w:noWrap/>
            <w:vAlign w:val="center"/>
          </w:tcPr>
          <w:p w14:paraId="3D0614D4" w14:textId="77777777" w:rsidR="00E84410" w:rsidRPr="00364B8F" w:rsidRDefault="00E84410" w:rsidP="00CB126E">
            <w:pPr>
              <w:rPr>
                <w:ins w:id="4978" w:author="作者" w:date="2020-09-25T15:31:00Z"/>
                <w:rFonts w:ascii="等线" w:eastAsia="等线" w:hAnsi="等线" w:cs="宋体"/>
                <w:color w:val="000000"/>
              </w:rPr>
            </w:pPr>
            <w:ins w:id="4979" w:author="作者" w:date="2020-09-25T15:31:00Z">
              <w:r w:rsidRPr="00364B8F">
                <w:rPr>
                  <w:rFonts w:ascii="等线" w:eastAsia="等线" w:hAnsi="等线" w:cs="宋体" w:hint="eastAsia"/>
                  <w:color w:val="000000"/>
                </w:rPr>
                <w:t>normal mode</w:t>
              </w:r>
            </w:ins>
          </w:p>
        </w:tc>
        <w:tc>
          <w:tcPr>
            <w:tcW w:w="4140" w:type="dxa"/>
            <w:shd w:val="clear" w:color="auto" w:fill="auto"/>
            <w:vAlign w:val="center"/>
          </w:tcPr>
          <w:p w14:paraId="2D59D1C6" w14:textId="77777777" w:rsidR="00E84410" w:rsidRPr="00364B8F" w:rsidRDefault="00E84410" w:rsidP="00CB126E">
            <w:pPr>
              <w:rPr>
                <w:ins w:id="4980" w:author="作者" w:date="2020-09-25T15:31:00Z"/>
                <w:rFonts w:ascii="等线" w:eastAsia="等线" w:hAnsi="等线" w:cs="宋体"/>
                <w:color w:val="000000"/>
              </w:rPr>
            </w:pPr>
            <w:ins w:id="4981" w:author="作者" w:date="2020-09-25T15:31:00Z">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normal mode(Fade on 1s)</w:t>
              </w:r>
            </w:ins>
          </w:p>
        </w:tc>
        <w:tc>
          <w:tcPr>
            <w:tcW w:w="3725" w:type="dxa"/>
            <w:shd w:val="clear" w:color="auto" w:fill="auto"/>
            <w:vAlign w:val="center"/>
          </w:tcPr>
          <w:p w14:paraId="69D15AB7" w14:textId="77777777" w:rsidR="00E84410" w:rsidRPr="00364B8F" w:rsidRDefault="00E84410" w:rsidP="00CB126E">
            <w:pPr>
              <w:rPr>
                <w:ins w:id="4982" w:author="作者" w:date="2020-09-25T15:31:00Z"/>
                <w:rFonts w:ascii="等线" w:eastAsia="等线" w:hAnsi="等线" w:cs="宋体"/>
                <w:color w:val="000000"/>
              </w:rPr>
            </w:pPr>
            <w:ins w:id="4983" w:author="作者" w:date="2020-09-25T15:31:00Z">
              <w:r w:rsidRPr="00364B8F">
                <w:rPr>
                  <w:rFonts w:ascii="等线" w:eastAsia="等线" w:hAnsi="等线" w:cs="宋体" w:hint="eastAsia"/>
                  <w:color w:val="000000"/>
                </w:rPr>
                <w:t xml:space="preserve">　</w:t>
              </w:r>
            </w:ins>
          </w:p>
        </w:tc>
      </w:tr>
      <w:tr w:rsidR="00E84410" w:rsidRPr="00364B8F" w14:paraId="75DB5BE6" w14:textId="77777777" w:rsidTr="00CB126E">
        <w:trPr>
          <w:trHeight w:val="560"/>
          <w:ins w:id="4984" w:author="作者" w:date="2020-09-25T15:31:00Z"/>
        </w:trPr>
        <w:tc>
          <w:tcPr>
            <w:tcW w:w="1460" w:type="dxa"/>
            <w:vMerge/>
            <w:vAlign w:val="center"/>
            <w:hideMark/>
          </w:tcPr>
          <w:p w14:paraId="40B353A6" w14:textId="77777777" w:rsidR="00E84410" w:rsidRPr="00364B8F" w:rsidRDefault="00E84410" w:rsidP="00CB126E">
            <w:pPr>
              <w:rPr>
                <w:ins w:id="4985" w:author="作者" w:date="2020-09-25T15:31:00Z"/>
                <w:rFonts w:ascii="等线" w:eastAsia="等线" w:hAnsi="等线" w:cs="宋体"/>
                <w:color w:val="000000"/>
              </w:rPr>
            </w:pPr>
          </w:p>
        </w:tc>
        <w:tc>
          <w:tcPr>
            <w:tcW w:w="1540" w:type="dxa"/>
            <w:shd w:val="clear" w:color="auto" w:fill="auto"/>
            <w:noWrap/>
            <w:vAlign w:val="center"/>
            <w:hideMark/>
          </w:tcPr>
          <w:p w14:paraId="3A9CD05C" w14:textId="77777777" w:rsidR="00E84410" w:rsidRPr="00364B8F" w:rsidRDefault="00E84410" w:rsidP="00CB126E">
            <w:pPr>
              <w:rPr>
                <w:ins w:id="4986" w:author="作者" w:date="2020-09-25T15:31:00Z"/>
                <w:rFonts w:ascii="等线" w:eastAsia="等线" w:hAnsi="等线" w:cs="宋体"/>
                <w:color w:val="000000"/>
              </w:rPr>
            </w:pPr>
            <w:ins w:id="4987" w:author="作者" w:date="2020-09-25T15:31:00Z">
              <w:r w:rsidRPr="00364B8F">
                <w:rPr>
                  <w:rFonts w:ascii="等线" w:eastAsia="等线" w:hAnsi="等线" w:cs="宋体" w:hint="eastAsia"/>
                  <w:color w:val="000000"/>
                </w:rPr>
                <w:t>driver mode</w:t>
              </w:r>
            </w:ins>
          </w:p>
        </w:tc>
        <w:tc>
          <w:tcPr>
            <w:tcW w:w="4140" w:type="dxa"/>
            <w:shd w:val="clear" w:color="auto" w:fill="auto"/>
            <w:vAlign w:val="center"/>
            <w:hideMark/>
          </w:tcPr>
          <w:p w14:paraId="2CF23715" w14:textId="77777777" w:rsidR="00E84410" w:rsidRPr="00364B8F" w:rsidRDefault="00E84410" w:rsidP="00CB126E">
            <w:pPr>
              <w:rPr>
                <w:ins w:id="4988" w:author="作者" w:date="2020-09-25T15:31:00Z"/>
                <w:rFonts w:ascii="等线" w:eastAsia="等线" w:hAnsi="等线" w:cs="宋体"/>
                <w:color w:val="000000"/>
              </w:rPr>
            </w:pPr>
            <w:ins w:id="4989" w:author="作者" w:date="2020-09-25T15:31:00Z">
              <w:r w:rsidRPr="00364B8F">
                <w:rPr>
                  <w:rFonts w:ascii="等线" w:eastAsia="等线" w:hAnsi="等线" w:cs="宋体" w:hint="eastAsia"/>
                  <w:color w:val="000000"/>
                </w:rPr>
                <w:t>1.Stop radar alarm mode</w:t>
              </w:r>
              <w:r w:rsidRPr="00364B8F">
                <w:rPr>
                  <w:rFonts w:ascii="等线" w:eastAsia="等线" w:hAnsi="等线" w:cs="宋体" w:hint="eastAsia"/>
                  <w:color w:val="000000"/>
                </w:rPr>
                <w:br/>
                <w:t>2.Begin driver mode(Fade on 1s)</w:t>
              </w:r>
            </w:ins>
          </w:p>
        </w:tc>
        <w:tc>
          <w:tcPr>
            <w:tcW w:w="3725" w:type="dxa"/>
            <w:shd w:val="clear" w:color="auto" w:fill="auto"/>
            <w:vAlign w:val="center"/>
            <w:hideMark/>
          </w:tcPr>
          <w:p w14:paraId="6337FC6A" w14:textId="77777777" w:rsidR="00E84410" w:rsidRPr="00364B8F" w:rsidRDefault="00E84410" w:rsidP="00CB126E">
            <w:pPr>
              <w:rPr>
                <w:ins w:id="4990" w:author="作者" w:date="2020-09-25T15:31:00Z"/>
                <w:rFonts w:ascii="等线" w:eastAsia="等线" w:hAnsi="等线" w:cs="宋体"/>
                <w:color w:val="000000"/>
              </w:rPr>
            </w:pPr>
            <w:ins w:id="4991" w:author="作者" w:date="2020-09-25T15:31:00Z">
              <w:r w:rsidRPr="00364B8F">
                <w:rPr>
                  <w:rFonts w:ascii="等线" w:eastAsia="等线" w:hAnsi="等线" w:cs="宋体" w:hint="eastAsia"/>
                  <w:color w:val="000000"/>
                </w:rPr>
                <w:t xml:space="preserve">　</w:t>
              </w:r>
            </w:ins>
          </w:p>
        </w:tc>
      </w:tr>
    </w:tbl>
    <w:p w14:paraId="3369E133" w14:textId="77777777" w:rsidR="00E84410" w:rsidRPr="00E84410" w:rsidRDefault="00E84410" w:rsidP="00FB6B28">
      <w:pPr>
        <w:rPr>
          <w:ins w:id="4992" w:author="作者" w:date="2020-09-16T17:24:00Z"/>
        </w:rPr>
      </w:pPr>
    </w:p>
    <w:p w14:paraId="296E4DB9" w14:textId="0F4D7BAC" w:rsidR="005B7960" w:rsidDel="008448CC" w:rsidRDefault="00BD6438" w:rsidP="00FB6B28">
      <w:pPr>
        <w:rPr>
          <w:ins w:id="4993" w:author="作者" w:date="2020-09-17T16:40:00Z"/>
          <w:del w:id="4994" w:author="作者" w:date="2020-09-25T14:56:00Z"/>
        </w:rPr>
      </w:pPr>
      <w:ins w:id="4995" w:author="作者" w:date="2020-09-17T17:30:00Z">
        <w:del w:id="4996" w:author="作者" w:date="2020-09-25T14:56:00Z">
          <w:r w:rsidRPr="00BD6438" w:rsidDel="008448CC">
            <w:rPr>
              <w:rFonts w:hint="eastAsia"/>
              <w:highlight w:val="yellow"/>
              <w:rPrChange w:id="4997" w:author="作者" w:date="2020-09-17T17:30:00Z">
                <w:rPr>
                  <w:rFonts w:hint="eastAsia"/>
                </w:rPr>
              </w:rPrChange>
            </w:rPr>
            <w:delText>优先级这边重点关注什么？</w:delText>
          </w:r>
        </w:del>
      </w:ins>
      <w:bookmarkStart w:id="4998" w:name="_Toc51940508"/>
      <w:bookmarkEnd w:id="4998"/>
    </w:p>
    <w:p w14:paraId="3744F81B" w14:textId="6267211D" w:rsidR="00FB6B28" w:rsidDel="00F3592F" w:rsidRDefault="00FB6B28" w:rsidP="00FB6B28">
      <w:pPr>
        <w:rPr>
          <w:ins w:id="4999" w:author="作者" w:date="2020-09-16T17:24:00Z"/>
          <w:del w:id="5000" w:author="作者" w:date="2020-09-17T16:11:00Z"/>
        </w:rPr>
      </w:pPr>
      <w:ins w:id="5001" w:author="作者" w:date="2020-09-16T17:24:00Z">
        <w:del w:id="5002" w:author="作者" w:date="2020-09-17T16:11:00Z">
          <w:r w:rsidRPr="00A767D7" w:rsidDel="00F3592F">
            <w:delText>Priorities 1-5 from high to low</w:delText>
          </w:r>
          <w:r w:rsidDel="00F3592F">
            <w:delText>.</w:delText>
          </w:r>
          <w:bookmarkStart w:id="5003" w:name="_Toc51940509"/>
          <w:bookmarkEnd w:id="5003"/>
        </w:del>
      </w:ins>
    </w:p>
    <w:p w14:paraId="6BEEF7CD" w14:textId="0CC1C57B" w:rsidR="00FB6B28" w:rsidDel="00FC336E" w:rsidRDefault="00FB6B28" w:rsidP="00FB6B28">
      <w:pPr>
        <w:rPr>
          <w:ins w:id="5004" w:author="作者" w:date="2020-09-16T17:24:00Z"/>
          <w:del w:id="5005" w:author="作者" w:date="2020-09-17T16:35:00Z"/>
        </w:rPr>
      </w:pPr>
      <w:bookmarkStart w:id="5006" w:name="_Toc51940510"/>
      <w:bookmarkEnd w:id="5006"/>
    </w:p>
    <w:p w14:paraId="49A56510" w14:textId="7B861458" w:rsidR="00FB6B28" w:rsidDel="00FC336E" w:rsidRDefault="00FB6B28" w:rsidP="00FB6B28">
      <w:pPr>
        <w:rPr>
          <w:ins w:id="5007" w:author="作者" w:date="2020-09-16T17:24:00Z"/>
          <w:del w:id="5008" w:author="作者" w:date="2020-09-17T16:35:00Z"/>
        </w:rPr>
      </w:pPr>
      <w:ins w:id="5009" w:author="作者" w:date="2020-09-16T17:24:00Z">
        <w:del w:id="5010" w:author="作者" w:date="2020-09-17T16:35:00Z">
          <w:r w:rsidDel="00FC336E">
            <w:delText xml:space="preserve">3.3.1 </w:delText>
          </w:r>
          <w:r w:rsidRPr="009868AB" w:rsidDel="00FC336E">
            <w:rPr>
              <w:b/>
              <w:bCs/>
            </w:rPr>
            <w:delText>principle</w:delText>
          </w:r>
          <w:bookmarkStart w:id="5011" w:name="_Toc51940511"/>
          <w:bookmarkEnd w:id="5011"/>
        </w:del>
      </w:ins>
    </w:p>
    <w:p w14:paraId="6922FEBC" w14:textId="0039680C" w:rsidR="00FB6B28" w:rsidDel="00FC336E" w:rsidRDefault="00FB6B28" w:rsidP="00FB6B28">
      <w:pPr>
        <w:rPr>
          <w:ins w:id="5012" w:author="作者" w:date="2020-09-16T17:24:00Z"/>
          <w:del w:id="5013" w:author="作者" w:date="2020-09-17T16:35:00Z"/>
        </w:rPr>
      </w:pPr>
      <w:ins w:id="5014" w:author="作者" w:date="2020-09-16T17:24:00Z">
        <w:del w:id="5015" w:author="作者" w:date="2020-09-17T16:35:00Z">
          <w:r w:rsidDel="00FC336E">
            <w:rPr>
              <w:rFonts w:hint="eastAsia"/>
            </w:rPr>
            <w:delText>1</w:delText>
          </w:r>
          <w:r w:rsidDel="00FC336E">
            <w:delText>.</w:delText>
          </w:r>
          <w:r w:rsidRPr="00513FBB" w:rsidDel="00FC336E">
            <w:delText xml:space="preserve"> Divide all </w:delText>
          </w:r>
          <w:r w:rsidDel="00FC336E">
            <w:rPr>
              <w:rFonts w:hint="eastAsia"/>
            </w:rPr>
            <w:delText>modes</w:delText>
          </w:r>
          <w:r w:rsidDel="00FC336E">
            <w:delText xml:space="preserve"> </w:delText>
          </w:r>
          <w:r w:rsidRPr="00513FBB" w:rsidDel="00FC336E">
            <w:delText>into two categories</w:delText>
          </w:r>
          <w:r w:rsidDel="00FC336E">
            <w:delText>, alarm</w:delText>
          </w:r>
          <w:r w:rsidDel="00FC336E">
            <w:rPr>
              <w:rFonts w:hint="eastAsia"/>
            </w:rPr>
            <w:delText xml:space="preserve"> </w:delText>
          </w:r>
          <w:r w:rsidDel="00FC336E">
            <w:delText xml:space="preserve">mode and </w:delText>
          </w:r>
          <w:r w:rsidRPr="00513FBB" w:rsidDel="00FC336E">
            <w:delText>continuous</w:delText>
          </w:r>
          <w:r w:rsidDel="00FC336E">
            <w:delText xml:space="preserve"> mode. Alarm</w:delText>
          </w:r>
          <w:r w:rsidDel="00FC336E">
            <w:rPr>
              <w:rFonts w:hint="eastAsia"/>
            </w:rPr>
            <w:delText xml:space="preserve"> </w:delText>
          </w:r>
          <w:r w:rsidDel="00FC336E">
            <w:delText xml:space="preserve">mode include radar alarm mode and speed alarm mode, </w:delText>
          </w:r>
          <w:r w:rsidRPr="00930CA0" w:rsidDel="00FC336E">
            <w:delText>welcome</w:delText>
          </w:r>
          <w:r w:rsidDel="00FC336E">
            <w:delText>/</w:delText>
          </w:r>
          <w:r w:rsidRPr="00930CA0" w:rsidDel="00FC336E">
            <w:delText>farewell</w:delText>
          </w:r>
          <w:r w:rsidDel="00FC336E">
            <w:delText>/</w:delText>
          </w:r>
          <w:r w:rsidRPr="00930CA0" w:rsidDel="00FC336E">
            <w:delText>normal</w:delText>
          </w:r>
          <w:r w:rsidDel="00FC336E">
            <w:delText>/</w:delText>
          </w:r>
          <w:r w:rsidRPr="00930CA0" w:rsidDel="00FC336E">
            <w:delText>music</w:delText>
          </w:r>
          <w:r w:rsidDel="00FC336E">
            <w:delText>/</w:delText>
          </w:r>
          <w:r w:rsidRPr="00930CA0" w:rsidDel="00FC336E">
            <w:delText>driver</w:delText>
          </w:r>
          <w:r w:rsidDel="00FC336E">
            <w:delText xml:space="preserve"> mode are </w:delText>
          </w:r>
          <w:r w:rsidRPr="00513FBB" w:rsidDel="00FC336E">
            <w:delText>continuous</w:delText>
          </w:r>
          <w:r w:rsidDel="00FC336E">
            <w:delText xml:space="preserve"> mode.</w:delText>
          </w:r>
          <w:bookmarkStart w:id="5016" w:name="_Toc51940512"/>
          <w:bookmarkEnd w:id="5016"/>
        </w:del>
      </w:ins>
    </w:p>
    <w:p w14:paraId="7E937006" w14:textId="21A20F99" w:rsidR="00FB6B28" w:rsidDel="00FC336E" w:rsidRDefault="00FB6B28" w:rsidP="00FB6B28">
      <w:pPr>
        <w:rPr>
          <w:ins w:id="5017" w:author="作者" w:date="2020-09-16T17:24:00Z"/>
          <w:del w:id="5018" w:author="作者" w:date="2020-09-17T16:35:00Z"/>
        </w:rPr>
      </w:pPr>
      <w:ins w:id="5019" w:author="作者" w:date="2020-09-16T17:24:00Z">
        <w:del w:id="5020" w:author="作者" w:date="2020-09-17T16:35:00Z">
          <w:r w:rsidDel="00FC336E">
            <w:rPr>
              <w:rFonts w:hint="eastAsia"/>
            </w:rPr>
            <w:delText>2</w:delText>
          </w:r>
          <w:r w:rsidDel="00FC336E">
            <w:delText xml:space="preserve">.When one </w:delText>
          </w:r>
          <w:r w:rsidRPr="00513FBB" w:rsidDel="00FC336E">
            <w:delText>continuous</w:delText>
          </w:r>
          <w:r w:rsidDel="00FC336E">
            <w:delText xml:space="preserve"> mode changes to alarm mode, the effect will be interrupted(without fade off), alarm mode begin directly. When alarm mode stop, end the alarm effect(with fade off), select mode </w:delText>
          </w:r>
          <w:r w:rsidRPr="00277850" w:rsidDel="00FC336E">
            <w:delText>according to the current vehicle condition</w:delText>
          </w:r>
          <w:r w:rsidDel="00FC336E">
            <w:delText>(with fade on).</w:delText>
          </w:r>
          <w:bookmarkStart w:id="5021" w:name="_Toc51940513"/>
          <w:bookmarkEnd w:id="5021"/>
        </w:del>
      </w:ins>
    </w:p>
    <w:p w14:paraId="793D8E70" w14:textId="2446B459" w:rsidR="00FB6B28" w:rsidDel="00FC336E" w:rsidRDefault="00FB6B28" w:rsidP="00FB6B28">
      <w:pPr>
        <w:rPr>
          <w:ins w:id="5022" w:author="作者" w:date="2020-09-16T17:24:00Z"/>
          <w:del w:id="5023" w:author="作者" w:date="2020-09-17T16:35:00Z"/>
        </w:rPr>
      </w:pPr>
      <w:ins w:id="5024" w:author="作者" w:date="2020-09-16T17:24:00Z">
        <w:del w:id="5025" w:author="作者" w:date="2020-09-17T16:35:00Z">
          <w:r w:rsidDel="00FC336E">
            <w:rPr>
              <w:rFonts w:hint="eastAsia"/>
            </w:rPr>
            <w:delText>3</w:delText>
          </w:r>
          <w:r w:rsidDel="00FC336E">
            <w:delText xml:space="preserve">.When one </w:delText>
          </w:r>
          <w:r w:rsidRPr="00513FBB" w:rsidDel="00FC336E">
            <w:delText>continuous</w:delText>
          </w:r>
          <w:r w:rsidDel="00FC336E">
            <w:delText xml:space="preserve"> mode changes to another </w:delText>
          </w:r>
          <w:r w:rsidRPr="00513FBB" w:rsidDel="00FC336E">
            <w:delText>continuous</w:delText>
          </w:r>
          <w:r w:rsidDel="00FC336E">
            <w:delText xml:space="preserve"> mode, stop the old </w:delText>
          </w:r>
          <w:r w:rsidRPr="00513FBB" w:rsidDel="00FC336E">
            <w:delText>continuous</w:delText>
          </w:r>
          <w:r w:rsidDel="00FC336E">
            <w:delText xml:space="preserve"> mode(with fade off) and begin the new </w:delText>
          </w:r>
          <w:r w:rsidRPr="00513FBB" w:rsidDel="00FC336E">
            <w:delText>continuous</w:delText>
          </w:r>
          <w:r w:rsidDel="00FC336E">
            <w:delText xml:space="preserve"> mode(with fade on).</w:delText>
          </w:r>
          <w:bookmarkStart w:id="5026" w:name="_Toc51940514"/>
          <w:bookmarkEnd w:id="5026"/>
        </w:del>
      </w:ins>
    </w:p>
    <w:p w14:paraId="498E4D0E" w14:textId="66634F28" w:rsidR="00FB6B28" w:rsidDel="00FC336E" w:rsidRDefault="00FB6B28" w:rsidP="00FB6B28">
      <w:pPr>
        <w:rPr>
          <w:ins w:id="5027" w:author="作者" w:date="2020-09-16T17:24:00Z"/>
          <w:del w:id="5028" w:author="作者" w:date="2020-09-17T16:35:00Z"/>
        </w:rPr>
      </w:pPr>
      <w:ins w:id="5029" w:author="作者" w:date="2020-09-16T17:24:00Z">
        <w:del w:id="5030" w:author="作者" w:date="2020-09-17T16:35:00Z">
          <w:r w:rsidDel="00FC336E">
            <w:rPr>
              <w:rFonts w:hint="eastAsia"/>
            </w:rPr>
            <w:delText>4</w:delText>
          </w:r>
          <w:r w:rsidDel="00FC336E">
            <w:delText xml:space="preserve">.When high </w:delText>
          </w:r>
          <w:r w:rsidRPr="00C279DE" w:rsidDel="00FC336E">
            <w:delText xml:space="preserve">priority </w:delText>
          </w:r>
          <w:r w:rsidDel="00FC336E">
            <w:delText xml:space="preserve">mode is running, and low </w:delText>
          </w:r>
          <w:r w:rsidRPr="00C279DE" w:rsidDel="00FC336E">
            <w:delText xml:space="preserve">priority </w:delText>
          </w:r>
          <w:r w:rsidDel="00FC336E">
            <w:delText>mode’s configuration is changed, IVI</w:delText>
          </w:r>
          <w:r w:rsidDel="00FC336E">
            <w:rPr>
              <w:rFonts w:hint="eastAsia"/>
            </w:rPr>
            <w:delText xml:space="preserve"> </w:delText>
          </w:r>
          <w:r w:rsidDel="00FC336E">
            <w:delText xml:space="preserve">should change </w:delText>
          </w:r>
          <w:r w:rsidDel="00FC336E">
            <w:rPr>
              <w:rFonts w:hint="eastAsia"/>
            </w:rPr>
            <w:delText>sig</w:delText>
          </w:r>
          <w:r w:rsidDel="00FC336E">
            <w:delText>nal automatically. F</w:delText>
          </w:r>
          <w:r w:rsidRPr="00EF78AC" w:rsidDel="00FC336E">
            <w:delText>or example</w:delText>
          </w:r>
          <w:r w:rsidDel="00FC336E">
            <w:delText xml:space="preserve">: </w:delText>
          </w:r>
          <w:r w:rsidRPr="00EF78AC" w:rsidDel="00FC336E">
            <w:delText xml:space="preserve">Aux_AmbLghtDrvMde_D_Rq=auto, the </w:delText>
          </w:r>
          <w:r w:rsidDel="00FC336E">
            <w:delText>Driver</w:delText>
          </w:r>
          <w:r w:rsidRPr="00EF78AC" w:rsidDel="00FC336E">
            <w:delText xml:space="preserve"> changes the Aux_Color_Mode signal from static to customize, and IVI automatically changes Aux_AmbLghtDrvMde_D_Rq to </w:delText>
          </w:r>
          <w:r w:rsidDel="00FC336E">
            <w:delText>m</w:delText>
          </w:r>
          <w:r w:rsidRPr="00EF78AC" w:rsidDel="00FC336E">
            <w:delText xml:space="preserve">anual, </w:delText>
          </w:r>
          <w:r w:rsidDel="00FC336E">
            <w:delText xml:space="preserve">then </w:delText>
          </w:r>
          <w:r w:rsidRPr="00EF78AC" w:rsidDel="00FC336E">
            <w:delText xml:space="preserve">the </w:delText>
          </w:r>
          <w:r w:rsidDel="00FC336E">
            <w:delText>ambient</w:delText>
          </w:r>
          <w:r w:rsidRPr="00EF78AC" w:rsidDel="00FC336E">
            <w:delText xml:space="preserve"> light</w:delText>
          </w:r>
          <w:r w:rsidDel="00FC336E">
            <w:delText>s</w:delText>
          </w:r>
          <w:r w:rsidRPr="00EF78AC" w:rsidDel="00FC336E">
            <w:delText xml:space="preserve"> enter normal</w:delText>
          </w:r>
          <w:r w:rsidDel="00FC336E">
            <w:delText>-</w:delText>
          </w:r>
          <w:r w:rsidRPr="005B19AC" w:rsidDel="00FC336E">
            <w:rPr>
              <w:rFonts w:ascii="等线" w:eastAsia="等线" w:hAnsi="等线" w:cs="宋体" w:hint="eastAsia"/>
              <w:color w:val="000000"/>
            </w:rPr>
            <w:delText xml:space="preserve"> </w:delText>
          </w:r>
          <w:r w:rsidRPr="00972EA4" w:rsidDel="00FC336E">
            <w:rPr>
              <w:rFonts w:ascii="等线" w:eastAsia="等线" w:hAnsi="等线" w:cs="宋体" w:hint="eastAsia"/>
              <w:color w:val="000000"/>
            </w:rPr>
            <w:delText>customize</w:delText>
          </w:r>
          <w:r w:rsidRPr="00EF78AC" w:rsidDel="00FC336E">
            <w:delText xml:space="preserve"> mode</w:delText>
          </w:r>
          <w:r w:rsidDel="00FC336E">
            <w:delText xml:space="preserve"> .</w:delText>
          </w:r>
          <w:bookmarkStart w:id="5031" w:name="_Toc51940515"/>
          <w:bookmarkEnd w:id="5031"/>
        </w:del>
      </w:ins>
    </w:p>
    <w:p w14:paraId="732F015A" w14:textId="49A03FF4" w:rsidR="00FB6B28" w:rsidDel="00E84410" w:rsidRDefault="00FB6B28" w:rsidP="00FB6B28">
      <w:pPr>
        <w:rPr>
          <w:ins w:id="5032" w:author="作者" w:date="2020-09-16T17:24:00Z"/>
          <w:del w:id="5033" w:author="作者" w:date="2020-09-25T15:31:00Z"/>
        </w:rPr>
      </w:pPr>
      <w:bookmarkStart w:id="5034" w:name="_Toc51940516"/>
      <w:bookmarkEnd w:id="5034"/>
    </w:p>
    <w:tbl>
      <w:tblPr>
        <w:tblW w:w="10679" w:type="dxa"/>
        <w:tblLook w:val="04A0" w:firstRow="1" w:lastRow="0" w:firstColumn="1" w:lastColumn="0" w:noHBand="0" w:noVBand="1"/>
      </w:tblPr>
      <w:tblGrid>
        <w:gridCol w:w="1460"/>
        <w:gridCol w:w="1540"/>
        <w:gridCol w:w="4140"/>
        <w:gridCol w:w="3539"/>
        <w:tblGridChange w:id="5035">
          <w:tblGrid>
            <w:gridCol w:w="1460"/>
            <w:gridCol w:w="1540"/>
            <w:gridCol w:w="4140"/>
            <w:gridCol w:w="3539"/>
          </w:tblGrid>
        </w:tblGridChange>
      </w:tblGrid>
      <w:tr w:rsidR="00FB6B28" w:rsidRPr="00364B8F" w:rsidDel="00E84410" w14:paraId="4DA994B2" w14:textId="085D5D18" w:rsidTr="00055DE1">
        <w:trPr>
          <w:trHeight w:val="350"/>
          <w:ins w:id="5036" w:author="作者" w:date="2020-09-16T17:24:00Z"/>
          <w:del w:id="5037" w:author="作者" w:date="2020-09-25T15:31:00Z"/>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53CFC8" w14:textId="311EDB48" w:rsidR="00FB6B28" w:rsidRPr="00626296" w:rsidDel="00E84410" w:rsidRDefault="00FB6B28" w:rsidP="00055DE1">
            <w:pPr>
              <w:rPr>
                <w:ins w:id="5038" w:author="作者" w:date="2020-09-16T17:24:00Z"/>
                <w:del w:id="5039" w:author="作者" w:date="2020-09-25T15:31:00Z"/>
                <w:rFonts w:ascii="等线" w:eastAsia="等线" w:hAnsi="等线" w:cs="宋体"/>
                <w:b/>
                <w:bCs/>
                <w:color w:val="000000"/>
                <w:sz w:val="28"/>
                <w:szCs w:val="28"/>
                <w:rPrChange w:id="5040" w:author="作者" w:date="2020-09-17T16:37:00Z">
                  <w:rPr>
                    <w:ins w:id="5041" w:author="作者" w:date="2020-09-16T17:24:00Z"/>
                    <w:del w:id="5042" w:author="作者" w:date="2020-09-25T15:31:00Z"/>
                    <w:rFonts w:ascii="等线" w:eastAsia="等线" w:hAnsi="等线" w:cs="宋体"/>
                    <w:b/>
                    <w:bCs/>
                    <w:color w:val="000000"/>
                    <w:sz w:val="28"/>
                    <w:szCs w:val="28"/>
                    <w:highlight w:val="yellow"/>
                  </w:rPr>
                </w:rPrChange>
              </w:rPr>
            </w:pPr>
            <w:ins w:id="5043" w:author="作者" w:date="2020-09-16T17:24:00Z">
              <w:del w:id="5044" w:author="作者" w:date="2020-09-25T15:31:00Z">
                <w:r w:rsidRPr="00626296" w:rsidDel="00E84410">
                  <w:rPr>
                    <w:rFonts w:ascii="等线" w:eastAsia="等线" w:hAnsi="等线" w:cs="宋体"/>
                    <w:b/>
                    <w:bCs/>
                    <w:color w:val="000000"/>
                    <w:sz w:val="28"/>
                    <w:szCs w:val="28"/>
                    <w:rPrChange w:id="5045" w:author="作者" w:date="2020-09-17T16:37:00Z">
                      <w:rPr>
                        <w:rFonts w:ascii="等线" w:eastAsia="等线" w:hAnsi="等线" w:cs="宋体"/>
                        <w:b/>
                        <w:bCs/>
                        <w:color w:val="000000"/>
                        <w:sz w:val="28"/>
                        <w:szCs w:val="28"/>
                        <w:highlight w:val="yellow"/>
                      </w:rPr>
                    </w:rPrChange>
                  </w:rPr>
                  <w:delText xml:space="preserve">From </w:delText>
                </w:r>
                <w:bookmarkStart w:id="5046" w:name="_Toc51940517"/>
                <w:bookmarkEnd w:id="5046"/>
              </w:del>
            </w:ins>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43570FB0" w14:textId="07CF2FC7" w:rsidR="00FB6B28" w:rsidRPr="00626296" w:rsidDel="00E84410" w:rsidRDefault="00FB6B28" w:rsidP="00055DE1">
            <w:pPr>
              <w:rPr>
                <w:ins w:id="5047" w:author="作者" w:date="2020-09-16T17:24:00Z"/>
                <w:del w:id="5048" w:author="作者" w:date="2020-09-25T15:31:00Z"/>
                <w:rFonts w:ascii="等线" w:eastAsia="等线" w:hAnsi="等线" w:cs="宋体"/>
                <w:b/>
                <w:bCs/>
                <w:color w:val="000000"/>
                <w:sz w:val="28"/>
                <w:szCs w:val="28"/>
                <w:rPrChange w:id="5049" w:author="作者" w:date="2020-09-17T16:37:00Z">
                  <w:rPr>
                    <w:ins w:id="5050" w:author="作者" w:date="2020-09-16T17:24:00Z"/>
                    <w:del w:id="5051" w:author="作者" w:date="2020-09-25T15:31:00Z"/>
                    <w:rFonts w:ascii="等线" w:eastAsia="等线" w:hAnsi="等线" w:cs="宋体"/>
                    <w:b/>
                    <w:bCs/>
                    <w:color w:val="000000"/>
                    <w:sz w:val="28"/>
                    <w:szCs w:val="28"/>
                    <w:highlight w:val="yellow"/>
                  </w:rPr>
                </w:rPrChange>
              </w:rPr>
            </w:pPr>
            <w:ins w:id="5052" w:author="作者" w:date="2020-09-16T17:24:00Z">
              <w:del w:id="5053" w:author="作者" w:date="2020-09-25T15:31:00Z">
                <w:r w:rsidRPr="00626296" w:rsidDel="00E84410">
                  <w:rPr>
                    <w:rFonts w:ascii="等线" w:eastAsia="等线" w:hAnsi="等线" w:cs="宋体"/>
                    <w:b/>
                    <w:bCs/>
                    <w:color w:val="000000"/>
                    <w:sz w:val="28"/>
                    <w:szCs w:val="28"/>
                    <w:rPrChange w:id="5054" w:author="作者" w:date="2020-09-17T16:37:00Z">
                      <w:rPr>
                        <w:rFonts w:ascii="等线" w:eastAsia="等线" w:hAnsi="等线" w:cs="宋体"/>
                        <w:b/>
                        <w:bCs/>
                        <w:color w:val="000000"/>
                        <w:sz w:val="28"/>
                        <w:szCs w:val="28"/>
                        <w:highlight w:val="yellow"/>
                      </w:rPr>
                    </w:rPrChange>
                  </w:rPr>
                  <w:delText>Change To</w:delText>
                </w:r>
                <w:bookmarkStart w:id="5055" w:name="_Toc51940518"/>
                <w:bookmarkEnd w:id="5055"/>
              </w:del>
            </w:ins>
          </w:p>
        </w:tc>
        <w:tc>
          <w:tcPr>
            <w:tcW w:w="4140" w:type="dxa"/>
            <w:tcBorders>
              <w:top w:val="single" w:sz="4" w:space="0" w:color="auto"/>
              <w:left w:val="nil"/>
              <w:bottom w:val="single" w:sz="4" w:space="0" w:color="auto"/>
              <w:right w:val="single" w:sz="4" w:space="0" w:color="auto"/>
            </w:tcBorders>
            <w:shd w:val="clear" w:color="auto" w:fill="auto"/>
            <w:noWrap/>
            <w:vAlign w:val="center"/>
            <w:hideMark/>
          </w:tcPr>
          <w:p w14:paraId="7E01994B" w14:textId="326897DF" w:rsidR="00FB6B28" w:rsidRPr="00626296" w:rsidDel="00E84410" w:rsidRDefault="00FB6B28" w:rsidP="00055DE1">
            <w:pPr>
              <w:rPr>
                <w:ins w:id="5056" w:author="作者" w:date="2020-09-16T17:24:00Z"/>
                <w:del w:id="5057" w:author="作者" w:date="2020-09-25T15:31:00Z"/>
                <w:rFonts w:ascii="等线" w:eastAsia="等线" w:hAnsi="等线" w:cs="宋体"/>
                <w:b/>
                <w:bCs/>
                <w:color w:val="000000"/>
                <w:sz w:val="28"/>
                <w:szCs w:val="28"/>
                <w:rPrChange w:id="5058" w:author="作者" w:date="2020-09-17T16:37:00Z">
                  <w:rPr>
                    <w:ins w:id="5059" w:author="作者" w:date="2020-09-16T17:24:00Z"/>
                    <w:del w:id="5060" w:author="作者" w:date="2020-09-25T15:31:00Z"/>
                    <w:rFonts w:ascii="等线" w:eastAsia="等线" w:hAnsi="等线" w:cs="宋体"/>
                    <w:b/>
                    <w:bCs/>
                    <w:color w:val="000000"/>
                    <w:sz w:val="28"/>
                    <w:szCs w:val="28"/>
                    <w:highlight w:val="yellow"/>
                  </w:rPr>
                </w:rPrChange>
              </w:rPr>
            </w:pPr>
            <w:ins w:id="5061" w:author="作者" w:date="2020-09-16T17:24:00Z">
              <w:del w:id="5062" w:author="作者" w:date="2020-09-25T15:31:00Z">
                <w:r w:rsidRPr="00626296" w:rsidDel="00E84410">
                  <w:rPr>
                    <w:rFonts w:ascii="等线" w:eastAsia="等线" w:hAnsi="等线" w:cs="宋体"/>
                    <w:b/>
                    <w:bCs/>
                    <w:color w:val="000000"/>
                    <w:sz w:val="28"/>
                    <w:szCs w:val="28"/>
                    <w:rPrChange w:id="5063" w:author="作者" w:date="2020-09-17T16:37:00Z">
                      <w:rPr>
                        <w:rFonts w:ascii="等线" w:eastAsia="等线" w:hAnsi="等线" w:cs="宋体"/>
                        <w:b/>
                        <w:bCs/>
                        <w:color w:val="000000"/>
                        <w:sz w:val="28"/>
                        <w:szCs w:val="28"/>
                        <w:highlight w:val="yellow"/>
                      </w:rPr>
                    </w:rPrChange>
                  </w:rPr>
                  <w:delText>Effect</w:delText>
                </w:r>
                <w:bookmarkStart w:id="5064" w:name="_Toc51940519"/>
                <w:bookmarkEnd w:id="5064"/>
              </w:del>
            </w:ins>
          </w:p>
        </w:tc>
        <w:tc>
          <w:tcPr>
            <w:tcW w:w="3539" w:type="dxa"/>
            <w:tcBorders>
              <w:top w:val="single" w:sz="4" w:space="0" w:color="auto"/>
              <w:left w:val="nil"/>
              <w:bottom w:val="single" w:sz="4" w:space="0" w:color="auto"/>
              <w:right w:val="single" w:sz="4" w:space="0" w:color="auto"/>
            </w:tcBorders>
            <w:shd w:val="clear" w:color="auto" w:fill="auto"/>
            <w:noWrap/>
            <w:vAlign w:val="center"/>
            <w:hideMark/>
          </w:tcPr>
          <w:p w14:paraId="1E62C198" w14:textId="4B6BF9DC" w:rsidR="00FB6B28" w:rsidRPr="00626296" w:rsidDel="00E84410" w:rsidRDefault="00FB6B28" w:rsidP="00055DE1">
            <w:pPr>
              <w:rPr>
                <w:ins w:id="5065" w:author="作者" w:date="2020-09-16T17:24:00Z"/>
                <w:del w:id="5066" w:author="作者" w:date="2020-09-25T15:31:00Z"/>
                <w:rFonts w:ascii="等线" w:eastAsia="等线" w:hAnsi="等线" w:cs="宋体"/>
                <w:b/>
                <w:bCs/>
                <w:color w:val="000000"/>
                <w:sz w:val="28"/>
                <w:szCs w:val="28"/>
                <w:rPrChange w:id="5067" w:author="作者" w:date="2020-09-17T16:37:00Z">
                  <w:rPr>
                    <w:ins w:id="5068" w:author="作者" w:date="2020-09-16T17:24:00Z"/>
                    <w:del w:id="5069" w:author="作者" w:date="2020-09-25T15:31:00Z"/>
                    <w:rFonts w:ascii="等线" w:eastAsia="等线" w:hAnsi="等线" w:cs="宋体"/>
                    <w:b/>
                    <w:bCs/>
                    <w:color w:val="000000"/>
                    <w:sz w:val="28"/>
                    <w:szCs w:val="28"/>
                    <w:highlight w:val="yellow"/>
                  </w:rPr>
                </w:rPrChange>
              </w:rPr>
            </w:pPr>
            <w:ins w:id="5070" w:author="作者" w:date="2020-09-16T17:24:00Z">
              <w:del w:id="5071" w:author="作者" w:date="2020-09-25T15:31:00Z">
                <w:r w:rsidRPr="00626296" w:rsidDel="00E84410">
                  <w:rPr>
                    <w:rFonts w:ascii="等线" w:eastAsia="等线" w:hAnsi="等线" w:cs="宋体"/>
                    <w:b/>
                    <w:bCs/>
                    <w:color w:val="000000"/>
                    <w:sz w:val="28"/>
                    <w:szCs w:val="28"/>
                    <w:rPrChange w:id="5072" w:author="作者" w:date="2020-09-17T16:37:00Z">
                      <w:rPr>
                        <w:rFonts w:ascii="等线" w:eastAsia="等线" w:hAnsi="等线" w:cs="宋体"/>
                        <w:b/>
                        <w:bCs/>
                        <w:color w:val="000000"/>
                        <w:sz w:val="28"/>
                        <w:szCs w:val="28"/>
                        <w:highlight w:val="yellow"/>
                      </w:rPr>
                    </w:rPrChange>
                  </w:rPr>
                  <w:delText>IVI Special Action</w:delText>
                </w:r>
                <w:bookmarkStart w:id="5073" w:name="_Toc51940520"/>
                <w:bookmarkEnd w:id="5073"/>
              </w:del>
            </w:ins>
          </w:p>
        </w:tc>
        <w:bookmarkStart w:id="5074" w:name="_Toc51940521"/>
        <w:bookmarkEnd w:id="5074"/>
      </w:tr>
      <w:tr w:rsidR="00FB6B28" w:rsidRPr="00364B8F" w:rsidDel="00E84410" w14:paraId="3A0EF24C" w14:textId="3048AC40" w:rsidTr="00055DE1">
        <w:trPr>
          <w:trHeight w:val="280"/>
          <w:ins w:id="5075" w:author="作者" w:date="2020-09-16T17:24:00Z"/>
          <w:del w:id="5076" w:author="作者" w:date="2020-09-25T15:31:00Z"/>
        </w:trPr>
        <w:tc>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BA5E81" w14:textId="3CC35666" w:rsidR="00FB6B28" w:rsidRPr="00364B8F" w:rsidDel="00E84410" w:rsidRDefault="00FB6B28" w:rsidP="00055DE1">
            <w:pPr>
              <w:rPr>
                <w:ins w:id="5077" w:author="作者" w:date="2020-09-16T17:24:00Z"/>
                <w:del w:id="5078" w:author="作者" w:date="2020-09-25T15:31:00Z"/>
                <w:rFonts w:ascii="等线" w:eastAsia="等线" w:hAnsi="等线" w:cs="宋体"/>
                <w:color w:val="000000"/>
              </w:rPr>
            </w:pPr>
            <w:ins w:id="5079" w:author="作者" w:date="2020-09-16T17:24:00Z">
              <w:del w:id="5080" w:author="作者" w:date="2020-09-25T15:31:00Z">
                <w:r w:rsidRPr="00364B8F" w:rsidDel="00E84410">
                  <w:rPr>
                    <w:rFonts w:ascii="等线" w:eastAsia="等线" w:hAnsi="等线" w:cs="宋体" w:hint="eastAsia"/>
                    <w:color w:val="000000"/>
                  </w:rPr>
                  <w:delText>welcome</w:delText>
                </w:r>
                <w:bookmarkStart w:id="5081" w:name="_Toc51940522"/>
                <w:bookmarkEnd w:id="5081"/>
              </w:del>
            </w:ins>
          </w:p>
        </w:tc>
        <w:tc>
          <w:tcPr>
            <w:tcW w:w="1540" w:type="dxa"/>
            <w:tcBorders>
              <w:top w:val="nil"/>
              <w:left w:val="nil"/>
              <w:bottom w:val="single" w:sz="4" w:space="0" w:color="auto"/>
              <w:right w:val="single" w:sz="4" w:space="0" w:color="auto"/>
            </w:tcBorders>
            <w:shd w:val="clear" w:color="auto" w:fill="auto"/>
            <w:noWrap/>
            <w:vAlign w:val="center"/>
            <w:hideMark/>
          </w:tcPr>
          <w:p w14:paraId="71C88601" w14:textId="350E4853" w:rsidR="00FB6B28" w:rsidRPr="00364B8F" w:rsidDel="00E84410" w:rsidRDefault="00FB6B28" w:rsidP="00055DE1">
            <w:pPr>
              <w:rPr>
                <w:ins w:id="5082" w:author="作者" w:date="2020-09-16T17:24:00Z"/>
                <w:del w:id="5083" w:author="作者" w:date="2020-09-25T15:31:00Z"/>
                <w:rFonts w:ascii="等线" w:eastAsia="等线" w:hAnsi="等线" w:cs="宋体"/>
                <w:color w:val="000000"/>
              </w:rPr>
            </w:pPr>
            <w:ins w:id="5084" w:author="作者" w:date="2020-09-16T17:24:00Z">
              <w:del w:id="5085" w:author="作者" w:date="2020-09-25T15:31:00Z">
                <w:r w:rsidRPr="00364B8F" w:rsidDel="00E84410">
                  <w:rPr>
                    <w:rFonts w:ascii="等线" w:eastAsia="等线" w:hAnsi="等线" w:cs="宋体" w:hint="eastAsia"/>
                    <w:color w:val="000000"/>
                  </w:rPr>
                  <w:delText>welcome</w:delText>
                </w:r>
                <w:bookmarkStart w:id="5086" w:name="_Toc51940523"/>
                <w:bookmarkEnd w:id="5086"/>
              </w:del>
            </w:ins>
          </w:p>
        </w:tc>
        <w:tc>
          <w:tcPr>
            <w:tcW w:w="4140" w:type="dxa"/>
            <w:tcBorders>
              <w:top w:val="nil"/>
              <w:left w:val="nil"/>
              <w:bottom w:val="single" w:sz="4" w:space="0" w:color="auto"/>
              <w:right w:val="single" w:sz="4" w:space="0" w:color="auto"/>
            </w:tcBorders>
            <w:shd w:val="clear" w:color="auto" w:fill="auto"/>
            <w:vAlign w:val="center"/>
            <w:hideMark/>
          </w:tcPr>
          <w:p w14:paraId="34C9BA0B" w14:textId="1BF95897" w:rsidR="00FB6B28" w:rsidRPr="00364B8F" w:rsidDel="00E84410" w:rsidRDefault="00FB6B28" w:rsidP="00055DE1">
            <w:pPr>
              <w:rPr>
                <w:ins w:id="5087" w:author="作者" w:date="2020-09-16T17:24:00Z"/>
                <w:del w:id="5088" w:author="作者" w:date="2020-09-25T15:31:00Z"/>
                <w:rFonts w:ascii="等线" w:eastAsia="等线" w:hAnsi="等线" w:cs="宋体"/>
                <w:color w:val="000000"/>
              </w:rPr>
            </w:pPr>
            <w:ins w:id="5089" w:author="作者" w:date="2020-09-16T17:24:00Z">
              <w:del w:id="5090" w:author="作者" w:date="2020-09-25T15:31:00Z">
                <w:r w:rsidRPr="00364B8F" w:rsidDel="00E84410">
                  <w:rPr>
                    <w:rFonts w:ascii="等线" w:eastAsia="等线" w:hAnsi="等线" w:cs="宋体" w:hint="eastAsia"/>
                    <w:color w:val="000000"/>
                  </w:rPr>
                  <w:delText>-</w:delText>
                </w:r>
                <w:bookmarkStart w:id="5091" w:name="_Toc51940524"/>
                <w:bookmarkEnd w:id="5091"/>
              </w:del>
            </w:ins>
          </w:p>
        </w:tc>
        <w:tc>
          <w:tcPr>
            <w:tcW w:w="3539" w:type="dxa"/>
            <w:tcBorders>
              <w:top w:val="nil"/>
              <w:left w:val="nil"/>
              <w:bottom w:val="single" w:sz="4" w:space="0" w:color="auto"/>
              <w:right w:val="single" w:sz="4" w:space="0" w:color="auto"/>
            </w:tcBorders>
            <w:shd w:val="clear" w:color="auto" w:fill="auto"/>
            <w:vAlign w:val="center"/>
            <w:hideMark/>
          </w:tcPr>
          <w:p w14:paraId="39F2FE34" w14:textId="6D780445" w:rsidR="00FB6B28" w:rsidRPr="00364B8F" w:rsidDel="00E84410" w:rsidRDefault="00FB6B28" w:rsidP="00055DE1">
            <w:pPr>
              <w:rPr>
                <w:ins w:id="5092" w:author="作者" w:date="2020-09-16T17:24:00Z"/>
                <w:del w:id="5093" w:author="作者" w:date="2020-09-25T15:31:00Z"/>
                <w:rFonts w:ascii="等线" w:eastAsia="等线" w:hAnsi="等线" w:cs="宋体"/>
                <w:color w:val="000000"/>
              </w:rPr>
            </w:pPr>
            <w:ins w:id="5094" w:author="作者" w:date="2020-09-16T17:24:00Z">
              <w:del w:id="5095" w:author="作者" w:date="2020-09-25T15:31:00Z">
                <w:r w:rsidRPr="00364B8F" w:rsidDel="00E84410">
                  <w:rPr>
                    <w:rFonts w:ascii="等线" w:eastAsia="等线" w:hAnsi="等线" w:cs="宋体" w:hint="eastAsia"/>
                    <w:color w:val="000000"/>
                  </w:rPr>
                  <w:delText xml:space="preserve">　</w:delText>
                </w:r>
                <w:bookmarkStart w:id="5096" w:name="_Toc51940525"/>
                <w:bookmarkEnd w:id="5096"/>
              </w:del>
            </w:ins>
          </w:p>
        </w:tc>
        <w:bookmarkStart w:id="5097" w:name="_Toc51940526"/>
        <w:bookmarkEnd w:id="5097"/>
      </w:tr>
      <w:tr w:rsidR="00FB6B28" w:rsidRPr="00364B8F" w:rsidDel="00E84410" w14:paraId="27FEFDAE" w14:textId="2225DF71" w:rsidTr="00055DE1">
        <w:trPr>
          <w:trHeight w:val="280"/>
          <w:ins w:id="5098" w:author="作者" w:date="2020-09-16T17:24:00Z"/>
          <w:del w:id="5099"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6A722C8B" w14:textId="6F04DD5A" w:rsidR="00FB6B28" w:rsidRPr="00364B8F" w:rsidDel="00E84410" w:rsidRDefault="00FB6B28" w:rsidP="00055DE1">
            <w:pPr>
              <w:rPr>
                <w:ins w:id="5100" w:author="作者" w:date="2020-09-16T17:24:00Z"/>
                <w:del w:id="5101" w:author="作者" w:date="2020-09-25T15:31:00Z"/>
                <w:rFonts w:ascii="等线" w:eastAsia="等线" w:hAnsi="等线" w:cs="宋体"/>
                <w:color w:val="000000"/>
              </w:rPr>
            </w:pPr>
            <w:bookmarkStart w:id="5102" w:name="_Toc51940527"/>
            <w:bookmarkEnd w:id="5102"/>
          </w:p>
        </w:tc>
        <w:tc>
          <w:tcPr>
            <w:tcW w:w="1540" w:type="dxa"/>
            <w:tcBorders>
              <w:top w:val="nil"/>
              <w:left w:val="nil"/>
              <w:bottom w:val="single" w:sz="4" w:space="0" w:color="auto"/>
              <w:right w:val="single" w:sz="4" w:space="0" w:color="auto"/>
            </w:tcBorders>
            <w:shd w:val="clear" w:color="auto" w:fill="auto"/>
            <w:noWrap/>
            <w:vAlign w:val="center"/>
            <w:hideMark/>
          </w:tcPr>
          <w:p w14:paraId="3923AFA8" w14:textId="0522D1E6" w:rsidR="00FB6B28" w:rsidRPr="00364B8F" w:rsidDel="00E84410" w:rsidRDefault="00FB6B28" w:rsidP="00055DE1">
            <w:pPr>
              <w:rPr>
                <w:ins w:id="5103" w:author="作者" w:date="2020-09-16T17:24:00Z"/>
                <w:del w:id="5104" w:author="作者" w:date="2020-09-25T15:31:00Z"/>
                <w:rFonts w:ascii="等线" w:eastAsia="等线" w:hAnsi="等线" w:cs="宋体"/>
                <w:color w:val="000000"/>
              </w:rPr>
            </w:pPr>
            <w:ins w:id="5105" w:author="作者" w:date="2020-09-16T17:24:00Z">
              <w:del w:id="5106" w:author="作者" w:date="2020-09-25T15:31:00Z">
                <w:r w:rsidRPr="00364B8F" w:rsidDel="00E84410">
                  <w:rPr>
                    <w:rFonts w:ascii="等线" w:eastAsia="等线" w:hAnsi="等线" w:cs="宋体" w:hint="eastAsia"/>
                    <w:color w:val="000000"/>
                  </w:rPr>
                  <w:delText>farewell</w:delText>
                </w:r>
                <w:bookmarkStart w:id="5107" w:name="_Toc51940528"/>
                <w:bookmarkEnd w:id="5107"/>
              </w:del>
            </w:ins>
          </w:p>
        </w:tc>
        <w:tc>
          <w:tcPr>
            <w:tcW w:w="4140" w:type="dxa"/>
            <w:tcBorders>
              <w:top w:val="nil"/>
              <w:left w:val="nil"/>
              <w:bottom w:val="single" w:sz="4" w:space="0" w:color="auto"/>
              <w:right w:val="single" w:sz="4" w:space="0" w:color="auto"/>
            </w:tcBorders>
            <w:shd w:val="clear" w:color="auto" w:fill="auto"/>
            <w:vAlign w:val="center"/>
            <w:hideMark/>
          </w:tcPr>
          <w:p w14:paraId="29168DBC" w14:textId="252D73FD" w:rsidR="00FB6B28" w:rsidRPr="00364B8F" w:rsidDel="00E84410" w:rsidRDefault="00FB6B28" w:rsidP="00055DE1">
            <w:pPr>
              <w:rPr>
                <w:ins w:id="5108" w:author="作者" w:date="2020-09-16T17:24:00Z"/>
                <w:del w:id="5109" w:author="作者" w:date="2020-09-25T15:31:00Z"/>
                <w:rFonts w:ascii="等线" w:eastAsia="等线" w:hAnsi="等线" w:cs="宋体"/>
                <w:color w:val="000000"/>
              </w:rPr>
            </w:pPr>
            <w:ins w:id="5110" w:author="作者" w:date="2020-09-16T17:24:00Z">
              <w:del w:id="5111" w:author="作者" w:date="2020-09-25T15:31:00Z">
                <w:r w:rsidRPr="00364B8F" w:rsidDel="00E84410">
                  <w:rPr>
                    <w:rFonts w:ascii="等线" w:eastAsia="等线" w:hAnsi="等线" w:cs="宋体" w:hint="eastAsia"/>
                    <w:color w:val="000000"/>
                  </w:rPr>
                  <w:delText>1.Keep effect</w:delText>
                </w:r>
                <w:bookmarkStart w:id="5112" w:name="_Toc51940529"/>
                <w:bookmarkEnd w:id="5112"/>
              </w:del>
            </w:ins>
          </w:p>
        </w:tc>
        <w:tc>
          <w:tcPr>
            <w:tcW w:w="3539" w:type="dxa"/>
            <w:tcBorders>
              <w:top w:val="nil"/>
              <w:left w:val="nil"/>
              <w:bottom w:val="single" w:sz="4" w:space="0" w:color="auto"/>
              <w:right w:val="single" w:sz="4" w:space="0" w:color="auto"/>
            </w:tcBorders>
            <w:shd w:val="clear" w:color="auto" w:fill="auto"/>
            <w:vAlign w:val="center"/>
            <w:hideMark/>
          </w:tcPr>
          <w:p w14:paraId="614826A2" w14:textId="0DDE3F0F" w:rsidR="00FB6B28" w:rsidRPr="00364B8F" w:rsidDel="00E84410" w:rsidRDefault="00FB6B28" w:rsidP="00055DE1">
            <w:pPr>
              <w:rPr>
                <w:ins w:id="5113" w:author="作者" w:date="2020-09-16T17:24:00Z"/>
                <w:del w:id="5114" w:author="作者" w:date="2020-09-25T15:31:00Z"/>
                <w:rFonts w:ascii="等线" w:eastAsia="等线" w:hAnsi="等线" w:cs="宋体"/>
                <w:color w:val="000000"/>
              </w:rPr>
            </w:pPr>
            <w:ins w:id="5115" w:author="作者" w:date="2020-09-16T17:24:00Z">
              <w:del w:id="5116" w:author="作者" w:date="2020-09-25T15:31:00Z">
                <w:r w:rsidRPr="00364B8F" w:rsidDel="00E84410">
                  <w:rPr>
                    <w:rFonts w:ascii="等线" w:eastAsia="等线" w:hAnsi="等线" w:cs="宋体" w:hint="eastAsia"/>
                    <w:color w:val="000000"/>
                  </w:rPr>
                  <w:delText xml:space="preserve">　</w:delText>
                </w:r>
                <w:bookmarkStart w:id="5117" w:name="_Toc51940530"/>
                <w:bookmarkEnd w:id="5117"/>
              </w:del>
            </w:ins>
          </w:p>
        </w:tc>
        <w:bookmarkStart w:id="5118" w:name="_Toc51940531"/>
        <w:bookmarkEnd w:id="5118"/>
      </w:tr>
      <w:tr w:rsidR="00FB6B28" w:rsidRPr="00364B8F" w:rsidDel="00E84410" w14:paraId="47219A0C" w14:textId="6B17B0B0" w:rsidTr="00055DE1">
        <w:trPr>
          <w:trHeight w:val="840"/>
          <w:ins w:id="5119" w:author="作者" w:date="2020-09-16T17:24:00Z"/>
          <w:del w:id="5120"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7C56B41B" w14:textId="21F9C659" w:rsidR="00FB6B28" w:rsidRPr="00364B8F" w:rsidDel="00E84410" w:rsidRDefault="00FB6B28" w:rsidP="00055DE1">
            <w:pPr>
              <w:rPr>
                <w:ins w:id="5121" w:author="作者" w:date="2020-09-16T17:24:00Z"/>
                <w:del w:id="5122" w:author="作者" w:date="2020-09-25T15:31:00Z"/>
                <w:rFonts w:ascii="等线" w:eastAsia="等线" w:hAnsi="等线" w:cs="宋体"/>
                <w:color w:val="000000"/>
              </w:rPr>
            </w:pPr>
            <w:bookmarkStart w:id="5123" w:name="_Toc51940532"/>
            <w:bookmarkEnd w:id="5123"/>
          </w:p>
        </w:tc>
        <w:tc>
          <w:tcPr>
            <w:tcW w:w="1540" w:type="dxa"/>
            <w:tcBorders>
              <w:top w:val="nil"/>
              <w:left w:val="nil"/>
              <w:bottom w:val="single" w:sz="4" w:space="0" w:color="auto"/>
              <w:right w:val="single" w:sz="4" w:space="0" w:color="auto"/>
            </w:tcBorders>
            <w:shd w:val="clear" w:color="auto" w:fill="auto"/>
            <w:noWrap/>
            <w:vAlign w:val="center"/>
            <w:hideMark/>
          </w:tcPr>
          <w:p w14:paraId="25485CFB" w14:textId="213E5AFC" w:rsidR="00FB6B28" w:rsidRPr="00364B8F" w:rsidDel="00E84410" w:rsidRDefault="00FB6B28" w:rsidP="00055DE1">
            <w:pPr>
              <w:rPr>
                <w:ins w:id="5124" w:author="作者" w:date="2020-09-16T17:24:00Z"/>
                <w:del w:id="5125" w:author="作者" w:date="2020-09-25T15:31:00Z"/>
                <w:rFonts w:ascii="等线" w:eastAsia="等线" w:hAnsi="等线" w:cs="宋体"/>
                <w:color w:val="000000"/>
              </w:rPr>
            </w:pPr>
            <w:ins w:id="5126" w:author="作者" w:date="2020-09-16T17:24:00Z">
              <w:del w:id="5127" w:author="作者" w:date="2020-09-25T15:31:00Z">
                <w:r w:rsidRPr="00364B8F" w:rsidDel="00E84410">
                  <w:rPr>
                    <w:rFonts w:ascii="等线" w:eastAsia="等线" w:hAnsi="等线" w:cs="宋体" w:hint="eastAsia"/>
                    <w:color w:val="000000"/>
                  </w:rPr>
                  <w:delText>radar alarm</w:delText>
                </w:r>
                <w:bookmarkStart w:id="5128" w:name="_Toc51940533"/>
                <w:bookmarkEnd w:id="5128"/>
              </w:del>
            </w:ins>
          </w:p>
        </w:tc>
        <w:tc>
          <w:tcPr>
            <w:tcW w:w="4140" w:type="dxa"/>
            <w:tcBorders>
              <w:top w:val="nil"/>
              <w:left w:val="nil"/>
              <w:bottom w:val="single" w:sz="4" w:space="0" w:color="auto"/>
              <w:right w:val="single" w:sz="4" w:space="0" w:color="auto"/>
            </w:tcBorders>
            <w:shd w:val="clear" w:color="auto" w:fill="auto"/>
            <w:vAlign w:val="center"/>
            <w:hideMark/>
          </w:tcPr>
          <w:p w14:paraId="6423D5AF" w14:textId="424E3E88" w:rsidR="00FB6B28" w:rsidRPr="00364B8F" w:rsidDel="00E84410" w:rsidRDefault="00FB6B28" w:rsidP="00055DE1">
            <w:pPr>
              <w:rPr>
                <w:ins w:id="5129" w:author="作者" w:date="2020-09-16T17:24:00Z"/>
                <w:del w:id="5130" w:author="作者" w:date="2020-09-25T15:31:00Z"/>
                <w:rFonts w:ascii="等线" w:eastAsia="等线" w:hAnsi="等线" w:cs="宋体"/>
                <w:color w:val="000000"/>
              </w:rPr>
            </w:pPr>
            <w:ins w:id="5131" w:author="作者" w:date="2020-09-16T17:24:00Z">
              <w:del w:id="5132" w:author="作者" w:date="2020-09-25T15:31:00Z">
                <w:r w:rsidRPr="00364B8F" w:rsidDel="00E84410">
                  <w:rPr>
                    <w:rFonts w:ascii="等线" w:eastAsia="等线" w:hAnsi="等线" w:cs="宋体" w:hint="eastAsia"/>
                    <w:color w:val="000000"/>
                  </w:rPr>
                  <w:delText>1.Interrupt welcome mode(without fade off)</w:delText>
                </w:r>
                <w:r w:rsidRPr="00364B8F" w:rsidDel="00E84410">
                  <w:rPr>
                    <w:rFonts w:ascii="等线" w:eastAsia="等线" w:hAnsi="等线" w:cs="宋体" w:hint="eastAsia"/>
                    <w:color w:val="000000"/>
                  </w:rPr>
                  <w:br/>
                  <w:delText xml:space="preserve">2.Begin radar alarm mode </w:delText>
                </w:r>
                <w:bookmarkStart w:id="5133" w:name="_Toc51940534"/>
                <w:bookmarkEnd w:id="5133"/>
              </w:del>
            </w:ins>
          </w:p>
        </w:tc>
        <w:tc>
          <w:tcPr>
            <w:tcW w:w="3539" w:type="dxa"/>
            <w:tcBorders>
              <w:top w:val="nil"/>
              <w:left w:val="nil"/>
              <w:bottom w:val="single" w:sz="4" w:space="0" w:color="auto"/>
              <w:right w:val="single" w:sz="4" w:space="0" w:color="auto"/>
            </w:tcBorders>
            <w:shd w:val="clear" w:color="auto" w:fill="auto"/>
            <w:vAlign w:val="center"/>
            <w:hideMark/>
          </w:tcPr>
          <w:p w14:paraId="4DC985DF" w14:textId="7C5885F3" w:rsidR="00FB6B28" w:rsidRPr="00364B8F" w:rsidDel="00E84410" w:rsidRDefault="00FB6B28" w:rsidP="00055DE1">
            <w:pPr>
              <w:rPr>
                <w:ins w:id="5134" w:author="作者" w:date="2020-09-16T17:24:00Z"/>
                <w:del w:id="5135" w:author="作者" w:date="2020-09-25T15:31:00Z"/>
                <w:rFonts w:ascii="等线" w:eastAsia="等线" w:hAnsi="等线" w:cs="宋体"/>
                <w:color w:val="000000"/>
              </w:rPr>
            </w:pPr>
            <w:ins w:id="5136" w:author="作者" w:date="2020-09-16T17:24:00Z">
              <w:del w:id="5137" w:author="作者" w:date="2020-09-25T15:31:00Z">
                <w:r w:rsidRPr="00364B8F" w:rsidDel="00E84410">
                  <w:rPr>
                    <w:rFonts w:ascii="等线" w:eastAsia="等线" w:hAnsi="等线" w:cs="宋体" w:hint="eastAsia"/>
                    <w:color w:val="000000"/>
                  </w:rPr>
                  <w:delText xml:space="preserve">　</w:delText>
                </w:r>
                <w:bookmarkStart w:id="5138" w:name="_Toc51940535"/>
                <w:bookmarkEnd w:id="5138"/>
              </w:del>
            </w:ins>
          </w:p>
        </w:tc>
        <w:bookmarkStart w:id="5139" w:name="_Toc51940536"/>
        <w:bookmarkEnd w:id="5139"/>
      </w:tr>
      <w:tr w:rsidR="00FB6B28" w:rsidRPr="00364B8F" w:rsidDel="00E84410" w14:paraId="5A50D47A" w14:textId="72CD9EF8" w:rsidTr="00055DE1">
        <w:trPr>
          <w:trHeight w:val="280"/>
          <w:ins w:id="5140" w:author="作者" w:date="2020-09-16T17:24:00Z"/>
          <w:del w:id="5141"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6F1F969F" w14:textId="06E2420F" w:rsidR="00FB6B28" w:rsidRPr="00364B8F" w:rsidDel="00E84410" w:rsidRDefault="00FB6B28" w:rsidP="00055DE1">
            <w:pPr>
              <w:rPr>
                <w:ins w:id="5142" w:author="作者" w:date="2020-09-16T17:24:00Z"/>
                <w:del w:id="5143" w:author="作者" w:date="2020-09-25T15:31:00Z"/>
                <w:rFonts w:ascii="等线" w:eastAsia="等线" w:hAnsi="等线" w:cs="宋体"/>
                <w:color w:val="000000"/>
              </w:rPr>
            </w:pPr>
            <w:bookmarkStart w:id="5144" w:name="_Toc51940537"/>
            <w:bookmarkEnd w:id="5144"/>
          </w:p>
        </w:tc>
        <w:tc>
          <w:tcPr>
            <w:tcW w:w="1540" w:type="dxa"/>
            <w:tcBorders>
              <w:top w:val="nil"/>
              <w:left w:val="nil"/>
              <w:bottom w:val="single" w:sz="4" w:space="0" w:color="auto"/>
              <w:right w:val="single" w:sz="4" w:space="0" w:color="auto"/>
            </w:tcBorders>
            <w:shd w:val="clear" w:color="auto" w:fill="auto"/>
            <w:noWrap/>
            <w:vAlign w:val="center"/>
            <w:hideMark/>
          </w:tcPr>
          <w:p w14:paraId="29E250EB" w14:textId="55D92990" w:rsidR="00FB6B28" w:rsidRPr="00364B8F" w:rsidDel="00E84410" w:rsidRDefault="00FB6B28" w:rsidP="00055DE1">
            <w:pPr>
              <w:rPr>
                <w:ins w:id="5145" w:author="作者" w:date="2020-09-16T17:24:00Z"/>
                <w:del w:id="5146" w:author="作者" w:date="2020-09-25T15:31:00Z"/>
                <w:rFonts w:ascii="等线" w:eastAsia="等线" w:hAnsi="等线" w:cs="宋体"/>
                <w:color w:val="000000"/>
              </w:rPr>
            </w:pPr>
            <w:ins w:id="5147" w:author="作者" w:date="2020-09-16T17:24:00Z">
              <w:del w:id="5148" w:author="作者" w:date="2020-09-25T15:31:00Z">
                <w:r w:rsidRPr="00364B8F" w:rsidDel="00E84410">
                  <w:rPr>
                    <w:rFonts w:ascii="等线" w:eastAsia="等线" w:hAnsi="等线" w:cs="宋体" w:hint="eastAsia"/>
                    <w:color w:val="000000"/>
                  </w:rPr>
                  <w:delText>speed alarm</w:delText>
                </w:r>
                <w:bookmarkStart w:id="5149" w:name="_Toc51940538"/>
                <w:bookmarkEnd w:id="5149"/>
              </w:del>
            </w:ins>
          </w:p>
        </w:tc>
        <w:tc>
          <w:tcPr>
            <w:tcW w:w="4140" w:type="dxa"/>
            <w:tcBorders>
              <w:top w:val="nil"/>
              <w:left w:val="nil"/>
              <w:bottom w:val="single" w:sz="4" w:space="0" w:color="auto"/>
              <w:right w:val="single" w:sz="4" w:space="0" w:color="auto"/>
            </w:tcBorders>
            <w:shd w:val="clear" w:color="auto" w:fill="auto"/>
            <w:vAlign w:val="center"/>
            <w:hideMark/>
          </w:tcPr>
          <w:p w14:paraId="6A470449" w14:textId="69045EEB" w:rsidR="00FB6B28" w:rsidRPr="00364B8F" w:rsidDel="00E84410" w:rsidRDefault="00FB6B28" w:rsidP="00055DE1">
            <w:pPr>
              <w:rPr>
                <w:ins w:id="5150" w:author="作者" w:date="2020-09-16T17:24:00Z"/>
                <w:del w:id="5151" w:author="作者" w:date="2020-09-25T15:31:00Z"/>
                <w:rFonts w:ascii="等线" w:eastAsia="等线" w:hAnsi="等线" w:cs="宋体"/>
                <w:color w:val="000000"/>
              </w:rPr>
            </w:pPr>
            <w:ins w:id="5152" w:author="作者" w:date="2020-09-16T17:24:00Z">
              <w:del w:id="5153" w:author="作者" w:date="2020-09-25T15:31:00Z">
                <w:r w:rsidRPr="00364B8F" w:rsidDel="00E84410">
                  <w:rPr>
                    <w:rFonts w:ascii="等线" w:eastAsia="等线" w:hAnsi="等线" w:cs="宋体" w:hint="eastAsia"/>
                    <w:color w:val="000000"/>
                  </w:rPr>
                  <w:delText>-</w:delText>
                </w:r>
                <w:bookmarkStart w:id="5154" w:name="_Toc51940539"/>
                <w:bookmarkEnd w:id="5154"/>
              </w:del>
            </w:ins>
          </w:p>
        </w:tc>
        <w:tc>
          <w:tcPr>
            <w:tcW w:w="3539" w:type="dxa"/>
            <w:tcBorders>
              <w:top w:val="nil"/>
              <w:left w:val="nil"/>
              <w:bottom w:val="single" w:sz="4" w:space="0" w:color="auto"/>
              <w:right w:val="single" w:sz="4" w:space="0" w:color="auto"/>
            </w:tcBorders>
            <w:shd w:val="clear" w:color="auto" w:fill="auto"/>
            <w:vAlign w:val="center"/>
            <w:hideMark/>
          </w:tcPr>
          <w:p w14:paraId="417C5836" w14:textId="70E741A1" w:rsidR="00FB6B28" w:rsidRPr="00364B8F" w:rsidDel="00E84410" w:rsidRDefault="00FB6B28" w:rsidP="00055DE1">
            <w:pPr>
              <w:rPr>
                <w:ins w:id="5155" w:author="作者" w:date="2020-09-16T17:24:00Z"/>
                <w:del w:id="5156" w:author="作者" w:date="2020-09-25T15:31:00Z"/>
                <w:rFonts w:ascii="等线" w:eastAsia="等线" w:hAnsi="等线" w:cs="宋体"/>
                <w:color w:val="000000"/>
              </w:rPr>
            </w:pPr>
            <w:ins w:id="5157" w:author="作者" w:date="2020-09-16T17:24:00Z">
              <w:del w:id="5158" w:author="作者" w:date="2020-09-25T15:31:00Z">
                <w:r w:rsidRPr="00364B8F" w:rsidDel="00E84410">
                  <w:rPr>
                    <w:rFonts w:ascii="等线" w:eastAsia="等线" w:hAnsi="等线" w:cs="宋体" w:hint="eastAsia"/>
                    <w:color w:val="000000"/>
                  </w:rPr>
                  <w:delText xml:space="preserve">　</w:delText>
                </w:r>
                <w:bookmarkStart w:id="5159" w:name="_Toc51940540"/>
                <w:bookmarkEnd w:id="5159"/>
              </w:del>
            </w:ins>
          </w:p>
        </w:tc>
        <w:bookmarkStart w:id="5160" w:name="_Toc51940541"/>
        <w:bookmarkEnd w:id="5160"/>
      </w:tr>
      <w:tr w:rsidR="00FB6B28" w:rsidRPr="00364B8F" w:rsidDel="00E84410" w14:paraId="1862D485" w14:textId="5C61CCB5" w:rsidTr="00055DE1">
        <w:trPr>
          <w:trHeight w:val="560"/>
          <w:ins w:id="5161" w:author="作者" w:date="2020-09-16T17:24:00Z"/>
          <w:del w:id="5162"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69F42362" w14:textId="55587612" w:rsidR="00FB6B28" w:rsidRPr="00364B8F" w:rsidDel="00E84410" w:rsidRDefault="00FB6B28" w:rsidP="00055DE1">
            <w:pPr>
              <w:rPr>
                <w:ins w:id="5163" w:author="作者" w:date="2020-09-16T17:24:00Z"/>
                <w:del w:id="5164" w:author="作者" w:date="2020-09-25T15:31:00Z"/>
                <w:rFonts w:ascii="等线" w:eastAsia="等线" w:hAnsi="等线" w:cs="宋体"/>
                <w:color w:val="000000"/>
              </w:rPr>
            </w:pPr>
            <w:bookmarkStart w:id="5165" w:name="_Toc51940542"/>
            <w:bookmarkEnd w:id="5165"/>
          </w:p>
        </w:tc>
        <w:tc>
          <w:tcPr>
            <w:tcW w:w="1540" w:type="dxa"/>
            <w:tcBorders>
              <w:top w:val="nil"/>
              <w:left w:val="nil"/>
              <w:bottom w:val="single" w:sz="4" w:space="0" w:color="auto"/>
              <w:right w:val="single" w:sz="4" w:space="0" w:color="auto"/>
            </w:tcBorders>
            <w:shd w:val="clear" w:color="auto" w:fill="auto"/>
            <w:noWrap/>
            <w:vAlign w:val="center"/>
            <w:hideMark/>
          </w:tcPr>
          <w:p w14:paraId="55FE695A" w14:textId="1B580EB0" w:rsidR="00FB6B28" w:rsidRPr="00364B8F" w:rsidDel="00E84410" w:rsidRDefault="00FB6B28" w:rsidP="00055DE1">
            <w:pPr>
              <w:rPr>
                <w:ins w:id="5166" w:author="作者" w:date="2020-09-16T17:24:00Z"/>
                <w:del w:id="5167" w:author="作者" w:date="2020-09-25T15:31:00Z"/>
                <w:rFonts w:ascii="等线" w:eastAsia="等线" w:hAnsi="等线" w:cs="宋体"/>
                <w:color w:val="000000"/>
              </w:rPr>
            </w:pPr>
            <w:ins w:id="5168" w:author="作者" w:date="2020-09-16T17:24:00Z">
              <w:del w:id="5169" w:author="作者" w:date="2020-09-25T15:31:00Z">
                <w:r w:rsidRPr="00364B8F" w:rsidDel="00E84410">
                  <w:rPr>
                    <w:rFonts w:ascii="等线" w:eastAsia="等线" w:hAnsi="等线" w:cs="宋体" w:hint="eastAsia"/>
                    <w:color w:val="000000"/>
                  </w:rPr>
                  <w:delText>normal mode</w:delText>
                </w:r>
                <w:bookmarkStart w:id="5170" w:name="_Toc51940543"/>
                <w:bookmarkEnd w:id="5170"/>
              </w:del>
            </w:ins>
          </w:p>
        </w:tc>
        <w:tc>
          <w:tcPr>
            <w:tcW w:w="4140" w:type="dxa"/>
            <w:tcBorders>
              <w:top w:val="nil"/>
              <w:left w:val="nil"/>
              <w:bottom w:val="single" w:sz="4" w:space="0" w:color="auto"/>
              <w:right w:val="single" w:sz="4" w:space="0" w:color="auto"/>
            </w:tcBorders>
            <w:shd w:val="clear" w:color="auto" w:fill="auto"/>
            <w:vAlign w:val="center"/>
            <w:hideMark/>
          </w:tcPr>
          <w:p w14:paraId="1C1C7A1D" w14:textId="32968DCD" w:rsidR="00FB6B28" w:rsidRPr="00364B8F" w:rsidDel="00E84410" w:rsidRDefault="00FB6B28" w:rsidP="00055DE1">
            <w:pPr>
              <w:rPr>
                <w:ins w:id="5171" w:author="作者" w:date="2020-09-16T17:24:00Z"/>
                <w:del w:id="5172" w:author="作者" w:date="2020-09-25T15:31:00Z"/>
                <w:rFonts w:ascii="等线" w:eastAsia="等线" w:hAnsi="等线" w:cs="宋体"/>
                <w:color w:val="000000"/>
              </w:rPr>
            </w:pPr>
            <w:ins w:id="5173" w:author="作者" w:date="2020-09-16T17:24:00Z">
              <w:del w:id="5174" w:author="作者" w:date="2020-09-25T15:31:00Z">
                <w:r w:rsidRPr="00364B8F" w:rsidDel="00E84410">
                  <w:rPr>
                    <w:rFonts w:ascii="等线" w:eastAsia="等线" w:hAnsi="等线" w:cs="宋体" w:hint="eastAsia"/>
                    <w:color w:val="000000"/>
                  </w:rPr>
                  <w:delText>1.Stop welcome mode(fade off 4s)</w:delText>
                </w:r>
                <w:r w:rsidRPr="00364B8F" w:rsidDel="00E84410">
                  <w:rPr>
                    <w:rFonts w:ascii="等线" w:eastAsia="等线" w:hAnsi="等线" w:cs="宋体" w:hint="eastAsia"/>
                    <w:color w:val="000000"/>
                  </w:rPr>
                  <w:br/>
                  <w:delText>2.Begin normal mode(fade on 1s)</w:delText>
                </w:r>
                <w:bookmarkStart w:id="5175" w:name="_Toc51940544"/>
                <w:bookmarkEnd w:id="5175"/>
              </w:del>
            </w:ins>
          </w:p>
        </w:tc>
        <w:tc>
          <w:tcPr>
            <w:tcW w:w="3539" w:type="dxa"/>
            <w:tcBorders>
              <w:top w:val="nil"/>
              <w:left w:val="nil"/>
              <w:bottom w:val="single" w:sz="4" w:space="0" w:color="auto"/>
              <w:right w:val="single" w:sz="4" w:space="0" w:color="auto"/>
            </w:tcBorders>
            <w:shd w:val="clear" w:color="auto" w:fill="auto"/>
            <w:vAlign w:val="center"/>
            <w:hideMark/>
          </w:tcPr>
          <w:p w14:paraId="0B856AE7" w14:textId="003A6C85" w:rsidR="00FB6B28" w:rsidRPr="00364B8F" w:rsidDel="00E84410" w:rsidRDefault="00FB6B28" w:rsidP="00055DE1">
            <w:pPr>
              <w:rPr>
                <w:ins w:id="5176" w:author="作者" w:date="2020-09-16T17:24:00Z"/>
                <w:del w:id="5177" w:author="作者" w:date="2020-09-25T15:31:00Z"/>
                <w:rFonts w:ascii="等线" w:eastAsia="等线" w:hAnsi="等线" w:cs="宋体"/>
                <w:color w:val="000000"/>
              </w:rPr>
            </w:pPr>
            <w:ins w:id="5178" w:author="作者" w:date="2020-09-16T17:24:00Z">
              <w:del w:id="5179" w:author="作者" w:date="2020-09-25T15:31:00Z">
                <w:r w:rsidRPr="00364B8F" w:rsidDel="00E84410">
                  <w:rPr>
                    <w:rFonts w:ascii="等线" w:eastAsia="等线" w:hAnsi="等线" w:cs="宋体" w:hint="eastAsia"/>
                    <w:color w:val="000000"/>
                  </w:rPr>
                  <w:delText xml:space="preserve">　</w:delText>
                </w:r>
                <w:bookmarkStart w:id="5180" w:name="_Toc51940545"/>
                <w:bookmarkEnd w:id="5180"/>
              </w:del>
            </w:ins>
          </w:p>
        </w:tc>
        <w:bookmarkStart w:id="5181" w:name="_Toc51940546"/>
        <w:bookmarkEnd w:id="5181"/>
      </w:tr>
      <w:tr w:rsidR="00FB6B28" w:rsidRPr="00364B8F" w:rsidDel="00E84410" w14:paraId="15BBC11C" w14:textId="5B319502" w:rsidTr="00055DE1">
        <w:trPr>
          <w:trHeight w:val="560"/>
          <w:ins w:id="5182" w:author="作者" w:date="2020-09-16T17:24:00Z"/>
          <w:del w:id="5183"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227FB96D" w14:textId="2EF723E8" w:rsidR="00FB6B28" w:rsidRPr="00364B8F" w:rsidDel="00E84410" w:rsidRDefault="00FB6B28" w:rsidP="00055DE1">
            <w:pPr>
              <w:rPr>
                <w:ins w:id="5184" w:author="作者" w:date="2020-09-16T17:24:00Z"/>
                <w:del w:id="5185" w:author="作者" w:date="2020-09-25T15:31:00Z"/>
                <w:rFonts w:ascii="等线" w:eastAsia="等线" w:hAnsi="等线" w:cs="宋体"/>
                <w:color w:val="000000"/>
              </w:rPr>
            </w:pPr>
            <w:bookmarkStart w:id="5186" w:name="_Toc51940547"/>
            <w:bookmarkEnd w:id="5186"/>
          </w:p>
        </w:tc>
        <w:tc>
          <w:tcPr>
            <w:tcW w:w="1540" w:type="dxa"/>
            <w:tcBorders>
              <w:top w:val="nil"/>
              <w:left w:val="nil"/>
              <w:bottom w:val="single" w:sz="4" w:space="0" w:color="auto"/>
              <w:right w:val="single" w:sz="4" w:space="0" w:color="auto"/>
            </w:tcBorders>
            <w:shd w:val="clear" w:color="auto" w:fill="auto"/>
            <w:noWrap/>
            <w:vAlign w:val="center"/>
            <w:hideMark/>
          </w:tcPr>
          <w:p w14:paraId="18F94C8A" w14:textId="60E6A94E" w:rsidR="00FB6B28" w:rsidRPr="00364B8F" w:rsidDel="00E84410" w:rsidRDefault="00FB6B28" w:rsidP="00055DE1">
            <w:pPr>
              <w:rPr>
                <w:ins w:id="5187" w:author="作者" w:date="2020-09-16T17:24:00Z"/>
                <w:del w:id="5188" w:author="作者" w:date="2020-09-25T15:31:00Z"/>
                <w:rFonts w:ascii="等线" w:eastAsia="等线" w:hAnsi="等线" w:cs="宋体"/>
                <w:color w:val="000000"/>
              </w:rPr>
            </w:pPr>
            <w:ins w:id="5189" w:author="作者" w:date="2020-09-16T17:24:00Z">
              <w:del w:id="5190" w:author="作者" w:date="2020-09-25T15:31:00Z">
                <w:r w:rsidRPr="00364B8F" w:rsidDel="00E84410">
                  <w:rPr>
                    <w:rFonts w:ascii="等线" w:eastAsia="等线" w:hAnsi="等线" w:cs="宋体" w:hint="eastAsia"/>
                    <w:color w:val="000000"/>
                  </w:rPr>
                  <w:delText>music mode</w:delText>
                </w:r>
                <w:bookmarkStart w:id="5191" w:name="_Toc51940548"/>
                <w:bookmarkEnd w:id="5191"/>
              </w:del>
            </w:ins>
          </w:p>
        </w:tc>
        <w:tc>
          <w:tcPr>
            <w:tcW w:w="4140" w:type="dxa"/>
            <w:tcBorders>
              <w:top w:val="nil"/>
              <w:left w:val="nil"/>
              <w:bottom w:val="single" w:sz="4" w:space="0" w:color="auto"/>
              <w:right w:val="single" w:sz="4" w:space="0" w:color="auto"/>
            </w:tcBorders>
            <w:shd w:val="clear" w:color="auto" w:fill="auto"/>
            <w:vAlign w:val="center"/>
            <w:hideMark/>
          </w:tcPr>
          <w:p w14:paraId="2EF9F79E" w14:textId="0E36E493" w:rsidR="00FB6B28" w:rsidRPr="00364B8F" w:rsidDel="00E84410" w:rsidRDefault="00FB6B28" w:rsidP="00055DE1">
            <w:pPr>
              <w:rPr>
                <w:ins w:id="5192" w:author="作者" w:date="2020-09-16T17:24:00Z"/>
                <w:del w:id="5193" w:author="作者" w:date="2020-09-25T15:31:00Z"/>
                <w:rFonts w:ascii="等线" w:eastAsia="等线" w:hAnsi="等线" w:cs="宋体"/>
                <w:color w:val="000000"/>
              </w:rPr>
            </w:pPr>
            <w:ins w:id="5194" w:author="作者" w:date="2020-09-16T17:24:00Z">
              <w:del w:id="5195" w:author="作者" w:date="2020-09-25T15:31:00Z">
                <w:r w:rsidRPr="00364B8F" w:rsidDel="00E84410">
                  <w:rPr>
                    <w:rFonts w:ascii="等线" w:eastAsia="等线" w:hAnsi="等线" w:cs="宋体" w:hint="eastAsia"/>
                    <w:color w:val="000000"/>
                  </w:rPr>
                  <w:delText>1.Stop welcome mode(fade off 4s)</w:delText>
                </w:r>
                <w:r w:rsidRPr="00364B8F" w:rsidDel="00E84410">
                  <w:rPr>
                    <w:rFonts w:ascii="等线" w:eastAsia="等线" w:hAnsi="等线" w:cs="宋体" w:hint="eastAsia"/>
                    <w:color w:val="000000"/>
                  </w:rPr>
                  <w:br/>
                  <w:delText>2.Begin music mode</w:delText>
                </w:r>
                <w:bookmarkStart w:id="5196" w:name="_Toc51940549"/>
                <w:bookmarkEnd w:id="5196"/>
              </w:del>
            </w:ins>
          </w:p>
        </w:tc>
        <w:tc>
          <w:tcPr>
            <w:tcW w:w="3539" w:type="dxa"/>
            <w:tcBorders>
              <w:top w:val="nil"/>
              <w:left w:val="nil"/>
              <w:bottom w:val="single" w:sz="4" w:space="0" w:color="auto"/>
              <w:right w:val="single" w:sz="4" w:space="0" w:color="auto"/>
            </w:tcBorders>
            <w:shd w:val="clear" w:color="auto" w:fill="auto"/>
            <w:vAlign w:val="center"/>
            <w:hideMark/>
          </w:tcPr>
          <w:p w14:paraId="469D25B1" w14:textId="6B6D4D0B" w:rsidR="00FB6B28" w:rsidRPr="00364B8F" w:rsidDel="00E84410" w:rsidRDefault="00FB6B28" w:rsidP="00055DE1">
            <w:pPr>
              <w:rPr>
                <w:ins w:id="5197" w:author="作者" w:date="2020-09-16T17:24:00Z"/>
                <w:del w:id="5198" w:author="作者" w:date="2020-09-25T15:31:00Z"/>
                <w:rFonts w:ascii="等线" w:eastAsia="等线" w:hAnsi="等线" w:cs="宋体"/>
                <w:color w:val="000000"/>
              </w:rPr>
            </w:pPr>
            <w:ins w:id="5199" w:author="作者" w:date="2020-09-16T17:24:00Z">
              <w:del w:id="5200" w:author="作者" w:date="2020-09-25T15:31:00Z">
                <w:r w:rsidRPr="00364B8F" w:rsidDel="00E84410">
                  <w:rPr>
                    <w:rFonts w:ascii="等线" w:eastAsia="等线" w:hAnsi="等线" w:cs="宋体" w:hint="eastAsia"/>
                    <w:color w:val="000000"/>
                  </w:rPr>
                  <w:delText xml:space="preserve">　</w:delText>
                </w:r>
                <w:bookmarkStart w:id="5201" w:name="_Toc51940550"/>
                <w:bookmarkEnd w:id="5201"/>
              </w:del>
            </w:ins>
          </w:p>
        </w:tc>
        <w:bookmarkStart w:id="5202" w:name="_Toc51940551"/>
        <w:bookmarkEnd w:id="5202"/>
      </w:tr>
      <w:tr w:rsidR="00FB6B28" w:rsidRPr="00364B8F" w:rsidDel="00E84410" w14:paraId="2ECF155B" w14:textId="060943AA" w:rsidTr="00055DE1">
        <w:trPr>
          <w:trHeight w:val="560"/>
          <w:ins w:id="5203" w:author="作者" w:date="2020-09-16T17:24:00Z"/>
          <w:del w:id="5204"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5EEBFF6D" w14:textId="182E4ADD" w:rsidR="00FB6B28" w:rsidRPr="00364B8F" w:rsidDel="00E84410" w:rsidRDefault="00FB6B28" w:rsidP="00055DE1">
            <w:pPr>
              <w:rPr>
                <w:ins w:id="5205" w:author="作者" w:date="2020-09-16T17:24:00Z"/>
                <w:del w:id="5206" w:author="作者" w:date="2020-09-25T15:31:00Z"/>
                <w:rFonts w:ascii="等线" w:eastAsia="等线" w:hAnsi="等线" w:cs="宋体"/>
                <w:color w:val="000000"/>
              </w:rPr>
            </w:pPr>
            <w:bookmarkStart w:id="5207" w:name="_Toc51940552"/>
            <w:bookmarkEnd w:id="5207"/>
          </w:p>
        </w:tc>
        <w:tc>
          <w:tcPr>
            <w:tcW w:w="1540" w:type="dxa"/>
            <w:tcBorders>
              <w:top w:val="nil"/>
              <w:left w:val="nil"/>
              <w:bottom w:val="single" w:sz="4" w:space="0" w:color="auto"/>
              <w:right w:val="single" w:sz="4" w:space="0" w:color="auto"/>
            </w:tcBorders>
            <w:shd w:val="clear" w:color="auto" w:fill="auto"/>
            <w:noWrap/>
            <w:vAlign w:val="center"/>
            <w:hideMark/>
          </w:tcPr>
          <w:p w14:paraId="1EB2D18A" w14:textId="2B49FDEA" w:rsidR="00FB6B28" w:rsidRPr="00364B8F" w:rsidDel="00E84410" w:rsidRDefault="00FB6B28" w:rsidP="00055DE1">
            <w:pPr>
              <w:rPr>
                <w:ins w:id="5208" w:author="作者" w:date="2020-09-16T17:24:00Z"/>
                <w:del w:id="5209" w:author="作者" w:date="2020-09-25T15:31:00Z"/>
                <w:rFonts w:ascii="等线" w:eastAsia="等线" w:hAnsi="等线" w:cs="宋体"/>
                <w:color w:val="000000"/>
              </w:rPr>
            </w:pPr>
            <w:ins w:id="5210" w:author="作者" w:date="2020-09-16T17:24:00Z">
              <w:del w:id="5211" w:author="作者" w:date="2020-09-25T15:31:00Z">
                <w:r w:rsidRPr="00364B8F" w:rsidDel="00E84410">
                  <w:rPr>
                    <w:rFonts w:ascii="等线" w:eastAsia="等线" w:hAnsi="等线" w:cs="宋体" w:hint="eastAsia"/>
                    <w:color w:val="000000"/>
                  </w:rPr>
                  <w:delText>driver mode</w:delText>
                </w:r>
                <w:bookmarkStart w:id="5212" w:name="_Toc51940553"/>
                <w:bookmarkEnd w:id="5212"/>
              </w:del>
            </w:ins>
          </w:p>
        </w:tc>
        <w:tc>
          <w:tcPr>
            <w:tcW w:w="4140" w:type="dxa"/>
            <w:tcBorders>
              <w:top w:val="nil"/>
              <w:left w:val="nil"/>
              <w:bottom w:val="single" w:sz="4" w:space="0" w:color="auto"/>
              <w:right w:val="single" w:sz="4" w:space="0" w:color="auto"/>
            </w:tcBorders>
            <w:shd w:val="clear" w:color="auto" w:fill="auto"/>
            <w:vAlign w:val="center"/>
            <w:hideMark/>
          </w:tcPr>
          <w:p w14:paraId="4D1D65E9" w14:textId="732D174F" w:rsidR="00FB6B28" w:rsidRPr="00364B8F" w:rsidDel="00E84410" w:rsidRDefault="00FB6B28" w:rsidP="00055DE1">
            <w:pPr>
              <w:rPr>
                <w:ins w:id="5213" w:author="作者" w:date="2020-09-16T17:24:00Z"/>
                <w:del w:id="5214" w:author="作者" w:date="2020-09-25T15:31:00Z"/>
                <w:rFonts w:ascii="等线" w:eastAsia="等线" w:hAnsi="等线" w:cs="宋体"/>
                <w:color w:val="000000"/>
              </w:rPr>
            </w:pPr>
            <w:ins w:id="5215" w:author="作者" w:date="2020-09-16T17:24:00Z">
              <w:del w:id="5216" w:author="作者" w:date="2020-09-25T15:31:00Z">
                <w:r w:rsidRPr="00364B8F" w:rsidDel="00E84410">
                  <w:rPr>
                    <w:rFonts w:ascii="等线" w:eastAsia="等线" w:hAnsi="等线" w:cs="宋体" w:hint="eastAsia"/>
                    <w:color w:val="000000"/>
                  </w:rPr>
                  <w:delText>1.Stop welcome mode(fade off 4s)</w:delText>
                </w:r>
                <w:r w:rsidRPr="00364B8F" w:rsidDel="00E84410">
                  <w:rPr>
                    <w:rFonts w:ascii="等线" w:eastAsia="等线" w:hAnsi="等线" w:cs="宋体" w:hint="eastAsia"/>
                    <w:color w:val="000000"/>
                  </w:rPr>
                  <w:br/>
                  <w:delText>2.Begin driver mode(fade on 1s)</w:delText>
                </w:r>
                <w:bookmarkStart w:id="5217" w:name="_Toc51940554"/>
                <w:bookmarkEnd w:id="5217"/>
              </w:del>
            </w:ins>
          </w:p>
        </w:tc>
        <w:tc>
          <w:tcPr>
            <w:tcW w:w="3539" w:type="dxa"/>
            <w:tcBorders>
              <w:top w:val="nil"/>
              <w:left w:val="nil"/>
              <w:bottom w:val="single" w:sz="4" w:space="0" w:color="auto"/>
              <w:right w:val="single" w:sz="4" w:space="0" w:color="auto"/>
            </w:tcBorders>
            <w:shd w:val="clear" w:color="auto" w:fill="auto"/>
            <w:vAlign w:val="center"/>
            <w:hideMark/>
          </w:tcPr>
          <w:p w14:paraId="7BDB801F" w14:textId="0463DC5B" w:rsidR="00FB6B28" w:rsidRPr="00364B8F" w:rsidDel="00E84410" w:rsidRDefault="00FB6B28" w:rsidP="00055DE1">
            <w:pPr>
              <w:rPr>
                <w:ins w:id="5218" w:author="作者" w:date="2020-09-16T17:24:00Z"/>
                <w:del w:id="5219" w:author="作者" w:date="2020-09-25T15:31:00Z"/>
                <w:rFonts w:ascii="等线" w:eastAsia="等线" w:hAnsi="等线" w:cs="宋体"/>
                <w:color w:val="000000"/>
              </w:rPr>
            </w:pPr>
            <w:ins w:id="5220" w:author="作者" w:date="2020-09-16T17:24:00Z">
              <w:del w:id="5221" w:author="作者" w:date="2020-09-25T15:31:00Z">
                <w:r w:rsidRPr="00364B8F" w:rsidDel="00E84410">
                  <w:rPr>
                    <w:rFonts w:ascii="等线" w:eastAsia="等线" w:hAnsi="等线" w:cs="宋体" w:hint="eastAsia"/>
                    <w:color w:val="000000"/>
                  </w:rPr>
                  <w:delText xml:space="preserve">　</w:delText>
                </w:r>
                <w:bookmarkStart w:id="5222" w:name="_Toc51940555"/>
                <w:bookmarkEnd w:id="5222"/>
              </w:del>
            </w:ins>
          </w:p>
        </w:tc>
        <w:bookmarkStart w:id="5223" w:name="_Toc51940556"/>
        <w:bookmarkEnd w:id="5223"/>
      </w:tr>
      <w:tr w:rsidR="00FB6B28" w:rsidRPr="00364B8F" w:rsidDel="00E84410" w14:paraId="32A4D74A" w14:textId="7F60F0E9" w:rsidTr="00055DE1">
        <w:trPr>
          <w:trHeight w:val="280"/>
          <w:ins w:id="5224" w:author="作者" w:date="2020-09-16T17:24:00Z"/>
          <w:del w:id="5225" w:author="作者" w:date="2020-09-25T15:31:00Z"/>
        </w:trPr>
        <w:tc>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97313B5" w14:textId="309023CD" w:rsidR="00FB6B28" w:rsidRPr="00364B8F" w:rsidDel="00E84410" w:rsidRDefault="00FB6B28" w:rsidP="00055DE1">
            <w:pPr>
              <w:rPr>
                <w:ins w:id="5226" w:author="作者" w:date="2020-09-16T17:24:00Z"/>
                <w:del w:id="5227" w:author="作者" w:date="2020-09-25T15:31:00Z"/>
                <w:rFonts w:ascii="等线" w:eastAsia="等线" w:hAnsi="等线" w:cs="宋体"/>
                <w:color w:val="000000"/>
              </w:rPr>
            </w:pPr>
            <w:ins w:id="5228" w:author="作者" w:date="2020-09-16T17:24:00Z">
              <w:del w:id="5229" w:author="作者" w:date="2020-09-25T15:31:00Z">
                <w:r w:rsidRPr="00364B8F" w:rsidDel="00E84410">
                  <w:rPr>
                    <w:rFonts w:ascii="等线" w:eastAsia="等线" w:hAnsi="等线" w:cs="宋体" w:hint="eastAsia"/>
                    <w:color w:val="000000"/>
                  </w:rPr>
                  <w:delText>farewell</w:delText>
                </w:r>
                <w:bookmarkStart w:id="5230" w:name="_Toc51940557"/>
                <w:bookmarkEnd w:id="5230"/>
              </w:del>
            </w:ins>
          </w:p>
        </w:tc>
        <w:tc>
          <w:tcPr>
            <w:tcW w:w="1540" w:type="dxa"/>
            <w:tcBorders>
              <w:top w:val="nil"/>
              <w:left w:val="nil"/>
              <w:bottom w:val="single" w:sz="4" w:space="0" w:color="auto"/>
              <w:right w:val="single" w:sz="4" w:space="0" w:color="auto"/>
            </w:tcBorders>
            <w:shd w:val="clear" w:color="auto" w:fill="auto"/>
            <w:noWrap/>
            <w:vAlign w:val="center"/>
            <w:hideMark/>
          </w:tcPr>
          <w:p w14:paraId="2EC7E3D1" w14:textId="18B55E15" w:rsidR="00FB6B28" w:rsidRPr="00364B8F" w:rsidDel="00E84410" w:rsidRDefault="00FB6B28" w:rsidP="00055DE1">
            <w:pPr>
              <w:rPr>
                <w:ins w:id="5231" w:author="作者" w:date="2020-09-16T17:24:00Z"/>
                <w:del w:id="5232" w:author="作者" w:date="2020-09-25T15:31:00Z"/>
                <w:rFonts w:ascii="等线" w:eastAsia="等线" w:hAnsi="等线" w:cs="宋体"/>
                <w:color w:val="000000"/>
              </w:rPr>
            </w:pPr>
            <w:ins w:id="5233" w:author="作者" w:date="2020-09-16T17:24:00Z">
              <w:del w:id="5234" w:author="作者" w:date="2020-09-25T15:31:00Z">
                <w:r w:rsidRPr="00364B8F" w:rsidDel="00E84410">
                  <w:rPr>
                    <w:rFonts w:ascii="等线" w:eastAsia="等线" w:hAnsi="等线" w:cs="宋体" w:hint="eastAsia"/>
                    <w:color w:val="000000"/>
                  </w:rPr>
                  <w:delText>welcome</w:delText>
                </w:r>
                <w:bookmarkStart w:id="5235" w:name="_Toc51940558"/>
                <w:bookmarkEnd w:id="5235"/>
              </w:del>
            </w:ins>
          </w:p>
        </w:tc>
        <w:tc>
          <w:tcPr>
            <w:tcW w:w="4140" w:type="dxa"/>
            <w:tcBorders>
              <w:top w:val="nil"/>
              <w:left w:val="nil"/>
              <w:bottom w:val="single" w:sz="4" w:space="0" w:color="auto"/>
              <w:right w:val="single" w:sz="4" w:space="0" w:color="auto"/>
            </w:tcBorders>
            <w:shd w:val="clear" w:color="auto" w:fill="auto"/>
            <w:vAlign w:val="center"/>
            <w:hideMark/>
          </w:tcPr>
          <w:p w14:paraId="457B9354" w14:textId="3C2E19F1" w:rsidR="00FB6B28" w:rsidRPr="00364B8F" w:rsidDel="00E84410" w:rsidRDefault="00FB6B28" w:rsidP="00055DE1">
            <w:pPr>
              <w:rPr>
                <w:ins w:id="5236" w:author="作者" w:date="2020-09-16T17:24:00Z"/>
                <w:del w:id="5237" w:author="作者" w:date="2020-09-25T15:31:00Z"/>
                <w:rFonts w:ascii="等线" w:eastAsia="等线" w:hAnsi="等线" w:cs="宋体"/>
                <w:color w:val="000000"/>
              </w:rPr>
            </w:pPr>
            <w:ins w:id="5238" w:author="作者" w:date="2020-09-16T17:24:00Z">
              <w:del w:id="5239" w:author="作者" w:date="2020-09-25T15:31:00Z">
                <w:r w:rsidRPr="00364B8F" w:rsidDel="00E84410">
                  <w:rPr>
                    <w:rFonts w:ascii="等线" w:eastAsia="等线" w:hAnsi="等线" w:cs="宋体" w:hint="eastAsia"/>
                    <w:color w:val="000000"/>
                  </w:rPr>
                  <w:delText>-</w:delText>
                </w:r>
                <w:bookmarkStart w:id="5240" w:name="_Toc51940559"/>
                <w:bookmarkEnd w:id="5240"/>
              </w:del>
            </w:ins>
          </w:p>
        </w:tc>
        <w:tc>
          <w:tcPr>
            <w:tcW w:w="3539" w:type="dxa"/>
            <w:tcBorders>
              <w:top w:val="nil"/>
              <w:left w:val="nil"/>
              <w:bottom w:val="single" w:sz="4" w:space="0" w:color="auto"/>
              <w:right w:val="single" w:sz="4" w:space="0" w:color="auto"/>
            </w:tcBorders>
            <w:shd w:val="clear" w:color="auto" w:fill="auto"/>
            <w:vAlign w:val="center"/>
            <w:hideMark/>
          </w:tcPr>
          <w:p w14:paraId="30CFE584" w14:textId="3013B704" w:rsidR="00FB6B28" w:rsidRPr="00364B8F" w:rsidDel="00E84410" w:rsidRDefault="00FB6B28" w:rsidP="00055DE1">
            <w:pPr>
              <w:rPr>
                <w:ins w:id="5241" w:author="作者" w:date="2020-09-16T17:24:00Z"/>
                <w:del w:id="5242" w:author="作者" w:date="2020-09-25T15:31:00Z"/>
                <w:rFonts w:ascii="等线" w:eastAsia="等线" w:hAnsi="等线" w:cs="宋体"/>
                <w:color w:val="000000"/>
              </w:rPr>
            </w:pPr>
            <w:ins w:id="5243" w:author="作者" w:date="2020-09-16T17:24:00Z">
              <w:del w:id="5244" w:author="作者" w:date="2020-09-25T15:31:00Z">
                <w:r w:rsidRPr="00364B8F" w:rsidDel="00E84410">
                  <w:rPr>
                    <w:rFonts w:ascii="等线" w:eastAsia="等线" w:hAnsi="等线" w:cs="宋体" w:hint="eastAsia"/>
                    <w:color w:val="000000"/>
                  </w:rPr>
                  <w:delText xml:space="preserve">　</w:delText>
                </w:r>
                <w:bookmarkStart w:id="5245" w:name="_Toc51940560"/>
                <w:bookmarkEnd w:id="5245"/>
              </w:del>
            </w:ins>
          </w:p>
        </w:tc>
        <w:bookmarkStart w:id="5246" w:name="_Toc51940561"/>
        <w:bookmarkEnd w:id="5246"/>
      </w:tr>
      <w:tr w:rsidR="00FB6B28" w:rsidRPr="00364B8F" w:rsidDel="00E84410" w14:paraId="01F84738" w14:textId="017DCEC5" w:rsidTr="00055DE1">
        <w:trPr>
          <w:trHeight w:val="280"/>
          <w:ins w:id="5247" w:author="作者" w:date="2020-09-16T17:24:00Z"/>
          <w:del w:id="5248"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78E3FFA8" w14:textId="45072064" w:rsidR="00FB6B28" w:rsidRPr="00364B8F" w:rsidDel="00E84410" w:rsidRDefault="00FB6B28" w:rsidP="00055DE1">
            <w:pPr>
              <w:rPr>
                <w:ins w:id="5249" w:author="作者" w:date="2020-09-16T17:24:00Z"/>
                <w:del w:id="5250" w:author="作者" w:date="2020-09-25T15:31:00Z"/>
                <w:rFonts w:ascii="等线" w:eastAsia="等线" w:hAnsi="等线" w:cs="宋体"/>
                <w:color w:val="000000"/>
              </w:rPr>
            </w:pPr>
            <w:bookmarkStart w:id="5251" w:name="_Toc51940562"/>
            <w:bookmarkEnd w:id="5251"/>
          </w:p>
        </w:tc>
        <w:tc>
          <w:tcPr>
            <w:tcW w:w="1540" w:type="dxa"/>
            <w:tcBorders>
              <w:top w:val="nil"/>
              <w:left w:val="nil"/>
              <w:bottom w:val="single" w:sz="4" w:space="0" w:color="auto"/>
              <w:right w:val="single" w:sz="4" w:space="0" w:color="auto"/>
            </w:tcBorders>
            <w:shd w:val="clear" w:color="auto" w:fill="auto"/>
            <w:noWrap/>
            <w:vAlign w:val="center"/>
            <w:hideMark/>
          </w:tcPr>
          <w:p w14:paraId="5DD3BEB3" w14:textId="6C7F5208" w:rsidR="00FB6B28" w:rsidRPr="00364B8F" w:rsidDel="00E84410" w:rsidRDefault="00FB6B28" w:rsidP="00055DE1">
            <w:pPr>
              <w:rPr>
                <w:ins w:id="5252" w:author="作者" w:date="2020-09-16T17:24:00Z"/>
                <w:del w:id="5253" w:author="作者" w:date="2020-09-25T15:31:00Z"/>
                <w:rFonts w:ascii="等线" w:eastAsia="等线" w:hAnsi="等线" w:cs="宋体"/>
                <w:color w:val="000000"/>
              </w:rPr>
            </w:pPr>
            <w:ins w:id="5254" w:author="作者" w:date="2020-09-16T17:24:00Z">
              <w:del w:id="5255" w:author="作者" w:date="2020-09-25T15:31:00Z">
                <w:r w:rsidRPr="00364B8F" w:rsidDel="00E84410">
                  <w:rPr>
                    <w:rFonts w:ascii="等线" w:eastAsia="等线" w:hAnsi="等线" w:cs="宋体" w:hint="eastAsia"/>
                    <w:color w:val="000000"/>
                  </w:rPr>
                  <w:delText>farewell</w:delText>
                </w:r>
                <w:bookmarkStart w:id="5256" w:name="_Toc51940563"/>
                <w:bookmarkEnd w:id="5256"/>
              </w:del>
            </w:ins>
          </w:p>
        </w:tc>
        <w:tc>
          <w:tcPr>
            <w:tcW w:w="4140" w:type="dxa"/>
            <w:tcBorders>
              <w:top w:val="nil"/>
              <w:left w:val="nil"/>
              <w:bottom w:val="single" w:sz="4" w:space="0" w:color="auto"/>
              <w:right w:val="single" w:sz="4" w:space="0" w:color="auto"/>
            </w:tcBorders>
            <w:shd w:val="clear" w:color="auto" w:fill="auto"/>
            <w:vAlign w:val="center"/>
            <w:hideMark/>
          </w:tcPr>
          <w:p w14:paraId="1F47BDCF" w14:textId="64591A71" w:rsidR="00FB6B28" w:rsidRPr="00364B8F" w:rsidDel="00E84410" w:rsidRDefault="00FB6B28" w:rsidP="00055DE1">
            <w:pPr>
              <w:rPr>
                <w:ins w:id="5257" w:author="作者" w:date="2020-09-16T17:24:00Z"/>
                <w:del w:id="5258" w:author="作者" w:date="2020-09-25T15:31:00Z"/>
                <w:rFonts w:ascii="等线" w:eastAsia="等线" w:hAnsi="等线" w:cs="宋体"/>
                <w:color w:val="000000"/>
              </w:rPr>
            </w:pPr>
            <w:ins w:id="5259" w:author="作者" w:date="2020-09-16T17:24:00Z">
              <w:del w:id="5260" w:author="作者" w:date="2020-09-25T15:31:00Z">
                <w:r w:rsidRPr="00364B8F" w:rsidDel="00E84410">
                  <w:rPr>
                    <w:rFonts w:ascii="等线" w:eastAsia="等线" w:hAnsi="等线" w:cs="宋体" w:hint="eastAsia"/>
                    <w:color w:val="000000"/>
                  </w:rPr>
                  <w:delText>-</w:delText>
                </w:r>
                <w:bookmarkStart w:id="5261" w:name="_Toc51940564"/>
                <w:bookmarkEnd w:id="5261"/>
              </w:del>
            </w:ins>
          </w:p>
        </w:tc>
        <w:tc>
          <w:tcPr>
            <w:tcW w:w="3539" w:type="dxa"/>
            <w:tcBorders>
              <w:top w:val="nil"/>
              <w:left w:val="nil"/>
              <w:bottom w:val="single" w:sz="4" w:space="0" w:color="auto"/>
              <w:right w:val="single" w:sz="4" w:space="0" w:color="auto"/>
            </w:tcBorders>
            <w:shd w:val="clear" w:color="auto" w:fill="auto"/>
            <w:vAlign w:val="center"/>
            <w:hideMark/>
          </w:tcPr>
          <w:p w14:paraId="1E496D71" w14:textId="58C10F89" w:rsidR="00FB6B28" w:rsidRPr="00364B8F" w:rsidDel="00E84410" w:rsidRDefault="00FB6B28" w:rsidP="00055DE1">
            <w:pPr>
              <w:rPr>
                <w:ins w:id="5262" w:author="作者" w:date="2020-09-16T17:24:00Z"/>
                <w:del w:id="5263" w:author="作者" w:date="2020-09-25T15:31:00Z"/>
                <w:rFonts w:ascii="等线" w:eastAsia="等线" w:hAnsi="等线" w:cs="宋体"/>
                <w:color w:val="000000"/>
              </w:rPr>
            </w:pPr>
            <w:ins w:id="5264" w:author="作者" w:date="2020-09-16T17:24:00Z">
              <w:del w:id="5265" w:author="作者" w:date="2020-09-25T15:31:00Z">
                <w:r w:rsidRPr="00364B8F" w:rsidDel="00E84410">
                  <w:rPr>
                    <w:rFonts w:ascii="等线" w:eastAsia="等线" w:hAnsi="等线" w:cs="宋体" w:hint="eastAsia"/>
                    <w:color w:val="000000"/>
                  </w:rPr>
                  <w:delText xml:space="preserve">　</w:delText>
                </w:r>
                <w:bookmarkStart w:id="5266" w:name="_Toc51940565"/>
                <w:bookmarkEnd w:id="5266"/>
              </w:del>
            </w:ins>
          </w:p>
        </w:tc>
        <w:bookmarkStart w:id="5267" w:name="_Toc51940566"/>
        <w:bookmarkEnd w:id="5267"/>
      </w:tr>
      <w:tr w:rsidR="00FB6B28" w:rsidRPr="00364B8F" w:rsidDel="00E84410" w14:paraId="1565F6D4" w14:textId="63ED32B5" w:rsidTr="00055DE1">
        <w:trPr>
          <w:trHeight w:val="560"/>
          <w:ins w:id="5268" w:author="作者" w:date="2020-09-16T17:24:00Z"/>
          <w:del w:id="5269"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CD0E78B" w14:textId="5272006E" w:rsidR="00FB6B28" w:rsidRPr="00364B8F" w:rsidDel="00E84410" w:rsidRDefault="00FB6B28" w:rsidP="00055DE1">
            <w:pPr>
              <w:rPr>
                <w:ins w:id="5270" w:author="作者" w:date="2020-09-16T17:24:00Z"/>
                <w:del w:id="5271" w:author="作者" w:date="2020-09-25T15:31:00Z"/>
                <w:rFonts w:ascii="等线" w:eastAsia="等线" w:hAnsi="等线" w:cs="宋体"/>
                <w:color w:val="000000"/>
              </w:rPr>
            </w:pPr>
            <w:bookmarkStart w:id="5272" w:name="_Toc51940567"/>
            <w:bookmarkEnd w:id="5272"/>
          </w:p>
        </w:tc>
        <w:tc>
          <w:tcPr>
            <w:tcW w:w="1540" w:type="dxa"/>
            <w:tcBorders>
              <w:top w:val="nil"/>
              <w:left w:val="nil"/>
              <w:bottom w:val="single" w:sz="4" w:space="0" w:color="auto"/>
              <w:right w:val="single" w:sz="4" w:space="0" w:color="auto"/>
            </w:tcBorders>
            <w:shd w:val="clear" w:color="auto" w:fill="auto"/>
            <w:noWrap/>
            <w:vAlign w:val="center"/>
            <w:hideMark/>
          </w:tcPr>
          <w:p w14:paraId="654F7BD0" w14:textId="370FDE4C" w:rsidR="00FB6B28" w:rsidRPr="00364B8F" w:rsidDel="00E84410" w:rsidRDefault="00FB6B28" w:rsidP="00055DE1">
            <w:pPr>
              <w:rPr>
                <w:ins w:id="5273" w:author="作者" w:date="2020-09-16T17:24:00Z"/>
                <w:del w:id="5274" w:author="作者" w:date="2020-09-25T15:31:00Z"/>
                <w:rFonts w:ascii="等线" w:eastAsia="等线" w:hAnsi="等线" w:cs="宋体"/>
                <w:color w:val="000000"/>
              </w:rPr>
            </w:pPr>
            <w:ins w:id="5275" w:author="作者" w:date="2020-09-16T17:24:00Z">
              <w:del w:id="5276" w:author="作者" w:date="2020-09-25T15:31:00Z">
                <w:r w:rsidRPr="00364B8F" w:rsidDel="00E84410">
                  <w:rPr>
                    <w:rFonts w:ascii="等线" w:eastAsia="等线" w:hAnsi="等线" w:cs="宋体" w:hint="eastAsia"/>
                    <w:color w:val="000000"/>
                  </w:rPr>
                  <w:delText>radar alarm</w:delText>
                </w:r>
                <w:bookmarkStart w:id="5277" w:name="_Toc51940568"/>
                <w:bookmarkEnd w:id="5277"/>
              </w:del>
            </w:ins>
          </w:p>
        </w:tc>
        <w:tc>
          <w:tcPr>
            <w:tcW w:w="4140" w:type="dxa"/>
            <w:tcBorders>
              <w:top w:val="nil"/>
              <w:left w:val="nil"/>
              <w:bottom w:val="single" w:sz="4" w:space="0" w:color="auto"/>
              <w:right w:val="single" w:sz="4" w:space="0" w:color="auto"/>
            </w:tcBorders>
            <w:shd w:val="clear" w:color="auto" w:fill="auto"/>
            <w:vAlign w:val="center"/>
            <w:hideMark/>
          </w:tcPr>
          <w:p w14:paraId="354DD3DF" w14:textId="3977587F" w:rsidR="00FB6B28" w:rsidRPr="00364B8F" w:rsidDel="00E84410" w:rsidRDefault="00FB6B28" w:rsidP="00055DE1">
            <w:pPr>
              <w:rPr>
                <w:ins w:id="5278" w:author="作者" w:date="2020-09-16T17:24:00Z"/>
                <w:del w:id="5279" w:author="作者" w:date="2020-09-25T15:31:00Z"/>
                <w:rFonts w:ascii="等线" w:eastAsia="等线" w:hAnsi="等线" w:cs="宋体"/>
                <w:color w:val="000000"/>
              </w:rPr>
            </w:pPr>
            <w:ins w:id="5280" w:author="作者" w:date="2020-09-16T17:24:00Z">
              <w:del w:id="5281" w:author="作者" w:date="2020-09-25T15:31:00Z">
                <w:r w:rsidRPr="00364B8F" w:rsidDel="00E84410">
                  <w:rPr>
                    <w:rFonts w:ascii="等线" w:eastAsia="等线" w:hAnsi="等线" w:cs="宋体" w:hint="eastAsia"/>
                    <w:color w:val="000000"/>
                  </w:rPr>
                  <w:delText>1.Interrupt farewell mode(without fade off)</w:delText>
                </w:r>
                <w:r w:rsidRPr="00364B8F" w:rsidDel="00E84410">
                  <w:rPr>
                    <w:rFonts w:ascii="等线" w:eastAsia="等线" w:hAnsi="等线" w:cs="宋体" w:hint="eastAsia"/>
                    <w:color w:val="000000"/>
                  </w:rPr>
                  <w:br/>
                  <w:delText xml:space="preserve">2.Begin radar alarm mode </w:delText>
                </w:r>
                <w:bookmarkStart w:id="5282" w:name="_Toc51940569"/>
                <w:bookmarkEnd w:id="5282"/>
              </w:del>
            </w:ins>
          </w:p>
        </w:tc>
        <w:tc>
          <w:tcPr>
            <w:tcW w:w="3539" w:type="dxa"/>
            <w:tcBorders>
              <w:top w:val="nil"/>
              <w:left w:val="nil"/>
              <w:bottom w:val="single" w:sz="4" w:space="0" w:color="auto"/>
              <w:right w:val="single" w:sz="4" w:space="0" w:color="auto"/>
            </w:tcBorders>
            <w:shd w:val="clear" w:color="auto" w:fill="auto"/>
            <w:vAlign w:val="center"/>
            <w:hideMark/>
          </w:tcPr>
          <w:p w14:paraId="05C5EEC7" w14:textId="13CABE24" w:rsidR="00FB6B28" w:rsidRPr="00364B8F" w:rsidDel="00E84410" w:rsidRDefault="00FB6B28" w:rsidP="00055DE1">
            <w:pPr>
              <w:rPr>
                <w:ins w:id="5283" w:author="作者" w:date="2020-09-16T17:24:00Z"/>
                <w:del w:id="5284" w:author="作者" w:date="2020-09-25T15:31:00Z"/>
                <w:rFonts w:ascii="等线" w:eastAsia="等线" w:hAnsi="等线" w:cs="宋体"/>
                <w:color w:val="000000"/>
              </w:rPr>
            </w:pPr>
            <w:ins w:id="5285" w:author="作者" w:date="2020-09-16T17:24:00Z">
              <w:del w:id="5286" w:author="作者" w:date="2020-09-25T15:31:00Z">
                <w:r w:rsidRPr="00364B8F" w:rsidDel="00E84410">
                  <w:rPr>
                    <w:rFonts w:ascii="等线" w:eastAsia="等线" w:hAnsi="等线" w:cs="宋体" w:hint="eastAsia"/>
                    <w:color w:val="000000"/>
                  </w:rPr>
                  <w:delText xml:space="preserve">　</w:delText>
                </w:r>
                <w:bookmarkStart w:id="5287" w:name="_Toc51940570"/>
                <w:bookmarkEnd w:id="5287"/>
              </w:del>
            </w:ins>
          </w:p>
        </w:tc>
        <w:bookmarkStart w:id="5288" w:name="_Toc51940571"/>
        <w:bookmarkEnd w:id="5288"/>
      </w:tr>
      <w:tr w:rsidR="00FB6B28" w:rsidRPr="00364B8F" w:rsidDel="00E84410" w14:paraId="0C337690" w14:textId="3134AD63" w:rsidTr="00055DE1">
        <w:trPr>
          <w:trHeight w:val="280"/>
          <w:ins w:id="5289" w:author="作者" w:date="2020-09-16T17:24:00Z"/>
          <w:del w:id="5290"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03BACEC7" w14:textId="1DBF3C79" w:rsidR="00FB6B28" w:rsidRPr="00364B8F" w:rsidDel="00E84410" w:rsidRDefault="00FB6B28" w:rsidP="00055DE1">
            <w:pPr>
              <w:rPr>
                <w:ins w:id="5291" w:author="作者" w:date="2020-09-16T17:24:00Z"/>
                <w:del w:id="5292" w:author="作者" w:date="2020-09-25T15:31:00Z"/>
                <w:rFonts w:ascii="等线" w:eastAsia="等线" w:hAnsi="等线" w:cs="宋体"/>
                <w:color w:val="000000"/>
              </w:rPr>
            </w:pPr>
            <w:bookmarkStart w:id="5293" w:name="_Toc51940572"/>
            <w:bookmarkEnd w:id="5293"/>
          </w:p>
        </w:tc>
        <w:tc>
          <w:tcPr>
            <w:tcW w:w="1540" w:type="dxa"/>
            <w:tcBorders>
              <w:top w:val="nil"/>
              <w:left w:val="nil"/>
              <w:bottom w:val="single" w:sz="4" w:space="0" w:color="auto"/>
              <w:right w:val="single" w:sz="4" w:space="0" w:color="auto"/>
            </w:tcBorders>
            <w:shd w:val="clear" w:color="auto" w:fill="auto"/>
            <w:noWrap/>
            <w:vAlign w:val="center"/>
            <w:hideMark/>
          </w:tcPr>
          <w:p w14:paraId="309B5EC4" w14:textId="57E80AEB" w:rsidR="00FB6B28" w:rsidRPr="00364B8F" w:rsidDel="00E84410" w:rsidRDefault="00FB6B28" w:rsidP="00055DE1">
            <w:pPr>
              <w:rPr>
                <w:ins w:id="5294" w:author="作者" w:date="2020-09-16T17:24:00Z"/>
                <w:del w:id="5295" w:author="作者" w:date="2020-09-25T15:31:00Z"/>
                <w:rFonts w:ascii="等线" w:eastAsia="等线" w:hAnsi="等线" w:cs="宋体"/>
                <w:color w:val="000000"/>
              </w:rPr>
            </w:pPr>
            <w:ins w:id="5296" w:author="作者" w:date="2020-09-16T17:24:00Z">
              <w:del w:id="5297" w:author="作者" w:date="2020-09-25T15:31:00Z">
                <w:r w:rsidRPr="00364B8F" w:rsidDel="00E84410">
                  <w:rPr>
                    <w:rFonts w:ascii="等线" w:eastAsia="等线" w:hAnsi="等线" w:cs="宋体" w:hint="eastAsia"/>
                    <w:color w:val="000000"/>
                  </w:rPr>
                  <w:delText>speed alarm</w:delText>
                </w:r>
                <w:bookmarkStart w:id="5298" w:name="_Toc51940573"/>
                <w:bookmarkEnd w:id="5298"/>
              </w:del>
            </w:ins>
          </w:p>
        </w:tc>
        <w:tc>
          <w:tcPr>
            <w:tcW w:w="4140" w:type="dxa"/>
            <w:tcBorders>
              <w:top w:val="nil"/>
              <w:left w:val="nil"/>
              <w:bottom w:val="single" w:sz="4" w:space="0" w:color="auto"/>
              <w:right w:val="single" w:sz="4" w:space="0" w:color="auto"/>
            </w:tcBorders>
            <w:shd w:val="clear" w:color="auto" w:fill="auto"/>
            <w:vAlign w:val="center"/>
            <w:hideMark/>
          </w:tcPr>
          <w:p w14:paraId="538F6110" w14:textId="6849D44C" w:rsidR="00FB6B28" w:rsidRPr="00364B8F" w:rsidDel="00E84410" w:rsidRDefault="00FB6B28" w:rsidP="00055DE1">
            <w:pPr>
              <w:rPr>
                <w:ins w:id="5299" w:author="作者" w:date="2020-09-16T17:24:00Z"/>
                <w:del w:id="5300" w:author="作者" w:date="2020-09-25T15:31:00Z"/>
                <w:rFonts w:ascii="等线" w:eastAsia="等线" w:hAnsi="等线" w:cs="宋体"/>
                <w:color w:val="000000"/>
              </w:rPr>
            </w:pPr>
            <w:ins w:id="5301" w:author="作者" w:date="2020-09-16T17:24:00Z">
              <w:del w:id="5302" w:author="作者" w:date="2020-09-25T15:31:00Z">
                <w:r w:rsidRPr="00364B8F" w:rsidDel="00E84410">
                  <w:rPr>
                    <w:rFonts w:ascii="等线" w:eastAsia="等线" w:hAnsi="等线" w:cs="宋体" w:hint="eastAsia"/>
                    <w:color w:val="000000"/>
                  </w:rPr>
                  <w:delText>-</w:delText>
                </w:r>
                <w:bookmarkStart w:id="5303" w:name="_Toc51940574"/>
                <w:bookmarkEnd w:id="5303"/>
              </w:del>
            </w:ins>
          </w:p>
        </w:tc>
        <w:tc>
          <w:tcPr>
            <w:tcW w:w="3539" w:type="dxa"/>
            <w:tcBorders>
              <w:top w:val="nil"/>
              <w:left w:val="nil"/>
              <w:bottom w:val="single" w:sz="4" w:space="0" w:color="auto"/>
              <w:right w:val="single" w:sz="4" w:space="0" w:color="auto"/>
            </w:tcBorders>
            <w:shd w:val="clear" w:color="auto" w:fill="auto"/>
            <w:vAlign w:val="center"/>
            <w:hideMark/>
          </w:tcPr>
          <w:p w14:paraId="3E8B972D" w14:textId="1D4D153E" w:rsidR="00FB6B28" w:rsidRPr="00364B8F" w:rsidDel="00E84410" w:rsidRDefault="00FB6B28" w:rsidP="00055DE1">
            <w:pPr>
              <w:rPr>
                <w:ins w:id="5304" w:author="作者" w:date="2020-09-16T17:24:00Z"/>
                <w:del w:id="5305" w:author="作者" w:date="2020-09-25T15:31:00Z"/>
                <w:rFonts w:ascii="等线" w:eastAsia="等线" w:hAnsi="等线" w:cs="宋体"/>
                <w:color w:val="000000"/>
              </w:rPr>
            </w:pPr>
            <w:ins w:id="5306" w:author="作者" w:date="2020-09-16T17:24:00Z">
              <w:del w:id="5307" w:author="作者" w:date="2020-09-25T15:31:00Z">
                <w:r w:rsidRPr="00364B8F" w:rsidDel="00E84410">
                  <w:rPr>
                    <w:rFonts w:ascii="等线" w:eastAsia="等线" w:hAnsi="等线" w:cs="宋体" w:hint="eastAsia"/>
                    <w:color w:val="000000"/>
                  </w:rPr>
                  <w:delText xml:space="preserve">　</w:delText>
                </w:r>
                <w:bookmarkStart w:id="5308" w:name="_Toc51940575"/>
                <w:bookmarkEnd w:id="5308"/>
              </w:del>
            </w:ins>
          </w:p>
        </w:tc>
        <w:bookmarkStart w:id="5309" w:name="_Toc51940576"/>
        <w:bookmarkEnd w:id="5309"/>
      </w:tr>
      <w:tr w:rsidR="00FB6B28" w:rsidRPr="00364B8F" w:rsidDel="00E84410" w14:paraId="262E9B3C" w14:textId="56492C8D" w:rsidTr="00055DE1">
        <w:trPr>
          <w:trHeight w:val="280"/>
          <w:ins w:id="5310" w:author="作者" w:date="2020-09-16T17:24:00Z"/>
          <w:del w:id="5311"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D58244B" w14:textId="4CEC7BD7" w:rsidR="00FB6B28" w:rsidRPr="00364B8F" w:rsidDel="00E84410" w:rsidRDefault="00FB6B28" w:rsidP="00055DE1">
            <w:pPr>
              <w:rPr>
                <w:ins w:id="5312" w:author="作者" w:date="2020-09-16T17:24:00Z"/>
                <w:del w:id="5313" w:author="作者" w:date="2020-09-25T15:31:00Z"/>
                <w:rFonts w:ascii="等线" w:eastAsia="等线" w:hAnsi="等线" w:cs="宋体"/>
                <w:color w:val="000000"/>
              </w:rPr>
            </w:pPr>
            <w:bookmarkStart w:id="5314" w:name="_Toc51940577"/>
            <w:bookmarkEnd w:id="5314"/>
          </w:p>
        </w:tc>
        <w:tc>
          <w:tcPr>
            <w:tcW w:w="1540" w:type="dxa"/>
            <w:tcBorders>
              <w:top w:val="nil"/>
              <w:left w:val="nil"/>
              <w:bottom w:val="single" w:sz="4" w:space="0" w:color="auto"/>
              <w:right w:val="single" w:sz="4" w:space="0" w:color="auto"/>
            </w:tcBorders>
            <w:shd w:val="clear" w:color="auto" w:fill="auto"/>
            <w:noWrap/>
            <w:vAlign w:val="center"/>
            <w:hideMark/>
          </w:tcPr>
          <w:p w14:paraId="29750AA5" w14:textId="6EA87D87" w:rsidR="00FB6B28" w:rsidRPr="00364B8F" w:rsidDel="00E84410" w:rsidRDefault="00FB6B28" w:rsidP="00055DE1">
            <w:pPr>
              <w:rPr>
                <w:ins w:id="5315" w:author="作者" w:date="2020-09-16T17:24:00Z"/>
                <w:del w:id="5316" w:author="作者" w:date="2020-09-25T15:31:00Z"/>
                <w:rFonts w:ascii="等线" w:eastAsia="等线" w:hAnsi="等线" w:cs="宋体"/>
                <w:color w:val="000000"/>
              </w:rPr>
            </w:pPr>
            <w:ins w:id="5317" w:author="作者" w:date="2020-09-16T17:24:00Z">
              <w:del w:id="5318" w:author="作者" w:date="2020-09-25T15:31:00Z">
                <w:r w:rsidRPr="00364B8F" w:rsidDel="00E84410">
                  <w:rPr>
                    <w:rFonts w:ascii="等线" w:eastAsia="等线" w:hAnsi="等线" w:cs="宋体" w:hint="eastAsia"/>
                    <w:color w:val="000000"/>
                  </w:rPr>
                  <w:delText>normal mode</w:delText>
                </w:r>
                <w:bookmarkStart w:id="5319" w:name="_Toc51940578"/>
                <w:bookmarkEnd w:id="5319"/>
              </w:del>
            </w:ins>
          </w:p>
        </w:tc>
        <w:tc>
          <w:tcPr>
            <w:tcW w:w="4140" w:type="dxa"/>
            <w:tcBorders>
              <w:top w:val="nil"/>
              <w:left w:val="nil"/>
              <w:bottom w:val="single" w:sz="4" w:space="0" w:color="auto"/>
              <w:right w:val="single" w:sz="4" w:space="0" w:color="auto"/>
            </w:tcBorders>
            <w:shd w:val="clear" w:color="auto" w:fill="auto"/>
            <w:vAlign w:val="center"/>
            <w:hideMark/>
          </w:tcPr>
          <w:p w14:paraId="0A2614AA" w14:textId="6E89561D" w:rsidR="00FB6B28" w:rsidRPr="00364B8F" w:rsidDel="00E84410" w:rsidRDefault="00FB6B28" w:rsidP="00055DE1">
            <w:pPr>
              <w:rPr>
                <w:ins w:id="5320" w:author="作者" w:date="2020-09-16T17:24:00Z"/>
                <w:del w:id="5321" w:author="作者" w:date="2020-09-25T15:31:00Z"/>
                <w:rFonts w:ascii="等线" w:eastAsia="等线" w:hAnsi="等线" w:cs="宋体"/>
                <w:color w:val="000000"/>
              </w:rPr>
            </w:pPr>
            <w:ins w:id="5322" w:author="作者" w:date="2020-09-16T17:24:00Z">
              <w:del w:id="5323" w:author="作者" w:date="2020-09-25T15:31:00Z">
                <w:r w:rsidRPr="00364B8F" w:rsidDel="00E84410">
                  <w:rPr>
                    <w:rFonts w:ascii="等线" w:eastAsia="等线" w:hAnsi="等线" w:cs="宋体" w:hint="eastAsia"/>
                    <w:color w:val="000000"/>
                  </w:rPr>
                  <w:delText>-</w:delText>
                </w:r>
                <w:bookmarkStart w:id="5324" w:name="_Toc51940579"/>
                <w:bookmarkEnd w:id="5324"/>
              </w:del>
            </w:ins>
          </w:p>
        </w:tc>
        <w:tc>
          <w:tcPr>
            <w:tcW w:w="3539" w:type="dxa"/>
            <w:tcBorders>
              <w:top w:val="nil"/>
              <w:left w:val="nil"/>
              <w:bottom w:val="single" w:sz="4" w:space="0" w:color="auto"/>
              <w:right w:val="single" w:sz="4" w:space="0" w:color="auto"/>
            </w:tcBorders>
            <w:shd w:val="clear" w:color="auto" w:fill="auto"/>
            <w:vAlign w:val="center"/>
            <w:hideMark/>
          </w:tcPr>
          <w:p w14:paraId="71F3847D" w14:textId="5A5A53AE" w:rsidR="00FB6B28" w:rsidRPr="00364B8F" w:rsidDel="00E84410" w:rsidRDefault="00FB6B28" w:rsidP="00055DE1">
            <w:pPr>
              <w:rPr>
                <w:ins w:id="5325" w:author="作者" w:date="2020-09-16T17:24:00Z"/>
                <w:del w:id="5326" w:author="作者" w:date="2020-09-25T15:31:00Z"/>
                <w:rFonts w:ascii="等线" w:eastAsia="等线" w:hAnsi="等线" w:cs="宋体"/>
                <w:color w:val="000000"/>
              </w:rPr>
            </w:pPr>
            <w:ins w:id="5327" w:author="作者" w:date="2020-09-16T17:24:00Z">
              <w:del w:id="5328" w:author="作者" w:date="2020-09-25T15:31:00Z">
                <w:r w:rsidRPr="00364B8F" w:rsidDel="00E84410">
                  <w:rPr>
                    <w:rFonts w:ascii="等线" w:eastAsia="等线" w:hAnsi="等线" w:cs="宋体" w:hint="eastAsia"/>
                    <w:color w:val="000000"/>
                  </w:rPr>
                  <w:delText xml:space="preserve">　</w:delText>
                </w:r>
                <w:bookmarkStart w:id="5329" w:name="_Toc51940580"/>
                <w:bookmarkEnd w:id="5329"/>
              </w:del>
            </w:ins>
          </w:p>
        </w:tc>
        <w:bookmarkStart w:id="5330" w:name="_Toc51940581"/>
        <w:bookmarkEnd w:id="5330"/>
      </w:tr>
      <w:tr w:rsidR="00FB6B28" w:rsidRPr="00364B8F" w:rsidDel="00E84410" w14:paraId="533B962B" w14:textId="0BB280F9" w:rsidTr="00055DE1">
        <w:trPr>
          <w:trHeight w:val="280"/>
          <w:ins w:id="5331" w:author="作者" w:date="2020-09-16T17:24:00Z"/>
          <w:del w:id="5332"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65060EF5" w14:textId="503EFE1B" w:rsidR="00FB6B28" w:rsidRPr="00364B8F" w:rsidDel="00E84410" w:rsidRDefault="00FB6B28" w:rsidP="00055DE1">
            <w:pPr>
              <w:rPr>
                <w:ins w:id="5333" w:author="作者" w:date="2020-09-16T17:24:00Z"/>
                <w:del w:id="5334" w:author="作者" w:date="2020-09-25T15:31:00Z"/>
                <w:rFonts w:ascii="等线" w:eastAsia="等线" w:hAnsi="等线" w:cs="宋体"/>
                <w:color w:val="000000"/>
              </w:rPr>
            </w:pPr>
            <w:bookmarkStart w:id="5335" w:name="_Toc51940582"/>
            <w:bookmarkEnd w:id="5335"/>
          </w:p>
        </w:tc>
        <w:tc>
          <w:tcPr>
            <w:tcW w:w="1540" w:type="dxa"/>
            <w:tcBorders>
              <w:top w:val="nil"/>
              <w:left w:val="nil"/>
              <w:bottom w:val="single" w:sz="4" w:space="0" w:color="auto"/>
              <w:right w:val="single" w:sz="4" w:space="0" w:color="auto"/>
            </w:tcBorders>
            <w:shd w:val="clear" w:color="auto" w:fill="auto"/>
            <w:noWrap/>
            <w:vAlign w:val="center"/>
            <w:hideMark/>
          </w:tcPr>
          <w:p w14:paraId="3478B5C1" w14:textId="76763A28" w:rsidR="00FB6B28" w:rsidRPr="00364B8F" w:rsidDel="00E84410" w:rsidRDefault="00FB6B28" w:rsidP="00055DE1">
            <w:pPr>
              <w:rPr>
                <w:ins w:id="5336" w:author="作者" w:date="2020-09-16T17:24:00Z"/>
                <w:del w:id="5337" w:author="作者" w:date="2020-09-25T15:31:00Z"/>
                <w:rFonts w:ascii="等线" w:eastAsia="等线" w:hAnsi="等线" w:cs="宋体"/>
                <w:color w:val="000000"/>
              </w:rPr>
            </w:pPr>
            <w:ins w:id="5338" w:author="作者" w:date="2020-09-16T17:24:00Z">
              <w:del w:id="5339" w:author="作者" w:date="2020-09-25T15:31:00Z">
                <w:r w:rsidRPr="00364B8F" w:rsidDel="00E84410">
                  <w:rPr>
                    <w:rFonts w:ascii="等线" w:eastAsia="等线" w:hAnsi="等线" w:cs="宋体" w:hint="eastAsia"/>
                    <w:color w:val="000000"/>
                  </w:rPr>
                  <w:delText>music mode</w:delText>
                </w:r>
                <w:bookmarkStart w:id="5340" w:name="_Toc51940583"/>
                <w:bookmarkEnd w:id="5340"/>
              </w:del>
            </w:ins>
          </w:p>
        </w:tc>
        <w:tc>
          <w:tcPr>
            <w:tcW w:w="4140" w:type="dxa"/>
            <w:tcBorders>
              <w:top w:val="nil"/>
              <w:left w:val="nil"/>
              <w:bottom w:val="single" w:sz="4" w:space="0" w:color="auto"/>
              <w:right w:val="single" w:sz="4" w:space="0" w:color="auto"/>
            </w:tcBorders>
            <w:shd w:val="clear" w:color="auto" w:fill="auto"/>
            <w:vAlign w:val="center"/>
            <w:hideMark/>
          </w:tcPr>
          <w:p w14:paraId="15E18468" w14:textId="52328798" w:rsidR="00FB6B28" w:rsidRPr="00364B8F" w:rsidDel="00E84410" w:rsidRDefault="00FB6B28" w:rsidP="00055DE1">
            <w:pPr>
              <w:rPr>
                <w:ins w:id="5341" w:author="作者" w:date="2020-09-16T17:24:00Z"/>
                <w:del w:id="5342" w:author="作者" w:date="2020-09-25T15:31:00Z"/>
                <w:rFonts w:ascii="等线" w:eastAsia="等线" w:hAnsi="等线" w:cs="宋体"/>
                <w:color w:val="000000"/>
              </w:rPr>
            </w:pPr>
            <w:ins w:id="5343" w:author="作者" w:date="2020-09-16T17:24:00Z">
              <w:del w:id="5344" w:author="作者" w:date="2020-09-25T15:31:00Z">
                <w:r w:rsidRPr="00364B8F" w:rsidDel="00E84410">
                  <w:rPr>
                    <w:rFonts w:ascii="等线" w:eastAsia="等线" w:hAnsi="等线" w:cs="宋体" w:hint="eastAsia"/>
                    <w:color w:val="000000"/>
                  </w:rPr>
                  <w:delText>-</w:delText>
                </w:r>
                <w:bookmarkStart w:id="5345" w:name="_Toc51940584"/>
                <w:bookmarkEnd w:id="5345"/>
              </w:del>
            </w:ins>
          </w:p>
        </w:tc>
        <w:tc>
          <w:tcPr>
            <w:tcW w:w="3539" w:type="dxa"/>
            <w:tcBorders>
              <w:top w:val="nil"/>
              <w:left w:val="nil"/>
              <w:bottom w:val="single" w:sz="4" w:space="0" w:color="auto"/>
              <w:right w:val="single" w:sz="4" w:space="0" w:color="auto"/>
            </w:tcBorders>
            <w:shd w:val="clear" w:color="auto" w:fill="auto"/>
            <w:vAlign w:val="center"/>
            <w:hideMark/>
          </w:tcPr>
          <w:p w14:paraId="07A154B7" w14:textId="54318B1C" w:rsidR="00FB6B28" w:rsidRPr="00364B8F" w:rsidDel="00E84410" w:rsidRDefault="00FB6B28" w:rsidP="00055DE1">
            <w:pPr>
              <w:rPr>
                <w:ins w:id="5346" w:author="作者" w:date="2020-09-16T17:24:00Z"/>
                <w:del w:id="5347" w:author="作者" w:date="2020-09-25T15:31:00Z"/>
                <w:rFonts w:ascii="等线" w:eastAsia="等线" w:hAnsi="等线" w:cs="宋体"/>
                <w:color w:val="000000"/>
              </w:rPr>
            </w:pPr>
            <w:ins w:id="5348" w:author="作者" w:date="2020-09-16T17:24:00Z">
              <w:del w:id="5349" w:author="作者" w:date="2020-09-25T15:31:00Z">
                <w:r w:rsidRPr="00364B8F" w:rsidDel="00E84410">
                  <w:rPr>
                    <w:rFonts w:ascii="等线" w:eastAsia="等线" w:hAnsi="等线" w:cs="宋体" w:hint="eastAsia"/>
                    <w:color w:val="000000"/>
                  </w:rPr>
                  <w:delText xml:space="preserve">　</w:delText>
                </w:r>
                <w:bookmarkStart w:id="5350" w:name="_Toc51940585"/>
                <w:bookmarkEnd w:id="5350"/>
              </w:del>
            </w:ins>
          </w:p>
        </w:tc>
        <w:bookmarkStart w:id="5351" w:name="_Toc51940586"/>
        <w:bookmarkEnd w:id="5351"/>
      </w:tr>
      <w:tr w:rsidR="00FB6B28" w:rsidRPr="00364B8F" w:rsidDel="00E84410" w14:paraId="54009409" w14:textId="5F097067" w:rsidTr="00055DE1">
        <w:trPr>
          <w:trHeight w:val="280"/>
          <w:ins w:id="5352" w:author="作者" w:date="2020-09-16T17:24:00Z"/>
          <w:del w:id="5353"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FFCD779" w14:textId="5A0A9517" w:rsidR="00FB6B28" w:rsidRPr="00364B8F" w:rsidDel="00E84410" w:rsidRDefault="00FB6B28" w:rsidP="00055DE1">
            <w:pPr>
              <w:rPr>
                <w:ins w:id="5354" w:author="作者" w:date="2020-09-16T17:24:00Z"/>
                <w:del w:id="5355" w:author="作者" w:date="2020-09-25T15:31:00Z"/>
                <w:rFonts w:ascii="等线" w:eastAsia="等线" w:hAnsi="等线" w:cs="宋体"/>
                <w:color w:val="000000"/>
              </w:rPr>
            </w:pPr>
            <w:bookmarkStart w:id="5356" w:name="_Toc51940587"/>
            <w:bookmarkEnd w:id="5356"/>
          </w:p>
        </w:tc>
        <w:tc>
          <w:tcPr>
            <w:tcW w:w="1540" w:type="dxa"/>
            <w:tcBorders>
              <w:top w:val="nil"/>
              <w:left w:val="nil"/>
              <w:bottom w:val="single" w:sz="4" w:space="0" w:color="auto"/>
              <w:right w:val="single" w:sz="4" w:space="0" w:color="auto"/>
            </w:tcBorders>
            <w:shd w:val="clear" w:color="auto" w:fill="auto"/>
            <w:noWrap/>
            <w:vAlign w:val="center"/>
            <w:hideMark/>
          </w:tcPr>
          <w:p w14:paraId="11E30D5C" w14:textId="0ACB4F7E" w:rsidR="00FB6B28" w:rsidRPr="00364B8F" w:rsidDel="00E84410" w:rsidRDefault="00FB6B28" w:rsidP="00055DE1">
            <w:pPr>
              <w:rPr>
                <w:ins w:id="5357" w:author="作者" w:date="2020-09-16T17:24:00Z"/>
                <w:del w:id="5358" w:author="作者" w:date="2020-09-25T15:31:00Z"/>
                <w:rFonts w:ascii="等线" w:eastAsia="等线" w:hAnsi="等线" w:cs="宋体"/>
                <w:color w:val="000000"/>
              </w:rPr>
            </w:pPr>
            <w:ins w:id="5359" w:author="作者" w:date="2020-09-16T17:24:00Z">
              <w:del w:id="5360" w:author="作者" w:date="2020-09-25T15:31:00Z">
                <w:r w:rsidRPr="00364B8F" w:rsidDel="00E84410">
                  <w:rPr>
                    <w:rFonts w:ascii="等线" w:eastAsia="等线" w:hAnsi="等线" w:cs="宋体" w:hint="eastAsia"/>
                    <w:color w:val="000000"/>
                  </w:rPr>
                  <w:delText>driver mode</w:delText>
                </w:r>
                <w:bookmarkStart w:id="5361" w:name="_Toc51940588"/>
                <w:bookmarkEnd w:id="5361"/>
              </w:del>
            </w:ins>
          </w:p>
        </w:tc>
        <w:tc>
          <w:tcPr>
            <w:tcW w:w="4140" w:type="dxa"/>
            <w:tcBorders>
              <w:top w:val="nil"/>
              <w:left w:val="nil"/>
              <w:bottom w:val="single" w:sz="4" w:space="0" w:color="auto"/>
              <w:right w:val="single" w:sz="4" w:space="0" w:color="auto"/>
            </w:tcBorders>
            <w:shd w:val="clear" w:color="auto" w:fill="auto"/>
            <w:vAlign w:val="center"/>
            <w:hideMark/>
          </w:tcPr>
          <w:p w14:paraId="4E843213" w14:textId="293FD552" w:rsidR="00FB6B28" w:rsidRPr="00364B8F" w:rsidDel="00E84410" w:rsidRDefault="00FB6B28" w:rsidP="00055DE1">
            <w:pPr>
              <w:rPr>
                <w:ins w:id="5362" w:author="作者" w:date="2020-09-16T17:24:00Z"/>
                <w:del w:id="5363" w:author="作者" w:date="2020-09-25T15:31:00Z"/>
                <w:rFonts w:ascii="等线" w:eastAsia="等线" w:hAnsi="等线" w:cs="宋体"/>
                <w:color w:val="000000"/>
              </w:rPr>
            </w:pPr>
            <w:ins w:id="5364" w:author="作者" w:date="2020-09-16T17:24:00Z">
              <w:del w:id="5365" w:author="作者" w:date="2020-09-25T15:31:00Z">
                <w:r w:rsidRPr="00364B8F" w:rsidDel="00E84410">
                  <w:rPr>
                    <w:rFonts w:ascii="等线" w:eastAsia="等线" w:hAnsi="等线" w:cs="宋体" w:hint="eastAsia"/>
                    <w:color w:val="000000"/>
                  </w:rPr>
                  <w:delText>-</w:delText>
                </w:r>
                <w:bookmarkStart w:id="5366" w:name="_Toc51940589"/>
                <w:bookmarkEnd w:id="5366"/>
              </w:del>
            </w:ins>
          </w:p>
        </w:tc>
        <w:tc>
          <w:tcPr>
            <w:tcW w:w="3539" w:type="dxa"/>
            <w:tcBorders>
              <w:top w:val="nil"/>
              <w:left w:val="nil"/>
              <w:bottom w:val="single" w:sz="4" w:space="0" w:color="auto"/>
              <w:right w:val="single" w:sz="4" w:space="0" w:color="auto"/>
            </w:tcBorders>
            <w:shd w:val="clear" w:color="auto" w:fill="auto"/>
            <w:vAlign w:val="center"/>
            <w:hideMark/>
          </w:tcPr>
          <w:p w14:paraId="4081F0D3" w14:textId="1AC6FDF5" w:rsidR="00FB6B28" w:rsidRPr="00364B8F" w:rsidDel="00E84410" w:rsidRDefault="00FB6B28" w:rsidP="00055DE1">
            <w:pPr>
              <w:rPr>
                <w:ins w:id="5367" w:author="作者" w:date="2020-09-16T17:24:00Z"/>
                <w:del w:id="5368" w:author="作者" w:date="2020-09-25T15:31:00Z"/>
                <w:rFonts w:ascii="等线" w:eastAsia="等线" w:hAnsi="等线" w:cs="宋体"/>
                <w:color w:val="000000"/>
              </w:rPr>
            </w:pPr>
            <w:ins w:id="5369" w:author="作者" w:date="2020-09-16T17:24:00Z">
              <w:del w:id="5370" w:author="作者" w:date="2020-09-25T15:31:00Z">
                <w:r w:rsidRPr="00364B8F" w:rsidDel="00E84410">
                  <w:rPr>
                    <w:rFonts w:ascii="等线" w:eastAsia="等线" w:hAnsi="等线" w:cs="宋体" w:hint="eastAsia"/>
                    <w:color w:val="000000"/>
                  </w:rPr>
                  <w:delText xml:space="preserve">　</w:delText>
                </w:r>
                <w:bookmarkStart w:id="5371" w:name="_Toc51940590"/>
                <w:bookmarkEnd w:id="5371"/>
              </w:del>
            </w:ins>
          </w:p>
        </w:tc>
        <w:bookmarkStart w:id="5372" w:name="_Toc51940591"/>
        <w:bookmarkEnd w:id="5372"/>
      </w:tr>
      <w:tr w:rsidR="00FB6B28" w:rsidRPr="00364B8F" w:rsidDel="00E84410" w14:paraId="6C4B2031" w14:textId="46362EFC" w:rsidTr="00055DE1">
        <w:trPr>
          <w:trHeight w:val="280"/>
          <w:ins w:id="5373" w:author="作者" w:date="2020-09-16T17:24:00Z"/>
          <w:del w:id="5374" w:author="作者" w:date="2020-09-25T15:31:00Z"/>
        </w:trPr>
        <w:tc>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53BFEC1" w14:textId="4CB9913E" w:rsidR="00FB6B28" w:rsidRPr="00364B8F" w:rsidDel="00E84410" w:rsidRDefault="00FB6B28" w:rsidP="00055DE1">
            <w:pPr>
              <w:rPr>
                <w:ins w:id="5375" w:author="作者" w:date="2020-09-16T17:24:00Z"/>
                <w:del w:id="5376" w:author="作者" w:date="2020-09-25T15:31:00Z"/>
                <w:rFonts w:ascii="等线" w:eastAsia="等线" w:hAnsi="等线" w:cs="宋体"/>
                <w:color w:val="000000"/>
              </w:rPr>
            </w:pPr>
            <w:ins w:id="5377" w:author="作者" w:date="2020-09-16T17:24:00Z">
              <w:del w:id="5378" w:author="作者" w:date="2020-09-25T15:31:00Z">
                <w:r w:rsidRPr="00364B8F" w:rsidDel="00E84410">
                  <w:rPr>
                    <w:rFonts w:ascii="等线" w:eastAsia="等线" w:hAnsi="等线" w:cs="宋体" w:hint="eastAsia"/>
                    <w:color w:val="000000"/>
                  </w:rPr>
                  <w:delText>normal mode</w:delText>
                </w:r>
                <w:bookmarkStart w:id="5379" w:name="_Toc51940592"/>
                <w:bookmarkEnd w:id="5379"/>
              </w:del>
            </w:ins>
          </w:p>
        </w:tc>
        <w:tc>
          <w:tcPr>
            <w:tcW w:w="1540" w:type="dxa"/>
            <w:tcBorders>
              <w:top w:val="nil"/>
              <w:left w:val="nil"/>
              <w:bottom w:val="single" w:sz="4" w:space="0" w:color="auto"/>
              <w:right w:val="single" w:sz="4" w:space="0" w:color="auto"/>
            </w:tcBorders>
            <w:shd w:val="clear" w:color="auto" w:fill="auto"/>
            <w:noWrap/>
            <w:vAlign w:val="center"/>
            <w:hideMark/>
          </w:tcPr>
          <w:p w14:paraId="59A8F1A7" w14:textId="2AECAF8D" w:rsidR="00FB6B28" w:rsidRPr="00364B8F" w:rsidDel="00E84410" w:rsidRDefault="00FB6B28" w:rsidP="00055DE1">
            <w:pPr>
              <w:rPr>
                <w:ins w:id="5380" w:author="作者" w:date="2020-09-16T17:24:00Z"/>
                <w:del w:id="5381" w:author="作者" w:date="2020-09-25T15:31:00Z"/>
                <w:rFonts w:ascii="等线" w:eastAsia="等线" w:hAnsi="等线" w:cs="宋体"/>
                <w:color w:val="000000"/>
              </w:rPr>
            </w:pPr>
            <w:ins w:id="5382" w:author="作者" w:date="2020-09-16T17:24:00Z">
              <w:del w:id="5383" w:author="作者" w:date="2020-09-25T15:31:00Z">
                <w:r w:rsidRPr="00364B8F" w:rsidDel="00E84410">
                  <w:rPr>
                    <w:rFonts w:ascii="等线" w:eastAsia="等线" w:hAnsi="等线" w:cs="宋体" w:hint="eastAsia"/>
                    <w:color w:val="000000"/>
                  </w:rPr>
                  <w:delText>welcome</w:delText>
                </w:r>
                <w:bookmarkStart w:id="5384" w:name="_Toc51940593"/>
                <w:bookmarkEnd w:id="5384"/>
              </w:del>
            </w:ins>
          </w:p>
        </w:tc>
        <w:tc>
          <w:tcPr>
            <w:tcW w:w="4140" w:type="dxa"/>
            <w:tcBorders>
              <w:top w:val="nil"/>
              <w:left w:val="nil"/>
              <w:bottom w:val="single" w:sz="4" w:space="0" w:color="auto"/>
              <w:right w:val="single" w:sz="4" w:space="0" w:color="auto"/>
            </w:tcBorders>
            <w:shd w:val="clear" w:color="auto" w:fill="auto"/>
            <w:vAlign w:val="center"/>
            <w:hideMark/>
          </w:tcPr>
          <w:p w14:paraId="414B6EB5" w14:textId="7FC0DAE0" w:rsidR="00FB6B28" w:rsidRPr="00364B8F" w:rsidDel="00E84410" w:rsidRDefault="00FB6B28" w:rsidP="00055DE1">
            <w:pPr>
              <w:rPr>
                <w:ins w:id="5385" w:author="作者" w:date="2020-09-16T17:24:00Z"/>
                <w:del w:id="5386" w:author="作者" w:date="2020-09-25T15:31:00Z"/>
                <w:rFonts w:ascii="等线" w:eastAsia="等线" w:hAnsi="等线" w:cs="宋体"/>
                <w:color w:val="000000"/>
              </w:rPr>
            </w:pPr>
            <w:ins w:id="5387" w:author="作者" w:date="2020-09-16T17:24:00Z">
              <w:del w:id="5388" w:author="作者" w:date="2020-09-25T15:31:00Z">
                <w:r w:rsidRPr="00364B8F" w:rsidDel="00E84410">
                  <w:rPr>
                    <w:rFonts w:ascii="等线" w:eastAsia="等线" w:hAnsi="等线" w:cs="宋体" w:hint="eastAsia"/>
                    <w:color w:val="000000"/>
                  </w:rPr>
                  <w:delText>-</w:delText>
                </w:r>
                <w:bookmarkStart w:id="5389" w:name="_Toc51940594"/>
                <w:bookmarkEnd w:id="5389"/>
              </w:del>
            </w:ins>
          </w:p>
        </w:tc>
        <w:tc>
          <w:tcPr>
            <w:tcW w:w="3539" w:type="dxa"/>
            <w:tcBorders>
              <w:top w:val="nil"/>
              <w:left w:val="nil"/>
              <w:bottom w:val="single" w:sz="4" w:space="0" w:color="auto"/>
              <w:right w:val="single" w:sz="4" w:space="0" w:color="auto"/>
            </w:tcBorders>
            <w:shd w:val="clear" w:color="auto" w:fill="auto"/>
            <w:vAlign w:val="center"/>
            <w:hideMark/>
          </w:tcPr>
          <w:p w14:paraId="05E2E3D5" w14:textId="382D8AE4" w:rsidR="00FB6B28" w:rsidRPr="00364B8F" w:rsidDel="00E84410" w:rsidRDefault="00FB6B28" w:rsidP="00055DE1">
            <w:pPr>
              <w:rPr>
                <w:ins w:id="5390" w:author="作者" w:date="2020-09-16T17:24:00Z"/>
                <w:del w:id="5391" w:author="作者" w:date="2020-09-25T15:31:00Z"/>
                <w:rFonts w:ascii="等线" w:eastAsia="等线" w:hAnsi="等线" w:cs="宋体"/>
                <w:color w:val="000000"/>
              </w:rPr>
            </w:pPr>
            <w:ins w:id="5392" w:author="作者" w:date="2020-09-16T17:24:00Z">
              <w:del w:id="5393" w:author="作者" w:date="2020-09-25T15:31:00Z">
                <w:r w:rsidRPr="00364B8F" w:rsidDel="00E84410">
                  <w:rPr>
                    <w:rFonts w:ascii="等线" w:eastAsia="等线" w:hAnsi="等线" w:cs="宋体" w:hint="eastAsia"/>
                    <w:color w:val="000000"/>
                  </w:rPr>
                  <w:delText xml:space="preserve">　</w:delText>
                </w:r>
                <w:bookmarkStart w:id="5394" w:name="_Toc51940595"/>
                <w:bookmarkEnd w:id="5394"/>
              </w:del>
            </w:ins>
          </w:p>
        </w:tc>
        <w:bookmarkStart w:id="5395" w:name="_Toc51940596"/>
        <w:bookmarkEnd w:id="5395"/>
      </w:tr>
      <w:tr w:rsidR="00FB6B28" w:rsidRPr="00364B8F" w:rsidDel="00E84410" w14:paraId="3FE615D7" w14:textId="0414D8E6" w:rsidTr="00055DE1">
        <w:trPr>
          <w:trHeight w:val="280"/>
          <w:ins w:id="5396" w:author="作者" w:date="2020-09-16T17:24:00Z"/>
          <w:del w:id="5397"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191EF263" w14:textId="27B55171" w:rsidR="00FB6B28" w:rsidRPr="00364B8F" w:rsidDel="00E84410" w:rsidRDefault="00FB6B28" w:rsidP="00055DE1">
            <w:pPr>
              <w:rPr>
                <w:ins w:id="5398" w:author="作者" w:date="2020-09-16T17:24:00Z"/>
                <w:del w:id="5399" w:author="作者" w:date="2020-09-25T15:31:00Z"/>
                <w:rFonts w:ascii="等线" w:eastAsia="等线" w:hAnsi="等线" w:cs="宋体"/>
                <w:color w:val="000000"/>
              </w:rPr>
            </w:pPr>
            <w:bookmarkStart w:id="5400" w:name="_Toc51940597"/>
            <w:bookmarkEnd w:id="5400"/>
          </w:p>
        </w:tc>
        <w:tc>
          <w:tcPr>
            <w:tcW w:w="1540" w:type="dxa"/>
            <w:tcBorders>
              <w:top w:val="nil"/>
              <w:left w:val="nil"/>
              <w:bottom w:val="single" w:sz="4" w:space="0" w:color="auto"/>
              <w:right w:val="single" w:sz="4" w:space="0" w:color="auto"/>
            </w:tcBorders>
            <w:shd w:val="clear" w:color="auto" w:fill="auto"/>
            <w:noWrap/>
            <w:vAlign w:val="center"/>
            <w:hideMark/>
          </w:tcPr>
          <w:p w14:paraId="534579BC" w14:textId="54795B72" w:rsidR="00FB6B28" w:rsidRPr="00364B8F" w:rsidDel="00E84410" w:rsidRDefault="00FB6B28" w:rsidP="00055DE1">
            <w:pPr>
              <w:rPr>
                <w:ins w:id="5401" w:author="作者" w:date="2020-09-16T17:24:00Z"/>
                <w:del w:id="5402" w:author="作者" w:date="2020-09-25T15:31:00Z"/>
                <w:rFonts w:ascii="等线" w:eastAsia="等线" w:hAnsi="等线" w:cs="宋体"/>
                <w:color w:val="000000"/>
              </w:rPr>
            </w:pPr>
            <w:ins w:id="5403" w:author="作者" w:date="2020-09-16T17:24:00Z">
              <w:del w:id="5404" w:author="作者" w:date="2020-09-25T15:31:00Z">
                <w:r w:rsidRPr="00364B8F" w:rsidDel="00E84410">
                  <w:rPr>
                    <w:rFonts w:ascii="等线" w:eastAsia="等线" w:hAnsi="等线" w:cs="宋体" w:hint="eastAsia"/>
                    <w:color w:val="000000"/>
                  </w:rPr>
                  <w:delText>farewell</w:delText>
                </w:r>
                <w:bookmarkStart w:id="5405" w:name="_Toc51940598"/>
                <w:bookmarkEnd w:id="5405"/>
              </w:del>
            </w:ins>
          </w:p>
        </w:tc>
        <w:tc>
          <w:tcPr>
            <w:tcW w:w="4140" w:type="dxa"/>
            <w:tcBorders>
              <w:top w:val="nil"/>
              <w:left w:val="nil"/>
              <w:bottom w:val="single" w:sz="4" w:space="0" w:color="auto"/>
              <w:right w:val="single" w:sz="4" w:space="0" w:color="auto"/>
            </w:tcBorders>
            <w:shd w:val="clear" w:color="auto" w:fill="auto"/>
            <w:vAlign w:val="center"/>
            <w:hideMark/>
          </w:tcPr>
          <w:p w14:paraId="2B5BFCDC" w14:textId="397737CD" w:rsidR="00FB6B28" w:rsidRPr="00364B8F" w:rsidDel="00E84410" w:rsidRDefault="00FB6B28" w:rsidP="00055DE1">
            <w:pPr>
              <w:rPr>
                <w:ins w:id="5406" w:author="作者" w:date="2020-09-16T17:24:00Z"/>
                <w:del w:id="5407" w:author="作者" w:date="2020-09-25T15:31:00Z"/>
                <w:rFonts w:ascii="等线" w:eastAsia="等线" w:hAnsi="等线" w:cs="宋体"/>
                <w:color w:val="000000"/>
              </w:rPr>
            </w:pPr>
            <w:ins w:id="5408" w:author="作者" w:date="2020-09-16T17:24:00Z">
              <w:del w:id="5409" w:author="作者" w:date="2020-09-25T15:31:00Z">
                <w:r w:rsidRPr="00364B8F" w:rsidDel="00E84410">
                  <w:rPr>
                    <w:rFonts w:ascii="等线" w:eastAsia="等线" w:hAnsi="等线" w:cs="宋体" w:hint="eastAsia"/>
                    <w:color w:val="000000"/>
                  </w:rPr>
                  <w:delText>1.Keep effect</w:delText>
                </w:r>
                <w:bookmarkStart w:id="5410" w:name="_Toc51940599"/>
                <w:bookmarkEnd w:id="5410"/>
              </w:del>
            </w:ins>
          </w:p>
        </w:tc>
        <w:tc>
          <w:tcPr>
            <w:tcW w:w="3539" w:type="dxa"/>
            <w:tcBorders>
              <w:top w:val="nil"/>
              <w:left w:val="nil"/>
              <w:bottom w:val="single" w:sz="4" w:space="0" w:color="auto"/>
              <w:right w:val="single" w:sz="4" w:space="0" w:color="auto"/>
            </w:tcBorders>
            <w:shd w:val="clear" w:color="auto" w:fill="auto"/>
            <w:vAlign w:val="center"/>
            <w:hideMark/>
          </w:tcPr>
          <w:p w14:paraId="03005C6B" w14:textId="19E8691A" w:rsidR="00FB6B28" w:rsidRPr="00364B8F" w:rsidDel="00E84410" w:rsidRDefault="00FB6B28" w:rsidP="00055DE1">
            <w:pPr>
              <w:rPr>
                <w:ins w:id="5411" w:author="作者" w:date="2020-09-16T17:24:00Z"/>
                <w:del w:id="5412" w:author="作者" w:date="2020-09-25T15:31:00Z"/>
                <w:rFonts w:ascii="等线" w:eastAsia="等线" w:hAnsi="等线" w:cs="宋体"/>
                <w:color w:val="000000"/>
              </w:rPr>
            </w:pPr>
            <w:ins w:id="5413" w:author="作者" w:date="2020-09-16T17:24:00Z">
              <w:del w:id="5414" w:author="作者" w:date="2020-09-25T15:31:00Z">
                <w:r w:rsidRPr="00364B8F" w:rsidDel="00E84410">
                  <w:rPr>
                    <w:rFonts w:ascii="等线" w:eastAsia="等线" w:hAnsi="等线" w:cs="宋体" w:hint="eastAsia"/>
                    <w:color w:val="000000"/>
                  </w:rPr>
                  <w:delText xml:space="preserve">　</w:delText>
                </w:r>
                <w:bookmarkStart w:id="5415" w:name="_Toc51940600"/>
                <w:bookmarkEnd w:id="5415"/>
              </w:del>
            </w:ins>
          </w:p>
        </w:tc>
        <w:bookmarkStart w:id="5416" w:name="_Toc51940601"/>
        <w:bookmarkEnd w:id="5416"/>
      </w:tr>
      <w:tr w:rsidR="00FB6B28" w:rsidRPr="00364B8F" w:rsidDel="00E84410" w14:paraId="18AEB5A7" w14:textId="399150D9" w:rsidTr="00055DE1">
        <w:trPr>
          <w:trHeight w:val="560"/>
          <w:ins w:id="5417" w:author="作者" w:date="2020-09-16T17:24:00Z"/>
          <w:del w:id="5418"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78E0AFF2" w14:textId="2ED1A9DA" w:rsidR="00FB6B28" w:rsidRPr="00364B8F" w:rsidDel="00E84410" w:rsidRDefault="00FB6B28" w:rsidP="00055DE1">
            <w:pPr>
              <w:rPr>
                <w:ins w:id="5419" w:author="作者" w:date="2020-09-16T17:24:00Z"/>
                <w:del w:id="5420" w:author="作者" w:date="2020-09-25T15:31:00Z"/>
                <w:rFonts w:ascii="等线" w:eastAsia="等线" w:hAnsi="等线" w:cs="宋体"/>
                <w:color w:val="000000"/>
              </w:rPr>
            </w:pPr>
            <w:bookmarkStart w:id="5421" w:name="_Toc51940602"/>
            <w:bookmarkEnd w:id="5421"/>
          </w:p>
        </w:tc>
        <w:tc>
          <w:tcPr>
            <w:tcW w:w="1540" w:type="dxa"/>
            <w:tcBorders>
              <w:top w:val="nil"/>
              <w:left w:val="nil"/>
              <w:bottom w:val="single" w:sz="4" w:space="0" w:color="auto"/>
              <w:right w:val="single" w:sz="4" w:space="0" w:color="auto"/>
            </w:tcBorders>
            <w:shd w:val="clear" w:color="auto" w:fill="auto"/>
            <w:noWrap/>
            <w:vAlign w:val="center"/>
            <w:hideMark/>
          </w:tcPr>
          <w:p w14:paraId="5ECADBC3" w14:textId="5BCA1A34" w:rsidR="00FB6B28" w:rsidRPr="00364B8F" w:rsidDel="00E84410" w:rsidRDefault="00FB6B28" w:rsidP="00055DE1">
            <w:pPr>
              <w:rPr>
                <w:ins w:id="5422" w:author="作者" w:date="2020-09-16T17:24:00Z"/>
                <w:del w:id="5423" w:author="作者" w:date="2020-09-25T15:31:00Z"/>
                <w:rFonts w:ascii="等线" w:eastAsia="等线" w:hAnsi="等线" w:cs="宋体"/>
                <w:color w:val="000000"/>
              </w:rPr>
            </w:pPr>
            <w:ins w:id="5424" w:author="作者" w:date="2020-09-16T17:24:00Z">
              <w:del w:id="5425" w:author="作者" w:date="2020-09-25T15:31:00Z">
                <w:r w:rsidRPr="00364B8F" w:rsidDel="00E84410">
                  <w:rPr>
                    <w:rFonts w:ascii="等线" w:eastAsia="等线" w:hAnsi="等线" w:cs="宋体" w:hint="eastAsia"/>
                    <w:color w:val="000000"/>
                  </w:rPr>
                  <w:delText>radar alarm</w:delText>
                </w:r>
                <w:bookmarkStart w:id="5426" w:name="_Toc51940603"/>
                <w:bookmarkEnd w:id="5426"/>
              </w:del>
            </w:ins>
          </w:p>
        </w:tc>
        <w:tc>
          <w:tcPr>
            <w:tcW w:w="4140" w:type="dxa"/>
            <w:tcBorders>
              <w:top w:val="nil"/>
              <w:left w:val="nil"/>
              <w:bottom w:val="single" w:sz="4" w:space="0" w:color="auto"/>
              <w:right w:val="single" w:sz="4" w:space="0" w:color="auto"/>
            </w:tcBorders>
            <w:shd w:val="clear" w:color="auto" w:fill="auto"/>
            <w:vAlign w:val="center"/>
            <w:hideMark/>
          </w:tcPr>
          <w:p w14:paraId="275DA3A1" w14:textId="323F2ECF" w:rsidR="00FB6B28" w:rsidRPr="00364B8F" w:rsidDel="00E84410" w:rsidRDefault="00FB6B28" w:rsidP="00055DE1">
            <w:pPr>
              <w:rPr>
                <w:ins w:id="5427" w:author="作者" w:date="2020-09-16T17:24:00Z"/>
                <w:del w:id="5428" w:author="作者" w:date="2020-09-25T15:31:00Z"/>
                <w:rFonts w:ascii="等线" w:eastAsia="等线" w:hAnsi="等线" w:cs="宋体"/>
                <w:color w:val="000000"/>
              </w:rPr>
            </w:pPr>
            <w:ins w:id="5429" w:author="作者" w:date="2020-09-16T17:24:00Z">
              <w:del w:id="5430" w:author="作者" w:date="2020-09-25T15:31:00Z">
                <w:r w:rsidRPr="00364B8F" w:rsidDel="00E84410">
                  <w:rPr>
                    <w:rFonts w:ascii="等线" w:eastAsia="等线" w:hAnsi="等线" w:cs="宋体" w:hint="eastAsia"/>
                    <w:color w:val="000000"/>
                  </w:rPr>
                  <w:delText>1.Interrupt normal mode(without fade off)</w:delText>
                </w:r>
                <w:r w:rsidRPr="00364B8F" w:rsidDel="00E84410">
                  <w:rPr>
                    <w:rFonts w:ascii="等线" w:eastAsia="等线" w:hAnsi="等线" w:cs="宋体" w:hint="eastAsia"/>
                    <w:color w:val="000000"/>
                  </w:rPr>
                  <w:br/>
                  <w:delText xml:space="preserve">2.Begin radar alarm mode </w:delText>
                </w:r>
                <w:bookmarkStart w:id="5431" w:name="_Toc51940604"/>
                <w:bookmarkEnd w:id="5431"/>
              </w:del>
            </w:ins>
          </w:p>
        </w:tc>
        <w:tc>
          <w:tcPr>
            <w:tcW w:w="3539" w:type="dxa"/>
            <w:tcBorders>
              <w:top w:val="nil"/>
              <w:left w:val="nil"/>
              <w:bottom w:val="single" w:sz="4" w:space="0" w:color="auto"/>
              <w:right w:val="single" w:sz="4" w:space="0" w:color="auto"/>
            </w:tcBorders>
            <w:shd w:val="clear" w:color="auto" w:fill="auto"/>
            <w:vAlign w:val="center"/>
            <w:hideMark/>
          </w:tcPr>
          <w:p w14:paraId="4E5B1E85" w14:textId="665081D2" w:rsidR="00FB6B28" w:rsidRPr="00364B8F" w:rsidDel="00E84410" w:rsidRDefault="00FB6B28" w:rsidP="00055DE1">
            <w:pPr>
              <w:rPr>
                <w:ins w:id="5432" w:author="作者" w:date="2020-09-16T17:24:00Z"/>
                <w:del w:id="5433" w:author="作者" w:date="2020-09-25T15:31:00Z"/>
                <w:rFonts w:ascii="等线" w:eastAsia="等线" w:hAnsi="等线" w:cs="宋体"/>
                <w:color w:val="000000"/>
              </w:rPr>
            </w:pPr>
            <w:ins w:id="5434" w:author="作者" w:date="2020-09-16T17:24:00Z">
              <w:del w:id="5435" w:author="作者" w:date="2020-09-25T15:31:00Z">
                <w:r w:rsidRPr="00364B8F" w:rsidDel="00E84410">
                  <w:rPr>
                    <w:rFonts w:ascii="等线" w:eastAsia="等线" w:hAnsi="等线" w:cs="宋体" w:hint="eastAsia"/>
                    <w:color w:val="000000"/>
                  </w:rPr>
                  <w:delText xml:space="preserve">　</w:delText>
                </w:r>
                <w:bookmarkStart w:id="5436" w:name="_Toc51940605"/>
                <w:bookmarkEnd w:id="5436"/>
              </w:del>
            </w:ins>
          </w:p>
        </w:tc>
        <w:bookmarkStart w:id="5437" w:name="_Toc51940606"/>
        <w:bookmarkEnd w:id="5437"/>
      </w:tr>
      <w:tr w:rsidR="00FB6B28" w:rsidRPr="00364B8F" w:rsidDel="00E84410" w14:paraId="4FD55ED7" w14:textId="2CCCC79E" w:rsidTr="00055DE1">
        <w:trPr>
          <w:trHeight w:val="560"/>
          <w:ins w:id="5438" w:author="作者" w:date="2020-09-16T17:24:00Z"/>
          <w:del w:id="5439"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017B7946" w14:textId="16D75C77" w:rsidR="00FB6B28" w:rsidRPr="00364B8F" w:rsidDel="00E84410" w:rsidRDefault="00FB6B28" w:rsidP="00055DE1">
            <w:pPr>
              <w:rPr>
                <w:ins w:id="5440" w:author="作者" w:date="2020-09-16T17:24:00Z"/>
                <w:del w:id="5441" w:author="作者" w:date="2020-09-25T15:31:00Z"/>
                <w:rFonts w:ascii="等线" w:eastAsia="等线" w:hAnsi="等线" w:cs="宋体"/>
                <w:color w:val="000000"/>
              </w:rPr>
            </w:pPr>
            <w:bookmarkStart w:id="5442" w:name="_Toc51940607"/>
            <w:bookmarkEnd w:id="5442"/>
          </w:p>
        </w:tc>
        <w:tc>
          <w:tcPr>
            <w:tcW w:w="1540" w:type="dxa"/>
            <w:tcBorders>
              <w:top w:val="nil"/>
              <w:left w:val="nil"/>
              <w:bottom w:val="single" w:sz="4" w:space="0" w:color="auto"/>
              <w:right w:val="single" w:sz="4" w:space="0" w:color="auto"/>
            </w:tcBorders>
            <w:shd w:val="clear" w:color="auto" w:fill="auto"/>
            <w:noWrap/>
            <w:vAlign w:val="center"/>
            <w:hideMark/>
          </w:tcPr>
          <w:p w14:paraId="78E82F58" w14:textId="132CEA7E" w:rsidR="00FB6B28" w:rsidRPr="00364B8F" w:rsidDel="00E84410" w:rsidRDefault="00FB6B28" w:rsidP="00055DE1">
            <w:pPr>
              <w:rPr>
                <w:ins w:id="5443" w:author="作者" w:date="2020-09-16T17:24:00Z"/>
                <w:del w:id="5444" w:author="作者" w:date="2020-09-25T15:31:00Z"/>
                <w:rFonts w:ascii="等线" w:eastAsia="等线" w:hAnsi="等线" w:cs="宋体"/>
                <w:color w:val="000000"/>
              </w:rPr>
            </w:pPr>
            <w:ins w:id="5445" w:author="作者" w:date="2020-09-16T17:24:00Z">
              <w:del w:id="5446" w:author="作者" w:date="2020-09-25T15:31:00Z">
                <w:r w:rsidRPr="00364B8F" w:rsidDel="00E84410">
                  <w:rPr>
                    <w:rFonts w:ascii="等线" w:eastAsia="等线" w:hAnsi="等线" w:cs="宋体" w:hint="eastAsia"/>
                    <w:color w:val="000000"/>
                  </w:rPr>
                  <w:delText>speed alarm</w:delText>
                </w:r>
                <w:bookmarkStart w:id="5447" w:name="_Toc51940608"/>
                <w:bookmarkEnd w:id="5447"/>
              </w:del>
            </w:ins>
          </w:p>
        </w:tc>
        <w:tc>
          <w:tcPr>
            <w:tcW w:w="4140" w:type="dxa"/>
            <w:tcBorders>
              <w:top w:val="nil"/>
              <w:left w:val="nil"/>
              <w:bottom w:val="single" w:sz="4" w:space="0" w:color="auto"/>
              <w:right w:val="single" w:sz="4" w:space="0" w:color="auto"/>
            </w:tcBorders>
            <w:shd w:val="clear" w:color="auto" w:fill="auto"/>
            <w:vAlign w:val="center"/>
            <w:hideMark/>
          </w:tcPr>
          <w:p w14:paraId="7E6D36A8" w14:textId="63EA37F9" w:rsidR="00FB6B28" w:rsidRPr="00364B8F" w:rsidDel="00E84410" w:rsidRDefault="00FB6B28" w:rsidP="00055DE1">
            <w:pPr>
              <w:rPr>
                <w:ins w:id="5448" w:author="作者" w:date="2020-09-16T17:24:00Z"/>
                <w:del w:id="5449" w:author="作者" w:date="2020-09-25T15:31:00Z"/>
                <w:rFonts w:ascii="等线" w:eastAsia="等线" w:hAnsi="等线" w:cs="宋体"/>
                <w:color w:val="000000"/>
              </w:rPr>
            </w:pPr>
            <w:ins w:id="5450" w:author="作者" w:date="2020-09-16T17:24:00Z">
              <w:del w:id="5451" w:author="作者" w:date="2020-09-25T15:31:00Z">
                <w:r w:rsidRPr="00364B8F" w:rsidDel="00E84410">
                  <w:rPr>
                    <w:rFonts w:ascii="等线" w:eastAsia="等线" w:hAnsi="等线" w:cs="宋体" w:hint="eastAsia"/>
                    <w:color w:val="000000"/>
                  </w:rPr>
                  <w:delText>1.Interrupt normal mode(without fade off)</w:delText>
                </w:r>
                <w:r w:rsidRPr="00364B8F" w:rsidDel="00E84410">
                  <w:rPr>
                    <w:rFonts w:ascii="等线" w:eastAsia="等线" w:hAnsi="等线" w:cs="宋体" w:hint="eastAsia"/>
                    <w:color w:val="000000"/>
                  </w:rPr>
                  <w:br/>
                  <w:delText xml:space="preserve">2.Begin speed alarm mode </w:delText>
                </w:r>
                <w:bookmarkStart w:id="5452" w:name="_Toc51940609"/>
                <w:bookmarkEnd w:id="5452"/>
              </w:del>
            </w:ins>
          </w:p>
        </w:tc>
        <w:tc>
          <w:tcPr>
            <w:tcW w:w="3539" w:type="dxa"/>
            <w:tcBorders>
              <w:top w:val="nil"/>
              <w:left w:val="nil"/>
              <w:bottom w:val="single" w:sz="4" w:space="0" w:color="auto"/>
              <w:right w:val="single" w:sz="4" w:space="0" w:color="auto"/>
            </w:tcBorders>
            <w:shd w:val="clear" w:color="auto" w:fill="auto"/>
            <w:vAlign w:val="center"/>
            <w:hideMark/>
          </w:tcPr>
          <w:p w14:paraId="3ED6C1CB" w14:textId="56E51112" w:rsidR="00FB6B28" w:rsidRPr="00364B8F" w:rsidDel="00E84410" w:rsidRDefault="00FB6B28" w:rsidP="00055DE1">
            <w:pPr>
              <w:rPr>
                <w:ins w:id="5453" w:author="作者" w:date="2020-09-16T17:24:00Z"/>
                <w:del w:id="5454" w:author="作者" w:date="2020-09-25T15:31:00Z"/>
                <w:rFonts w:ascii="等线" w:eastAsia="等线" w:hAnsi="等线" w:cs="宋体"/>
                <w:color w:val="000000"/>
              </w:rPr>
            </w:pPr>
            <w:ins w:id="5455" w:author="作者" w:date="2020-09-16T17:24:00Z">
              <w:del w:id="5456" w:author="作者" w:date="2020-09-25T15:31:00Z">
                <w:r w:rsidRPr="00364B8F" w:rsidDel="00E84410">
                  <w:rPr>
                    <w:rFonts w:ascii="等线" w:eastAsia="等线" w:hAnsi="等线" w:cs="宋体" w:hint="eastAsia"/>
                    <w:color w:val="000000"/>
                  </w:rPr>
                  <w:delText xml:space="preserve">　</w:delText>
                </w:r>
                <w:bookmarkStart w:id="5457" w:name="_Toc51940610"/>
                <w:bookmarkEnd w:id="5457"/>
              </w:del>
            </w:ins>
          </w:p>
        </w:tc>
        <w:bookmarkStart w:id="5458" w:name="_Toc51940611"/>
        <w:bookmarkEnd w:id="5458"/>
      </w:tr>
      <w:tr w:rsidR="00FB6B28" w:rsidRPr="00364B8F" w:rsidDel="00E84410" w14:paraId="6E495EEF" w14:textId="0F737A1D" w:rsidTr="00055DE1">
        <w:trPr>
          <w:trHeight w:val="280"/>
          <w:ins w:id="5459" w:author="作者" w:date="2020-09-16T17:24:00Z"/>
          <w:del w:id="5460"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47A42CA1" w14:textId="4712B757" w:rsidR="00FB6B28" w:rsidRPr="00364B8F" w:rsidDel="00E84410" w:rsidRDefault="00FB6B28" w:rsidP="00055DE1">
            <w:pPr>
              <w:rPr>
                <w:ins w:id="5461" w:author="作者" w:date="2020-09-16T17:24:00Z"/>
                <w:del w:id="5462" w:author="作者" w:date="2020-09-25T15:31:00Z"/>
                <w:rFonts w:ascii="等线" w:eastAsia="等线" w:hAnsi="等线" w:cs="宋体"/>
                <w:color w:val="000000"/>
              </w:rPr>
            </w:pPr>
            <w:bookmarkStart w:id="5463" w:name="_Toc51940612"/>
            <w:bookmarkEnd w:id="5463"/>
          </w:p>
        </w:tc>
        <w:tc>
          <w:tcPr>
            <w:tcW w:w="1540" w:type="dxa"/>
            <w:tcBorders>
              <w:top w:val="nil"/>
              <w:left w:val="nil"/>
              <w:bottom w:val="single" w:sz="4" w:space="0" w:color="auto"/>
              <w:right w:val="single" w:sz="4" w:space="0" w:color="auto"/>
            </w:tcBorders>
            <w:shd w:val="clear" w:color="auto" w:fill="auto"/>
            <w:noWrap/>
            <w:vAlign w:val="center"/>
            <w:hideMark/>
          </w:tcPr>
          <w:p w14:paraId="0051041E" w14:textId="70972905" w:rsidR="00FB6B28" w:rsidRPr="00364B8F" w:rsidDel="00E84410" w:rsidRDefault="00FB6B28" w:rsidP="00055DE1">
            <w:pPr>
              <w:rPr>
                <w:ins w:id="5464" w:author="作者" w:date="2020-09-16T17:24:00Z"/>
                <w:del w:id="5465" w:author="作者" w:date="2020-09-25T15:31:00Z"/>
                <w:rFonts w:ascii="等线" w:eastAsia="等线" w:hAnsi="等线" w:cs="宋体"/>
                <w:color w:val="000000"/>
              </w:rPr>
            </w:pPr>
            <w:ins w:id="5466" w:author="作者" w:date="2020-09-16T17:24:00Z">
              <w:del w:id="5467" w:author="作者" w:date="2020-09-25T15:31:00Z">
                <w:r w:rsidRPr="00364B8F" w:rsidDel="00E84410">
                  <w:rPr>
                    <w:rFonts w:ascii="等线" w:eastAsia="等线" w:hAnsi="等线" w:cs="宋体" w:hint="eastAsia"/>
                    <w:color w:val="000000"/>
                  </w:rPr>
                  <w:delText>normal mode</w:delText>
                </w:r>
                <w:bookmarkStart w:id="5468" w:name="_Toc51940613"/>
                <w:bookmarkEnd w:id="5468"/>
              </w:del>
            </w:ins>
          </w:p>
        </w:tc>
        <w:tc>
          <w:tcPr>
            <w:tcW w:w="4140" w:type="dxa"/>
            <w:tcBorders>
              <w:top w:val="nil"/>
              <w:left w:val="nil"/>
              <w:bottom w:val="single" w:sz="4" w:space="0" w:color="auto"/>
              <w:right w:val="single" w:sz="4" w:space="0" w:color="auto"/>
            </w:tcBorders>
            <w:shd w:val="clear" w:color="auto" w:fill="auto"/>
            <w:vAlign w:val="center"/>
            <w:hideMark/>
          </w:tcPr>
          <w:p w14:paraId="3F17AE64" w14:textId="0BDA781C" w:rsidR="00FB6B28" w:rsidRPr="00364B8F" w:rsidDel="00E84410" w:rsidRDefault="00FB6B28" w:rsidP="00055DE1">
            <w:pPr>
              <w:rPr>
                <w:ins w:id="5469" w:author="作者" w:date="2020-09-16T17:24:00Z"/>
                <w:del w:id="5470" w:author="作者" w:date="2020-09-25T15:31:00Z"/>
                <w:rFonts w:ascii="等线" w:eastAsia="等线" w:hAnsi="等线" w:cs="宋体"/>
                <w:color w:val="000000"/>
              </w:rPr>
            </w:pPr>
            <w:ins w:id="5471" w:author="作者" w:date="2020-09-16T17:24:00Z">
              <w:del w:id="5472" w:author="作者" w:date="2020-09-25T15:31:00Z">
                <w:r w:rsidRPr="00364B8F" w:rsidDel="00E84410">
                  <w:rPr>
                    <w:rFonts w:ascii="等线" w:eastAsia="等线" w:hAnsi="等线" w:cs="宋体" w:hint="eastAsia"/>
                    <w:color w:val="000000"/>
                  </w:rPr>
                  <w:delText>-</w:delText>
                </w:r>
                <w:bookmarkStart w:id="5473" w:name="_Toc51940614"/>
                <w:bookmarkEnd w:id="5473"/>
              </w:del>
            </w:ins>
          </w:p>
        </w:tc>
        <w:tc>
          <w:tcPr>
            <w:tcW w:w="3539" w:type="dxa"/>
            <w:tcBorders>
              <w:top w:val="nil"/>
              <w:left w:val="nil"/>
              <w:bottom w:val="single" w:sz="4" w:space="0" w:color="auto"/>
              <w:right w:val="single" w:sz="4" w:space="0" w:color="auto"/>
            </w:tcBorders>
            <w:shd w:val="clear" w:color="auto" w:fill="auto"/>
            <w:vAlign w:val="center"/>
            <w:hideMark/>
          </w:tcPr>
          <w:p w14:paraId="0A8A14B7" w14:textId="115BF284" w:rsidR="00FB6B28" w:rsidRPr="00364B8F" w:rsidDel="00E84410" w:rsidRDefault="00FB6B28" w:rsidP="00055DE1">
            <w:pPr>
              <w:rPr>
                <w:ins w:id="5474" w:author="作者" w:date="2020-09-16T17:24:00Z"/>
                <w:del w:id="5475" w:author="作者" w:date="2020-09-25T15:31:00Z"/>
                <w:rFonts w:ascii="等线" w:eastAsia="等线" w:hAnsi="等线" w:cs="宋体"/>
                <w:color w:val="000000"/>
              </w:rPr>
            </w:pPr>
            <w:ins w:id="5476" w:author="作者" w:date="2020-09-16T17:24:00Z">
              <w:del w:id="5477" w:author="作者" w:date="2020-09-25T15:31:00Z">
                <w:r w:rsidRPr="00364B8F" w:rsidDel="00E84410">
                  <w:rPr>
                    <w:rFonts w:ascii="等线" w:eastAsia="等线" w:hAnsi="等线" w:cs="宋体" w:hint="eastAsia"/>
                    <w:color w:val="000000"/>
                  </w:rPr>
                  <w:delText xml:space="preserve">　</w:delText>
                </w:r>
                <w:bookmarkStart w:id="5478" w:name="_Toc51940615"/>
                <w:bookmarkEnd w:id="5478"/>
              </w:del>
            </w:ins>
          </w:p>
        </w:tc>
        <w:bookmarkStart w:id="5479" w:name="_Toc51940616"/>
        <w:bookmarkEnd w:id="5479"/>
      </w:tr>
      <w:tr w:rsidR="00FB6B28" w:rsidRPr="00364B8F" w:rsidDel="00E84410" w14:paraId="12C4384C" w14:textId="5C981ECE" w:rsidTr="00055DE1">
        <w:trPr>
          <w:trHeight w:val="560"/>
          <w:ins w:id="5480" w:author="作者" w:date="2020-09-16T17:24:00Z"/>
          <w:del w:id="5481"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0FCBE858" w14:textId="5C205AF0" w:rsidR="00FB6B28" w:rsidRPr="00364B8F" w:rsidDel="00E84410" w:rsidRDefault="00FB6B28" w:rsidP="00055DE1">
            <w:pPr>
              <w:rPr>
                <w:ins w:id="5482" w:author="作者" w:date="2020-09-16T17:24:00Z"/>
                <w:del w:id="5483" w:author="作者" w:date="2020-09-25T15:31:00Z"/>
                <w:rFonts w:ascii="等线" w:eastAsia="等线" w:hAnsi="等线" w:cs="宋体"/>
                <w:color w:val="000000"/>
              </w:rPr>
            </w:pPr>
            <w:bookmarkStart w:id="5484" w:name="_Toc51940617"/>
            <w:bookmarkEnd w:id="5484"/>
          </w:p>
        </w:tc>
        <w:tc>
          <w:tcPr>
            <w:tcW w:w="1540" w:type="dxa"/>
            <w:tcBorders>
              <w:top w:val="nil"/>
              <w:left w:val="nil"/>
              <w:bottom w:val="single" w:sz="4" w:space="0" w:color="auto"/>
              <w:right w:val="single" w:sz="4" w:space="0" w:color="auto"/>
            </w:tcBorders>
            <w:shd w:val="clear" w:color="auto" w:fill="auto"/>
            <w:noWrap/>
            <w:vAlign w:val="center"/>
            <w:hideMark/>
          </w:tcPr>
          <w:p w14:paraId="1C9D32A4" w14:textId="1A9C9EB7" w:rsidR="00FB6B28" w:rsidRPr="00364B8F" w:rsidDel="00E84410" w:rsidRDefault="00FB6B28" w:rsidP="00055DE1">
            <w:pPr>
              <w:rPr>
                <w:ins w:id="5485" w:author="作者" w:date="2020-09-16T17:24:00Z"/>
                <w:del w:id="5486" w:author="作者" w:date="2020-09-25T15:31:00Z"/>
                <w:rFonts w:ascii="等线" w:eastAsia="等线" w:hAnsi="等线" w:cs="宋体"/>
                <w:color w:val="000000"/>
              </w:rPr>
            </w:pPr>
            <w:ins w:id="5487" w:author="作者" w:date="2020-09-16T17:24:00Z">
              <w:del w:id="5488" w:author="作者" w:date="2020-09-25T15:31:00Z">
                <w:r w:rsidRPr="00364B8F" w:rsidDel="00E84410">
                  <w:rPr>
                    <w:rFonts w:ascii="等线" w:eastAsia="等线" w:hAnsi="等线" w:cs="宋体" w:hint="eastAsia"/>
                    <w:color w:val="000000"/>
                  </w:rPr>
                  <w:delText>music mode</w:delText>
                </w:r>
                <w:bookmarkStart w:id="5489" w:name="_Toc51940618"/>
                <w:bookmarkEnd w:id="5489"/>
              </w:del>
            </w:ins>
          </w:p>
        </w:tc>
        <w:tc>
          <w:tcPr>
            <w:tcW w:w="4140" w:type="dxa"/>
            <w:tcBorders>
              <w:top w:val="nil"/>
              <w:left w:val="nil"/>
              <w:bottom w:val="single" w:sz="4" w:space="0" w:color="auto"/>
              <w:right w:val="single" w:sz="4" w:space="0" w:color="auto"/>
            </w:tcBorders>
            <w:shd w:val="clear" w:color="auto" w:fill="auto"/>
            <w:vAlign w:val="center"/>
            <w:hideMark/>
          </w:tcPr>
          <w:p w14:paraId="55AC79AB" w14:textId="56B1C604" w:rsidR="00FB6B28" w:rsidRPr="00364B8F" w:rsidDel="00E84410" w:rsidRDefault="00FB6B28" w:rsidP="00055DE1">
            <w:pPr>
              <w:rPr>
                <w:ins w:id="5490" w:author="作者" w:date="2020-09-16T17:24:00Z"/>
                <w:del w:id="5491" w:author="作者" w:date="2020-09-25T15:31:00Z"/>
                <w:rFonts w:ascii="等线" w:eastAsia="等线" w:hAnsi="等线" w:cs="宋体"/>
                <w:color w:val="000000"/>
              </w:rPr>
            </w:pPr>
            <w:ins w:id="5492" w:author="作者" w:date="2020-09-16T17:24:00Z">
              <w:del w:id="5493" w:author="作者" w:date="2020-09-25T15:31:00Z">
                <w:r w:rsidRPr="00364B8F" w:rsidDel="00E84410">
                  <w:rPr>
                    <w:rFonts w:ascii="等线" w:eastAsia="等线" w:hAnsi="等线" w:cs="宋体" w:hint="eastAsia"/>
                    <w:color w:val="000000"/>
                  </w:rPr>
                  <w:delText>1.Stop normal mode(fade off 1s)</w:delText>
                </w:r>
                <w:r w:rsidRPr="00364B8F" w:rsidDel="00E84410">
                  <w:rPr>
                    <w:rFonts w:ascii="等线" w:eastAsia="等线" w:hAnsi="等线" w:cs="宋体" w:hint="eastAsia"/>
                    <w:color w:val="000000"/>
                  </w:rPr>
                  <w:br/>
                  <w:delText>2.Begin music mode</w:delText>
                </w:r>
                <w:bookmarkStart w:id="5494" w:name="_Toc51940619"/>
                <w:bookmarkEnd w:id="5494"/>
              </w:del>
            </w:ins>
          </w:p>
        </w:tc>
        <w:tc>
          <w:tcPr>
            <w:tcW w:w="3539" w:type="dxa"/>
            <w:tcBorders>
              <w:top w:val="nil"/>
              <w:left w:val="nil"/>
              <w:bottom w:val="single" w:sz="4" w:space="0" w:color="auto"/>
              <w:right w:val="single" w:sz="4" w:space="0" w:color="auto"/>
            </w:tcBorders>
            <w:shd w:val="clear" w:color="auto" w:fill="auto"/>
            <w:vAlign w:val="center"/>
            <w:hideMark/>
          </w:tcPr>
          <w:p w14:paraId="54C488E2" w14:textId="7C9AE034" w:rsidR="00FB6B28" w:rsidRPr="00364B8F" w:rsidDel="00E84410" w:rsidRDefault="00FB6B28" w:rsidP="00055DE1">
            <w:pPr>
              <w:rPr>
                <w:ins w:id="5495" w:author="作者" w:date="2020-09-16T17:24:00Z"/>
                <w:del w:id="5496" w:author="作者" w:date="2020-09-25T15:31:00Z"/>
                <w:rFonts w:ascii="等线" w:eastAsia="等线" w:hAnsi="等线" w:cs="宋体"/>
                <w:color w:val="000000"/>
              </w:rPr>
            </w:pPr>
            <w:ins w:id="5497" w:author="作者" w:date="2020-09-16T17:24:00Z">
              <w:del w:id="5498" w:author="作者" w:date="2020-09-25T15:31:00Z">
                <w:r w:rsidRPr="00364B8F" w:rsidDel="00E84410">
                  <w:rPr>
                    <w:rFonts w:ascii="等线" w:eastAsia="等线" w:hAnsi="等线" w:cs="宋体" w:hint="eastAsia"/>
                    <w:color w:val="000000"/>
                  </w:rPr>
                  <w:delText xml:space="preserve">　</w:delText>
                </w:r>
                <w:bookmarkStart w:id="5499" w:name="_Toc51940620"/>
                <w:bookmarkEnd w:id="5499"/>
              </w:del>
            </w:ins>
          </w:p>
        </w:tc>
        <w:bookmarkStart w:id="5500" w:name="_Toc51940621"/>
        <w:bookmarkEnd w:id="5500"/>
      </w:tr>
      <w:tr w:rsidR="00FB6B28" w:rsidRPr="00364B8F" w:rsidDel="00E84410" w14:paraId="150373B7" w14:textId="20FE9499" w:rsidTr="00055DE1">
        <w:trPr>
          <w:trHeight w:val="560"/>
          <w:ins w:id="5501" w:author="作者" w:date="2020-09-16T17:24:00Z"/>
          <w:del w:id="5502"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0CB06832" w14:textId="52E29EAD" w:rsidR="00FB6B28" w:rsidRPr="00364B8F" w:rsidDel="00E84410" w:rsidRDefault="00FB6B28" w:rsidP="00055DE1">
            <w:pPr>
              <w:rPr>
                <w:ins w:id="5503" w:author="作者" w:date="2020-09-16T17:24:00Z"/>
                <w:del w:id="5504" w:author="作者" w:date="2020-09-25T15:31:00Z"/>
                <w:rFonts w:ascii="等线" w:eastAsia="等线" w:hAnsi="等线" w:cs="宋体"/>
                <w:color w:val="000000"/>
              </w:rPr>
            </w:pPr>
            <w:bookmarkStart w:id="5505" w:name="_Toc51940622"/>
            <w:bookmarkEnd w:id="5505"/>
          </w:p>
        </w:tc>
        <w:tc>
          <w:tcPr>
            <w:tcW w:w="1540" w:type="dxa"/>
            <w:tcBorders>
              <w:top w:val="nil"/>
              <w:left w:val="nil"/>
              <w:bottom w:val="single" w:sz="4" w:space="0" w:color="auto"/>
              <w:right w:val="single" w:sz="4" w:space="0" w:color="auto"/>
            </w:tcBorders>
            <w:shd w:val="clear" w:color="auto" w:fill="auto"/>
            <w:noWrap/>
            <w:vAlign w:val="center"/>
            <w:hideMark/>
          </w:tcPr>
          <w:p w14:paraId="6699FC8F" w14:textId="7CFBDBB4" w:rsidR="00FB6B28" w:rsidRPr="00364B8F" w:rsidDel="00E84410" w:rsidRDefault="00FB6B28" w:rsidP="00055DE1">
            <w:pPr>
              <w:rPr>
                <w:ins w:id="5506" w:author="作者" w:date="2020-09-16T17:24:00Z"/>
                <w:del w:id="5507" w:author="作者" w:date="2020-09-25T15:31:00Z"/>
                <w:rFonts w:ascii="等线" w:eastAsia="等线" w:hAnsi="等线" w:cs="宋体"/>
                <w:color w:val="000000"/>
              </w:rPr>
            </w:pPr>
            <w:ins w:id="5508" w:author="作者" w:date="2020-09-16T17:24:00Z">
              <w:del w:id="5509" w:author="作者" w:date="2020-09-25T15:31:00Z">
                <w:r w:rsidRPr="00364B8F" w:rsidDel="00E84410">
                  <w:rPr>
                    <w:rFonts w:ascii="等线" w:eastAsia="等线" w:hAnsi="等线" w:cs="宋体" w:hint="eastAsia"/>
                    <w:color w:val="000000"/>
                  </w:rPr>
                  <w:delText>driver mode</w:delText>
                </w:r>
                <w:bookmarkStart w:id="5510" w:name="_Toc51940623"/>
                <w:bookmarkEnd w:id="5510"/>
              </w:del>
            </w:ins>
          </w:p>
        </w:tc>
        <w:tc>
          <w:tcPr>
            <w:tcW w:w="4140" w:type="dxa"/>
            <w:tcBorders>
              <w:top w:val="nil"/>
              <w:left w:val="nil"/>
              <w:bottom w:val="single" w:sz="4" w:space="0" w:color="auto"/>
              <w:right w:val="single" w:sz="4" w:space="0" w:color="auto"/>
            </w:tcBorders>
            <w:shd w:val="clear" w:color="auto" w:fill="auto"/>
            <w:vAlign w:val="center"/>
            <w:hideMark/>
          </w:tcPr>
          <w:p w14:paraId="3C7AF535" w14:textId="5D4F74EF" w:rsidR="00FB6B28" w:rsidRPr="00364B8F" w:rsidDel="00E84410" w:rsidRDefault="00FB6B28" w:rsidP="00055DE1">
            <w:pPr>
              <w:rPr>
                <w:ins w:id="5511" w:author="作者" w:date="2020-09-16T17:24:00Z"/>
                <w:del w:id="5512" w:author="作者" w:date="2020-09-25T15:31:00Z"/>
                <w:rFonts w:ascii="等线" w:eastAsia="等线" w:hAnsi="等线" w:cs="宋体"/>
                <w:color w:val="000000"/>
              </w:rPr>
            </w:pPr>
            <w:ins w:id="5513" w:author="作者" w:date="2020-09-16T17:24:00Z">
              <w:del w:id="5514" w:author="作者" w:date="2020-09-25T15:31:00Z">
                <w:r w:rsidRPr="00364B8F" w:rsidDel="00E84410">
                  <w:rPr>
                    <w:rFonts w:ascii="等线" w:eastAsia="等线" w:hAnsi="等线" w:cs="宋体" w:hint="eastAsia"/>
                    <w:color w:val="000000"/>
                  </w:rPr>
                  <w:delText>1.Stop normal mode(fade off 1s)</w:delText>
                </w:r>
                <w:r w:rsidRPr="00364B8F" w:rsidDel="00E84410">
                  <w:rPr>
                    <w:rFonts w:ascii="等线" w:eastAsia="等线" w:hAnsi="等线" w:cs="宋体" w:hint="eastAsia"/>
                    <w:color w:val="000000"/>
                  </w:rPr>
                  <w:br/>
                  <w:delText>2.Begin driver mode (fade on 1s)</w:delText>
                </w:r>
                <w:bookmarkStart w:id="5515" w:name="_Toc51940624"/>
                <w:bookmarkEnd w:id="5515"/>
              </w:del>
            </w:ins>
          </w:p>
        </w:tc>
        <w:tc>
          <w:tcPr>
            <w:tcW w:w="3539" w:type="dxa"/>
            <w:tcBorders>
              <w:top w:val="nil"/>
              <w:left w:val="nil"/>
              <w:bottom w:val="single" w:sz="4" w:space="0" w:color="auto"/>
              <w:right w:val="single" w:sz="4" w:space="0" w:color="auto"/>
            </w:tcBorders>
            <w:shd w:val="clear" w:color="auto" w:fill="auto"/>
            <w:vAlign w:val="center"/>
            <w:hideMark/>
          </w:tcPr>
          <w:p w14:paraId="541DC460" w14:textId="30C21724" w:rsidR="00FB6B28" w:rsidRPr="00364B8F" w:rsidDel="00E84410" w:rsidRDefault="00FB6B28" w:rsidP="00055DE1">
            <w:pPr>
              <w:rPr>
                <w:ins w:id="5516" w:author="作者" w:date="2020-09-16T17:24:00Z"/>
                <w:del w:id="5517" w:author="作者" w:date="2020-09-25T15:31:00Z"/>
                <w:rFonts w:ascii="等线" w:eastAsia="等线" w:hAnsi="等线" w:cs="宋体"/>
                <w:color w:val="000000"/>
              </w:rPr>
            </w:pPr>
            <w:ins w:id="5518" w:author="作者" w:date="2020-09-16T17:24:00Z">
              <w:del w:id="5519" w:author="作者" w:date="2020-09-25T15:31:00Z">
                <w:r w:rsidRPr="00364B8F" w:rsidDel="00E84410">
                  <w:rPr>
                    <w:rFonts w:ascii="等线" w:eastAsia="等线" w:hAnsi="等线" w:cs="宋体" w:hint="eastAsia"/>
                    <w:color w:val="000000"/>
                  </w:rPr>
                  <w:delText xml:space="preserve">　</w:delText>
                </w:r>
                <w:bookmarkStart w:id="5520" w:name="_Toc51940625"/>
                <w:bookmarkEnd w:id="5520"/>
              </w:del>
            </w:ins>
          </w:p>
        </w:tc>
        <w:bookmarkStart w:id="5521" w:name="_Toc51940626"/>
        <w:bookmarkEnd w:id="5521"/>
      </w:tr>
      <w:tr w:rsidR="00FB6B28" w:rsidRPr="00364B8F" w:rsidDel="00E84410" w14:paraId="3BAE26C1" w14:textId="64364EAA" w:rsidTr="00055DE1">
        <w:trPr>
          <w:trHeight w:val="280"/>
          <w:ins w:id="5522" w:author="作者" w:date="2020-09-16T17:24:00Z"/>
          <w:del w:id="5523" w:author="作者" w:date="2020-09-25T15:31:00Z"/>
        </w:trPr>
        <w:tc>
          <w:tcPr>
            <w:tcW w:w="1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7AE8FB" w14:textId="0D2B8727" w:rsidR="00FB6B28" w:rsidRPr="00364B8F" w:rsidDel="00E84410" w:rsidRDefault="00FB6B28" w:rsidP="00055DE1">
            <w:pPr>
              <w:rPr>
                <w:ins w:id="5524" w:author="作者" w:date="2020-09-16T17:24:00Z"/>
                <w:del w:id="5525" w:author="作者" w:date="2020-09-25T15:31:00Z"/>
                <w:rFonts w:ascii="等线" w:eastAsia="等线" w:hAnsi="等线" w:cs="宋体"/>
                <w:color w:val="000000"/>
              </w:rPr>
            </w:pPr>
            <w:ins w:id="5526" w:author="作者" w:date="2020-09-16T17:24:00Z">
              <w:del w:id="5527" w:author="作者" w:date="2020-09-25T15:31:00Z">
                <w:r w:rsidRPr="00364B8F" w:rsidDel="00E84410">
                  <w:rPr>
                    <w:rFonts w:ascii="等线" w:eastAsia="等线" w:hAnsi="等线" w:cs="宋体" w:hint="eastAsia"/>
                    <w:color w:val="000000"/>
                  </w:rPr>
                  <w:delText>music mode</w:delText>
                </w:r>
                <w:bookmarkStart w:id="5528" w:name="_Toc51940627"/>
                <w:bookmarkEnd w:id="5528"/>
              </w:del>
            </w:ins>
          </w:p>
        </w:tc>
        <w:tc>
          <w:tcPr>
            <w:tcW w:w="1540" w:type="dxa"/>
            <w:tcBorders>
              <w:top w:val="nil"/>
              <w:left w:val="nil"/>
              <w:bottom w:val="single" w:sz="4" w:space="0" w:color="auto"/>
              <w:right w:val="single" w:sz="4" w:space="0" w:color="auto"/>
            </w:tcBorders>
            <w:shd w:val="clear" w:color="auto" w:fill="auto"/>
            <w:noWrap/>
            <w:vAlign w:val="center"/>
            <w:hideMark/>
          </w:tcPr>
          <w:p w14:paraId="4648B32F" w14:textId="6461C95A" w:rsidR="00FB6B28" w:rsidRPr="00364B8F" w:rsidDel="00E84410" w:rsidRDefault="00FB6B28" w:rsidP="00055DE1">
            <w:pPr>
              <w:rPr>
                <w:ins w:id="5529" w:author="作者" w:date="2020-09-16T17:24:00Z"/>
                <w:del w:id="5530" w:author="作者" w:date="2020-09-25T15:31:00Z"/>
                <w:rFonts w:ascii="等线" w:eastAsia="等线" w:hAnsi="等线" w:cs="宋体"/>
                <w:color w:val="000000"/>
              </w:rPr>
            </w:pPr>
            <w:ins w:id="5531" w:author="作者" w:date="2020-09-16T17:24:00Z">
              <w:del w:id="5532" w:author="作者" w:date="2020-09-25T15:31:00Z">
                <w:r w:rsidRPr="00364B8F" w:rsidDel="00E84410">
                  <w:rPr>
                    <w:rFonts w:ascii="等线" w:eastAsia="等线" w:hAnsi="等线" w:cs="宋体" w:hint="eastAsia"/>
                    <w:color w:val="000000"/>
                  </w:rPr>
                  <w:delText>welcome</w:delText>
                </w:r>
                <w:bookmarkStart w:id="5533" w:name="_Toc51940628"/>
                <w:bookmarkEnd w:id="5533"/>
              </w:del>
            </w:ins>
          </w:p>
        </w:tc>
        <w:tc>
          <w:tcPr>
            <w:tcW w:w="4140" w:type="dxa"/>
            <w:tcBorders>
              <w:top w:val="nil"/>
              <w:left w:val="nil"/>
              <w:bottom w:val="single" w:sz="4" w:space="0" w:color="auto"/>
              <w:right w:val="single" w:sz="4" w:space="0" w:color="auto"/>
            </w:tcBorders>
            <w:shd w:val="clear" w:color="auto" w:fill="auto"/>
            <w:vAlign w:val="center"/>
            <w:hideMark/>
          </w:tcPr>
          <w:p w14:paraId="6E0EEF48" w14:textId="5A14B53A" w:rsidR="00FB6B28" w:rsidRPr="00364B8F" w:rsidDel="00E84410" w:rsidRDefault="00FB6B28" w:rsidP="00055DE1">
            <w:pPr>
              <w:rPr>
                <w:ins w:id="5534" w:author="作者" w:date="2020-09-16T17:24:00Z"/>
                <w:del w:id="5535" w:author="作者" w:date="2020-09-25T15:31:00Z"/>
                <w:rFonts w:ascii="等线" w:eastAsia="等线" w:hAnsi="等线" w:cs="宋体"/>
                <w:color w:val="000000"/>
              </w:rPr>
            </w:pPr>
            <w:ins w:id="5536" w:author="作者" w:date="2020-09-16T17:24:00Z">
              <w:del w:id="5537" w:author="作者" w:date="2020-09-25T15:31:00Z">
                <w:r w:rsidRPr="00364B8F" w:rsidDel="00E84410">
                  <w:rPr>
                    <w:rFonts w:ascii="等线" w:eastAsia="等线" w:hAnsi="等线" w:cs="宋体" w:hint="eastAsia"/>
                    <w:color w:val="000000"/>
                  </w:rPr>
                  <w:delText>-</w:delText>
                </w:r>
                <w:bookmarkStart w:id="5538" w:name="_Toc51940629"/>
                <w:bookmarkEnd w:id="5538"/>
              </w:del>
            </w:ins>
          </w:p>
        </w:tc>
        <w:tc>
          <w:tcPr>
            <w:tcW w:w="3539" w:type="dxa"/>
            <w:tcBorders>
              <w:top w:val="nil"/>
              <w:left w:val="nil"/>
              <w:bottom w:val="single" w:sz="4" w:space="0" w:color="auto"/>
              <w:right w:val="single" w:sz="4" w:space="0" w:color="auto"/>
            </w:tcBorders>
            <w:shd w:val="clear" w:color="auto" w:fill="auto"/>
            <w:vAlign w:val="center"/>
            <w:hideMark/>
          </w:tcPr>
          <w:p w14:paraId="4DFE9BDC" w14:textId="35F71D93" w:rsidR="00FB6B28" w:rsidRPr="00364B8F" w:rsidDel="00E84410" w:rsidRDefault="00FB6B28" w:rsidP="00055DE1">
            <w:pPr>
              <w:rPr>
                <w:ins w:id="5539" w:author="作者" w:date="2020-09-16T17:24:00Z"/>
                <w:del w:id="5540" w:author="作者" w:date="2020-09-25T15:31:00Z"/>
                <w:rFonts w:ascii="等线" w:eastAsia="等线" w:hAnsi="等线" w:cs="宋体"/>
                <w:color w:val="000000"/>
              </w:rPr>
            </w:pPr>
            <w:ins w:id="5541" w:author="作者" w:date="2020-09-16T17:24:00Z">
              <w:del w:id="5542" w:author="作者" w:date="2020-09-25T15:31:00Z">
                <w:r w:rsidRPr="00364B8F" w:rsidDel="00E84410">
                  <w:rPr>
                    <w:rFonts w:ascii="等线" w:eastAsia="等线" w:hAnsi="等线" w:cs="宋体" w:hint="eastAsia"/>
                    <w:color w:val="000000"/>
                  </w:rPr>
                  <w:delText xml:space="preserve">　</w:delText>
                </w:r>
                <w:bookmarkStart w:id="5543" w:name="_Toc51940630"/>
                <w:bookmarkEnd w:id="5543"/>
              </w:del>
            </w:ins>
          </w:p>
        </w:tc>
        <w:bookmarkStart w:id="5544" w:name="_Toc51940631"/>
        <w:bookmarkEnd w:id="5544"/>
      </w:tr>
      <w:tr w:rsidR="00FB6B28" w:rsidRPr="00364B8F" w:rsidDel="00E84410" w14:paraId="651E660C" w14:textId="5B3F7FE3" w:rsidTr="00055DE1">
        <w:trPr>
          <w:trHeight w:val="280"/>
          <w:ins w:id="5545" w:author="作者" w:date="2020-09-16T17:24:00Z"/>
          <w:del w:id="5546"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2311A02B" w14:textId="1274CDCA" w:rsidR="00FB6B28" w:rsidRPr="00364B8F" w:rsidDel="00E84410" w:rsidRDefault="00FB6B28" w:rsidP="00055DE1">
            <w:pPr>
              <w:rPr>
                <w:ins w:id="5547" w:author="作者" w:date="2020-09-16T17:24:00Z"/>
                <w:del w:id="5548" w:author="作者" w:date="2020-09-25T15:31:00Z"/>
                <w:rFonts w:ascii="等线" w:eastAsia="等线" w:hAnsi="等线" w:cs="宋体"/>
                <w:color w:val="000000"/>
              </w:rPr>
            </w:pPr>
            <w:bookmarkStart w:id="5549" w:name="_Toc51940632"/>
            <w:bookmarkEnd w:id="5549"/>
          </w:p>
        </w:tc>
        <w:tc>
          <w:tcPr>
            <w:tcW w:w="1540" w:type="dxa"/>
            <w:tcBorders>
              <w:top w:val="nil"/>
              <w:left w:val="nil"/>
              <w:bottom w:val="single" w:sz="4" w:space="0" w:color="auto"/>
              <w:right w:val="single" w:sz="4" w:space="0" w:color="auto"/>
            </w:tcBorders>
            <w:shd w:val="clear" w:color="auto" w:fill="auto"/>
            <w:noWrap/>
            <w:vAlign w:val="center"/>
            <w:hideMark/>
          </w:tcPr>
          <w:p w14:paraId="763A543B" w14:textId="09A47432" w:rsidR="00FB6B28" w:rsidRPr="00364B8F" w:rsidDel="00E84410" w:rsidRDefault="00FB6B28" w:rsidP="00055DE1">
            <w:pPr>
              <w:rPr>
                <w:ins w:id="5550" w:author="作者" w:date="2020-09-16T17:24:00Z"/>
                <w:del w:id="5551" w:author="作者" w:date="2020-09-25T15:31:00Z"/>
                <w:rFonts w:ascii="等线" w:eastAsia="等线" w:hAnsi="等线" w:cs="宋体"/>
                <w:color w:val="000000"/>
              </w:rPr>
            </w:pPr>
            <w:ins w:id="5552" w:author="作者" w:date="2020-09-16T17:24:00Z">
              <w:del w:id="5553" w:author="作者" w:date="2020-09-25T15:31:00Z">
                <w:r w:rsidRPr="00364B8F" w:rsidDel="00E84410">
                  <w:rPr>
                    <w:rFonts w:ascii="等线" w:eastAsia="等线" w:hAnsi="等线" w:cs="宋体" w:hint="eastAsia"/>
                    <w:color w:val="000000"/>
                  </w:rPr>
                  <w:delText>farewell</w:delText>
                </w:r>
                <w:bookmarkStart w:id="5554" w:name="_Toc51940633"/>
                <w:bookmarkEnd w:id="5554"/>
              </w:del>
            </w:ins>
          </w:p>
        </w:tc>
        <w:tc>
          <w:tcPr>
            <w:tcW w:w="4140" w:type="dxa"/>
            <w:tcBorders>
              <w:top w:val="nil"/>
              <w:left w:val="nil"/>
              <w:bottom w:val="single" w:sz="4" w:space="0" w:color="auto"/>
              <w:right w:val="single" w:sz="4" w:space="0" w:color="auto"/>
            </w:tcBorders>
            <w:shd w:val="clear" w:color="auto" w:fill="auto"/>
            <w:vAlign w:val="center"/>
            <w:hideMark/>
          </w:tcPr>
          <w:p w14:paraId="36BE47A2" w14:textId="57D78F75" w:rsidR="00FB6B28" w:rsidRPr="00364B8F" w:rsidDel="00E84410" w:rsidRDefault="00FB6B28" w:rsidP="00055DE1">
            <w:pPr>
              <w:rPr>
                <w:ins w:id="5555" w:author="作者" w:date="2020-09-16T17:24:00Z"/>
                <w:del w:id="5556" w:author="作者" w:date="2020-09-25T15:31:00Z"/>
                <w:rFonts w:ascii="等线" w:eastAsia="等线" w:hAnsi="等线" w:cs="宋体"/>
                <w:color w:val="000000"/>
              </w:rPr>
            </w:pPr>
            <w:ins w:id="5557" w:author="作者" w:date="2020-09-16T17:24:00Z">
              <w:del w:id="5558" w:author="作者" w:date="2020-09-25T15:31:00Z">
                <w:r w:rsidRPr="00364B8F" w:rsidDel="00E84410">
                  <w:rPr>
                    <w:rFonts w:ascii="等线" w:eastAsia="等线" w:hAnsi="等线" w:cs="宋体" w:hint="eastAsia"/>
                    <w:color w:val="000000"/>
                  </w:rPr>
                  <w:delText>1.Keep effect</w:delText>
                </w:r>
                <w:bookmarkStart w:id="5559" w:name="_Toc51940634"/>
                <w:bookmarkEnd w:id="5559"/>
              </w:del>
            </w:ins>
          </w:p>
        </w:tc>
        <w:tc>
          <w:tcPr>
            <w:tcW w:w="3539" w:type="dxa"/>
            <w:tcBorders>
              <w:top w:val="nil"/>
              <w:left w:val="nil"/>
              <w:bottom w:val="single" w:sz="4" w:space="0" w:color="auto"/>
              <w:right w:val="single" w:sz="4" w:space="0" w:color="auto"/>
            </w:tcBorders>
            <w:shd w:val="clear" w:color="auto" w:fill="auto"/>
            <w:vAlign w:val="center"/>
            <w:hideMark/>
          </w:tcPr>
          <w:p w14:paraId="3CCED06B" w14:textId="49EE6FB0" w:rsidR="00FB6B28" w:rsidRPr="00364B8F" w:rsidDel="00E84410" w:rsidRDefault="00FB6B28" w:rsidP="00055DE1">
            <w:pPr>
              <w:rPr>
                <w:ins w:id="5560" w:author="作者" w:date="2020-09-16T17:24:00Z"/>
                <w:del w:id="5561" w:author="作者" w:date="2020-09-25T15:31:00Z"/>
                <w:rFonts w:ascii="等线" w:eastAsia="等线" w:hAnsi="等线" w:cs="宋体"/>
                <w:color w:val="000000"/>
              </w:rPr>
            </w:pPr>
            <w:ins w:id="5562" w:author="作者" w:date="2020-09-16T17:24:00Z">
              <w:del w:id="5563" w:author="作者" w:date="2020-09-25T15:31:00Z">
                <w:r w:rsidRPr="00364B8F" w:rsidDel="00E84410">
                  <w:rPr>
                    <w:rFonts w:ascii="等线" w:eastAsia="等线" w:hAnsi="等线" w:cs="宋体" w:hint="eastAsia"/>
                    <w:color w:val="000000"/>
                  </w:rPr>
                  <w:delText xml:space="preserve">　</w:delText>
                </w:r>
                <w:bookmarkStart w:id="5564" w:name="_Toc51940635"/>
                <w:bookmarkEnd w:id="5564"/>
              </w:del>
            </w:ins>
          </w:p>
        </w:tc>
        <w:bookmarkStart w:id="5565" w:name="_Toc51940636"/>
        <w:bookmarkEnd w:id="5565"/>
      </w:tr>
      <w:tr w:rsidR="00FB6B28" w:rsidRPr="00364B8F" w:rsidDel="00E84410" w14:paraId="38FBA44F" w14:textId="1B8ED05A" w:rsidTr="00055DE1">
        <w:trPr>
          <w:trHeight w:val="560"/>
          <w:ins w:id="5566" w:author="作者" w:date="2020-09-16T17:24:00Z"/>
          <w:del w:id="5567"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5A3DB7A5" w14:textId="2E1A1636" w:rsidR="00FB6B28" w:rsidRPr="00364B8F" w:rsidDel="00E84410" w:rsidRDefault="00FB6B28" w:rsidP="00055DE1">
            <w:pPr>
              <w:rPr>
                <w:ins w:id="5568" w:author="作者" w:date="2020-09-16T17:24:00Z"/>
                <w:del w:id="5569" w:author="作者" w:date="2020-09-25T15:31:00Z"/>
                <w:rFonts w:ascii="等线" w:eastAsia="等线" w:hAnsi="等线" w:cs="宋体"/>
                <w:color w:val="000000"/>
              </w:rPr>
            </w:pPr>
            <w:bookmarkStart w:id="5570" w:name="_Toc51940637"/>
            <w:bookmarkEnd w:id="5570"/>
          </w:p>
        </w:tc>
        <w:tc>
          <w:tcPr>
            <w:tcW w:w="1540" w:type="dxa"/>
            <w:tcBorders>
              <w:top w:val="nil"/>
              <w:left w:val="nil"/>
              <w:bottom w:val="single" w:sz="4" w:space="0" w:color="auto"/>
              <w:right w:val="single" w:sz="4" w:space="0" w:color="auto"/>
            </w:tcBorders>
            <w:shd w:val="clear" w:color="auto" w:fill="auto"/>
            <w:noWrap/>
            <w:vAlign w:val="center"/>
            <w:hideMark/>
          </w:tcPr>
          <w:p w14:paraId="0CBB1441" w14:textId="6925909C" w:rsidR="00FB6B28" w:rsidRPr="00364B8F" w:rsidDel="00E84410" w:rsidRDefault="00FB6B28" w:rsidP="00055DE1">
            <w:pPr>
              <w:rPr>
                <w:ins w:id="5571" w:author="作者" w:date="2020-09-16T17:24:00Z"/>
                <w:del w:id="5572" w:author="作者" w:date="2020-09-25T15:31:00Z"/>
                <w:rFonts w:ascii="等线" w:eastAsia="等线" w:hAnsi="等线" w:cs="宋体"/>
                <w:color w:val="000000"/>
              </w:rPr>
            </w:pPr>
            <w:ins w:id="5573" w:author="作者" w:date="2020-09-16T17:24:00Z">
              <w:del w:id="5574" w:author="作者" w:date="2020-09-25T15:31:00Z">
                <w:r w:rsidRPr="00364B8F" w:rsidDel="00E84410">
                  <w:rPr>
                    <w:rFonts w:ascii="等线" w:eastAsia="等线" w:hAnsi="等线" w:cs="宋体" w:hint="eastAsia"/>
                    <w:color w:val="000000"/>
                  </w:rPr>
                  <w:delText>radar alarm</w:delText>
                </w:r>
                <w:bookmarkStart w:id="5575" w:name="_Toc51940638"/>
                <w:bookmarkEnd w:id="5575"/>
              </w:del>
            </w:ins>
          </w:p>
        </w:tc>
        <w:tc>
          <w:tcPr>
            <w:tcW w:w="4140" w:type="dxa"/>
            <w:tcBorders>
              <w:top w:val="nil"/>
              <w:left w:val="nil"/>
              <w:bottom w:val="single" w:sz="4" w:space="0" w:color="auto"/>
              <w:right w:val="single" w:sz="4" w:space="0" w:color="auto"/>
            </w:tcBorders>
            <w:shd w:val="clear" w:color="auto" w:fill="auto"/>
            <w:vAlign w:val="center"/>
            <w:hideMark/>
          </w:tcPr>
          <w:p w14:paraId="0004B6E4" w14:textId="14207955" w:rsidR="00FB6B28" w:rsidRPr="00364B8F" w:rsidDel="00E84410" w:rsidRDefault="00FB6B28" w:rsidP="00055DE1">
            <w:pPr>
              <w:rPr>
                <w:ins w:id="5576" w:author="作者" w:date="2020-09-16T17:24:00Z"/>
                <w:del w:id="5577" w:author="作者" w:date="2020-09-25T15:31:00Z"/>
                <w:rFonts w:ascii="等线" w:eastAsia="等线" w:hAnsi="等线" w:cs="宋体"/>
                <w:color w:val="000000"/>
              </w:rPr>
            </w:pPr>
            <w:ins w:id="5578" w:author="作者" w:date="2020-09-16T17:24:00Z">
              <w:del w:id="5579" w:author="作者" w:date="2020-09-25T15:31:00Z">
                <w:r w:rsidRPr="00364B8F" w:rsidDel="00E84410">
                  <w:rPr>
                    <w:rFonts w:ascii="等线" w:eastAsia="等线" w:hAnsi="等线" w:cs="宋体" w:hint="eastAsia"/>
                    <w:color w:val="000000"/>
                  </w:rPr>
                  <w:delText>1.Interrupt music mode(without fade off)</w:delText>
                </w:r>
                <w:r w:rsidRPr="00364B8F" w:rsidDel="00E84410">
                  <w:rPr>
                    <w:rFonts w:ascii="等线" w:eastAsia="等线" w:hAnsi="等线" w:cs="宋体" w:hint="eastAsia"/>
                    <w:color w:val="000000"/>
                  </w:rPr>
                  <w:br/>
                  <w:delText xml:space="preserve">2.Begin radar alarm mode </w:delText>
                </w:r>
                <w:bookmarkStart w:id="5580" w:name="_Toc51940639"/>
                <w:bookmarkEnd w:id="5580"/>
              </w:del>
            </w:ins>
          </w:p>
        </w:tc>
        <w:tc>
          <w:tcPr>
            <w:tcW w:w="3539" w:type="dxa"/>
            <w:tcBorders>
              <w:top w:val="nil"/>
              <w:left w:val="nil"/>
              <w:bottom w:val="single" w:sz="4" w:space="0" w:color="auto"/>
              <w:right w:val="single" w:sz="4" w:space="0" w:color="auto"/>
            </w:tcBorders>
            <w:shd w:val="clear" w:color="auto" w:fill="auto"/>
            <w:vAlign w:val="center"/>
            <w:hideMark/>
          </w:tcPr>
          <w:p w14:paraId="4FE901EC" w14:textId="468FF3F5" w:rsidR="00FB6B28" w:rsidRPr="00364B8F" w:rsidDel="00E84410" w:rsidRDefault="00FB6B28" w:rsidP="00055DE1">
            <w:pPr>
              <w:rPr>
                <w:ins w:id="5581" w:author="作者" w:date="2020-09-16T17:24:00Z"/>
                <w:del w:id="5582" w:author="作者" w:date="2020-09-25T15:31:00Z"/>
                <w:rFonts w:ascii="等线" w:eastAsia="等线" w:hAnsi="等线" w:cs="宋体"/>
                <w:color w:val="000000"/>
              </w:rPr>
            </w:pPr>
            <w:ins w:id="5583" w:author="作者" w:date="2020-09-16T17:24:00Z">
              <w:del w:id="5584" w:author="作者" w:date="2020-09-25T15:31:00Z">
                <w:r w:rsidRPr="00364B8F" w:rsidDel="00E84410">
                  <w:rPr>
                    <w:rFonts w:ascii="等线" w:eastAsia="等线" w:hAnsi="等线" w:cs="宋体" w:hint="eastAsia"/>
                    <w:color w:val="000000"/>
                  </w:rPr>
                  <w:delText xml:space="preserve">　</w:delText>
                </w:r>
                <w:bookmarkStart w:id="5585" w:name="_Toc51940640"/>
                <w:bookmarkEnd w:id="5585"/>
              </w:del>
            </w:ins>
          </w:p>
        </w:tc>
        <w:bookmarkStart w:id="5586" w:name="_Toc51940641"/>
        <w:bookmarkEnd w:id="5586"/>
      </w:tr>
      <w:tr w:rsidR="00FB6B28" w:rsidRPr="00364B8F" w:rsidDel="00E84410" w14:paraId="5C69062D" w14:textId="76CCFF7B" w:rsidTr="00055DE1">
        <w:trPr>
          <w:trHeight w:val="560"/>
          <w:ins w:id="5587" w:author="作者" w:date="2020-09-16T17:24:00Z"/>
          <w:del w:id="5588" w:author="作者" w:date="2020-09-25T15:31:00Z"/>
        </w:trPr>
        <w:tc>
          <w:tcPr>
            <w:tcW w:w="1460" w:type="dxa"/>
            <w:vMerge/>
            <w:tcBorders>
              <w:top w:val="nil"/>
              <w:left w:val="single" w:sz="4" w:space="0" w:color="auto"/>
              <w:bottom w:val="single" w:sz="4" w:space="0" w:color="auto"/>
              <w:right w:val="single" w:sz="4" w:space="0" w:color="auto"/>
            </w:tcBorders>
            <w:vAlign w:val="center"/>
            <w:hideMark/>
          </w:tcPr>
          <w:p w14:paraId="28DB4FC7" w14:textId="50DBD813" w:rsidR="00FB6B28" w:rsidRPr="00364B8F" w:rsidDel="00E84410" w:rsidRDefault="00FB6B28" w:rsidP="00055DE1">
            <w:pPr>
              <w:rPr>
                <w:ins w:id="5589" w:author="作者" w:date="2020-09-16T17:24:00Z"/>
                <w:del w:id="5590" w:author="作者" w:date="2020-09-25T15:31:00Z"/>
                <w:rFonts w:ascii="等线" w:eastAsia="等线" w:hAnsi="等线" w:cs="宋体"/>
                <w:color w:val="000000"/>
              </w:rPr>
            </w:pPr>
            <w:bookmarkStart w:id="5591" w:name="_Toc51940642"/>
            <w:bookmarkEnd w:id="5591"/>
          </w:p>
        </w:tc>
        <w:tc>
          <w:tcPr>
            <w:tcW w:w="1540" w:type="dxa"/>
            <w:tcBorders>
              <w:top w:val="nil"/>
              <w:left w:val="nil"/>
              <w:bottom w:val="single" w:sz="4" w:space="0" w:color="auto"/>
              <w:right w:val="single" w:sz="4" w:space="0" w:color="auto"/>
            </w:tcBorders>
            <w:shd w:val="clear" w:color="auto" w:fill="auto"/>
            <w:noWrap/>
            <w:vAlign w:val="center"/>
            <w:hideMark/>
          </w:tcPr>
          <w:p w14:paraId="00906069" w14:textId="35D0DE8B" w:rsidR="00FB6B28" w:rsidRPr="00364B8F" w:rsidDel="00E84410" w:rsidRDefault="00FB6B28" w:rsidP="00055DE1">
            <w:pPr>
              <w:rPr>
                <w:ins w:id="5592" w:author="作者" w:date="2020-09-16T17:24:00Z"/>
                <w:del w:id="5593" w:author="作者" w:date="2020-09-25T15:31:00Z"/>
                <w:rFonts w:ascii="等线" w:eastAsia="等线" w:hAnsi="等线" w:cs="宋体"/>
                <w:color w:val="000000"/>
              </w:rPr>
            </w:pPr>
            <w:ins w:id="5594" w:author="作者" w:date="2020-09-16T17:24:00Z">
              <w:del w:id="5595" w:author="作者" w:date="2020-09-25T15:31:00Z">
                <w:r w:rsidRPr="00364B8F" w:rsidDel="00E84410">
                  <w:rPr>
                    <w:rFonts w:ascii="等线" w:eastAsia="等线" w:hAnsi="等线" w:cs="宋体" w:hint="eastAsia"/>
                    <w:color w:val="000000"/>
                  </w:rPr>
                  <w:delText>speed alarm</w:delText>
                </w:r>
                <w:bookmarkStart w:id="5596" w:name="_Toc51940643"/>
                <w:bookmarkEnd w:id="5596"/>
              </w:del>
            </w:ins>
          </w:p>
        </w:tc>
        <w:tc>
          <w:tcPr>
            <w:tcW w:w="4140" w:type="dxa"/>
            <w:tcBorders>
              <w:top w:val="nil"/>
              <w:left w:val="nil"/>
              <w:bottom w:val="single" w:sz="4" w:space="0" w:color="auto"/>
              <w:right w:val="single" w:sz="4" w:space="0" w:color="auto"/>
            </w:tcBorders>
            <w:shd w:val="clear" w:color="auto" w:fill="auto"/>
            <w:vAlign w:val="center"/>
            <w:hideMark/>
          </w:tcPr>
          <w:p w14:paraId="3DCF4AD3" w14:textId="0BFA4555" w:rsidR="00FB6B28" w:rsidRPr="00364B8F" w:rsidDel="00E84410" w:rsidRDefault="00FB6B28" w:rsidP="00055DE1">
            <w:pPr>
              <w:rPr>
                <w:ins w:id="5597" w:author="作者" w:date="2020-09-16T17:24:00Z"/>
                <w:del w:id="5598" w:author="作者" w:date="2020-09-25T15:31:00Z"/>
                <w:rFonts w:ascii="等线" w:eastAsia="等线" w:hAnsi="等线" w:cs="宋体"/>
                <w:color w:val="000000"/>
              </w:rPr>
            </w:pPr>
            <w:ins w:id="5599" w:author="作者" w:date="2020-09-16T17:24:00Z">
              <w:del w:id="5600" w:author="作者" w:date="2020-09-25T15:31:00Z">
                <w:r w:rsidRPr="00364B8F" w:rsidDel="00E84410">
                  <w:rPr>
                    <w:rFonts w:ascii="等线" w:eastAsia="等线" w:hAnsi="等线" w:cs="宋体" w:hint="eastAsia"/>
                    <w:color w:val="000000"/>
                  </w:rPr>
                  <w:delText>1.Interrupt music mode(without fade off)</w:delText>
                </w:r>
                <w:r w:rsidRPr="00364B8F" w:rsidDel="00E84410">
                  <w:rPr>
                    <w:rFonts w:ascii="等线" w:eastAsia="等线" w:hAnsi="等线" w:cs="宋体" w:hint="eastAsia"/>
                    <w:color w:val="000000"/>
                  </w:rPr>
                  <w:br/>
                  <w:delText xml:space="preserve">2.Begin speed alarm mode </w:delText>
                </w:r>
                <w:bookmarkStart w:id="5601" w:name="_Toc51940644"/>
                <w:bookmarkEnd w:id="5601"/>
              </w:del>
            </w:ins>
          </w:p>
        </w:tc>
        <w:tc>
          <w:tcPr>
            <w:tcW w:w="3539" w:type="dxa"/>
            <w:tcBorders>
              <w:top w:val="nil"/>
              <w:left w:val="nil"/>
              <w:bottom w:val="single" w:sz="4" w:space="0" w:color="auto"/>
              <w:right w:val="single" w:sz="4" w:space="0" w:color="auto"/>
            </w:tcBorders>
            <w:shd w:val="clear" w:color="auto" w:fill="auto"/>
            <w:vAlign w:val="center"/>
            <w:hideMark/>
          </w:tcPr>
          <w:p w14:paraId="547660B6" w14:textId="6323FDD0" w:rsidR="00FB6B28" w:rsidRPr="00364B8F" w:rsidDel="00E84410" w:rsidRDefault="00FB6B28" w:rsidP="00055DE1">
            <w:pPr>
              <w:rPr>
                <w:ins w:id="5602" w:author="作者" w:date="2020-09-16T17:24:00Z"/>
                <w:del w:id="5603" w:author="作者" w:date="2020-09-25T15:31:00Z"/>
                <w:rFonts w:ascii="等线" w:eastAsia="等线" w:hAnsi="等线" w:cs="宋体"/>
                <w:color w:val="000000"/>
              </w:rPr>
            </w:pPr>
            <w:ins w:id="5604" w:author="作者" w:date="2020-09-16T17:24:00Z">
              <w:del w:id="5605" w:author="作者" w:date="2020-09-25T15:31:00Z">
                <w:r w:rsidRPr="00364B8F" w:rsidDel="00E84410">
                  <w:rPr>
                    <w:rFonts w:ascii="等线" w:eastAsia="等线" w:hAnsi="等线" w:cs="宋体" w:hint="eastAsia"/>
                    <w:color w:val="000000"/>
                  </w:rPr>
                  <w:delText xml:space="preserve">　</w:delText>
                </w:r>
                <w:bookmarkStart w:id="5606" w:name="_Toc51940645"/>
                <w:bookmarkEnd w:id="5606"/>
              </w:del>
            </w:ins>
          </w:p>
        </w:tc>
        <w:bookmarkStart w:id="5607" w:name="_Toc51940646"/>
        <w:bookmarkEnd w:id="5607"/>
      </w:tr>
      <w:tr w:rsidR="00FB6B28" w:rsidRPr="00364B8F" w:rsidDel="00E84410" w14:paraId="2D3967EE" w14:textId="6C76E656" w:rsidTr="0079093A">
        <w:tblPrEx>
          <w:tblW w:w="10679" w:type="dxa"/>
          <w:tblPrExChange w:id="5608" w:author="作者" w:date="2020-09-17T17:30:00Z">
            <w:tblPrEx>
              <w:tblW w:w="10679" w:type="dxa"/>
            </w:tblPrEx>
          </w:tblPrExChange>
        </w:tblPrEx>
        <w:trPr>
          <w:trHeight w:val="840"/>
          <w:ins w:id="5609" w:author="作者" w:date="2020-09-16T17:24:00Z"/>
          <w:del w:id="5610" w:author="作者" w:date="2020-09-25T15:31:00Z"/>
          <w:trPrChange w:id="5611" w:author="作者" w:date="2020-09-17T17:30:00Z">
            <w:trPr>
              <w:trHeight w:val="840"/>
            </w:trPr>
          </w:trPrChange>
        </w:trPr>
        <w:tc>
          <w:tcPr>
            <w:tcW w:w="1460" w:type="dxa"/>
            <w:vMerge/>
            <w:tcBorders>
              <w:top w:val="nil"/>
              <w:left w:val="single" w:sz="4" w:space="0" w:color="auto"/>
              <w:bottom w:val="single" w:sz="4" w:space="0" w:color="auto"/>
              <w:right w:val="single" w:sz="4" w:space="0" w:color="auto"/>
            </w:tcBorders>
            <w:vAlign w:val="center"/>
            <w:hideMark/>
            <w:tcPrChange w:id="5612" w:author="作者" w:date="2020-09-17T17:30:00Z">
              <w:tcPr>
                <w:tcW w:w="1460" w:type="dxa"/>
                <w:vMerge/>
                <w:tcBorders>
                  <w:top w:val="nil"/>
                  <w:left w:val="single" w:sz="4" w:space="0" w:color="auto"/>
                  <w:bottom w:val="single" w:sz="4" w:space="0" w:color="auto"/>
                  <w:right w:val="single" w:sz="4" w:space="0" w:color="auto"/>
                </w:tcBorders>
                <w:vAlign w:val="center"/>
                <w:hideMark/>
              </w:tcPr>
            </w:tcPrChange>
          </w:tcPr>
          <w:p w14:paraId="441EC0F1" w14:textId="3172199B" w:rsidR="00FB6B28" w:rsidRPr="00364B8F" w:rsidDel="00E84410" w:rsidRDefault="00FB6B28" w:rsidP="00055DE1">
            <w:pPr>
              <w:rPr>
                <w:ins w:id="5613" w:author="作者" w:date="2020-09-16T17:24:00Z"/>
                <w:del w:id="5614" w:author="作者" w:date="2020-09-25T15:31:00Z"/>
                <w:rFonts w:ascii="等线" w:eastAsia="等线" w:hAnsi="等线" w:cs="宋体"/>
                <w:color w:val="000000"/>
              </w:rPr>
            </w:pPr>
            <w:bookmarkStart w:id="5615" w:name="_Toc51940647"/>
            <w:bookmarkEnd w:id="5615"/>
          </w:p>
        </w:tc>
        <w:tc>
          <w:tcPr>
            <w:tcW w:w="1540" w:type="dxa"/>
            <w:tcBorders>
              <w:top w:val="nil"/>
              <w:left w:val="nil"/>
              <w:bottom w:val="single" w:sz="4" w:space="0" w:color="auto"/>
              <w:right w:val="single" w:sz="4" w:space="0" w:color="auto"/>
            </w:tcBorders>
            <w:shd w:val="clear" w:color="auto" w:fill="auto"/>
            <w:noWrap/>
            <w:vAlign w:val="center"/>
            <w:hideMark/>
            <w:tcPrChange w:id="5616"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6ADCBA29" w14:textId="05508996" w:rsidR="00FB6B28" w:rsidRPr="00364B8F" w:rsidDel="00E84410" w:rsidRDefault="00FB6B28" w:rsidP="00055DE1">
            <w:pPr>
              <w:rPr>
                <w:ins w:id="5617" w:author="作者" w:date="2020-09-16T17:24:00Z"/>
                <w:del w:id="5618" w:author="作者" w:date="2020-09-25T15:31:00Z"/>
                <w:rFonts w:ascii="等线" w:eastAsia="等线" w:hAnsi="等线" w:cs="宋体"/>
                <w:color w:val="000000"/>
              </w:rPr>
            </w:pPr>
            <w:ins w:id="5619" w:author="作者" w:date="2020-09-16T17:24:00Z">
              <w:del w:id="5620" w:author="作者" w:date="2020-09-25T15:31:00Z">
                <w:r w:rsidRPr="00364B8F" w:rsidDel="00E84410">
                  <w:rPr>
                    <w:rFonts w:ascii="等线" w:eastAsia="等线" w:hAnsi="等线" w:cs="宋体" w:hint="eastAsia"/>
                    <w:color w:val="000000"/>
                  </w:rPr>
                  <w:delText>normal mode</w:delText>
                </w:r>
                <w:bookmarkStart w:id="5621" w:name="_Toc51940648"/>
                <w:bookmarkEnd w:id="5621"/>
              </w:del>
            </w:ins>
          </w:p>
        </w:tc>
        <w:tc>
          <w:tcPr>
            <w:tcW w:w="4140" w:type="dxa"/>
            <w:tcBorders>
              <w:top w:val="nil"/>
              <w:left w:val="nil"/>
              <w:bottom w:val="single" w:sz="4" w:space="0" w:color="auto"/>
              <w:right w:val="single" w:sz="4" w:space="0" w:color="auto"/>
            </w:tcBorders>
            <w:shd w:val="clear" w:color="auto" w:fill="auto"/>
            <w:vAlign w:val="center"/>
            <w:hideMark/>
            <w:tcPrChange w:id="5622"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30DEA437" w14:textId="0AD690EF" w:rsidR="00FB6B28" w:rsidRPr="00364B8F" w:rsidDel="00E84410" w:rsidRDefault="00FB6B28" w:rsidP="00055DE1">
            <w:pPr>
              <w:rPr>
                <w:ins w:id="5623" w:author="作者" w:date="2020-09-16T17:24:00Z"/>
                <w:del w:id="5624" w:author="作者" w:date="2020-09-25T15:31:00Z"/>
                <w:rFonts w:ascii="等线" w:eastAsia="等线" w:hAnsi="等线" w:cs="宋体"/>
                <w:color w:val="000000"/>
              </w:rPr>
            </w:pPr>
            <w:ins w:id="5625" w:author="作者" w:date="2020-09-16T17:24:00Z">
              <w:del w:id="5626" w:author="作者" w:date="2020-09-25T15:31:00Z">
                <w:r w:rsidRPr="00364B8F" w:rsidDel="00E84410">
                  <w:rPr>
                    <w:rFonts w:ascii="等线" w:eastAsia="等线" w:hAnsi="等线" w:cs="宋体" w:hint="eastAsia"/>
                    <w:color w:val="000000"/>
                  </w:rPr>
                  <w:delText>1.Stop music mode</w:delText>
                </w:r>
                <w:r w:rsidRPr="00364B8F" w:rsidDel="00E84410">
                  <w:rPr>
                    <w:rFonts w:ascii="等线" w:eastAsia="等线" w:hAnsi="等线" w:cs="宋体" w:hint="eastAsia"/>
                    <w:color w:val="000000"/>
                  </w:rPr>
                  <w:br/>
                  <w:delText>2.Begin normal mode (fade on 1s)</w:delText>
                </w:r>
                <w:bookmarkStart w:id="5627" w:name="_Toc51940649"/>
                <w:bookmarkEnd w:id="5627"/>
              </w:del>
            </w:ins>
          </w:p>
        </w:tc>
        <w:tc>
          <w:tcPr>
            <w:tcW w:w="3539" w:type="dxa"/>
            <w:tcBorders>
              <w:top w:val="nil"/>
              <w:left w:val="nil"/>
              <w:bottom w:val="single" w:sz="4" w:space="0" w:color="auto"/>
              <w:right w:val="single" w:sz="4" w:space="0" w:color="auto"/>
            </w:tcBorders>
            <w:shd w:val="clear" w:color="auto" w:fill="auto"/>
            <w:vAlign w:val="center"/>
            <w:tcPrChange w:id="5628"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684EAC6B" w14:textId="305949F4" w:rsidR="00FB6B28" w:rsidRPr="00364B8F" w:rsidDel="00E84410" w:rsidRDefault="00FB6B28" w:rsidP="00055DE1">
            <w:pPr>
              <w:rPr>
                <w:ins w:id="5629" w:author="作者" w:date="2020-09-16T17:24:00Z"/>
                <w:del w:id="5630" w:author="作者" w:date="2020-09-25T15:31:00Z"/>
                <w:rFonts w:ascii="等线" w:eastAsia="等线" w:hAnsi="等线" w:cs="宋体"/>
                <w:color w:val="000000"/>
              </w:rPr>
            </w:pPr>
            <w:ins w:id="5631" w:author="作者" w:date="2020-09-16T17:24:00Z">
              <w:del w:id="5632" w:author="作者" w:date="2020-09-25T15:31:00Z">
                <w:r w:rsidRPr="00364B8F" w:rsidDel="00E84410">
                  <w:rPr>
                    <w:rFonts w:ascii="等线" w:eastAsia="等线" w:hAnsi="等线" w:cs="宋体" w:hint="eastAsia"/>
                    <w:color w:val="000000"/>
                  </w:rPr>
                  <w:delText>1.set Aux_Music_Set=close</w:delText>
                </w:r>
                <w:bookmarkStart w:id="5633" w:name="_Toc51940650"/>
                <w:bookmarkEnd w:id="5633"/>
              </w:del>
            </w:ins>
          </w:p>
        </w:tc>
        <w:bookmarkStart w:id="5634" w:name="_Toc51940651"/>
        <w:bookmarkEnd w:id="5634"/>
      </w:tr>
      <w:tr w:rsidR="00FB6B28" w:rsidRPr="00364B8F" w:rsidDel="00E84410" w14:paraId="3BDC70FD" w14:textId="0CB0F5A7" w:rsidTr="0079093A">
        <w:tblPrEx>
          <w:tblW w:w="10679" w:type="dxa"/>
          <w:tblPrExChange w:id="5635" w:author="作者" w:date="2020-09-17T17:30:00Z">
            <w:tblPrEx>
              <w:tblW w:w="10679" w:type="dxa"/>
            </w:tblPrEx>
          </w:tblPrExChange>
        </w:tblPrEx>
        <w:trPr>
          <w:trHeight w:val="280"/>
          <w:ins w:id="5636" w:author="作者" w:date="2020-09-16T17:24:00Z"/>
          <w:del w:id="5637" w:author="作者" w:date="2020-09-25T15:31:00Z"/>
          <w:trPrChange w:id="5638" w:author="作者" w:date="2020-09-17T17:30:00Z">
            <w:trPr>
              <w:trHeight w:val="280"/>
            </w:trPr>
          </w:trPrChange>
        </w:trPr>
        <w:tc>
          <w:tcPr>
            <w:tcW w:w="1460" w:type="dxa"/>
            <w:vMerge/>
            <w:tcBorders>
              <w:top w:val="nil"/>
              <w:left w:val="single" w:sz="4" w:space="0" w:color="auto"/>
              <w:bottom w:val="single" w:sz="4" w:space="0" w:color="auto"/>
              <w:right w:val="single" w:sz="4" w:space="0" w:color="auto"/>
            </w:tcBorders>
            <w:vAlign w:val="center"/>
            <w:hideMark/>
            <w:tcPrChange w:id="5639" w:author="作者" w:date="2020-09-17T17:30:00Z">
              <w:tcPr>
                <w:tcW w:w="1460" w:type="dxa"/>
                <w:vMerge/>
                <w:tcBorders>
                  <w:top w:val="nil"/>
                  <w:left w:val="single" w:sz="4" w:space="0" w:color="auto"/>
                  <w:bottom w:val="single" w:sz="4" w:space="0" w:color="auto"/>
                  <w:right w:val="single" w:sz="4" w:space="0" w:color="auto"/>
                </w:tcBorders>
                <w:vAlign w:val="center"/>
                <w:hideMark/>
              </w:tcPr>
            </w:tcPrChange>
          </w:tcPr>
          <w:p w14:paraId="0E54CDE3" w14:textId="286F6323" w:rsidR="00FB6B28" w:rsidRPr="00364B8F" w:rsidDel="00E84410" w:rsidRDefault="00FB6B28" w:rsidP="00055DE1">
            <w:pPr>
              <w:rPr>
                <w:ins w:id="5640" w:author="作者" w:date="2020-09-16T17:24:00Z"/>
                <w:del w:id="5641" w:author="作者" w:date="2020-09-25T15:31:00Z"/>
                <w:rFonts w:ascii="等线" w:eastAsia="等线" w:hAnsi="等线" w:cs="宋体"/>
                <w:color w:val="000000"/>
              </w:rPr>
            </w:pPr>
            <w:bookmarkStart w:id="5642" w:name="_Toc51940652"/>
            <w:bookmarkEnd w:id="5642"/>
          </w:p>
        </w:tc>
        <w:tc>
          <w:tcPr>
            <w:tcW w:w="1540" w:type="dxa"/>
            <w:tcBorders>
              <w:top w:val="nil"/>
              <w:left w:val="nil"/>
              <w:bottom w:val="single" w:sz="4" w:space="0" w:color="auto"/>
              <w:right w:val="single" w:sz="4" w:space="0" w:color="auto"/>
            </w:tcBorders>
            <w:shd w:val="clear" w:color="auto" w:fill="auto"/>
            <w:noWrap/>
            <w:vAlign w:val="center"/>
            <w:hideMark/>
            <w:tcPrChange w:id="5643"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666B2852" w14:textId="739AC843" w:rsidR="00FB6B28" w:rsidRPr="00364B8F" w:rsidDel="00E84410" w:rsidRDefault="00FB6B28" w:rsidP="00055DE1">
            <w:pPr>
              <w:rPr>
                <w:ins w:id="5644" w:author="作者" w:date="2020-09-16T17:24:00Z"/>
                <w:del w:id="5645" w:author="作者" w:date="2020-09-25T15:31:00Z"/>
                <w:rFonts w:ascii="等线" w:eastAsia="等线" w:hAnsi="等线" w:cs="宋体"/>
                <w:color w:val="000000"/>
              </w:rPr>
            </w:pPr>
            <w:ins w:id="5646" w:author="作者" w:date="2020-09-16T17:24:00Z">
              <w:del w:id="5647" w:author="作者" w:date="2020-09-25T15:31:00Z">
                <w:r w:rsidRPr="00364B8F" w:rsidDel="00E84410">
                  <w:rPr>
                    <w:rFonts w:ascii="等线" w:eastAsia="等线" w:hAnsi="等线" w:cs="宋体" w:hint="eastAsia"/>
                    <w:color w:val="000000"/>
                  </w:rPr>
                  <w:delText>music mode</w:delText>
                </w:r>
                <w:bookmarkStart w:id="5648" w:name="_Toc51940653"/>
                <w:bookmarkEnd w:id="5648"/>
              </w:del>
            </w:ins>
          </w:p>
        </w:tc>
        <w:tc>
          <w:tcPr>
            <w:tcW w:w="4140" w:type="dxa"/>
            <w:tcBorders>
              <w:top w:val="nil"/>
              <w:left w:val="nil"/>
              <w:bottom w:val="single" w:sz="4" w:space="0" w:color="auto"/>
              <w:right w:val="single" w:sz="4" w:space="0" w:color="auto"/>
            </w:tcBorders>
            <w:shd w:val="clear" w:color="auto" w:fill="auto"/>
            <w:vAlign w:val="center"/>
            <w:hideMark/>
            <w:tcPrChange w:id="5649"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37F6CE19" w14:textId="1F341B5E" w:rsidR="00FB6B28" w:rsidRPr="00364B8F" w:rsidDel="00E84410" w:rsidRDefault="00FB6B28" w:rsidP="00055DE1">
            <w:pPr>
              <w:rPr>
                <w:ins w:id="5650" w:author="作者" w:date="2020-09-16T17:24:00Z"/>
                <w:del w:id="5651" w:author="作者" w:date="2020-09-25T15:31:00Z"/>
                <w:rFonts w:ascii="等线" w:eastAsia="等线" w:hAnsi="等线" w:cs="宋体"/>
                <w:color w:val="000000"/>
              </w:rPr>
            </w:pPr>
            <w:ins w:id="5652" w:author="作者" w:date="2020-09-16T17:24:00Z">
              <w:del w:id="5653" w:author="作者" w:date="2020-09-25T15:31:00Z">
                <w:r w:rsidRPr="00364B8F" w:rsidDel="00E84410">
                  <w:rPr>
                    <w:rFonts w:ascii="等线" w:eastAsia="等线" w:hAnsi="等线" w:cs="宋体" w:hint="eastAsia"/>
                    <w:color w:val="000000"/>
                  </w:rPr>
                  <w:delText>-</w:delText>
                </w:r>
                <w:bookmarkStart w:id="5654" w:name="_Toc51940654"/>
                <w:bookmarkEnd w:id="5654"/>
              </w:del>
            </w:ins>
          </w:p>
        </w:tc>
        <w:tc>
          <w:tcPr>
            <w:tcW w:w="3539" w:type="dxa"/>
            <w:tcBorders>
              <w:top w:val="nil"/>
              <w:left w:val="nil"/>
              <w:bottom w:val="single" w:sz="4" w:space="0" w:color="auto"/>
              <w:right w:val="single" w:sz="4" w:space="0" w:color="auto"/>
            </w:tcBorders>
            <w:shd w:val="clear" w:color="auto" w:fill="auto"/>
            <w:vAlign w:val="center"/>
            <w:tcPrChange w:id="5655"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124D55AC" w14:textId="0CE6C8C5" w:rsidR="00FB6B28" w:rsidRPr="00364B8F" w:rsidDel="00E84410" w:rsidRDefault="00FB6B28" w:rsidP="00055DE1">
            <w:pPr>
              <w:rPr>
                <w:ins w:id="5656" w:author="作者" w:date="2020-09-16T17:24:00Z"/>
                <w:del w:id="5657" w:author="作者" w:date="2020-09-25T15:31:00Z"/>
                <w:rFonts w:ascii="等线" w:eastAsia="等线" w:hAnsi="等线" w:cs="宋体"/>
                <w:color w:val="000000"/>
              </w:rPr>
            </w:pPr>
            <w:ins w:id="5658" w:author="作者" w:date="2020-09-16T17:24:00Z">
              <w:del w:id="5659" w:author="作者" w:date="2020-09-25T15:31:00Z">
                <w:r w:rsidRPr="00364B8F" w:rsidDel="00E84410">
                  <w:rPr>
                    <w:rFonts w:ascii="等线" w:eastAsia="等线" w:hAnsi="等线" w:cs="宋体" w:hint="eastAsia"/>
                    <w:color w:val="000000"/>
                  </w:rPr>
                  <w:delText xml:space="preserve">　</w:delText>
                </w:r>
                <w:bookmarkStart w:id="5660" w:name="_Toc51940655"/>
                <w:bookmarkEnd w:id="5660"/>
              </w:del>
            </w:ins>
          </w:p>
        </w:tc>
        <w:bookmarkStart w:id="5661" w:name="_Toc51940656"/>
        <w:bookmarkEnd w:id="5661"/>
      </w:tr>
      <w:tr w:rsidR="00FB6B28" w:rsidRPr="00364B8F" w:rsidDel="00E84410" w14:paraId="09CDA952" w14:textId="47F51A0C" w:rsidTr="0079093A">
        <w:tblPrEx>
          <w:tblW w:w="10679" w:type="dxa"/>
          <w:tblPrExChange w:id="5662" w:author="作者" w:date="2020-09-17T17:30:00Z">
            <w:tblPrEx>
              <w:tblW w:w="10679" w:type="dxa"/>
            </w:tblPrEx>
          </w:tblPrExChange>
        </w:tblPrEx>
        <w:trPr>
          <w:trHeight w:val="560"/>
          <w:ins w:id="5663" w:author="作者" w:date="2020-09-16T17:24:00Z"/>
          <w:del w:id="5664" w:author="作者" w:date="2020-09-25T15:31:00Z"/>
          <w:trPrChange w:id="5665" w:author="作者" w:date="2020-09-17T17:30:00Z">
            <w:trPr>
              <w:trHeight w:val="560"/>
            </w:trPr>
          </w:trPrChange>
        </w:trPr>
        <w:tc>
          <w:tcPr>
            <w:tcW w:w="1460" w:type="dxa"/>
            <w:vMerge/>
            <w:tcBorders>
              <w:top w:val="nil"/>
              <w:left w:val="single" w:sz="4" w:space="0" w:color="auto"/>
              <w:bottom w:val="single" w:sz="4" w:space="0" w:color="auto"/>
              <w:right w:val="single" w:sz="4" w:space="0" w:color="auto"/>
            </w:tcBorders>
            <w:vAlign w:val="center"/>
            <w:hideMark/>
            <w:tcPrChange w:id="5666" w:author="作者" w:date="2020-09-17T17:30:00Z">
              <w:tcPr>
                <w:tcW w:w="1460" w:type="dxa"/>
                <w:vMerge/>
                <w:tcBorders>
                  <w:top w:val="nil"/>
                  <w:left w:val="single" w:sz="4" w:space="0" w:color="auto"/>
                  <w:bottom w:val="single" w:sz="4" w:space="0" w:color="auto"/>
                  <w:right w:val="single" w:sz="4" w:space="0" w:color="auto"/>
                </w:tcBorders>
                <w:vAlign w:val="center"/>
                <w:hideMark/>
              </w:tcPr>
            </w:tcPrChange>
          </w:tcPr>
          <w:p w14:paraId="12E77B05" w14:textId="7BCCB11A" w:rsidR="00FB6B28" w:rsidRPr="00364B8F" w:rsidDel="00E84410" w:rsidRDefault="00FB6B28" w:rsidP="00055DE1">
            <w:pPr>
              <w:rPr>
                <w:ins w:id="5667" w:author="作者" w:date="2020-09-16T17:24:00Z"/>
                <w:del w:id="5668" w:author="作者" w:date="2020-09-25T15:31:00Z"/>
                <w:rFonts w:ascii="等线" w:eastAsia="等线" w:hAnsi="等线" w:cs="宋体"/>
                <w:color w:val="000000"/>
              </w:rPr>
            </w:pPr>
            <w:bookmarkStart w:id="5669" w:name="_Toc51940657"/>
            <w:bookmarkEnd w:id="5669"/>
          </w:p>
        </w:tc>
        <w:tc>
          <w:tcPr>
            <w:tcW w:w="1540" w:type="dxa"/>
            <w:tcBorders>
              <w:top w:val="nil"/>
              <w:left w:val="nil"/>
              <w:bottom w:val="single" w:sz="4" w:space="0" w:color="auto"/>
              <w:right w:val="single" w:sz="4" w:space="0" w:color="auto"/>
            </w:tcBorders>
            <w:shd w:val="clear" w:color="auto" w:fill="auto"/>
            <w:noWrap/>
            <w:vAlign w:val="center"/>
            <w:hideMark/>
            <w:tcPrChange w:id="5670"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556731E0" w14:textId="507D6093" w:rsidR="00FB6B28" w:rsidRPr="00364B8F" w:rsidDel="00E84410" w:rsidRDefault="00FB6B28" w:rsidP="00055DE1">
            <w:pPr>
              <w:rPr>
                <w:ins w:id="5671" w:author="作者" w:date="2020-09-16T17:24:00Z"/>
                <w:del w:id="5672" w:author="作者" w:date="2020-09-25T15:31:00Z"/>
                <w:rFonts w:ascii="等线" w:eastAsia="等线" w:hAnsi="等线" w:cs="宋体"/>
                <w:color w:val="000000"/>
              </w:rPr>
            </w:pPr>
            <w:ins w:id="5673" w:author="作者" w:date="2020-09-16T17:24:00Z">
              <w:del w:id="5674" w:author="作者" w:date="2020-09-25T15:31:00Z">
                <w:r w:rsidRPr="00364B8F" w:rsidDel="00E84410">
                  <w:rPr>
                    <w:rFonts w:ascii="等线" w:eastAsia="等线" w:hAnsi="等线" w:cs="宋体" w:hint="eastAsia"/>
                    <w:color w:val="000000"/>
                  </w:rPr>
                  <w:delText>driver mode</w:delText>
                </w:r>
                <w:bookmarkStart w:id="5675" w:name="_Toc51940658"/>
                <w:bookmarkEnd w:id="5675"/>
              </w:del>
            </w:ins>
          </w:p>
        </w:tc>
        <w:tc>
          <w:tcPr>
            <w:tcW w:w="4140" w:type="dxa"/>
            <w:tcBorders>
              <w:top w:val="nil"/>
              <w:left w:val="nil"/>
              <w:bottom w:val="single" w:sz="4" w:space="0" w:color="auto"/>
              <w:right w:val="single" w:sz="4" w:space="0" w:color="auto"/>
            </w:tcBorders>
            <w:shd w:val="clear" w:color="auto" w:fill="auto"/>
            <w:vAlign w:val="center"/>
            <w:hideMark/>
            <w:tcPrChange w:id="5676"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72F14E04" w14:textId="08B71F55" w:rsidR="00FB6B28" w:rsidRPr="00364B8F" w:rsidDel="00E84410" w:rsidRDefault="00FB6B28" w:rsidP="00055DE1">
            <w:pPr>
              <w:rPr>
                <w:ins w:id="5677" w:author="作者" w:date="2020-09-16T17:24:00Z"/>
                <w:del w:id="5678" w:author="作者" w:date="2020-09-25T15:31:00Z"/>
                <w:rFonts w:ascii="等线" w:eastAsia="等线" w:hAnsi="等线" w:cs="宋体"/>
                <w:color w:val="000000"/>
              </w:rPr>
            </w:pPr>
            <w:ins w:id="5679" w:author="作者" w:date="2020-09-16T17:24:00Z">
              <w:del w:id="5680" w:author="作者" w:date="2020-09-25T15:31:00Z">
                <w:r w:rsidRPr="00364B8F" w:rsidDel="00E84410">
                  <w:rPr>
                    <w:rFonts w:ascii="等线" w:eastAsia="等线" w:hAnsi="等线" w:cs="宋体" w:hint="eastAsia"/>
                    <w:color w:val="000000"/>
                  </w:rPr>
                  <w:delText>1.Stop music mode</w:delText>
                </w:r>
                <w:r w:rsidRPr="00364B8F" w:rsidDel="00E84410">
                  <w:rPr>
                    <w:rFonts w:ascii="等线" w:eastAsia="等线" w:hAnsi="等线" w:cs="宋体" w:hint="eastAsia"/>
                    <w:color w:val="000000"/>
                  </w:rPr>
                  <w:br/>
                  <w:delText>2.Begin driver mode (fade on 1s)</w:delText>
                </w:r>
                <w:bookmarkStart w:id="5681" w:name="_Toc51940659"/>
                <w:bookmarkEnd w:id="5681"/>
              </w:del>
            </w:ins>
          </w:p>
        </w:tc>
        <w:tc>
          <w:tcPr>
            <w:tcW w:w="3539" w:type="dxa"/>
            <w:tcBorders>
              <w:top w:val="nil"/>
              <w:left w:val="nil"/>
              <w:bottom w:val="single" w:sz="4" w:space="0" w:color="auto"/>
              <w:right w:val="single" w:sz="4" w:space="0" w:color="auto"/>
            </w:tcBorders>
            <w:shd w:val="clear" w:color="auto" w:fill="auto"/>
            <w:vAlign w:val="center"/>
            <w:tcPrChange w:id="5682"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2E4AE205" w14:textId="678DDA1B" w:rsidR="00FB6B28" w:rsidRPr="00364B8F" w:rsidDel="00E84410" w:rsidRDefault="00FB6B28" w:rsidP="00055DE1">
            <w:pPr>
              <w:rPr>
                <w:ins w:id="5683" w:author="作者" w:date="2020-09-16T17:24:00Z"/>
                <w:del w:id="5684" w:author="作者" w:date="2020-09-25T15:31:00Z"/>
                <w:rFonts w:ascii="等线" w:eastAsia="等线" w:hAnsi="等线" w:cs="宋体"/>
                <w:color w:val="000000"/>
              </w:rPr>
            </w:pPr>
            <w:ins w:id="5685" w:author="作者" w:date="2020-09-16T17:24:00Z">
              <w:del w:id="5686" w:author="作者" w:date="2020-09-25T15:31:00Z">
                <w:r w:rsidRPr="00364B8F" w:rsidDel="00E84410">
                  <w:rPr>
                    <w:rFonts w:ascii="等线" w:eastAsia="等线" w:hAnsi="等线" w:cs="宋体" w:hint="eastAsia"/>
                    <w:color w:val="000000"/>
                  </w:rPr>
                  <w:delText xml:space="preserve">　</w:delText>
                </w:r>
                <w:bookmarkStart w:id="5687" w:name="_Toc51940660"/>
                <w:bookmarkEnd w:id="5687"/>
              </w:del>
            </w:ins>
          </w:p>
        </w:tc>
        <w:bookmarkStart w:id="5688" w:name="_Toc51940661"/>
        <w:bookmarkEnd w:id="5688"/>
      </w:tr>
      <w:tr w:rsidR="00FB6B28" w:rsidRPr="00364B8F" w:rsidDel="00E84410" w14:paraId="3DCA9673" w14:textId="08F0FFF3" w:rsidTr="0079093A">
        <w:tblPrEx>
          <w:tblW w:w="10679" w:type="dxa"/>
          <w:tblPrExChange w:id="5689" w:author="作者" w:date="2020-09-17T17:30:00Z">
            <w:tblPrEx>
              <w:tblW w:w="10679" w:type="dxa"/>
            </w:tblPrEx>
          </w:tblPrExChange>
        </w:tblPrEx>
        <w:trPr>
          <w:trHeight w:val="280"/>
          <w:ins w:id="5690" w:author="作者" w:date="2020-09-16T17:24:00Z"/>
          <w:del w:id="5691" w:author="作者" w:date="2020-09-25T15:31:00Z"/>
          <w:trPrChange w:id="5692" w:author="作者" w:date="2020-09-17T17:30:00Z">
            <w:trPr>
              <w:trHeight w:val="280"/>
            </w:trPr>
          </w:trPrChange>
        </w:trPr>
        <w:tc>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5693" w:author="作者" w:date="2020-09-17T17:30:00Z">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1E5578D" w14:textId="7360E8B5" w:rsidR="00FB6B28" w:rsidRPr="00364B8F" w:rsidDel="00E84410" w:rsidRDefault="00FB6B28" w:rsidP="00055DE1">
            <w:pPr>
              <w:rPr>
                <w:ins w:id="5694" w:author="作者" w:date="2020-09-16T17:24:00Z"/>
                <w:del w:id="5695" w:author="作者" w:date="2020-09-25T15:31:00Z"/>
                <w:rFonts w:ascii="等线" w:eastAsia="等线" w:hAnsi="等线" w:cs="宋体"/>
                <w:color w:val="000000"/>
              </w:rPr>
            </w:pPr>
            <w:ins w:id="5696" w:author="作者" w:date="2020-09-16T17:24:00Z">
              <w:del w:id="5697" w:author="作者" w:date="2020-09-25T15:31:00Z">
                <w:r w:rsidRPr="00364B8F" w:rsidDel="00E84410">
                  <w:rPr>
                    <w:rFonts w:ascii="等线" w:eastAsia="等线" w:hAnsi="等线" w:cs="宋体" w:hint="eastAsia"/>
                    <w:color w:val="000000"/>
                  </w:rPr>
                  <w:delText>driver mode</w:delText>
                </w:r>
                <w:bookmarkStart w:id="5698" w:name="_Toc51940662"/>
                <w:bookmarkEnd w:id="5698"/>
              </w:del>
            </w:ins>
          </w:p>
        </w:tc>
        <w:tc>
          <w:tcPr>
            <w:tcW w:w="1540" w:type="dxa"/>
            <w:tcBorders>
              <w:top w:val="nil"/>
              <w:left w:val="nil"/>
              <w:bottom w:val="single" w:sz="4" w:space="0" w:color="auto"/>
              <w:right w:val="single" w:sz="4" w:space="0" w:color="auto"/>
            </w:tcBorders>
            <w:shd w:val="clear" w:color="auto" w:fill="auto"/>
            <w:noWrap/>
            <w:vAlign w:val="center"/>
            <w:hideMark/>
            <w:tcPrChange w:id="5699"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465C8EDE" w14:textId="27CB5308" w:rsidR="00FB6B28" w:rsidRPr="00364B8F" w:rsidDel="00E84410" w:rsidRDefault="00FB6B28" w:rsidP="00055DE1">
            <w:pPr>
              <w:rPr>
                <w:ins w:id="5700" w:author="作者" w:date="2020-09-16T17:24:00Z"/>
                <w:del w:id="5701" w:author="作者" w:date="2020-09-25T15:31:00Z"/>
                <w:rFonts w:ascii="等线" w:eastAsia="等线" w:hAnsi="等线" w:cs="宋体"/>
                <w:color w:val="000000"/>
              </w:rPr>
            </w:pPr>
            <w:ins w:id="5702" w:author="作者" w:date="2020-09-16T17:24:00Z">
              <w:del w:id="5703" w:author="作者" w:date="2020-09-25T15:31:00Z">
                <w:r w:rsidRPr="00364B8F" w:rsidDel="00E84410">
                  <w:rPr>
                    <w:rFonts w:ascii="等线" w:eastAsia="等线" w:hAnsi="等线" w:cs="宋体" w:hint="eastAsia"/>
                    <w:color w:val="000000"/>
                  </w:rPr>
                  <w:delText>welcome</w:delText>
                </w:r>
                <w:bookmarkStart w:id="5704" w:name="_Toc51940663"/>
                <w:bookmarkEnd w:id="5704"/>
              </w:del>
            </w:ins>
          </w:p>
        </w:tc>
        <w:tc>
          <w:tcPr>
            <w:tcW w:w="4140" w:type="dxa"/>
            <w:tcBorders>
              <w:top w:val="nil"/>
              <w:left w:val="nil"/>
              <w:bottom w:val="single" w:sz="4" w:space="0" w:color="auto"/>
              <w:right w:val="single" w:sz="4" w:space="0" w:color="auto"/>
            </w:tcBorders>
            <w:shd w:val="clear" w:color="auto" w:fill="auto"/>
            <w:vAlign w:val="center"/>
            <w:hideMark/>
            <w:tcPrChange w:id="5705"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67E1C1E6" w14:textId="49CF3C66" w:rsidR="00FB6B28" w:rsidRPr="00364B8F" w:rsidDel="00E84410" w:rsidRDefault="00FB6B28" w:rsidP="00055DE1">
            <w:pPr>
              <w:rPr>
                <w:ins w:id="5706" w:author="作者" w:date="2020-09-16T17:24:00Z"/>
                <w:del w:id="5707" w:author="作者" w:date="2020-09-25T15:31:00Z"/>
                <w:rFonts w:ascii="等线" w:eastAsia="等线" w:hAnsi="等线" w:cs="宋体"/>
                <w:color w:val="000000"/>
              </w:rPr>
            </w:pPr>
            <w:ins w:id="5708" w:author="作者" w:date="2020-09-16T17:24:00Z">
              <w:del w:id="5709" w:author="作者" w:date="2020-09-25T15:31:00Z">
                <w:r w:rsidRPr="00364B8F" w:rsidDel="00E84410">
                  <w:rPr>
                    <w:rFonts w:ascii="等线" w:eastAsia="等线" w:hAnsi="等线" w:cs="宋体" w:hint="eastAsia"/>
                    <w:color w:val="000000"/>
                  </w:rPr>
                  <w:delText>-</w:delText>
                </w:r>
                <w:bookmarkStart w:id="5710" w:name="_Toc51940664"/>
                <w:bookmarkEnd w:id="5710"/>
              </w:del>
            </w:ins>
          </w:p>
        </w:tc>
        <w:tc>
          <w:tcPr>
            <w:tcW w:w="3539" w:type="dxa"/>
            <w:tcBorders>
              <w:top w:val="nil"/>
              <w:left w:val="nil"/>
              <w:bottom w:val="single" w:sz="4" w:space="0" w:color="auto"/>
              <w:right w:val="single" w:sz="4" w:space="0" w:color="auto"/>
            </w:tcBorders>
            <w:shd w:val="clear" w:color="auto" w:fill="auto"/>
            <w:vAlign w:val="center"/>
            <w:tcPrChange w:id="5711"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5AD879EE" w14:textId="59756D5A" w:rsidR="00FB6B28" w:rsidRPr="00364B8F" w:rsidDel="00E84410" w:rsidRDefault="00FB6B28" w:rsidP="00055DE1">
            <w:pPr>
              <w:rPr>
                <w:ins w:id="5712" w:author="作者" w:date="2020-09-16T17:24:00Z"/>
                <w:del w:id="5713" w:author="作者" w:date="2020-09-25T15:31:00Z"/>
                <w:rFonts w:ascii="等线" w:eastAsia="等线" w:hAnsi="等线" w:cs="宋体"/>
                <w:color w:val="000000"/>
              </w:rPr>
            </w:pPr>
            <w:ins w:id="5714" w:author="作者" w:date="2020-09-16T17:24:00Z">
              <w:del w:id="5715" w:author="作者" w:date="2020-09-25T15:31:00Z">
                <w:r w:rsidRPr="00364B8F" w:rsidDel="00E84410">
                  <w:rPr>
                    <w:rFonts w:ascii="等线" w:eastAsia="等线" w:hAnsi="等线" w:cs="宋体" w:hint="eastAsia"/>
                    <w:color w:val="000000"/>
                  </w:rPr>
                  <w:delText xml:space="preserve">　</w:delText>
                </w:r>
                <w:bookmarkStart w:id="5716" w:name="_Toc51940665"/>
                <w:bookmarkEnd w:id="5716"/>
              </w:del>
            </w:ins>
          </w:p>
        </w:tc>
        <w:bookmarkStart w:id="5717" w:name="_Toc51940666"/>
        <w:bookmarkEnd w:id="5717"/>
      </w:tr>
      <w:tr w:rsidR="00FB6B28" w:rsidRPr="00364B8F" w:rsidDel="00E84410" w14:paraId="459C77E5" w14:textId="13676EAE" w:rsidTr="0079093A">
        <w:tblPrEx>
          <w:tblW w:w="10679" w:type="dxa"/>
          <w:tblPrExChange w:id="5718" w:author="作者" w:date="2020-09-17T17:30:00Z">
            <w:tblPrEx>
              <w:tblW w:w="10679" w:type="dxa"/>
            </w:tblPrEx>
          </w:tblPrExChange>
        </w:tblPrEx>
        <w:trPr>
          <w:trHeight w:val="280"/>
          <w:ins w:id="5719" w:author="作者" w:date="2020-09-16T17:24:00Z"/>
          <w:del w:id="5720" w:author="作者" w:date="2020-09-25T15:31:00Z"/>
          <w:trPrChange w:id="5721" w:author="作者" w:date="2020-09-17T17:30:00Z">
            <w:trPr>
              <w:trHeight w:val="280"/>
            </w:trPr>
          </w:trPrChange>
        </w:trPr>
        <w:tc>
          <w:tcPr>
            <w:tcW w:w="1460" w:type="dxa"/>
            <w:vMerge/>
            <w:tcBorders>
              <w:top w:val="nil"/>
              <w:left w:val="single" w:sz="4" w:space="0" w:color="auto"/>
              <w:bottom w:val="single" w:sz="4" w:space="0" w:color="000000"/>
              <w:right w:val="single" w:sz="4" w:space="0" w:color="auto"/>
            </w:tcBorders>
            <w:vAlign w:val="center"/>
            <w:hideMark/>
            <w:tcPrChange w:id="5722"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1FFA7E57" w14:textId="2097B01F" w:rsidR="00FB6B28" w:rsidRPr="00364B8F" w:rsidDel="00E84410" w:rsidRDefault="00FB6B28" w:rsidP="00055DE1">
            <w:pPr>
              <w:rPr>
                <w:ins w:id="5723" w:author="作者" w:date="2020-09-16T17:24:00Z"/>
                <w:del w:id="5724" w:author="作者" w:date="2020-09-25T15:31:00Z"/>
                <w:rFonts w:ascii="等线" w:eastAsia="等线" w:hAnsi="等线" w:cs="宋体"/>
                <w:color w:val="000000"/>
              </w:rPr>
            </w:pPr>
            <w:bookmarkStart w:id="5725" w:name="_Toc51940667"/>
            <w:bookmarkEnd w:id="5725"/>
          </w:p>
        </w:tc>
        <w:tc>
          <w:tcPr>
            <w:tcW w:w="1540" w:type="dxa"/>
            <w:tcBorders>
              <w:top w:val="nil"/>
              <w:left w:val="nil"/>
              <w:bottom w:val="single" w:sz="4" w:space="0" w:color="auto"/>
              <w:right w:val="single" w:sz="4" w:space="0" w:color="auto"/>
            </w:tcBorders>
            <w:shd w:val="clear" w:color="auto" w:fill="auto"/>
            <w:noWrap/>
            <w:vAlign w:val="center"/>
            <w:hideMark/>
            <w:tcPrChange w:id="5726"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67CD8ACC" w14:textId="6A388DAE" w:rsidR="00FB6B28" w:rsidRPr="00364B8F" w:rsidDel="00E84410" w:rsidRDefault="00FB6B28" w:rsidP="00055DE1">
            <w:pPr>
              <w:rPr>
                <w:ins w:id="5727" w:author="作者" w:date="2020-09-16T17:24:00Z"/>
                <w:del w:id="5728" w:author="作者" w:date="2020-09-25T15:31:00Z"/>
                <w:rFonts w:ascii="等线" w:eastAsia="等线" w:hAnsi="等线" w:cs="宋体"/>
                <w:color w:val="000000"/>
              </w:rPr>
            </w:pPr>
            <w:ins w:id="5729" w:author="作者" w:date="2020-09-16T17:24:00Z">
              <w:del w:id="5730" w:author="作者" w:date="2020-09-25T15:31:00Z">
                <w:r w:rsidRPr="00364B8F" w:rsidDel="00E84410">
                  <w:rPr>
                    <w:rFonts w:ascii="等线" w:eastAsia="等线" w:hAnsi="等线" w:cs="宋体" w:hint="eastAsia"/>
                    <w:color w:val="000000"/>
                  </w:rPr>
                  <w:delText>farewell</w:delText>
                </w:r>
                <w:bookmarkStart w:id="5731" w:name="_Toc51940668"/>
                <w:bookmarkEnd w:id="5731"/>
              </w:del>
            </w:ins>
          </w:p>
        </w:tc>
        <w:tc>
          <w:tcPr>
            <w:tcW w:w="4140" w:type="dxa"/>
            <w:tcBorders>
              <w:top w:val="nil"/>
              <w:left w:val="nil"/>
              <w:bottom w:val="single" w:sz="4" w:space="0" w:color="auto"/>
              <w:right w:val="single" w:sz="4" w:space="0" w:color="auto"/>
            </w:tcBorders>
            <w:shd w:val="clear" w:color="auto" w:fill="auto"/>
            <w:vAlign w:val="center"/>
            <w:hideMark/>
            <w:tcPrChange w:id="5732"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5352A0FB" w14:textId="1BEE6F38" w:rsidR="00FB6B28" w:rsidRPr="00364B8F" w:rsidDel="00E84410" w:rsidRDefault="00FB6B28" w:rsidP="00055DE1">
            <w:pPr>
              <w:rPr>
                <w:ins w:id="5733" w:author="作者" w:date="2020-09-16T17:24:00Z"/>
                <w:del w:id="5734" w:author="作者" w:date="2020-09-25T15:31:00Z"/>
                <w:rFonts w:ascii="等线" w:eastAsia="等线" w:hAnsi="等线" w:cs="宋体"/>
                <w:color w:val="000000"/>
              </w:rPr>
            </w:pPr>
            <w:ins w:id="5735" w:author="作者" w:date="2020-09-16T17:24:00Z">
              <w:del w:id="5736" w:author="作者" w:date="2020-09-25T15:31:00Z">
                <w:r w:rsidRPr="00364B8F" w:rsidDel="00E84410">
                  <w:rPr>
                    <w:rFonts w:ascii="等线" w:eastAsia="等线" w:hAnsi="等线" w:cs="宋体" w:hint="eastAsia"/>
                    <w:color w:val="000000"/>
                  </w:rPr>
                  <w:delText>1.Keep effect</w:delText>
                </w:r>
                <w:bookmarkStart w:id="5737" w:name="_Toc51940669"/>
                <w:bookmarkEnd w:id="5737"/>
              </w:del>
            </w:ins>
          </w:p>
        </w:tc>
        <w:tc>
          <w:tcPr>
            <w:tcW w:w="3539" w:type="dxa"/>
            <w:tcBorders>
              <w:top w:val="nil"/>
              <w:left w:val="nil"/>
              <w:bottom w:val="single" w:sz="4" w:space="0" w:color="auto"/>
              <w:right w:val="single" w:sz="4" w:space="0" w:color="auto"/>
            </w:tcBorders>
            <w:shd w:val="clear" w:color="auto" w:fill="auto"/>
            <w:vAlign w:val="center"/>
            <w:tcPrChange w:id="5738"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23F6941A" w14:textId="5ED45901" w:rsidR="00FB6B28" w:rsidRPr="00364B8F" w:rsidDel="00E84410" w:rsidRDefault="00FB6B28" w:rsidP="00055DE1">
            <w:pPr>
              <w:rPr>
                <w:ins w:id="5739" w:author="作者" w:date="2020-09-16T17:24:00Z"/>
                <w:del w:id="5740" w:author="作者" w:date="2020-09-25T15:31:00Z"/>
                <w:rFonts w:ascii="等线" w:eastAsia="等线" w:hAnsi="等线" w:cs="宋体"/>
                <w:color w:val="000000"/>
              </w:rPr>
            </w:pPr>
            <w:ins w:id="5741" w:author="作者" w:date="2020-09-16T17:24:00Z">
              <w:del w:id="5742" w:author="作者" w:date="2020-09-25T15:31:00Z">
                <w:r w:rsidRPr="00364B8F" w:rsidDel="00E84410">
                  <w:rPr>
                    <w:rFonts w:ascii="等线" w:eastAsia="等线" w:hAnsi="等线" w:cs="宋体" w:hint="eastAsia"/>
                    <w:color w:val="000000"/>
                  </w:rPr>
                  <w:delText xml:space="preserve">　</w:delText>
                </w:r>
                <w:bookmarkStart w:id="5743" w:name="_Toc51940670"/>
                <w:bookmarkEnd w:id="5743"/>
              </w:del>
            </w:ins>
          </w:p>
        </w:tc>
        <w:bookmarkStart w:id="5744" w:name="_Toc51940671"/>
        <w:bookmarkEnd w:id="5744"/>
      </w:tr>
      <w:tr w:rsidR="00FB6B28" w:rsidRPr="00364B8F" w:rsidDel="00E84410" w14:paraId="079161D0" w14:textId="00249DEB" w:rsidTr="0079093A">
        <w:tblPrEx>
          <w:tblW w:w="10679" w:type="dxa"/>
          <w:tblPrExChange w:id="5745" w:author="作者" w:date="2020-09-17T17:30:00Z">
            <w:tblPrEx>
              <w:tblW w:w="10679" w:type="dxa"/>
            </w:tblPrEx>
          </w:tblPrExChange>
        </w:tblPrEx>
        <w:trPr>
          <w:trHeight w:val="560"/>
          <w:ins w:id="5746" w:author="作者" w:date="2020-09-16T17:24:00Z"/>
          <w:del w:id="5747" w:author="作者" w:date="2020-09-25T15:31:00Z"/>
          <w:trPrChange w:id="5748" w:author="作者" w:date="2020-09-17T17:30:00Z">
            <w:trPr>
              <w:trHeight w:val="560"/>
            </w:trPr>
          </w:trPrChange>
        </w:trPr>
        <w:tc>
          <w:tcPr>
            <w:tcW w:w="1460" w:type="dxa"/>
            <w:vMerge/>
            <w:tcBorders>
              <w:top w:val="nil"/>
              <w:left w:val="single" w:sz="4" w:space="0" w:color="auto"/>
              <w:bottom w:val="single" w:sz="4" w:space="0" w:color="000000"/>
              <w:right w:val="single" w:sz="4" w:space="0" w:color="auto"/>
            </w:tcBorders>
            <w:vAlign w:val="center"/>
            <w:hideMark/>
            <w:tcPrChange w:id="5749"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1EB06CDA" w14:textId="020DD199" w:rsidR="00FB6B28" w:rsidRPr="00364B8F" w:rsidDel="00E84410" w:rsidRDefault="00FB6B28" w:rsidP="00055DE1">
            <w:pPr>
              <w:rPr>
                <w:ins w:id="5750" w:author="作者" w:date="2020-09-16T17:24:00Z"/>
                <w:del w:id="5751" w:author="作者" w:date="2020-09-25T15:31:00Z"/>
                <w:rFonts w:ascii="等线" w:eastAsia="等线" w:hAnsi="等线" w:cs="宋体"/>
                <w:color w:val="000000"/>
              </w:rPr>
            </w:pPr>
            <w:bookmarkStart w:id="5752" w:name="_Toc51940672"/>
            <w:bookmarkEnd w:id="5752"/>
          </w:p>
        </w:tc>
        <w:tc>
          <w:tcPr>
            <w:tcW w:w="1540" w:type="dxa"/>
            <w:tcBorders>
              <w:top w:val="nil"/>
              <w:left w:val="nil"/>
              <w:bottom w:val="single" w:sz="4" w:space="0" w:color="auto"/>
              <w:right w:val="single" w:sz="4" w:space="0" w:color="auto"/>
            </w:tcBorders>
            <w:shd w:val="clear" w:color="auto" w:fill="auto"/>
            <w:noWrap/>
            <w:vAlign w:val="center"/>
            <w:hideMark/>
            <w:tcPrChange w:id="5753"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714CA6CF" w14:textId="7CF90A8E" w:rsidR="00FB6B28" w:rsidRPr="00364B8F" w:rsidDel="00E84410" w:rsidRDefault="00FB6B28" w:rsidP="00055DE1">
            <w:pPr>
              <w:rPr>
                <w:ins w:id="5754" w:author="作者" w:date="2020-09-16T17:24:00Z"/>
                <w:del w:id="5755" w:author="作者" w:date="2020-09-25T15:31:00Z"/>
                <w:rFonts w:ascii="等线" w:eastAsia="等线" w:hAnsi="等线" w:cs="宋体"/>
                <w:color w:val="000000"/>
              </w:rPr>
            </w:pPr>
            <w:ins w:id="5756" w:author="作者" w:date="2020-09-16T17:24:00Z">
              <w:del w:id="5757" w:author="作者" w:date="2020-09-25T15:31:00Z">
                <w:r w:rsidRPr="00364B8F" w:rsidDel="00E84410">
                  <w:rPr>
                    <w:rFonts w:ascii="等线" w:eastAsia="等线" w:hAnsi="等线" w:cs="宋体" w:hint="eastAsia"/>
                    <w:color w:val="000000"/>
                  </w:rPr>
                  <w:delText>radar alarm</w:delText>
                </w:r>
                <w:bookmarkStart w:id="5758" w:name="_Toc51940673"/>
                <w:bookmarkEnd w:id="5758"/>
              </w:del>
            </w:ins>
          </w:p>
        </w:tc>
        <w:tc>
          <w:tcPr>
            <w:tcW w:w="4140" w:type="dxa"/>
            <w:tcBorders>
              <w:top w:val="nil"/>
              <w:left w:val="nil"/>
              <w:bottom w:val="single" w:sz="4" w:space="0" w:color="auto"/>
              <w:right w:val="single" w:sz="4" w:space="0" w:color="auto"/>
            </w:tcBorders>
            <w:shd w:val="clear" w:color="auto" w:fill="auto"/>
            <w:vAlign w:val="center"/>
            <w:hideMark/>
            <w:tcPrChange w:id="5759"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24A83535" w14:textId="7F335AC7" w:rsidR="00FB6B28" w:rsidRPr="00364B8F" w:rsidDel="00E84410" w:rsidRDefault="00FB6B28" w:rsidP="00055DE1">
            <w:pPr>
              <w:rPr>
                <w:ins w:id="5760" w:author="作者" w:date="2020-09-16T17:24:00Z"/>
                <w:del w:id="5761" w:author="作者" w:date="2020-09-25T15:31:00Z"/>
                <w:rFonts w:ascii="等线" w:eastAsia="等线" w:hAnsi="等线" w:cs="宋体"/>
                <w:color w:val="000000"/>
              </w:rPr>
            </w:pPr>
            <w:ins w:id="5762" w:author="作者" w:date="2020-09-16T17:24:00Z">
              <w:del w:id="5763" w:author="作者" w:date="2020-09-25T15:31:00Z">
                <w:r w:rsidRPr="00364B8F" w:rsidDel="00E84410">
                  <w:rPr>
                    <w:rFonts w:ascii="等线" w:eastAsia="等线" w:hAnsi="等线" w:cs="宋体" w:hint="eastAsia"/>
                    <w:color w:val="000000"/>
                  </w:rPr>
                  <w:delText>1.Interrupt driver mode(without fade off)</w:delText>
                </w:r>
                <w:r w:rsidRPr="00364B8F" w:rsidDel="00E84410">
                  <w:rPr>
                    <w:rFonts w:ascii="等线" w:eastAsia="等线" w:hAnsi="等线" w:cs="宋体" w:hint="eastAsia"/>
                    <w:color w:val="000000"/>
                  </w:rPr>
                  <w:br/>
                  <w:delText xml:space="preserve">2.Begin radar alarm mode </w:delText>
                </w:r>
                <w:bookmarkStart w:id="5764" w:name="_Toc51940674"/>
                <w:bookmarkEnd w:id="5764"/>
              </w:del>
            </w:ins>
          </w:p>
        </w:tc>
        <w:tc>
          <w:tcPr>
            <w:tcW w:w="3539" w:type="dxa"/>
            <w:tcBorders>
              <w:top w:val="nil"/>
              <w:left w:val="nil"/>
              <w:bottom w:val="single" w:sz="4" w:space="0" w:color="auto"/>
              <w:right w:val="single" w:sz="4" w:space="0" w:color="auto"/>
            </w:tcBorders>
            <w:shd w:val="clear" w:color="auto" w:fill="auto"/>
            <w:vAlign w:val="center"/>
            <w:tcPrChange w:id="5765"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640DFC35" w14:textId="449AC281" w:rsidR="00FB6B28" w:rsidRPr="00364B8F" w:rsidDel="00E84410" w:rsidRDefault="00FB6B28" w:rsidP="00055DE1">
            <w:pPr>
              <w:rPr>
                <w:ins w:id="5766" w:author="作者" w:date="2020-09-16T17:24:00Z"/>
                <w:del w:id="5767" w:author="作者" w:date="2020-09-25T15:31:00Z"/>
                <w:rFonts w:ascii="等线" w:eastAsia="等线" w:hAnsi="等线" w:cs="宋体"/>
                <w:color w:val="000000"/>
              </w:rPr>
            </w:pPr>
            <w:ins w:id="5768" w:author="作者" w:date="2020-09-16T17:24:00Z">
              <w:del w:id="5769" w:author="作者" w:date="2020-09-25T15:31:00Z">
                <w:r w:rsidRPr="00364B8F" w:rsidDel="00E84410">
                  <w:rPr>
                    <w:rFonts w:ascii="等线" w:eastAsia="等线" w:hAnsi="等线" w:cs="宋体" w:hint="eastAsia"/>
                    <w:color w:val="000000"/>
                  </w:rPr>
                  <w:delText xml:space="preserve">　</w:delText>
                </w:r>
                <w:bookmarkStart w:id="5770" w:name="_Toc51940675"/>
                <w:bookmarkEnd w:id="5770"/>
              </w:del>
            </w:ins>
          </w:p>
        </w:tc>
        <w:bookmarkStart w:id="5771" w:name="_Toc51940676"/>
        <w:bookmarkEnd w:id="5771"/>
      </w:tr>
      <w:tr w:rsidR="00FB6B28" w:rsidRPr="00364B8F" w:rsidDel="00E84410" w14:paraId="564E95D8" w14:textId="362D0E74" w:rsidTr="0079093A">
        <w:tblPrEx>
          <w:tblW w:w="10679" w:type="dxa"/>
          <w:tblPrExChange w:id="5772" w:author="作者" w:date="2020-09-17T17:30:00Z">
            <w:tblPrEx>
              <w:tblW w:w="10679" w:type="dxa"/>
            </w:tblPrEx>
          </w:tblPrExChange>
        </w:tblPrEx>
        <w:trPr>
          <w:trHeight w:val="560"/>
          <w:ins w:id="5773" w:author="作者" w:date="2020-09-16T17:24:00Z"/>
          <w:del w:id="5774" w:author="作者" w:date="2020-09-25T15:31:00Z"/>
          <w:trPrChange w:id="5775" w:author="作者" w:date="2020-09-17T17:30:00Z">
            <w:trPr>
              <w:trHeight w:val="560"/>
            </w:trPr>
          </w:trPrChange>
        </w:trPr>
        <w:tc>
          <w:tcPr>
            <w:tcW w:w="1460" w:type="dxa"/>
            <w:vMerge/>
            <w:tcBorders>
              <w:top w:val="nil"/>
              <w:left w:val="single" w:sz="4" w:space="0" w:color="auto"/>
              <w:bottom w:val="single" w:sz="4" w:space="0" w:color="000000"/>
              <w:right w:val="single" w:sz="4" w:space="0" w:color="auto"/>
            </w:tcBorders>
            <w:vAlign w:val="center"/>
            <w:hideMark/>
            <w:tcPrChange w:id="5776"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6F6212E5" w14:textId="17CAE5B0" w:rsidR="00FB6B28" w:rsidRPr="00364B8F" w:rsidDel="00E84410" w:rsidRDefault="00FB6B28" w:rsidP="00055DE1">
            <w:pPr>
              <w:rPr>
                <w:ins w:id="5777" w:author="作者" w:date="2020-09-16T17:24:00Z"/>
                <w:del w:id="5778" w:author="作者" w:date="2020-09-25T15:31:00Z"/>
                <w:rFonts w:ascii="等线" w:eastAsia="等线" w:hAnsi="等线" w:cs="宋体"/>
                <w:color w:val="000000"/>
              </w:rPr>
            </w:pPr>
            <w:bookmarkStart w:id="5779" w:name="_Toc51940677"/>
            <w:bookmarkEnd w:id="5779"/>
          </w:p>
        </w:tc>
        <w:tc>
          <w:tcPr>
            <w:tcW w:w="1540" w:type="dxa"/>
            <w:tcBorders>
              <w:top w:val="nil"/>
              <w:left w:val="nil"/>
              <w:bottom w:val="single" w:sz="4" w:space="0" w:color="auto"/>
              <w:right w:val="single" w:sz="4" w:space="0" w:color="auto"/>
            </w:tcBorders>
            <w:shd w:val="clear" w:color="auto" w:fill="auto"/>
            <w:noWrap/>
            <w:vAlign w:val="center"/>
            <w:hideMark/>
            <w:tcPrChange w:id="5780"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207BCD16" w14:textId="1C20184A" w:rsidR="00FB6B28" w:rsidRPr="00364B8F" w:rsidDel="00E84410" w:rsidRDefault="00FB6B28" w:rsidP="00055DE1">
            <w:pPr>
              <w:rPr>
                <w:ins w:id="5781" w:author="作者" w:date="2020-09-16T17:24:00Z"/>
                <w:del w:id="5782" w:author="作者" w:date="2020-09-25T15:31:00Z"/>
                <w:rFonts w:ascii="等线" w:eastAsia="等线" w:hAnsi="等线" w:cs="宋体"/>
                <w:color w:val="000000"/>
              </w:rPr>
            </w:pPr>
            <w:ins w:id="5783" w:author="作者" w:date="2020-09-16T17:24:00Z">
              <w:del w:id="5784" w:author="作者" w:date="2020-09-25T15:31:00Z">
                <w:r w:rsidRPr="00364B8F" w:rsidDel="00E84410">
                  <w:rPr>
                    <w:rFonts w:ascii="等线" w:eastAsia="等线" w:hAnsi="等线" w:cs="宋体" w:hint="eastAsia"/>
                    <w:color w:val="000000"/>
                  </w:rPr>
                  <w:delText>speed alarm</w:delText>
                </w:r>
                <w:bookmarkStart w:id="5785" w:name="_Toc51940678"/>
                <w:bookmarkEnd w:id="5785"/>
              </w:del>
            </w:ins>
          </w:p>
        </w:tc>
        <w:tc>
          <w:tcPr>
            <w:tcW w:w="4140" w:type="dxa"/>
            <w:tcBorders>
              <w:top w:val="nil"/>
              <w:left w:val="nil"/>
              <w:bottom w:val="single" w:sz="4" w:space="0" w:color="auto"/>
              <w:right w:val="single" w:sz="4" w:space="0" w:color="auto"/>
            </w:tcBorders>
            <w:shd w:val="clear" w:color="auto" w:fill="auto"/>
            <w:vAlign w:val="center"/>
            <w:hideMark/>
            <w:tcPrChange w:id="5786"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48777C10" w14:textId="464C58EF" w:rsidR="00FB6B28" w:rsidRPr="00364B8F" w:rsidDel="00E84410" w:rsidRDefault="00FB6B28" w:rsidP="00055DE1">
            <w:pPr>
              <w:rPr>
                <w:ins w:id="5787" w:author="作者" w:date="2020-09-16T17:24:00Z"/>
                <w:del w:id="5788" w:author="作者" w:date="2020-09-25T15:31:00Z"/>
                <w:rFonts w:ascii="等线" w:eastAsia="等线" w:hAnsi="等线" w:cs="宋体"/>
                <w:color w:val="000000"/>
              </w:rPr>
            </w:pPr>
            <w:ins w:id="5789" w:author="作者" w:date="2020-09-16T17:24:00Z">
              <w:del w:id="5790" w:author="作者" w:date="2020-09-25T15:31:00Z">
                <w:r w:rsidRPr="00364B8F" w:rsidDel="00E84410">
                  <w:rPr>
                    <w:rFonts w:ascii="等线" w:eastAsia="等线" w:hAnsi="等线" w:cs="宋体" w:hint="eastAsia"/>
                    <w:color w:val="000000"/>
                  </w:rPr>
                  <w:delText>1.Interrupt driver mode(without fade off)</w:delText>
                </w:r>
                <w:r w:rsidRPr="00364B8F" w:rsidDel="00E84410">
                  <w:rPr>
                    <w:rFonts w:ascii="等线" w:eastAsia="等线" w:hAnsi="等线" w:cs="宋体" w:hint="eastAsia"/>
                    <w:color w:val="000000"/>
                  </w:rPr>
                  <w:br/>
                  <w:delText xml:space="preserve">2.Begin speed alarm mode </w:delText>
                </w:r>
                <w:bookmarkStart w:id="5791" w:name="_Toc51940679"/>
                <w:bookmarkEnd w:id="5791"/>
              </w:del>
            </w:ins>
          </w:p>
        </w:tc>
        <w:tc>
          <w:tcPr>
            <w:tcW w:w="3539" w:type="dxa"/>
            <w:tcBorders>
              <w:top w:val="nil"/>
              <w:left w:val="nil"/>
              <w:bottom w:val="single" w:sz="4" w:space="0" w:color="auto"/>
              <w:right w:val="single" w:sz="4" w:space="0" w:color="auto"/>
            </w:tcBorders>
            <w:shd w:val="clear" w:color="auto" w:fill="auto"/>
            <w:vAlign w:val="center"/>
            <w:tcPrChange w:id="5792"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2ADF5F0F" w14:textId="6E044DE4" w:rsidR="00FB6B28" w:rsidRPr="00364B8F" w:rsidDel="00E84410" w:rsidRDefault="00FB6B28" w:rsidP="00055DE1">
            <w:pPr>
              <w:rPr>
                <w:ins w:id="5793" w:author="作者" w:date="2020-09-16T17:24:00Z"/>
                <w:del w:id="5794" w:author="作者" w:date="2020-09-25T15:31:00Z"/>
                <w:rFonts w:ascii="等线" w:eastAsia="等线" w:hAnsi="等线" w:cs="宋体"/>
                <w:color w:val="000000"/>
              </w:rPr>
            </w:pPr>
            <w:ins w:id="5795" w:author="作者" w:date="2020-09-16T17:24:00Z">
              <w:del w:id="5796" w:author="作者" w:date="2020-09-25T15:31:00Z">
                <w:r w:rsidRPr="00364B8F" w:rsidDel="00E84410">
                  <w:rPr>
                    <w:rFonts w:ascii="等线" w:eastAsia="等线" w:hAnsi="等线" w:cs="宋体" w:hint="eastAsia"/>
                    <w:color w:val="000000"/>
                  </w:rPr>
                  <w:delText xml:space="preserve">　</w:delText>
                </w:r>
                <w:bookmarkStart w:id="5797" w:name="_Toc51940680"/>
                <w:bookmarkEnd w:id="5797"/>
              </w:del>
            </w:ins>
          </w:p>
        </w:tc>
        <w:bookmarkStart w:id="5798" w:name="_Toc51940681"/>
        <w:bookmarkEnd w:id="5798"/>
      </w:tr>
      <w:tr w:rsidR="00FB6B28" w:rsidRPr="00364B8F" w:rsidDel="00E84410" w14:paraId="30DA838F" w14:textId="2BEC3A1C" w:rsidTr="0079093A">
        <w:tblPrEx>
          <w:tblW w:w="10679" w:type="dxa"/>
          <w:tblPrExChange w:id="5799" w:author="作者" w:date="2020-09-17T17:30:00Z">
            <w:tblPrEx>
              <w:tblW w:w="10679" w:type="dxa"/>
            </w:tblPrEx>
          </w:tblPrExChange>
        </w:tblPrEx>
        <w:trPr>
          <w:trHeight w:val="1120"/>
          <w:ins w:id="5800" w:author="作者" w:date="2020-09-16T17:24:00Z"/>
          <w:del w:id="5801" w:author="作者" w:date="2020-09-25T15:31:00Z"/>
          <w:trPrChange w:id="5802" w:author="作者" w:date="2020-09-17T17:30:00Z">
            <w:trPr>
              <w:trHeight w:val="1120"/>
            </w:trPr>
          </w:trPrChange>
        </w:trPr>
        <w:tc>
          <w:tcPr>
            <w:tcW w:w="1460" w:type="dxa"/>
            <w:vMerge/>
            <w:tcBorders>
              <w:top w:val="nil"/>
              <w:left w:val="single" w:sz="4" w:space="0" w:color="auto"/>
              <w:bottom w:val="single" w:sz="4" w:space="0" w:color="000000"/>
              <w:right w:val="single" w:sz="4" w:space="0" w:color="auto"/>
            </w:tcBorders>
            <w:vAlign w:val="center"/>
            <w:hideMark/>
            <w:tcPrChange w:id="5803"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1FD75FAE" w14:textId="79903DE5" w:rsidR="00FB6B28" w:rsidRPr="00364B8F" w:rsidDel="00E84410" w:rsidRDefault="00FB6B28" w:rsidP="00055DE1">
            <w:pPr>
              <w:rPr>
                <w:ins w:id="5804" w:author="作者" w:date="2020-09-16T17:24:00Z"/>
                <w:del w:id="5805" w:author="作者" w:date="2020-09-25T15:31:00Z"/>
                <w:rFonts w:ascii="等线" w:eastAsia="等线" w:hAnsi="等线" w:cs="宋体"/>
                <w:color w:val="000000"/>
              </w:rPr>
            </w:pPr>
            <w:bookmarkStart w:id="5806" w:name="_Toc51940682"/>
            <w:bookmarkEnd w:id="5806"/>
          </w:p>
        </w:tc>
        <w:tc>
          <w:tcPr>
            <w:tcW w:w="1540" w:type="dxa"/>
            <w:tcBorders>
              <w:top w:val="nil"/>
              <w:left w:val="nil"/>
              <w:bottom w:val="single" w:sz="4" w:space="0" w:color="auto"/>
              <w:right w:val="single" w:sz="4" w:space="0" w:color="auto"/>
            </w:tcBorders>
            <w:shd w:val="clear" w:color="auto" w:fill="auto"/>
            <w:noWrap/>
            <w:vAlign w:val="center"/>
            <w:hideMark/>
            <w:tcPrChange w:id="5807"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247E5261" w14:textId="74395F66" w:rsidR="00FB6B28" w:rsidRPr="00364B8F" w:rsidDel="00E84410" w:rsidRDefault="00FB6B28" w:rsidP="00055DE1">
            <w:pPr>
              <w:rPr>
                <w:ins w:id="5808" w:author="作者" w:date="2020-09-16T17:24:00Z"/>
                <w:del w:id="5809" w:author="作者" w:date="2020-09-25T15:31:00Z"/>
                <w:rFonts w:ascii="等线" w:eastAsia="等线" w:hAnsi="等线" w:cs="宋体"/>
                <w:color w:val="000000"/>
              </w:rPr>
            </w:pPr>
            <w:ins w:id="5810" w:author="作者" w:date="2020-09-16T17:24:00Z">
              <w:del w:id="5811" w:author="作者" w:date="2020-09-25T15:31:00Z">
                <w:r w:rsidRPr="00364B8F" w:rsidDel="00E84410">
                  <w:rPr>
                    <w:rFonts w:ascii="等线" w:eastAsia="等线" w:hAnsi="等线" w:cs="宋体" w:hint="eastAsia"/>
                    <w:color w:val="000000"/>
                  </w:rPr>
                  <w:delText>normal mode</w:delText>
                </w:r>
                <w:bookmarkStart w:id="5812" w:name="_Toc51940683"/>
                <w:bookmarkEnd w:id="5812"/>
              </w:del>
            </w:ins>
          </w:p>
        </w:tc>
        <w:tc>
          <w:tcPr>
            <w:tcW w:w="4140" w:type="dxa"/>
            <w:tcBorders>
              <w:top w:val="nil"/>
              <w:left w:val="nil"/>
              <w:bottom w:val="single" w:sz="4" w:space="0" w:color="auto"/>
              <w:right w:val="single" w:sz="4" w:space="0" w:color="auto"/>
            </w:tcBorders>
            <w:shd w:val="clear" w:color="auto" w:fill="auto"/>
            <w:vAlign w:val="center"/>
            <w:hideMark/>
            <w:tcPrChange w:id="5813"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1D2B279C" w14:textId="212E96A9" w:rsidR="00FB6B28" w:rsidRPr="00364B8F" w:rsidDel="00E84410" w:rsidRDefault="00FB6B28" w:rsidP="00055DE1">
            <w:pPr>
              <w:rPr>
                <w:ins w:id="5814" w:author="作者" w:date="2020-09-16T17:24:00Z"/>
                <w:del w:id="5815" w:author="作者" w:date="2020-09-25T15:31:00Z"/>
                <w:rFonts w:ascii="等线" w:eastAsia="等线" w:hAnsi="等线" w:cs="宋体"/>
                <w:color w:val="000000"/>
              </w:rPr>
            </w:pPr>
            <w:ins w:id="5816" w:author="作者" w:date="2020-09-16T17:24:00Z">
              <w:del w:id="5817" w:author="作者" w:date="2020-09-25T15:31:00Z">
                <w:r w:rsidRPr="00364B8F" w:rsidDel="00E84410">
                  <w:rPr>
                    <w:rFonts w:ascii="等线" w:eastAsia="等线" w:hAnsi="等线" w:cs="宋体" w:hint="eastAsia"/>
                    <w:color w:val="000000"/>
                  </w:rPr>
                  <w:delText>1.Stop driver mode(fade off 1s)</w:delText>
                </w:r>
                <w:r w:rsidRPr="00364B8F" w:rsidDel="00E84410">
                  <w:rPr>
                    <w:rFonts w:ascii="等线" w:eastAsia="等线" w:hAnsi="等线" w:cs="宋体" w:hint="eastAsia"/>
                    <w:color w:val="000000"/>
                  </w:rPr>
                  <w:br/>
                  <w:delText>2.Begin normal mode (fade on 1s)</w:delText>
                </w:r>
                <w:bookmarkStart w:id="5818" w:name="_Toc51940684"/>
                <w:bookmarkEnd w:id="5818"/>
              </w:del>
            </w:ins>
          </w:p>
        </w:tc>
        <w:tc>
          <w:tcPr>
            <w:tcW w:w="3539" w:type="dxa"/>
            <w:tcBorders>
              <w:top w:val="nil"/>
              <w:left w:val="nil"/>
              <w:bottom w:val="single" w:sz="4" w:space="0" w:color="auto"/>
              <w:right w:val="single" w:sz="4" w:space="0" w:color="auto"/>
            </w:tcBorders>
            <w:shd w:val="clear" w:color="auto" w:fill="auto"/>
            <w:vAlign w:val="center"/>
            <w:tcPrChange w:id="5819"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1B9B5361" w14:textId="4D7F6901" w:rsidR="00FB6B28" w:rsidRPr="00364B8F" w:rsidDel="00E84410" w:rsidRDefault="00592F63">
            <w:pPr>
              <w:rPr>
                <w:ins w:id="5820" w:author="作者" w:date="2020-09-16T17:24:00Z"/>
                <w:del w:id="5821" w:author="作者" w:date="2020-09-25T15:31:00Z"/>
                <w:rFonts w:ascii="等线" w:eastAsia="等线" w:hAnsi="等线" w:cs="宋体"/>
                <w:color w:val="000000"/>
              </w:rPr>
            </w:pPr>
            <w:ins w:id="5822" w:author="作者" w:date="2020-09-25T14:10:00Z">
              <w:del w:id="5823" w:author="作者" w:date="2020-09-25T15:31:00Z">
                <w:r w:rsidRPr="00364B8F" w:rsidDel="00E84410">
                  <w:rPr>
                    <w:rFonts w:ascii="等线" w:eastAsia="等线" w:hAnsi="等线" w:cs="宋体" w:hint="eastAsia"/>
                    <w:color w:val="000000"/>
                  </w:rPr>
                  <w:delText>1.</w:delText>
                </w:r>
                <w:r w:rsidDel="00E84410">
                  <w:rPr>
                    <w:rFonts w:ascii="等线" w:eastAsia="等线" w:hAnsi="等线" w:cs="宋体"/>
                    <w:color w:val="000000"/>
                  </w:rPr>
                  <w:delText xml:space="preserve"> IVI </w:delText>
                </w:r>
                <w:r w:rsidRPr="00364B8F" w:rsidDel="00E84410">
                  <w:rPr>
                    <w:rFonts w:ascii="等线" w:eastAsia="等线" w:hAnsi="等线" w:cs="宋体" w:hint="eastAsia"/>
                    <w:color w:val="000000"/>
                  </w:rPr>
                  <w:delText xml:space="preserve">set </w:delText>
                </w:r>
                <w:r w:rsidRPr="00592F63" w:rsidDel="00E84410">
                  <w:rPr>
                    <w:rFonts w:ascii="等线" w:eastAsia="等线" w:hAnsi="等线" w:cs="宋体"/>
                    <w:color w:val="000000"/>
                    <w:rPrChange w:id="5824" w:author="作者" w:date="2020-09-25T14:10:00Z">
                      <w:rPr>
                        <w:rFonts w:ascii="宋体" w:hAnsi="宋体" w:cs="Tahoma"/>
                        <w:color w:val="000000"/>
                        <w:sz w:val="22"/>
                        <w:szCs w:val="22"/>
                      </w:rPr>
                    </w:rPrChange>
                  </w:rPr>
                  <w:delText>AmbL_DrvMde_D_Rq</w:delText>
                </w:r>
                <w:r w:rsidRPr="00364B8F" w:rsidDel="00E84410">
                  <w:rPr>
                    <w:rFonts w:ascii="等线" w:eastAsia="等线" w:hAnsi="等线" w:cs="宋体" w:hint="eastAsia"/>
                    <w:color w:val="000000"/>
                  </w:rPr>
                  <w:delText xml:space="preserve"> =manual </w:delText>
                </w:r>
              </w:del>
            </w:ins>
            <w:ins w:id="5825" w:author="作者" w:date="2020-09-16T17:24:00Z">
              <w:del w:id="5826" w:author="作者" w:date="2020-09-25T15:31:00Z">
                <w:r w:rsidR="00FB6B28" w:rsidRPr="00364B8F" w:rsidDel="00E84410">
                  <w:rPr>
                    <w:rFonts w:ascii="等线" w:eastAsia="等线" w:hAnsi="等线" w:cs="宋体" w:hint="eastAsia"/>
                    <w:color w:val="000000"/>
                  </w:rPr>
                  <w:delText>1.set Aux_AmbLghtDrvMde_D_Rq=manual</w:delText>
                </w:r>
                <w:r w:rsidR="00FB6B28" w:rsidRPr="00364B8F" w:rsidDel="00E84410">
                  <w:rPr>
                    <w:rFonts w:ascii="等线" w:eastAsia="等线" w:hAnsi="等线" w:cs="宋体" w:hint="eastAsia"/>
                    <w:color w:val="000000"/>
                  </w:rPr>
                  <w:br/>
                  <w:delText>2.set Aux_Music_Set=close</w:delText>
                </w:r>
                <w:bookmarkStart w:id="5827" w:name="_Toc51940685"/>
                <w:bookmarkEnd w:id="5827"/>
              </w:del>
            </w:ins>
          </w:p>
        </w:tc>
        <w:bookmarkStart w:id="5828" w:name="_Toc51940686"/>
        <w:bookmarkEnd w:id="5828"/>
      </w:tr>
      <w:tr w:rsidR="00FB6B28" w:rsidRPr="00364B8F" w:rsidDel="00E84410" w14:paraId="67EE9C87" w14:textId="6390D906" w:rsidTr="0079093A">
        <w:tblPrEx>
          <w:tblW w:w="10679" w:type="dxa"/>
          <w:tblPrExChange w:id="5829" w:author="作者" w:date="2020-09-17T17:30:00Z">
            <w:tblPrEx>
              <w:tblW w:w="10679" w:type="dxa"/>
            </w:tblPrEx>
          </w:tblPrExChange>
        </w:tblPrEx>
        <w:trPr>
          <w:trHeight w:val="1120"/>
          <w:ins w:id="5830" w:author="作者" w:date="2020-09-16T17:24:00Z"/>
          <w:del w:id="5831" w:author="作者" w:date="2020-09-25T15:31:00Z"/>
          <w:trPrChange w:id="5832" w:author="作者" w:date="2020-09-17T17:30:00Z">
            <w:trPr>
              <w:trHeight w:val="1120"/>
            </w:trPr>
          </w:trPrChange>
        </w:trPr>
        <w:tc>
          <w:tcPr>
            <w:tcW w:w="1460" w:type="dxa"/>
            <w:vMerge/>
            <w:tcBorders>
              <w:top w:val="nil"/>
              <w:left w:val="single" w:sz="4" w:space="0" w:color="auto"/>
              <w:bottom w:val="single" w:sz="4" w:space="0" w:color="000000"/>
              <w:right w:val="single" w:sz="4" w:space="0" w:color="auto"/>
            </w:tcBorders>
            <w:vAlign w:val="center"/>
            <w:hideMark/>
            <w:tcPrChange w:id="5833" w:author="作者" w:date="2020-09-17T17:30:00Z">
              <w:tcPr>
                <w:tcW w:w="1460" w:type="dxa"/>
                <w:vMerge/>
                <w:tcBorders>
                  <w:top w:val="nil"/>
                  <w:left w:val="single" w:sz="4" w:space="0" w:color="auto"/>
                  <w:bottom w:val="single" w:sz="4" w:space="0" w:color="000000"/>
                  <w:right w:val="single" w:sz="4" w:space="0" w:color="auto"/>
                </w:tcBorders>
                <w:vAlign w:val="center"/>
                <w:hideMark/>
              </w:tcPr>
            </w:tcPrChange>
          </w:tcPr>
          <w:p w14:paraId="49F5DE30" w14:textId="207E097C" w:rsidR="00FB6B28" w:rsidRPr="00364B8F" w:rsidDel="00E84410" w:rsidRDefault="00FB6B28" w:rsidP="00055DE1">
            <w:pPr>
              <w:rPr>
                <w:ins w:id="5834" w:author="作者" w:date="2020-09-16T17:24:00Z"/>
                <w:del w:id="5835" w:author="作者" w:date="2020-09-25T15:31:00Z"/>
                <w:rFonts w:ascii="等线" w:eastAsia="等线" w:hAnsi="等线" w:cs="宋体"/>
                <w:color w:val="000000"/>
              </w:rPr>
            </w:pPr>
            <w:bookmarkStart w:id="5836" w:name="_Toc51940687"/>
            <w:bookmarkEnd w:id="5836"/>
          </w:p>
        </w:tc>
        <w:tc>
          <w:tcPr>
            <w:tcW w:w="1540" w:type="dxa"/>
            <w:tcBorders>
              <w:top w:val="nil"/>
              <w:left w:val="nil"/>
              <w:bottom w:val="single" w:sz="4" w:space="0" w:color="auto"/>
              <w:right w:val="single" w:sz="4" w:space="0" w:color="auto"/>
            </w:tcBorders>
            <w:shd w:val="clear" w:color="auto" w:fill="auto"/>
            <w:noWrap/>
            <w:vAlign w:val="center"/>
            <w:hideMark/>
            <w:tcPrChange w:id="5837" w:author="作者" w:date="2020-09-17T17:30:00Z">
              <w:tcPr>
                <w:tcW w:w="1540" w:type="dxa"/>
                <w:tcBorders>
                  <w:top w:val="nil"/>
                  <w:left w:val="nil"/>
                  <w:bottom w:val="single" w:sz="4" w:space="0" w:color="auto"/>
                  <w:right w:val="single" w:sz="4" w:space="0" w:color="auto"/>
                </w:tcBorders>
                <w:shd w:val="clear" w:color="auto" w:fill="auto"/>
                <w:noWrap/>
                <w:vAlign w:val="center"/>
                <w:hideMark/>
              </w:tcPr>
            </w:tcPrChange>
          </w:tcPr>
          <w:p w14:paraId="7859BE16" w14:textId="60E1FE30" w:rsidR="00FB6B28" w:rsidRPr="00364B8F" w:rsidDel="00E84410" w:rsidRDefault="00FB6B28" w:rsidP="00055DE1">
            <w:pPr>
              <w:rPr>
                <w:ins w:id="5838" w:author="作者" w:date="2020-09-16T17:24:00Z"/>
                <w:del w:id="5839" w:author="作者" w:date="2020-09-25T15:31:00Z"/>
                <w:rFonts w:ascii="等线" w:eastAsia="等线" w:hAnsi="等线" w:cs="宋体"/>
                <w:color w:val="000000"/>
              </w:rPr>
            </w:pPr>
            <w:ins w:id="5840" w:author="作者" w:date="2020-09-16T17:24:00Z">
              <w:del w:id="5841" w:author="作者" w:date="2020-09-25T15:31:00Z">
                <w:r w:rsidRPr="00364B8F" w:rsidDel="00E84410">
                  <w:rPr>
                    <w:rFonts w:ascii="等线" w:eastAsia="等线" w:hAnsi="等线" w:cs="宋体" w:hint="eastAsia"/>
                    <w:color w:val="000000"/>
                  </w:rPr>
                  <w:delText>music mode</w:delText>
                </w:r>
                <w:bookmarkStart w:id="5842" w:name="_Toc51940688"/>
                <w:bookmarkEnd w:id="5842"/>
              </w:del>
            </w:ins>
          </w:p>
        </w:tc>
        <w:tc>
          <w:tcPr>
            <w:tcW w:w="4140" w:type="dxa"/>
            <w:tcBorders>
              <w:top w:val="nil"/>
              <w:left w:val="nil"/>
              <w:bottom w:val="single" w:sz="4" w:space="0" w:color="auto"/>
              <w:right w:val="single" w:sz="4" w:space="0" w:color="auto"/>
            </w:tcBorders>
            <w:shd w:val="clear" w:color="auto" w:fill="auto"/>
            <w:vAlign w:val="center"/>
            <w:hideMark/>
            <w:tcPrChange w:id="5843" w:author="作者" w:date="2020-09-17T17:30:00Z">
              <w:tcPr>
                <w:tcW w:w="4140" w:type="dxa"/>
                <w:tcBorders>
                  <w:top w:val="nil"/>
                  <w:left w:val="nil"/>
                  <w:bottom w:val="single" w:sz="4" w:space="0" w:color="auto"/>
                  <w:right w:val="single" w:sz="4" w:space="0" w:color="auto"/>
                </w:tcBorders>
                <w:shd w:val="clear" w:color="auto" w:fill="auto"/>
                <w:vAlign w:val="center"/>
                <w:hideMark/>
              </w:tcPr>
            </w:tcPrChange>
          </w:tcPr>
          <w:p w14:paraId="25DE4C5A" w14:textId="3BBE556B" w:rsidR="00FB6B28" w:rsidRPr="00364B8F" w:rsidDel="00E84410" w:rsidRDefault="00FB6B28" w:rsidP="00055DE1">
            <w:pPr>
              <w:rPr>
                <w:ins w:id="5844" w:author="作者" w:date="2020-09-16T17:24:00Z"/>
                <w:del w:id="5845" w:author="作者" w:date="2020-09-25T15:31:00Z"/>
                <w:rFonts w:ascii="等线" w:eastAsia="等线" w:hAnsi="等线" w:cs="宋体"/>
                <w:color w:val="000000"/>
              </w:rPr>
            </w:pPr>
            <w:ins w:id="5846" w:author="作者" w:date="2020-09-16T17:24:00Z">
              <w:del w:id="5847" w:author="作者" w:date="2020-09-25T15:31:00Z">
                <w:r w:rsidRPr="00364B8F" w:rsidDel="00E84410">
                  <w:rPr>
                    <w:rFonts w:ascii="等线" w:eastAsia="等线" w:hAnsi="等线" w:cs="宋体" w:hint="eastAsia"/>
                    <w:color w:val="000000"/>
                  </w:rPr>
                  <w:delText>1.Stop driver mode(fade off 1s)</w:delText>
                </w:r>
                <w:r w:rsidRPr="00364B8F" w:rsidDel="00E84410">
                  <w:rPr>
                    <w:rFonts w:ascii="等线" w:eastAsia="等线" w:hAnsi="等线" w:cs="宋体" w:hint="eastAsia"/>
                    <w:color w:val="000000"/>
                  </w:rPr>
                  <w:br/>
                  <w:delText>2.Begin music mode</w:delText>
                </w:r>
                <w:bookmarkStart w:id="5848" w:name="_Toc51940689"/>
                <w:bookmarkEnd w:id="5848"/>
              </w:del>
            </w:ins>
          </w:p>
        </w:tc>
        <w:tc>
          <w:tcPr>
            <w:tcW w:w="3539" w:type="dxa"/>
            <w:tcBorders>
              <w:top w:val="nil"/>
              <w:left w:val="nil"/>
              <w:bottom w:val="single" w:sz="4" w:space="0" w:color="auto"/>
              <w:right w:val="single" w:sz="4" w:space="0" w:color="auto"/>
            </w:tcBorders>
            <w:shd w:val="clear" w:color="auto" w:fill="auto"/>
            <w:vAlign w:val="center"/>
            <w:tcPrChange w:id="5849" w:author="作者" w:date="2020-09-17T17:30:00Z">
              <w:tcPr>
                <w:tcW w:w="3539" w:type="dxa"/>
                <w:tcBorders>
                  <w:top w:val="nil"/>
                  <w:left w:val="nil"/>
                  <w:bottom w:val="single" w:sz="4" w:space="0" w:color="auto"/>
                  <w:right w:val="single" w:sz="4" w:space="0" w:color="auto"/>
                </w:tcBorders>
                <w:shd w:val="clear" w:color="auto" w:fill="auto"/>
                <w:vAlign w:val="center"/>
              </w:tcPr>
            </w:tcPrChange>
          </w:tcPr>
          <w:p w14:paraId="5C23E3FF" w14:textId="2923F593" w:rsidR="00FB6B28" w:rsidRPr="00364B8F" w:rsidDel="00E84410" w:rsidRDefault="008448CC" w:rsidP="00055DE1">
            <w:pPr>
              <w:rPr>
                <w:ins w:id="5850" w:author="作者" w:date="2020-09-16T17:24:00Z"/>
                <w:del w:id="5851" w:author="作者" w:date="2020-09-25T15:31:00Z"/>
                <w:rFonts w:ascii="等线" w:eastAsia="等线" w:hAnsi="等线" w:cs="宋体"/>
                <w:color w:val="000000"/>
              </w:rPr>
            </w:pPr>
            <w:ins w:id="5852" w:author="作者" w:date="2020-09-25T15:12:00Z">
              <w:del w:id="5853" w:author="作者" w:date="2020-09-25T15:31:00Z">
                <w:r w:rsidRPr="0010147D" w:rsidDel="00E84410">
                  <w:rPr>
                    <w:rFonts w:ascii="等线" w:eastAsia="等线" w:hAnsi="等线" w:cs="宋体"/>
                    <w:color w:val="000000"/>
                    <w:highlight w:val="yellow"/>
                    <w:rPrChange w:id="5854" w:author="作者" w:date="2020-09-25T15:12:00Z">
                      <w:rPr>
                        <w:rFonts w:ascii="等线" w:eastAsia="等线" w:hAnsi="等线" w:cs="宋体"/>
                        <w:color w:val="000000"/>
                      </w:rPr>
                    </w:rPrChange>
                  </w:rPr>
                  <w:delText xml:space="preserve">1. IVI set AmbL_DrvMde_D_Rq =manual </w:delText>
                </w:r>
                <w:r w:rsidR="0010147D" w:rsidRPr="0010147D" w:rsidDel="00E84410">
                  <w:rPr>
                    <w:rFonts w:ascii="等线" w:eastAsia="等线" w:hAnsi="等线" w:cs="宋体" w:hint="eastAsia"/>
                    <w:color w:val="000000"/>
                    <w:highlight w:val="yellow"/>
                    <w:rPrChange w:id="5855" w:author="作者" w:date="2020-09-25T15:12:00Z">
                      <w:rPr>
                        <w:rFonts w:ascii="等线" w:eastAsia="等线" w:hAnsi="等线" w:cs="宋体" w:hint="eastAsia"/>
                        <w:color w:val="000000"/>
                      </w:rPr>
                    </w:rPrChange>
                  </w:rPr>
                  <w:delText>（这里也要发吧？输入文档没写）</w:delText>
                </w:r>
              </w:del>
            </w:ins>
            <w:ins w:id="5856" w:author="作者" w:date="2020-09-16T17:24:00Z">
              <w:del w:id="5857" w:author="作者" w:date="2020-09-25T15:31:00Z">
                <w:r w:rsidR="00FB6B28" w:rsidRPr="00364B8F" w:rsidDel="00E84410">
                  <w:rPr>
                    <w:rFonts w:ascii="等线" w:eastAsia="等线" w:hAnsi="等线" w:cs="宋体" w:hint="eastAsia"/>
                    <w:color w:val="000000"/>
                  </w:rPr>
                  <w:delText>1.set Aux_AmbLghtDrvMde_D_Rq=manual</w:delText>
                </w:r>
                <w:r w:rsidR="00FB6B28" w:rsidRPr="00364B8F" w:rsidDel="00E84410">
                  <w:rPr>
                    <w:rFonts w:ascii="等线" w:eastAsia="等线" w:hAnsi="等线" w:cs="宋体" w:hint="eastAsia"/>
                    <w:color w:val="000000"/>
                  </w:rPr>
                  <w:br/>
                  <w:delText>2.set Aux_Music_Set=open</w:delText>
                </w:r>
                <w:bookmarkStart w:id="5858" w:name="_Toc51940690"/>
                <w:bookmarkEnd w:id="5858"/>
              </w:del>
            </w:ins>
          </w:p>
        </w:tc>
        <w:bookmarkStart w:id="5859" w:name="_Toc51940691"/>
        <w:bookmarkEnd w:id="5859"/>
      </w:tr>
      <w:tr w:rsidR="00FB6B28" w:rsidRPr="00364B8F" w:rsidDel="00E84410" w14:paraId="47D869A9" w14:textId="1839F944" w:rsidTr="00055DE1">
        <w:trPr>
          <w:trHeight w:val="280"/>
          <w:ins w:id="5860" w:author="作者" w:date="2020-09-16T17:24:00Z"/>
          <w:del w:id="5861"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47F7E0A7" w14:textId="46E2A61A" w:rsidR="00FB6B28" w:rsidRPr="00364B8F" w:rsidDel="00E84410" w:rsidRDefault="00FB6B28" w:rsidP="00055DE1">
            <w:pPr>
              <w:rPr>
                <w:ins w:id="5862" w:author="作者" w:date="2020-09-16T17:24:00Z"/>
                <w:del w:id="5863" w:author="作者" w:date="2020-09-25T15:31:00Z"/>
                <w:rFonts w:ascii="等线" w:eastAsia="等线" w:hAnsi="等线" w:cs="宋体"/>
                <w:color w:val="000000"/>
              </w:rPr>
            </w:pPr>
            <w:bookmarkStart w:id="5864" w:name="_Toc51940692"/>
            <w:bookmarkEnd w:id="5864"/>
          </w:p>
        </w:tc>
        <w:tc>
          <w:tcPr>
            <w:tcW w:w="1540" w:type="dxa"/>
            <w:tcBorders>
              <w:top w:val="nil"/>
              <w:left w:val="nil"/>
              <w:bottom w:val="single" w:sz="4" w:space="0" w:color="auto"/>
              <w:right w:val="single" w:sz="4" w:space="0" w:color="auto"/>
            </w:tcBorders>
            <w:shd w:val="clear" w:color="auto" w:fill="auto"/>
            <w:noWrap/>
            <w:vAlign w:val="center"/>
            <w:hideMark/>
          </w:tcPr>
          <w:p w14:paraId="0B7238F1" w14:textId="44318DDF" w:rsidR="00FB6B28" w:rsidRPr="00364B8F" w:rsidDel="00E84410" w:rsidRDefault="00FB6B28" w:rsidP="00055DE1">
            <w:pPr>
              <w:rPr>
                <w:ins w:id="5865" w:author="作者" w:date="2020-09-16T17:24:00Z"/>
                <w:del w:id="5866" w:author="作者" w:date="2020-09-25T15:31:00Z"/>
                <w:rFonts w:ascii="等线" w:eastAsia="等线" w:hAnsi="等线" w:cs="宋体"/>
                <w:color w:val="000000"/>
              </w:rPr>
            </w:pPr>
            <w:ins w:id="5867" w:author="作者" w:date="2020-09-16T17:24:00Z">
              <w:del w:id="5868" w:author="作者" w:date="2020-09-25T15:31:00Z">
                <w:r w:rsidRPr="00364B8F" w:rsidDel="00E84410">
                  <w:rPr>
                    <w:rFonts w:ascii="等线" w:eastAsia="等线" w:hAnsi="等线" w:cs="宋体" w:hint="eastAsia"/>
                    <w:color w:val="000000"/>
                  </w:rPr>
                  <w:delText>driver mode</w:delText>
                </w:r>
                <w:bookmarkStart w:id="5869" w:name="_Toc51940693"/>
                <w:bookmarkEnd w:id="5869"/>
              </w:del>
            </w:ins>
          </w:p>
        </w:tc>
        <w:tc>
          <w:tcPr>
            <w:tcW w:w="4140" w:type="dxa"/>
            <w:tcBorders>
              <w:top w:val="nil"/>
              <w:left w:val="nil"/>
              <w:bottom w:val="single" w:sz="4" w:space="0" w:color="auto"/>
              <w:right w:val="single" w:sz="4" w:space="0" w:color="auto"/>
            </w:tcBorders>
            <w:shd w:val="clear" w:color="auto" w:fill="auto"/>
            <w:vAlign w:val="center"/>
            <w:hideMark/>
          </w:tcPr>
          <w:p w14:paraId="37FF39F6" w14:textId="2BA4D88D" w:rsidR="00FB6B28" w:rsidRPr="00364B8F" w:rsidDel="00E84410" w:rsidRDefault="00FB6B28" w:rsidP="00055DE1">
            <w:pPr>
              <w:rPr>
                <w:ins w:id="5870" w:author="作者" w:date="2020-09-16T17:24:00Z"/>
                <w:del w:id="5871" w:author="作者" w:date="2020-09-25T15:31:00Z"/>
                <w:rFonts w:ascii="等线" w:eastAsia="等线" w:hAnsi="等线" w:cs="宋体"/>
                <w:color w:val="000000"/>
              </w:rPr>
            </w:pPr>
            <w:ins w:id="5872" w:author="作者" w:date="2020-09-16T17:24:00Z">
              <w:del w:id="5873" w:author="作者" w:date="2020-09-25T15:31:00Z">
                <w:r w:rsidRPr="00364B8F" w:rsidDel="00E84410">
                  <w:rPr>
                    <w:rFonts w:ascii="等线" w:eastAsia="等线" w:hAnsi="等线" w:cs="宋体" w:hint="eastAsia"/>
                    <w:color w:val="000000"/>
                  </w:rPr>
                  <w:delText>-</w:delText>
                </w:r>
                <w:bookmarkStart w:id="5874" w:name="_Toc51940694"/>
                <w:bookmarkEnd w:id="5874"/>
              </w:del>
            </w:ins>
          </w:p>
        </w:tc>
        <w:tc>
          <w:tcPr>
            <w:tcW w:w="3539" w:type="dxa"/>
            <w:tcBorders>
              <w:top w:val="nil"/>
              <w:left w:val="nil"/>
              <w:bottom w:val="single" w:sz="4" w:space="0" w:color="auto"/>
              <w:right w:val="single" w:sz="4" w:space="0" w:color="auto"/>
            </w:tcBorders>
            <w:shd w:val="clear" w:color="auto" w:fill="auto"/>
            <w:vAlign w:val="center"/>
            <w:hideMark/>
          </w:tcPr>
          <w:p w14:paraId="555F65FC" w14:textId="1D2B110E" w:rsidR="00FB6B28" w:rsidRPr="00364B8F" w:rsidDel="00E84410" w:rsidRDefault="00FB6B28" w:rsidP="00055DE1">
            <w:pPr>
              <w:rPr>
                <w:ins w:id="5875" w:author="作者" w:date="2020-09-16T17:24:00Z"/>
                <w:del w:id="5876" w:author="作者" w:date="2020-09-25T15:31:00Z"/>
                <w:rFonts w:ascii="等线" w:eastAsia="等线" w:hAnsi="等线" w:cs="宋体"/>
                <w:color w:val="000000"/>
              </w:rPr>
            </w:pPr>
            <w:ins w:id="5877" w:author="作者" w:date="2020-09-16T17:24:00Z">
              <w:del w:id="5878" w:author="作者" w:date="2020-09-25T15:31:00Z">
                <w:r w:rsidRPr="00364B8F" w:rsidDel="00E84410">
                  <w:rPr>
                    <w:rFonts w:ascii="等线" w:eastAsia="等线" w:hAnsi="等线" w:cs="宋体" w:hint="eastAsia"/>
                    <w:color w:val="000000"/>
                  </w:rPr>
                  <w:delText xml:space="preserve">　</w:delText>
                </w:r>
                <w:bookmarkStart w:id="5879" w:name="_Toc51940695"/>
                <w:bookmarkEnd w:id="5879"/>
              </w:del>
            </w:ins>
          </w:p>
        </w:tc>
        <w:bookmarkStart w:id="5880" w:name="_Toc51940696"/>
        <w:bookmarkEnd w:id="5880"/>
      </w:tr>
      <w:tr w:rsidR="00FB6B28" w:rsidRPr="00364B8F" w:rsidDel="00E84410" w14:paraId="15DE5C9B" w14:textId="5291A86C" w:rsidTr="00055DE1">
        <w:trPr>
          <w:trHeight w:val="560"/>
          <w:ins w:id="5881" w:author="作者" w:date="2020-09-16T17:24:00Z"/>
          <w:del w:id="5882" w:author="作者" w:date="2020-09-25T15:31:00Z"/>
        </w:trPr>
        <w:tc>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5A4E90" w14:textId="71EF275F" w:rsidR="00FB6B28" w:rsidRPr="00364B8F" w:rsidDel="00E84410" w:rsidRDefault="00FB6B28" w:rsidP="00055DE1">
            <w:pPr>
              <w:rPr>
                <w:ins w:id="5883" w:author="作者" w:date="2020-09-16T17:24:00Z"/>
                <w:del w:id="5884" w:author="作者" w:date="2020-09-25T15:31:00Z"/>
                <w:rFonts w:ascii="等线" w:eastAsia="等线" w:hAnsi="等线" w:cs="宋体"/>
                <w:color w:val="000000"/>
              </w:rPr>
            </w:pPr>
            <w:ins w:id="5885" w:author="作者" w:date="2020-09-16T17:24:00Z">
              <w:del w:id="5886" w:author="作者" w:date="2020-09-25T15:31:00Z">
                <w:r w:rsidRPr="00364B8F" w:rsidDel="00E84410">
                  <w:rPr>
                    <w:rFonts w:ascii="等线" w:eastAsia="等线" w:hAnsi="等线" w:cs="宋体" w:hint="eastAsia"/>
                    <w:color w:val="000000"/>
                  </w:rPr>
                  <w:delText>radar alarm</w:delText>
                </w:r>
                <w:bookmarkStart w:id="5887" w:name="_Toc51940697"/>
                <w:bookmarkEnd w:id="5887"/>
              </w:del>
            </w:ins>
          </w:p>
        </w:tc>
        <w:tc>
          <w:tcPr>
            <w:tcW w:w="1540" w:type="dxa"/>
            <w:tcBorders>
              <w:top w:val="nil"/>
              <w:left w:val="nil"/>
              <w:bottom w:val="single" w:sz="4" w:space="0" w:color="auto"/>
              <w:right w:val="single" w:sz="4" w:space="0" w:color="auto"/>
            </w:tcBorders>
            <w:shd w:val="clear" w:color="auto" w:fill="auto"/>
            <w:noWrap/>
            <w:vAlign w:val="center"/>
            <w:hideMark/>
          </w:tcPr>
          <w:p w14:paraId="2784BFCF" w14:textId="1A8EB6DD" w:rsidR="00FB6B28" w:rsidRPr="00364B8F" w:rsidDel="00E84410" w:rsidRDefault="00FB6B28" w:rsidP="00055DE1">
            <w:pPr>
              <w:rPr>
                <w:ins w:id="5888" w:author="作者" w:date="2020-09-16T17:24:00Z"/>
                <w:del w:id="5889" w:author="作者" w:date="2020-09-25T15:31:00Z"/>
                <w:rFonts w:ascii="等线" w:eastAsia="等线" w:hAnsi="等线" w:cs="宋体"/>
                <w:color w:val="000000"/>
              </w:rPr>
            </w:pPr>
            <w:ins w:id="5890" w:author="作者" w:date="2020-09-16T17:24:00Z">
              <w:del w:id="5891" w:author="作者" w:date="2020-09-25T15:31:00Z">
                <w:r w:rsidRPr="00364B8F" w:rsidDel="00E84410">
                  <w:rPr>
                    <w:rFonts w:ascii="等线" w:eastAsia="等线" w:hAnsi="等线" w:cs="宋体" w:hint="eastAsia"/>
                    <w:color w:val="000000"/>
                  </w:rPr>
                  <w:delText>welcome</w:delText>
                </w:r>
                <w:bookmarkStart w:id="5892" w:name="_Toc51940698"/>
                <w:bookmarkEnd w:id="5892"/>
              </w:del>
            </w:ins>
          </w:p>
        </w:tc>
        <w:tc>
          <w:tcPr>
            <w:tcW w:w="4140" w:type="dxa"/>
            <w:tcBorders>
              <w:top w:val="nil"/>
              <w:left w:val="nil"/>
              <w:bottom w:val="single" w:sz="4" w:space="0" w:color="auto"/>
              <w:right w:val="single" w:sz="4" w:space="0" w:color="auto"/>
            </w:tcBorders>
            <w:shd w:val="clear" w:color="auto" w:fill="auto"/>
            <w:vAlign w:val="center"/>
            <w:hideMark/>
          </w:tcPr>
          <w:p w14:paraId="2ABF2558" w14:textId="4C78ACE2" w:rsidR="00FB6B28" w:rsidRPr="00364B8F" w:rsidDel="00E84410" w:rsidRDefault="00FB6B28" w:rsidP="00055DE1">
            <w:pPr>
              <w:rPr>
                <w:ins w:id="5893" w:author="作者" w:date="2020-09-16T17:24:00Z"/>
                <w:del w:id="5894" w:author="作者" w:date="2020-09-25T15:31:00Z"/>
                <w:rFonts w:ascii="等线" w:eastAsia="等线" w:hAnsi="等线" w:cs="宋体"/>
                <w:color w:val="000000"/>
              </w:rPr>
            </w:pPr>
            <w:ins w:id="5895" w:author="作者" w:date="2020-09-16T17:24:00Z">
              <w:del w:id="5896"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welcome mode(Fade on 3s)</w:delText>
                </w:r>
                <w:bookmarkStart w:id="5897" w:name="_Toc51940699"/>
                <w:bookmarkEnd w:id="5897"/>
              </w:del>
            </w:ins>
          </w:p>
        </w:tc>
        <w:tc>
          <w:tcPr>
            <w:tcW w:w="3539" w:type="dxa"/>
            <w:tcBorders>
              <w:top w:val="nil"/>
              <w:left w:val="nil"/>
              <w:bottom w:val="single" w:sz="4" w:space="0" w:color="auto"/>
              <w:right w:val="single" w:sz="4" w:space="0" w:color="auto"/>
            </w:tcBorders>
            <w:shd w:val="clear" w:color="auto" w:fill="auto"/>
            <w:vAlign w:val="center"/>
            <w:hideMark/>
          </w:tcPr>
          <w:p w14:paraId="02085CD7" w14:textId="6383CE63" w:rsidR="00FB6B28" w:rsidRPr="00364B8F" w:rsidDel="00E84410" w:rsidRDefault="00FB6B28" w:rsidP="00055DE1">
            <w:pPr>
              <w:rPr>
                <w:ins w:id="5898" w:author="作者" w:date="2020-09-16T17:24:00Z"/>
                <w:del w:id="5899" w:author="作者" w:date="2020-09-25T15:31:00Z"/>
                <w:rFonts w:ascii="等线" w:eastAsia="等线" w:hAnsi="等线" w:cs="宋体"/>
                <w:color w:val="000000"/>
              </w:rPr>
            </w:pPr>
            <w:ins w:id="5900" w:author="作者" w:date="2020-09-16T17:24:00Z">
              <w:del w:id="5901" w:author="作者" w:date="2020-09-25T15:31:00Z">
                <w:r w:rsidRPr="00364B8F" w:rsidDel="00E84410">
                  <w:rPr>
                    <w:rFonts w:ascii="等线" w:eastAsia="等线" w:hAnsi="等线" w:cs="宋体" w:hint="eastAsia"/>
                    <w:color w:val="000000"/>
                  </w:rPr>
                  <w:delText xml:space="preserve">　</w:delText>
                </w:r>
                <w:bookmarkStart w:id="5902" w:name="_Toc51940700"/>
                <w:bookmarkEnd w:id="5902"/>
              </w:del>
            </w:ins>
          </w:p>
        </w:tc>
        <w:bookmarkStart w:id="5903" w:name="_Toc51940701"/>
        <w:bookmarkEnd w:id="5903"/>
      </w:tr>
      <w:tr w:rsidR="00FB6B28" w:rsidRPr="00364B8F" w:rsidDel="00E84410" w14:paraId="281226EE" w14:textId="2D09241F" w:rsidTr="00055DE1">
        <w:trPr>
          <w:trHeight w:val="560"/>
          <w:ins w:id="5904" w:author="作者" w:date="2020-09-16T17:24:00Z"/>
          <w:del w:id="5905"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0E935824" w14:textId="38F705C3" w:rsidR="00FB6B28" w:rsidRPr="00364B8F" w:rsidDel="00E84410" w:rsidRDefault="00FB6B28" w:rsidP="00055DE1">
            <w:pPr>
              <w:rPr>
                <w:ins w:id="5906" w:author="作者" w:date="2020-09-16T17:24:00Z"/>
                <w:del w:id="5907" w:author="作者" w:date="2020-09-25T15:31:00Z"/>
                <w:rFonts w:ascii="等线" w:eastAsia="等线" w:hAnsi="等线" w:cs="宋体"/>
                <w:color w:val="000000"/>
              </w:rPr>
            </w:pPr>
            <w:bookmarkStart w:id="5908" w:name="_Toc51940702"/>
            <w:bookmarkEnd w:id="5908"/>
          </w:p>
        </w:tc>
        <w:tc>
          <w:tcPr>
            <w:tcW w:w="1540" w:type="dxa"/>
            <w:tcBorders>
              <w:top w:val="nil"/>
              <w:left w:val="nil"/>
              <w:bottom w:val="single" w:sz="4" w:space="0" w:color="auto"/>
              <w:right w:val="single" w:sz="4" w:space="0" w:color="auto"/>
            </w:tcBorders>
            <w:shd w:val="clear" w:color="auto" w:fill="auto"/>
            <w:noWrap/>
            <w:vAlign w:val="center"/>
            <w:hideMark/>
          </w:tcPr>
          <w:p w14:paraId="45A91F8A" w14:textId="7CFD1A80" w:rsidR="00FB6B28" w:rsidRPr="00364B8F" w:rsidDel="00E84410" w:rsidRDefault="00FB6B28" w:rsidP="00055DE1">
            <w:pPr>
              <w:rPr>
                <w:ins w:id="5909" w:author="作者" w:date="2020-09-16T17:24:00Z"/>
                <w:del w:id="5910" w:author="作者" w:date="2020-09-25T15:31:00Z"/>
                <w:rFonts w:ascii="等线" w:eastAsia="等线" w:hAnsi="等线" w:cs="宋体"/>
                <w:color w:val="000000"/>
              </w:rPr>
            </w:pPr>
            <w:ins w:id="5911" w:author="作者" w:date="2020-09-16T17:24:00Z">
              <w:del w:id="5912" w:author="作者" w:date="2020-09-25T15:31:00Z">
                <w:r w:rsidRPr="00364B8F" w:rsidDel="00E84410">
                  <w:rPr>
                    <w:rFonts w:ascii="等线" w:eastAsia="等线" w:hAnsi="等线" w:cs="宋体" w:hint="eastAsia"/>
                    <w:color w:val="000000"/>
                  </w:rPr>
                  <w:delText>farewell</w:delText>
                </w:r>
                <w:bookmarkStart w:id="5913" w:name="_Toc51940703"/>
                <w:bookmarkEnd w:id="5913"/>
              </w:del>
            </w:ins>
          </w:p>
        </w:tc>
        <w:tc>
          <w:tcPr>
            <w:tcW w:w="4140" w:type="dxa"/>
            <w:tcBorders>
              <w:top w:val="nil"/>
              <w:left w:val="nil"/>
              <w:bottom w:val="single" w:sz="4" w:space="0" w:color="auto"/>
              <w:right w:val="single" w:sz="4" w:space="0" w:color="auto"/>
            </w:tcBorders>
            <w:shd w:val="clear" w:color="auto" w:fill="auto"/>
            <w:vAlign w:val="center"/>
            <w:hideMark/>
          </w:tcPr>
          <w:p w14:paraId="042BCF66" w14:textId="20C614A8" w:rsidR="00FB6B28" w:rsidRPr="00364B8F" w:rsidDel="00E84410" w:rsidRDefault="00FB6B28" w:rsidP="00055DE1">
            <w:pPr>
              <w:rPr>
                <w:ins w:id="5914" w:author="作者" w:date="2020-09-16T17:24:00Z"/>
                <w:del w:id="5915" w:author="作者" w:date="2020-09-25T15:31:00Z"/>
                <w:rFonts w:ascii="等线" w:eastAsia="等线" w:hAnsi="等线" w:cs="宋体"/>
                <w:color w:val="000000"/>
              </w:rPr>
            </w:pPr>
            <w:ins w:id="5916" w:author="作者" w:date="2020-09-16T17:24:00Z">
              <w:del w:id="5917"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farewell mode(Fade on 1s)</w:delText>
                </w:r>
                <w:bookmarkStart w:id="5918" w:name="_Toc51940704"/>
                <w:bookmarkEnd w:id="5918"/>
              </w:del>
            </w:ins>
          </w:p>
        </w:tc>
        <w:tc>
          <w:tcPr>
            <w:tcW w:w="3539" w:type="dxa"/>
            <w:tcBorders>
              <w:top w:val="nil"/>
              <w:left w:val="nil"/>
              <w:bottom w:val="single" w:sz="4" w:space="0" w:color="auto"/>
              <w:right w:val="single" w:sz="4" w:space="0" w:color="auto"/>
            </w:tcBorders>
            <w:shd w:val="clear" w:color="auto" w:fill="auto"/>
            <w:vAlign w:val="center"/>
            <w:hideMark/>
          </w:tcPr>
          <w:p w14:paraId="1FC01C80" w14:textId="7C88F417" w:rsidR="00FB6B28" w:rsidRPr="00364B8F" w:rsidDel="00E84410" w:rsidRDefault="00FB6B28" w:rsidP="00055DE1">
            <w:pPr>
              <w:rPr>
                <w:ins w:id="5919" w:author="作者" w:date="2020-09-16T17:24:00Z"/>
                <w:del w:id="5920" w:author="作者" w:date="2020-09-25T15:31:00Z"/>
                <w:rFonts w:ascii="等线" w:eastAsia="等线" w:hAnsi="等线" w:cs="宋体"/>
                <w:color w:val="000000"/>
              </w:rPr>
            </w:pPr>
            <w:ins w:id="5921" w:author="作者" w:date="2020-09-16T17:24:00Z">
              <w:del w:id="5922" w:author="作者" w:date="2020-09-25T15:31:00Z">
                <w:r w:rsidRPr="00364B8F" w:rsidDel="00E84410">
                  <w:rPr>
                    <w:rFonts w:ascii="等线" w:eastAsia="等线" w:hAnsi="等线" w:cs="宋体" w:hint="eastAsia"/>
                    <w:color w:val="000000"/>
                  </w:rPr>
                  <w:delText xml:space="preserve">　</w:delText>
                </w:r>
                <w:bookmarkStart w:id="5923" w:name="_Toc51940705"/>
                <w:bookmarkEnd w:id="5923"/>
              </w:del>
            </w:ins>
          </w:p>
        </w:tc>
        <w:bookmarkStart w:id="5924" w:name="_Toc51940706"/>
        <w:bookmarkEnd w:id="5924"/>
      </w:tr>
      <w:tr w:rsidR="00FB6B28" w:rsidRPr="00364B8F" w:rsidDel="00E84410" w14:paraId="5F47854B" w14:textId="581D3D56" w:rsidTr="00055DE1">
        <w:trPr>
          <w:trHeight w:val="280"/>
          <w:ins w:id="5925" w:author="作者" w:date="2020-09-16T17:24:00Z"/>
          <w:del w:id="5926"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5B6C366D" w14:textId="52BB8636" w:rsidR="00FB6B28" w:rsidRPr="00364B8F" w:rsidDel="00E84410" w:rsidRDefault="00FB6B28" w:rsidP="00055DE1">
            <w:pPr>
              <w:rPr>
                <w:ins w:id="5927" w:author="作者" w:date="2020-09-16T17:24:00Z"/>
                <w:del w:id="5928" w:author="作者" w:date="2020-09-25T15:31:00Z"/>
                <w:rFonts w:ascii="等线" w:eastAsia="等线" w:hAnsi="等线" w:cs="宋体"/>
                <w:color w:val="000000"/>
              </w:rPr>
            </w:pPr>
            <w:bookmarkStart w:id="5929" w:name="_Toc51940707"/>
            <w:bookmarkEnd w:id="5929"/>
          </w:p>
        </w:tc>
        <w:tc>
          <w:tcPr>
            <w:tcW w:w="1540" w:type="dxa"/>
            <w:tcBorders>
              <w:top w:val="nil"/>
              <w:left w:val="nil"/>
              <w:bottom w:val="single" w:sz="4" w:space="0" w:color="auto"/>
              <w:right w:val="single" w:sz="4" w:space="0" w:color="auto"/>
            </w:tcBorders>
            <w:shd w:val="clear" w:color="auto" w:fill="auto"/>
            <w:noWrap/>
            <w:vAlign w:val="center"/>
            <w:hideMark/>
          </w:tcPr>
          <w:p w14:paraId="6170D5C1" w14:textId="71CC1917" w:rsidR="00FB6B28" w:rsidRPr="00364B8F" w:rsidDel="00E84410" w:rsidRDefault="00FB6B28" w:rsidP="00055DE1">
            <w:pPr>
              <w:rPr>
                <w:ins w:id="5930" w:author="作者" w:date="2020-09-16T17:24:00Z"/>
                <w:del w:id="5931" w:author="作者" w:date="2020-09-25T15:31:00Z"/>
                <w:rFonts w:ascii="等线" w:eastAsia="等线" w:hAnsi="等线" w:cs="宋体"/>
                <w:color w:val="000000"/>
              </w:rPr>
            </w:pPr>
            <w:ins w:id="5932" w:author="作者" w:date="2020-09-16T17:24:00Z">
              <w:del w:id="5933" w:author="作者" w:date="2020-09-25T15:31:00Z">
                <w:r w:rsidRPr="00364B8F" w:rsidDel="00E84410">
                  <w:rPr>
                    <w:rFonts w:ascii="等线" w:eastAsia="等线" w:hAnsi="等线" w:cs="宋体" w:hint="eastAsia"/>
                    <w:color w:val="000000"/>
                  </w:rPr>
                  <w:delText>radar alarm</w:delText>
                </w:r>
                <w:bookmarkStart w:id="5934" w:name="_Toc51940708"/>
                <w:bookmarkEnd w:id="5934"/>
              </w:del>
            </w:ins>
          </w:p>
        </w:tc>
        <w:tc>
          <w:tcPr>
            <w:tcW w:w="4140" w:type="dxa"/>
            <w:tcBorders>
              <w:top w:val="nil"/>
              <w:left w:val="nil"/>
              <w:bottom w:val="single" w:sz="4" w:space="0" w:color="auto"/>
              <w:right w:val="single" w:sz="4" w:space="0" w:color="auto"/>
            </w:tcBorders>
            <w:shd w:val="clear" w:color="auto" w:fill="auto"/>
            <w:noWrap/>
            <w:vAlign w:val="center"/>
            <w:hideMark/>
          </w:tcPr>
          <w:p w14:paraId="40C52501" w14:textId="0FD90968" w:rsidR="00FB6B28" w:rsidRPr="00364B8F" w:rsidDel="00E84410" w:rsidRDefault="00FB6B28" w:rsidP="00055DE1">
            <w:pPr>
              <w:rPr>
                <w:ins w:id="5935" w:author="作者" w:date="2020-09-16T17:24:00Z"/>
                <w:del w:id="5936" w:author="作者" w:date="2020-09-25T15:31:00Z"/>
                <w:rFonts w:ascii="等线" w:eastAsia="等线" w:hAnsi="等线" w:cs="宋体"/>
                <w:color w:val="000000"/>
              </w:rPr>
            </w:pPr>
            <w:ins w:id="5937" w:author="作者" w:date="2020-09-16T17:24:00Z">
              <w:del w:id="5938" w:author="作者" w:date="2020-09-25T15:31:00Z">
                <w:r w:rsidRPr="00364B8F" w:rsidDel="00E84410">
                  <w:rPr>
                    <w:rFonts w:ascii="等线" w:eastAsia="等线" w:hAnsi="等线" w:cs="宋体" w:hint="eastAsia"/>
                    <w:color w:val="000000"/>
                  </w:rPr>
                  <w:delText>-</w:delText>
                </w:r>
                <w:bookmarkStart w:id="5939" w:name="_Toc51940709"/>
                <w:bookmarkEnd w:id="5939"/>
              </w:del>
            </w:ins>
          </w:p>
        </w:tc>
        <w:tc>
          <w:tcPr>
            <w:tcW w:w="3539" w:type="dxa"/>
            <w:tcBorders>
              <w:top w:val="nil"/>
              <w:left w:val="nil"/>
              <w:bottom w:val="single" w:sz="4" w:space="0" w:color="auto"/>
              <w:right w:val="single" w:sz="4" w:space="0" w:color="auto"/>
            </w:tcBorders>
            <w:shd w:val="clear" w:color="auto" w:fill="auto"/>
            <w:vAlign w:val="center"/>
            <w:hideMark/>
          </w:tcPr>
          <w:p w14:paraId="662973AC" w14:textId="0BCD2551" w:rsidR="00FB6B28" w:rsidRPr="00364B8F" w:rsidDel="00E84410" w:rsidRDefault="00FB6B28" w:rsidP="00055DE1">
            <w:pPr>
              <w:rPr>
                <w:ins w:id="5940" w:author="作者" w:date="2020-09-16T17:24:00Z"/>
                <w:del w:id="5941" w:author="作者" w:date="2020-09-25T15:31:00Z"/>
                <w:rFonts w:ascii="等线" w:eastAsia="等线" w:hAnsi="等线" w:cs="宋体"/>
                <w:color w:val="000000"/>
              </w:rPr>
            </w:pPr>
            <w:ins w:id="5942" w:author="作者" w:date="2020-09-16T17:24:00Z">
              <w:del w:id="5943" w:author="作者" w:date="2020-09-25T15:31:00Z">
                <w:r w:rsidRPr="00364B8F" w:rsidDel="00E84410">
                  <w:rPr>
                    <w:rFonts w:ascii="等线" w:eastAsia="等线" w:hAnsi="等线" w:cs="宋体" w:hint="eastAsia"/>
                    <w:color w:val="000000"/>
                  </w:rPr>
                  <w:delText xml:space="preserve">　</w:delText>
                </w:r>
                <w:bookmarkStart w:id="5944" w:name="_Toc51940710"/>
                <w:bookmarkEnd w:id="5944"/>
              </w:del>
            </w:ins>
          </w:p>
        </w:tc>
        <w:bookmarkStart w:id="5945" w:name="_Toc51940711"/>
        <w:bookmarkEnd w:id="5945"/>
      </w:tr>
      <w:tr w:rsidR="00FB6B28" w:rsidRPr="00364B8F" w:rsidDel="00E84410" w14:paraId="6F8A1B6B" w14:textId="1A445336" w:rsidTr="00055DE1">
        <w:trPr>
          <w:trHeight w:val="280"/>
          <w:ins w:id="5946" w:author="作者" w:date="2020-09-16T17:24:00Z"/>
          <w:del w:id="5947"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55D17918" w14:textId="74C6ECD2" w:rsidR="00FB6B28" w:rsidRPr="00364B8F" w:rsidDel="00E84410" w:rsidRDefault="00FB6B28" w:rsidP="00055DE1">
            <w:pPr>
              <w:rPr>
                <w:ins w:id="5948" w:author="作者" w:date="2020-09-16T17:24:00Z"/>
                <w:del w:id="5949" w:author="作者" w:date="2020-09-25T15:31:00Z"/>
                <w:rFonts w:ascii="等线" w:eastAsia="等线" w:hAnsi="等线" w:cs="宋体"/>
                <w:color w:val="000000"/>
              </w:rPr>
            </w:pPr>
            <w:bookmarkStart w:id="5950" w:name="_Toc51940712"/>
            <w:bookmarkEnd w:id="5950"/>
          </w:p>
        </w:tc>
        <w:tc>
          <w:tcPr>
            <w:tcW w:w="1540" w:type="dxa"/>
            <w:tcBorders>
              <w:top w:val="nil"/>
              <w:left w:val="nil"/>
              <w:bottom w:val="single" w:sz="4" w:space="0" w:color="auto"/>
              <w:right w:val="single" w:sz="4" w:space="0" w:color="auto"/>
            </w:tcBorders>
            <w:shd w:val="clear" w:color="auto" w:fill="auto"/>
            <w:noWrap/>
            <w:vAlign w:val="center"/>
            <w:hideMark/>
          </w:tcPr>
          <w:p w14:paraId="601F684E" w14:textId="3548EE86" w:rsidR="00FB6B28" w:rsidRPr="00364B8F" w:rsidDel="00E84410" w:rsidRDefault="00FB6B28" w:rsidP="00055DE1">
            <w:pPr>
              <w:rPr>
                <w:ins w:id="5951" w:author="作者" w:date="2020-09-16T17:24:00Z"/>
                <w:del w:id="5952" w:author="作者" w:date="2020-09-25T15:31:00Z"/>
                <w:rFonts w:ascii="等线" w:eastAsia="等线" w:hAnsi="等线" w:cs="宋体"/>
                <w:color w:val="000000"/>
              </w:rPr>
            </w:pPr>
            <w:ins w:id="5953" w:author="作者" w:date="2020-09-16T17:24:00Z">
              <w:del w:id="5954" w:author="作者" w:date="2020-09-25T15:31:00Z">
                <w:r w:rsidRPr="00364B8F" w:rsidDel="00E84410">
                  <w:rPr>
                    <w:rFonts w:ascii="等线" w:eastAsia="等线" w:hAnsi="等线" w:cs="宋体" w:hint="eastAsia"/>
                    <w:color w:val="000000"/>
                  </w:rPr>
                  <w:delText>speed alarm</w:delText>
                </w:r>
                <w:bookmarkStart w:id="5955" w:name="_Toc51940713"/>
                <w:bookmarkEnd w:id="5955"/>
              </w:del>
            </w:ins>
          </w:p>
        </w:tc>
        <w:tc>
          <w:tcPr>
            <w:tcW w:w="4140" w:type="dxa"/>
            <w:tcBorders>
              <w:top w:val="nil"/>
              <w:left w:val="nil"/>
              <w:bottom w:val="single" w:sz="4" w:space="0" w:color="auto"/>
              <w:right w:val="single" w:sz="4" w:space="0" w:color="auto"/>
            </w:tcBorders>
            <w:shd w:val="clear" w:color="auto" w:fill="auto"/>
            <w:vAlign w:val="center"/>
            <w:hideMark/>
          </w:tcPr>
          <w:p w14:paraId="2FF16954" w14:textId="16F4500E" w:rsidR="00FB6B28" w:rsidRPr="00364B8F" w:rsidDel="00E84410" w:rsidRDefault="00FB6B28" w:rsidP="00055DE1">
            <w:pPr>
              <w:rPr>
                <w:ins w:id="5956" w:author="作者" w:date="2020-09-16T17:24:00Z"/>
                <w:del w:id="5957" w:author="作者" w:date="2020-09-25T15:31:00Z"/>
                <w:rFonts w:ascii="等线" w:eastAsia="等线" w:hAnsi="等线" w:cs="宋体"/>
                <w:color w:val="000000"/>
              </w:rPr>
            </w:pPr>
            <w:ins w:id="5958" w:author="作者" w:date="2020-09-16T17:24:00Z">
              <w:del w:id="5959" w:author="作者" w:date="2020-09-25T15:31:00Z">
                <w:r w:rsidRPr="00364B8F" w:rsidDel="00E84410">
                  <w:rPr>
                    <w:rFonts w:ascii="等线" w:eastAsia="等线" w:hAnsi="等线" w:cs="宋体" w:hint="eastAsia"/>
                    <w:color w:val="000000"/>
                  </w:rPr>
                  <w:delText>1.Keep effect</w:delText>
                </w:r>
                <w:bookmarkStart w:id="5960" w:name="_Toc51940714"/>
                <w:bookmarkEnd w:id="5960"/>
              </w:del>
            </w:ins>
          </w:p>
        </w:tc>
        <w:tc>
          <w:tcPr>
            <w:tcW w:w="3539" w:type="dxa"/>
            <w:tcBorders>
              <w:top w:val="nil"/>
              <w:left w:val="nil"/>
              <w:bottom w:val="single" w:sz="4" w:space="0" w:color="auto"/>
              <w:right w:val="single" w:sz="4" w:space="0" w:color="auto"/>
            </w:tcBorders>
            <w:shd w:val="clear" w:color="auto" w:fill="auto"/>
            <w:vAlign w:val="center"/>
            <w:hideMark/>
          </w:tcPr>
          <w:p w14:paraId="5B62920E" w14:textId="38651E33" w:rsidR="00FB6B28" w:rsidRPr="00364B8F" w:rsidDel="00E84410" w:rsidRDefault="00FB6B28" w:rsidP="00055DE1">
            <w:pPr>
              <w:rPr>
                <w:ins w:id="5961" w:author="作者" w:date="2020-09-16T17:24:00Z"/>
                <w:del w:id="5962" w:author="作者" w:date="2020-09-25T15:31:00Z"/>
                <w:rFonts w:ascii="等线" w:eastAsia="等线" w:hAnsi="等线" w:cs="宋体"/>
                <w:color w:val="000000"/>
              </w:rPr>
            </w:pPr>
            <w:ins w:id="5963" w:author="作者" w:date="2020-09-16T17:24:00Z">
              <w:del w:id="5964" w:author="作者" w:date="2020-09-25T15:31:00Z">
                <w:r w:rsidRPr="00364B8F" w:rsidDel="00E84410">
                  <w:rPr>
                    <w:rFonts w:ascii="等线" w:eastAsia="等线" w:hAnsi="等线" w:cs="宋体" w:hint="eastAsia"/>
                    <w:color w:val="000000"/>
                  </w:rPr>
                  <w:delText xml:space="preserve">　</w:delText>
                </w:r>
                <w:bookmarkStart w:id="5965" w:name="_Toc51940715"/>
                <w:bookmarkEnd w:id="5965"/>
              </w:del>
            </w:ins>
          </w:p>
        </w:tc>
        <w:bookmarkStart w:id="5966" w:name="_Toc51940716"/>
        <w:bookmarkEnd w:id="5966"/>
      </w:tr>
      <w:tr w:rsidR="00FB6B28" w:rsidRPr="00364B8F" w:rsidDel="00E84410" w14:paraId="29CFD78A" w14:textId="29EA443F" w:rsidTr="00055DE1">
        <w:trPr>
          <w:trHeight w:val="560"/>
          <w:ins w:id="5967" w:author="作者" w:date="2020-09-16T17:24:00Z"/>
          <w:del w:id="5968"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04ACD23" w14:textId="4A38F970" w:rsidR="00FB6B28" w:rsidRPr="00364B8F" w:rsidDel="00E84410" w:rsidRDefault="00FB6B28" w:rsidP="00055DE1">
            <w:pPr>
              <w:rPr>
                <w:ins w:id="5969" w:author="作者" w:date="2020-09-16T17:24:00Z"/>
                <w:del w:id="5970" w:author="作者" w:date="2020-09-25T15:31:00Z"/>
                <w:rFonts w:ascii="等线" w:eastAsia="等线" w:hAnsi="等线" w:cs="宋体"/>
                <w:color w:val="000000"/>
              </w:rPr>
            </w:pPr>
            <w:bookmarkStart w:id="5971" w:name="_Toc51940717"/>
            <w:bookmarkEnd w:id="5971"/>
          </w:p>
        </w:tc>
        <w:tc>
          <w:tcPr>
            <w:tcW w:w="1540" w:type="dxa"/>
            <w:tcBorders>
              <w:top w:val="nil"/>
              <w:left w:val="nil"/>
              <w:bottom w:val="single" w:sz="4" w:space="0" w:color="auto"/>
              <w:right w:val="single" w:sz="4" w:space="0" w:color="auto"/>
            </w:tcBorders>
            <w:shd w:val="clear" w:color="auto" w:fill="auto"/>
            <w:noWrap/>
            <w:vAlign w:val="center"/>
            <w:hideMark/>
          </w:tcPr>
          <w:p w14:paraId="70AC7587" w14:textId="7622E300" w:rsidR="00FB6B28" w:rsidRPr="00364B8F" w:rsidDel="00E84410" w:rsidRDefault="00FB6B28" w:rsidP="00055DE1">
            <w:pPr>
              <w:rPr>
                <w:ins w:id="5972" w:author="作者" w:date="2020-09-16T17:24:00Z"/>
                <w:del w:id="5973" w:author="作者" w:date="2020-09-25T15:31:00Z"/>
                <w:rFonts w:ascii="等线" w:eastAsia="等线" w:hAnsi="等线" w:cs="宋体"/>
                <w:color w:val="000000"/>
              </w:rPr>
            </w:pPr>
            <w:ins w:id="5974" w:author="作者" w:date="2020-09-16T17:24:00Z">
              <w:del w:id="5975" w:author="作者" w:date="2020-09-25T15:31:00Z">
                <w:r w:rsidRPr="00364B8F" w:rsidDel="00E84410">
                  <w:rPr>
                    <w:rFonts w:ascii="等线" w:eastAsia="等线" w:hAnsi="等线" w:cs="宋体" w:hint="eastAsia"/>
                    <w:color w:val="000000"/>
                  </w:rPr>
                  <w:delText>normal mode</w:delText>
                </w:r>
                <w:bookmarkStart w:id="5976" w:name="_Toc51940718"/>
                <w:bookmarkEnd w:id="5976"/>
              </w:del>
            </w:ins>
          </w:p>
        </w:tc>
        <w:tc>
          <w:tcPr>
            <w:tcW w:w="4140" w:type="dxa"/>
            <w:tcBorders>
              <w:top w:val="nil"/>
              <w:left w:val="nil"/>
              <w:bottom w:val="single" w:sz="4" w:space="0" w:color="auto"/>
              <w:right w:val="single" w:sz="4" w:space="0" w:color="auto"/>
            </w:tcBorders>
            <w:shd w:val="clear" w:color="auto" w:fill="auto"/>
            <w:vAlign w:val="center"/>
            <w:hideMark/>
          </w:tcPr>
          <w:p w14:paraId="2325B6A1" w14:textId="3ACC0E9B" w:rsidR="00FB6B28" w:rsidRPr="00364B8F" w:rsidDel="00E84410" w:rsidRDefault="00FB6B28" w:rsidP="00055DE1">
            <w:pPr>
              <w:rPr>
                <w:ins w:id="5977" w:author="作者" w:date="2020-09-16T17:24:00Z"/>
                <w:del w:id="5978" w:author="作者" w:date="2020-09-25T15:31:00Z"/>
                <w:rFonts w:ascii="等线" w:eastAsia="等线" w:hAnsi="等线" w:cs="宋体"/>
                <w:color w:val="000000"/>
              </w:rPr>
            </w:pPr>
            <w:ins w:id="5979" w:author="作者" w:date="2020-09-16T17:24:00Z">
              <w:del w:id="5980"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normal mode(Fade on 1s)</w:delText>
                </w:r>
                <w:bookmarkStart w:id="5981" w:name="_Toc51940719"/>
                <w:bookmarkEnd w:id="5981"/>
              </w:del>
            </w:ins>
          </w:p>
        </w:tc>
        <w:tc>
          <w:tcPr>
            <w:tcW w:w="3539" w:type="dxa"/>
            <w:tcBorders>
              <w:top w:val="nil"/>
              <w:left w:val="nil"/>
              <w:bottom w:val="single" w:sz="4" w:space="0" w:color="auto"/>
              <w:right w:val="single" w:sz="4" w:space="0" w:color="auto"/>
            </w:tcBorders>
            <w:shd w:val="clear" w:color="auto" w:fill="auto"/>
            <w:vAlign w:val="center"/>
            <w:hideMark/>
          </w:tcPr>
          <w:p w14:paraId="78DBF841" w14:textId="110C8F83" w:rsidR="00FB6B28" w:rsidRPr="00364B8F" w:rsidDel="00E84410" w:rsidRDefault="00FB6B28" w:rsidP="00055DE1">
            <w:pPr>
              <w:rPr>
                <w:ins w:id="5982" w:author="作者" w:date="2020-09-16T17:24:00Z"/>
                <w:del w:id="5983" w:author="作者" w:date="2020-09-25T15:31:00Z"/>
                <w:rFonts w:ascii="等线" w:eastAsia="等线" w:hAnsi="等线" w:cs="宋体"/>
                <w:color w:val="000000"/>
              </w:rPr>
            </w:pPr>
            <w:ins w:id="5984" w:author="作者" w:date="2020-09-16T17:24:00Z">
              <w:del w:id="5985" w:author="作者" w:date="2020-09-25T15:31:00Z">
                <w:r w:rsidRPr="00364B8F" w:rsidDel="00E84410">
                  <w:rPr>
                    <w:rFonts w:ascii="等线" w:eastAsia="等线" w:hAnsi="等线" w:cs="宋体" w:hint="eastAsia"/>
                    <w:color w:val="000000"/>
                  </w:rPr>
                  <w:delText xml:space="preserve">　</w:delText>
                </w:r>
                <w:bookmarkStart w:id="5986" w:name="_Toc51940720"/>
                <w:bookmarkEnd w:id="5986"/>
              </w:del>
            </w:ins>
          </w:p>
        </w:tc>
        <w:bookmarkStart w:id="5987" w:name="_Toc51940721"/>
        <w:bookmarkEnd w:id="5987"/>
      </w:tr>
      <w:tr w:rsidR="00FB6B28" w:rsidRPr="00364B8F" w:rsidDel="00E84410" w14:paraId="274A1515" w14:textId="27DE1152" w:rsidTr="00055DE1">
        <w:trPr>
          <w:trHeight w:val="560"/>
          <w:ins w:id="5988" w:author="作者" w:date="2020-09-16T17:24:00Z"/>
          <w:del w:id="5989"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258CA1C6" w14:textId="1B48EC72" w:rsidR="00FB6B28" w:rsidRPr="00364B8F" w:rsidDel="00E84410" w:rsidRDefault="00FB6B28" w:rsidP="00055DE1">
            <w:pPr>
              <w:rPr>
                <w:ins w:id="5990" w:author="作者" w:date="2020-09-16T17:24:00Z"/>
                <w:del w:id="5991" w:author="作者" w:date="2020-09-25T15:31:00Z"/>
                <w:rFonts w:ascii="等线" w:eastAsia="等线" w:hAnsi="等线" w:cs="宋体"/>
                <w:color w:val="000000"/>
              </w:rPr>
            </w:pPr>
            <w:bookmarkStart w:id="5992" w:name="_Toc51940722"/>
            <w:bookmarkEnd w:id="5992"/>
          </w:p>
        </w:tc>
        <w:tc>
          <w:tcPr>
            <w:tcW w:w="1540" w:type="dxa"/>
            <w:tcBorders>
              <w:top w:val="nil"/>
              <w:left w:val="nil"/>
              <w:bottom w:val="single" w:sz="4" w:space="0" w:color="auto"/>
              <w:right w:val="single" w:sz="4" w:space="0" w:color="auto"/>
            </w:tcBorders>
            <w:shd w:val="clear" w:color="auto" w:fill="auto"/>
            <w:noWrap/>
            <w:vAlign w:val="center"/>
            <w:hideMark/>
          </w:tcPr>
          <w:p w14:paraId="1F26FE33" w14:textId="39DCF197" w:rsidR="00FB6B28" w:rsidRPr="00364B8F" w:rsidDel="00E84410" w:rsidRDefault="00FB6B28" w:rsidP="00055DE1">
            <w:pPr>
              <w:rPr>
                <w:ins w:id="5993" w:author="作者" w:date="2020-09-16T17:24:00Z"/>
                <w:del w:id="5994" w:author="作者" w:date="2020-09-25T15:31:00Z"/>
                <w:rFonts w:ascii="等线" w:eastAsia="等线" w:hAnsi="等线" w:cs="宋体"/>
                <w:color w:val="000000"/>
              </w:rPr>
            </w:pPr>
            <w:ins w:id="5995" w:author="作者" w:date="2020-09-16T17:24:00Z">
              <w:del w:id="5996" w:author="作者" w:date="2020-09-25T15:31:00Z">
                <w:r w:rsidRPr="00364B8F" w:rsidDel="00E84410">
                  <w:rPr>
                    <w:rFonts w:ascii="等线" w:eastAsia="等线" w:hAnsi="等线" w:cs="宋体" w:hint="eastAsia"/>
                    <w:color w:val="000000"/>
                  </w:rPr>
                  <w:delText>music mode</w:delText>
                </w:r>
                <w:bookmarkStart w:id="5997" w:name="_Toc51940723"/>
                <w:bookmarkEnd w:id="5997"/>
              </w:del>
            </w:ins>
          </w:p>
        </w:tc>
        <w:tc>
          <w:tcPr>
            <w:tcW w:w="4140" w:type="dxa"/>
            <w:tcBorders>
              <w:top w:val="nil"/>
              <w:left w:val="nil"/>
              <w:bottom w:val="single" w:sz="4" w:space="0" w:color="auto"/>
              <w:right w:val="single" w:sz="4" w:space="0" w:color="auto"/>
            </w:tcBorders>
            <w:shd w:val="clear" w:color="auto" w:fill="auto"/>
            <w:vAlign w:val="center"/>
            <w:hideMark/>
          </w:tcPr>
          <w:p w14:paraId="35F2B921" w14:textId="185BD484" w:rsidR="00FB6B28" w:rsidRPr="00364B8F" w:rsidDel="00E84410" w:rsidRDefault="00FB6B28" w:rsidP="00055DE1">
            <w:pPr>
              <w:rPr>
                <w:ins w:id="5998" w:author="作者" w:date="2020-09-16T17:24:00Z"/>
                <w:del w:id="5999" w:author="作者" w:date="2020-09-25T15:31:00Z"/>
                <w:rFonts w:ascii="等线" w:eastAsia="等线" w:hAnsi="等线" w:cs="宋体"/>
                <w:color w:val="000000"/>
              </w:rPr>
            </w:pPr>
            <w:ins w:id="6000" w:author="作者" w:date="2020-09-16T17:24:00Z">
              <w:del w:id="6001"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music mode</w:delText>
                </w:r>
                <w:bookmarkStart w:id="6002" w:name="_Toc51940724"/>
                <w:bookmarkEnd w:id="6002"/>
              </w:del>
            </w:ins>
          </w:p>
        </w:tc>
        <w:tc>
          <w:tcPr>
            <w:tcW w:w="3539" w:type="dxa"/>
            <w:tcBorders>
              <w:top w:val="nil"/>
              <w:left w:val="nil"/>
              <w:bottom w:val="single" w:sz="4" w:space="0" w:color="auto"/>
              <w:right w:val="single" w:sz="4" w:space="0" w:color="auto"/>
            </w:tcBorders>
            <w:shd w:val="clear" w:color="auto" w:fill="auto"/>
            <w:vAlign w:val="center"/>
            <w:hideMark/>
          </w:tcPr>
          <w:p w14:paraId="3BB4EF38" w14:textId="63C8C297" w:rsidR="00FB6B28" w:rsidRPr="00364B8F" w:rsidDel="00E84410" w:rsidRDefault="00FB6B28" w:rsidP="00055DE1">
            <w:pPr>
              <w:rPr>
                <w:ins w:id="6003" w:author="作者" w:date="2020-09-16T17:24:00Z"/>
                <w:del w:id="6004" w:author="作者" w:date="2020-09-25T15:31:00Z"/>
                <w:rFonts w:ascii="等线" w:eastAsia="等线" w:hAnsi="等线" w:cs="宋体"/>
                <w:color w:val="000000"/>
              </w:rPr>
            </w:pPr>
            <w:ins w:id="6005" w:author="作者" w:date="2020-09-16T17:24:00Z">
              <w:del w:id="6006" w:author="作者" w:date="2020-09-25T15:31:00Z">
                <w:r w:rsidRPr="00364B8F" w:rsidDel="00E84410">
                  <w:rPr>
                    <w:rFonts w:ascii="等线" w:eastAsia="等线" w:hAnsi="等线" w:cs="宋体" w:hint="eastAsia"/>
                    <w:color w:val="000000"/>
                  </w:rPr>
                  <w:delText xml:space="preserve">　</w:delText>
                </w:r>
                <w:bookmarkStart w:id="6007" w:name="_Toc51940725"/>
                <w:bookmarkEnd w:id="6007"/>
              </w:del>
            </w:ins>
          </w:p>
        </w:tc>
        <w:bookmarkStart w:id="6008" w:name="_Toc51940726"/>
        <w:bookmarkEnd w:id="6008"/>
      </w:tr>
      <w:tr w:rsidR="00FB6B28" w:rsidRPr="00364B8F" w:rsidDel="00E84410" w14:paraId="73440426" w14:textId="25D6C4C5" w:rsidTr="00055DE1">
        <w:trPr>
          <w:trHeight w:val="560"/>
          <w:ins w:id="6009" w:author="作者" w:date="2020-09-16T17:24:00Z"/>
          <w:del w:id="6010"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60178305" w14:textId="0D4B30F0" w:rsidR="00FB6B28" w:rsidRPr="00364B8F" w:rsidDel="00E84410" w:rsidRDefault="00FB6B28" w:rsidP="00055DE1">
            <w:pPr>
              <w:rPr>
                <w:ins w:id="6011" w:author="作者" w:date="2020-09-16T17:24:00Z"/>
                <w:del w:id="6012" w:author="作者" w:date="2020-09-25T15:31:00Z"/>
                <w:rFonts w:ascii="等线" w:eastAsia="等线" w:hAnsi="等线" w:cs="宋体"/>
                <w:color w:val="000000"/>
              </w:rPr>
            </w:pPr>
            <w:bookmarkStart w:id="6013" w:name="_Toc51940727"/>
            <w:bookmarkEnd w:id="6013"/>
          </w:p>
        </w:tc>
        <w:tc>
          <w:tcPr>
            <w:tcW w:w="1540" w:type="dxa"/>
            <w:tcBorders>
              <w:top w:val="nil"/>
              <w:left w:val="nil"/>
              <w:bottom w:val="single" w:sz="4" w:space="0" w:color="auto"/>
              <w:right w:val="single" w:sz="4" w:space="0" w:color="auto"/>
            </w:tcBorders>
            <w:shd w:val="clear" w:color="auto" w:fill="auto"/>
            <w:noWrap/>
            <w:vAlign w:val="center"/>
            <w:hideMark/>
          </w:tcPr>
          <w:p w14:paraId="010A4018" w14:textId="7743C088" w:rsidR="00FB6B28" w:rsidRPr="00364B8F" w:rsidDel="00E84410" w:rsidRDefault="00FB6B28" w:rsidP="00055DE1">
            <w:pPr>
              <w:rPr>
                <w:ins w:id="6014" w:author="作者" w:date="2020-09-16T17:24:00Z"/>
                <w:del w:id="6015" w:author="作者" w:date="2020-09-25T15:31:00Z"/>
                <w:rFonts w:ascii="等线" w:eastAsia="等线" w:hAnsi="等线" w:cs="宋体"/>
                <w:color w:val="000000"/>
              </w:rPr>
            </w:pPr>
            <w:ins w:id="6016" w:author="作者" w:date="2020-09-16T17:24:00Z">
              <w:del w:id="6017" w:author="作者" w:date="2020-09-25T15:31:00Z">
                <w:r w:rsidRPr="00364B8F" w:rsidDel="00E84410">
                  <w:rPr>
                    <w:rFonts w:ascii="等线" w:eastAsia="等线" w:hAnsi="等线" w:cs="宋体" w:hint="eastAsia"/>
                    <w:color w:val="000000"/>
                  </w:rPr>
                  <w:delText>driver mode</w:delText>
                </w:r>
                <w:bookmarkStart w:id="6018" w:name="_Toc51940728"/>
                <w:bookmarkEnd w:id="6018"/>
              </w:del>
            </w:ins>
          </w:p>
        </w:tc>
        <w:tc>
          <w:tcPr>
            <w:tcW w:w="4140" w:type="dxa"/>
            <w:tcBorders>
              <w:top w:val="nil"/>
              <w:left w:val="nil"/>
              <w:bottom w:val="single" w:sz="4" w:space="0" w:color="auto"/>
              <w:right w:val="single" w:sz="4" w:space="0" w:color="auto"/>
            </w:tcBorders>
            <w:shd w:val="clear" w:color="auto" w:fill="auto"/>
            <w:vAlign w:val="center"/>
            <w:hideMark/>
          </w:tcPr>
          <w:p w14:paraId="01499411" w14:textId="08C42895" w:rsidR="00FB6B28" w:rsidRPr="00364B8F" w:rsidDel="00E84410" w:rsidRDefault="00FB6B28" w:rsidP="00055DE1">
            <w:pPr>
              <w:rPr>
                <w:ins w:id="6019" w:author="作者" w:date="2020-09-16T17:24:00Z"/>
                <w:del w:id="6020" w:author="作者" w:date="2020-09-25T15:31:00Z"/>
                <w:rFonts w:ascii="等线" w:eastAsia="等线" w:hAnsi="等线" w:cs="宋体"/>
                <w:color w:val="000000"/>
              </w:rPr>
            </w:pPr>
            <w:ins w:id="6021" w:author="作者" w:date="2020-09-16T17:24:00Z">
              <w:del w:id="6022" w:author="作者" w:date="2020-09-25T15:31:00Z">
                <w:r w:rsidRPr="00364B8F" w:rsidDel="00E84410">
                  <w:rPr>
                    <w:rFonts w:ascii="等线" w:eastAsia="等线" w:hAnsi="等线" w:cs="宋体" w:hint="eastAsia"/>
                    <w:color w:val="000000"/>
                  </w:rPr>
                  <w:delText>1.Stop radar alarm mode</w:delText>
                </w:r>
                <w:r w:rsidRPr="00364B8F" w:rsidDel="00E84410">
                  <w:rPr>
                    <w:rFonts w:ascii="等线" w:eastAsia="等线" w:hAnsi="等线" w:cs="宋体" w:hint="eastAsia"/>
                    <w:color w:val="000000"/>
                  </w:rPr>
                  <w:br/>
                  <w:delText>2.Begin driver mode(Fade on 1s)</w:delText>
                </w:r>
                <w:bookmarkStart w:id="6023" w:name="_Toc51940729"/>
                <w:bookmarkEnd w:id="6023"/>
              </w:del>
            </w:ins>
          </w:p>
        </w:tc>
        <w:tc>
          <w:tcPr>
            <w:tcW w:w="3539" w:type="dxa"/>
            <w:tcBorders>
              <w:top w:val="nil"/>
              <w:left w:val="nil"/>
              <w:bottom w:val="single" w:sz="4" w:space="0" w:color="auto"/>
              <w:right w:val="single" w:sz="4" w:space="0" w:color="auto"/>
            </w:tcBorders>
            <w:shd w:val="clear" w:color="auto" w:fill="auto"/>
            <w:vAlign w:val="center"/>
            <w:hideMark/>
          </w:tcPr>
          <w:p w14:paraId="7EC1FE41" w14:textId="332B793C" w:rsidR="00FB6B28" w:rsidRPr="00364B8F" w:rsidDel="00E84410" w:rsidRDefault="00FB6B28" w:rsidP="00055DE1">
            <w:pPr>
              <w:rPr>
                <w:ins w:id="6024" w:author="作者" w:date="2020-09-16T17:24:00Z"/>
                <w:del w:id="6025" w:author="作者" w:date="2020-09-25T15:31:00Z"/>
                <w:rFonts w:ascii="等线" w:eastAsia="等线" w:hAnsi="等线" w:cs="宋体"/>
                <w:color w:val="000000"/>
              </w:rPr>
            </w:pPr>
            <w:ins w:id="6026" w:author="作者" w:date="2020-09-16T17:24:00Z">
              <w:del w:id="6027" w:author="作者" w:date="2020-09-25T15:31:00Z">
                <w:r w:rsidRPr="00364B8F" w:rsidDel="00E84410">
                  <w:rPr>
                    <w:rFonts w:ascii="等线" w:eastAsia="等线" w:hAnsi="等线" w:cs="宋体" w:hint="eastAsia"/>
                    <w:color w:val="000000"/>
                  </w:rPr>
                  <w:delText xml:space="preserve">　</w:delText>
                </w:r>
                <w:bookmarkStart w:id="6028" w:name="_Toc51940730"/>
                <w:bookmarkEnd w:id="6028"/>
              </w:del>
            </w:ins>
          </w:p>
        </w:tc>
        <w:bookmarkStart w:id="6029" w:name="_Toc51940731"/>
        <w:bookmarkEnd w:id="6029"/>
      </w:tr>
      <w:tr w:rsidR="00FB6B28" w:rsidRPr="00364B8F" w:rsidDel="00E84410" w14:paraId="0F56738D" w14:textId="0C9B2A5A" w:rsidTr="00055DE1">
        <w:trPr>
          <w:trHeight w:val="560"/>
          <w:ins w:id="6030" w:author="作者" w:date="2020-09-16T17:24:00Z"/>
          <w:del w:id="6031" w:author="作者" w:date="2020-09-25T15:31:00Z"/>
        </w:trPr>
        <w:tc>
          <w:tcPr>
            <w:tcW w:w="14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3601321" w14:textId="424B2156" w:rsidR="00FB6B28" w:rsidRPr="00364B8F" w:rsidDel="00E84410" w:rsidRDefault="00FB6B28" w:rsidP="00055DE1">
            <w:pPr>
              <w:rPr>
                <w:ins w:id="6032" w:author="作者" w:date="2020-09-16T17:24:00Z"/>
                <w:del w:id="6033" w:author="作者" w:date="2020-09-25T15:31:00Z"/>
                <w:rFonts w:ascii="等线" w:eastAsia="等线" w:hAnsi="等线" w:cs="宋体"/>
                <w:color w:val="000000"/>
              </w:rPr>
            </w:pPr>
            <w:ins w:id="6034" w:author="作者" w:date="2020-09-16T17:24:00Z">
              <w:del w:id="6035" w:author="作者" w:date="2020-09-25T15:31:00Z">
                <w:r w:rsidRPr="00364B8F" w:rsidDel="00E84410">
                  <w:rPr>
                    <w:rFonts w:ascii="等线" w:eastAsia="等线" w:hAnsi="等线" w:cs="宋体" w:hint="eastAsia"/>
                    <w:color w:val="000000"/>
                  </w:rPr>
                  <w:delText>speed alarm</w:delText>
                </w:r>
                <w:bookmarkStart w:id="6036" w:name="_Toc51940732"/>
                <w:bookmarkEnd w:id="6036"/>
              </w:del>
            </w:ins>
          </w:p>
        </w:tc>
        <w:tc>
          <w:tcPr>
            <w:tcW w:w="1540" w:type="dxa"/>
            <w:tcBorders>
              <w:top w:val="nil"/>
              <w:left w:val="nil"/>
              <w:bottom w:val="single" w:sz="4" w:space="0" w:color="auto"/>
              <w:right w:val="single" w:sz="4" w:space="0" w:color="auto"/>
            </w:tcBorders>
            <w:shd w:val="clear" w:color="auto" w:fill="auto"/>
            <w:noWrap/>
            <w:vAlign w:val="center"/>
            <w:hideMark/>
          </w:tcPr>
          <w:p w14:paraId="67CA8D10" w14:textId="66EE9F07" w:rsidR="00FB6B28" w:rsidRPr="00364B8F" w:rsidDel="00E84410" w:rsidRDefault="00FB6B28" w:rsidP="00055DE1">
            <w:pPr>
              <w:rPr>
                <w:ins w:id="6037" w:author="作者" w:date="2020-09-16T17:24:00Z"/>
                <w:del w:id="6038" w:author="作者" w:date="2020-09-25T15:31:00Z"/>
                <w:rFonts w:ascii="等线" w:eastAsia="等线" w:hAnsi="等线" w:cs="宋体"/>
                <w:color w:val="000000"/>
              </w:rPr>
            </w:pPr>
            <w:ins w:id="6039" w:author="作者" w:date="2020-09-16T17:24:00Z">
              <w:del w:id="6040" w:author="作者" w:date="2020-09-25T15:31:00Z">
                <w:r w:rsidRPr="00364B8F" w:rsidDel="00E84410">
                  <w:rPr>
                    <w:rFonts w:ascii="等线" w:eastAsia="等线" w:hAnsi="等线" w:cs="宋体" w:hint="eastAsia"/>
                    <w:color w:val="000000"/>
                  </w:rPr>
                  <w:delText>welcome</w:delText>
                </w:r>
                <w:bookmarkStart w:id="6041" w:name="_Toc51940733"/>
                <w:bookmarkEnd w:id="6041"/>
              </w:del>
            </w:ins>
          </w:p>
        </w:tc>
        <w:tc>
          <w:tcPr>
            <w:tcW w:w="4140" w:type="dxa"/>
            <w:tcBorders>
              <w:top w:val="nil"/>
              <w:left w:val="nil"/>
              <w:bottom w:val="single" w:sz="4" w:space="0" w:color="auto"/>
              <w:right w:val="single" w:sz="4" w:space="0" w:color="auto"/>
            </w:tcBorders>
            <w:shd w:val="clear" w:color="auto" w:fill="auto"/>
            <w:vAlign w:val="center"/>
            <w:hideMark/>
          </w:tcPr>
          <w:p w14:paraId="609281DE" w14:textId="1D3DA3F3" w:rsidR="00FB6B28" w:rsidRPr="00364B8F" w:rsidDel="00E84410" w:rsidRDefault="00FB6B28" w:rsidP="00055DE1">
            <w:pPr>
              <w:rPr>
                <w:ins w:id="6042" w:author="作者" w:date="2020-09-16T17:24:00Z"/>
                <w:del w:id="6043" w:author="作者" w:date="2020-09-25T15:31:00Z"/>
                <w:rFonts w:ascii="等线" w:eastAsia="等线" w:hAnsi="等线" w:cs="宋体"/>
                <w:color w:val="000000"/>
              </w:rPr>
            </w:pPr>
            <w:ins w:id="6044" w:author="作者" w:date="2020-09-16T17:24:00Z">
              <w:del w:id="6045"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welcome mode(Fade on 3s)</w:delText>
                </w:r>
                <w:bookmarkStart w:id="6046" w:name="_Toc51940734"/>
                <w:bookmarkEnd w:id="6046"/>
              </w:del>
            </w:ins>
          </w:p>
        </w:tc>
        <w:tc>
          <w:tcPr>
            <w:tcW w:w="3539" w:type="dxa"/>
            <w:tcBorders>
              <w:top w:val="nil"/>
              <w:left w:val="nil"/>
              <w:bottom w:val="single" w:sz="4" w:space="0" w:color="auto"/>
              <w:right w:val="single" w:sz="4" w:space="0" w:color="auto"/>
            </w:tcBorders>
            <w:shd w:val="clear" w:color="auto" w:fill="auto"/>
            <w:vAlign w:val="center"/>
            <w:hideMark/>
          </w:tcPr>
          <w:p w14:paraId="6F8D006E" w14:textId="5A5BBE2A" w:rsidR="00FB6B28" w:rsidRPr="00364B8F" w:rsidDel="00E84410" w:rsidRDefault="00FB6B28" w:rsidP="00055DE1">
            <w:pPr>
              <w:rPr>
                <w:ins w:id="6047" w:author="作者" w:date="2020-09-16T17:24:00Z"/>
                <w:del w:id="6048" w:author="作者" w:date="2020-09-25T15:31:00Z"/>
                <w:rFonts w:ascii="等线" w:eastAsia="等线" w:hAnsi="等线" w:cs="宋体"/>
                <w:color w:val="000000"/>
              </w:rPr>
            </w:pPr>
            <w:ins w:id="6049" w:author="作者" w:date="2020-09-16T17:24:00Z">
              <w:del w:id="6050" w:author="作者" w:date="2020-09-25T15:31:00Z">
                <w:r w:rsidRPr="00364B8F" w:rsidDel="00E84410">
                  <w:rPr>
                    <w:rFonts w:ascii="等线" w:eastAsia="等线" w:hAnsi="等线" w:cs="宋体" w:hint="eastAsia"/>
                    <w:color w:val="000000"/>
                  </w:rPr>
                  <w:delText xml:space="preserve">　</w:delText>
                </w:r>
                <w:bookmarkStart w:id="6051" w:name="_Toc51940735"/>
                <w:bookmarkEnd w:id="6051"/>
              </w:del>
            </w:ins>
          </w:p>
        </w:tc>
        <w:bookmarkStart w:id="6052" w:name="_Toc51940736"/>
        <w:bookmarkEnd w:id="6052"/>
      </w:tr>
      <w:tr w:rsidR="00FB6B28" w:rsidRPr="00364B8F" w:rsidDel="00E84410" w14:paraId="1FAA29F2" w14:textId="570DFD51" w:rsidTr="00055DE1">
        <w:trPr>
          <w:trHeight w:val="560"/>
          <w:ins w:id="6053" w:author="作者" w:date="2020-09-16T17:24:00Z"/>
          <w:del w:id="6054"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029B97CE" w14:textId="37B4710C" w:rsidR="00FB6B28" w:rsidRPr="00364B8F" w:rsidDel="00E84410" w:rsidRDefault="00FB6B28" w:rsidP="00055DE1">
            <w:pPr>
              <w:rPr>
                <w:ins w:id="6055" w:author="作者" w:date="2020-09-16T17:24:00Z"/>
                <w:del w:id="6056" w:author="作者" w:date="2020-09-25T15:31:00Z"/>
                <w:rFonts w:ascii="等线" w:eastAsia="等线" w:hAnsi="等线" w:cs="宋体"/>
                <w:color w:val="000000"/>
              </w:rPr>
            </w:pPr>
            <w:bookmarkStart w:id="6057" w:name="_Toc51940737"/>
            <w:bookmarkEnd w:id="6057"/>
          </w:p>
        </w:tc>
        <w:tc>
          <w:tcPr>
            <w:tcW w:w="1540" w:type="dxa"/>
            <w:tcBorders>
              <w:top w:val="nil"/>
              <w:left w:val="nil"/>
              <w:bottom w:val="single" w:sz="4" w:space="0" w:color="auto"/>
              <w:right w:val="single" w:sz="4" w:space="0" w:color="auto"/>
            </w:tcBorders>
            <w:shd w:val="clear" w:color="auto" w:fill="auto"/>
            <w:noWrap/>
            <w:vAlign w:val="center"/>
            <w:hideMark/>
          </w:tcPr>
          <w:p w14:paraId="261B7A6D" w14:textId="5F80790F" w:rsidR="00FB6B28" w:rsidRPr="00364B8F" w:rsidDel="00E84410" w:rsidRDefault="00FB6B28" w:rsidP="00055DE1">
            <w:pPr>
              <w:rPr>
                <w:ins w:id="6058" w:author="作者" w:date="2020-09-16T17:24:00Z"/>
                <w:del w:id="6059" w:author="作者" w:date="2020-09-25T15:31:00Z"/>
                <w:rFonts w:ascii="等线" w:eastAsia="等线" w:hAnsi="等线" w:cs="宋体"/>
                <w:color w:val="000000"/>
              </w:rPr>
            </w:pPr>
            <w:ins w:id="6060" w:author="作者" w:date="2020-09-16T17:24:00Z">
              <w:del w:id="6061" w:author="作者" w:date="2020-09-25T15:31:00Z">
                <w:r w:rsidRPr="00364B8F" w:rsidDel="00E84410">
                  <w:rPr>
                    <w:rFonts w:ascii="等线" w:eastAsia="等线" w:hAnsi="等线" w:cs="宋体" w:hint="eastAsia"/>
                    <w:color w:val="000000"/>
                  </w:rPr>
                  <w:delText>farewell</w:delText>
                </w:r>
                <w:bookmarkStart w:id="6062" w:name="_Toc51940738"/>
                <w:bookmarkEnd w:id="6062"/>
              </w:del>
            </w:ins>
          </w:p>
        </w:tc>
        <w:tc>
          <w:tcPr>
            <w:tcW w:w="4140" w:type="dxa"/>
            <w:tcBorders>
              <w:top w:val="nil"/>
              <w:left w:val="nil"/>
              <w:bottom w:val="single" w:sz="4" w:space="0" w:color="auto"/>
              <w:right w:val="single" w:sz="4" w:space="0" w:color="auto"/>
            </w:tcBorders>
            <w:shd w:val="clear" w:color="auto" w:fill="auto"/>
            <w:vAlign w:val="center"/>
            <w:hideMark/>
          </w:tcPr>
          <w:p w14:paraId="0734711C" w14:textId="4CA89A16" w:rsidR="00FB6B28" w:rsidRPr="00364B8F" w:rsidDel="00E84410" w:rsidRDefault="00FB6B28" w:rsidP="00055DE1">
            <w:pPr>
              <w:rPr>
                <w:ins w:id="6063" w:author="作者" w:date="2020-09-16T17:24:00Z"/>
                <w:del w:id="6064" w:author="作者" w:date="2020-09-25T15:31:00Z"/>
                <w:rFonts w:ascii="等线" w:eastAsia="等线" w:hAnsi="等线" w:cs="宋体"/>
                <w:color w:val="000000"/>
              </w:rPr>
            </w:pPr>
            <w:ins w:id="6065" w:author="作者" w:date="2020-09-16T17:24:00Z">
              <w:del w:id="6066"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farewell mode(Fade on 1s)</w:delText>
                </w:r>
                <w:bookmarkStart w:id="6067" w:name="_Toc51940739"/>
                <w:bookmarkEnd w:id="6067"/>
              </w:del>
            </w:ins>
          </w:p>
        </w:tc>
        <w:tc>
          <w:tcPr>
            <w:tcW w:w="3539" w:type="dxa"/>
            <w:tcBorders>
              <w:top w:val="nil"/>
              <w:left w:val="nil"/>
              <w:bottom w:val="single" w:sz="4" w:space="0" w:color="auto"/>
              <w:right w:val="single" w:sz="4" w:space="0" w:color="auto"/>
            </w:tcBorders>
            <w:shd w:val="clear" w:color="auto" w:fill="auto"/>
            <w:vAlign w:val="center"/>
            <w:hideMark/>
          </w:tcPr>
          <w:p w14:paraId="01E3EA8F" w14:textId="63DAAC39" w:rsidR="00FB6B28" w:rsidRPr="00364B8F" w:rsidDel="00E84410" w:rsidRDefault="00FB6B28" w:rsidP="00055DE1">
            <w:pPr>
              <w:rPr>
                <w:ins w:id="6068" w:author="作者" w:date="2020-09-16T17:24:00Z"/>
                <w:del w:id="6069" w:author="作者" w:date="2020-09-25T15:31:00Z"/>
                <w:rFonts w:ascii="等线" w:eastAsia="等线" w:hAnsi="等线" w:cs="宋体"/>
                <w:color w:val="000000"/>
              </w:rPr>
            </w:pPr>
            <w:ins w:id="6070" w:author="作者" w:date="2020-09-16T17:24:00Z">
              <w:del w:id="6071" w:author="作者" w:date="2020-09-25T15:31:00Z">
                <w:r w:rsidRPr="00364B8F" w:rsidDel="00E84410">
                  <w:rPr>
                    <w:rFonts w:ascii="等线" w:eastAsia="等线" w:hAnsi="等线" w:cs="宋体" w:hint="eastAsia"/>
                    <w:color w:val="000000"/>
                  </w:rPr>
                  <w:delText xml:space="preserve">　</w:delText>
                </w:r>
                <w:bookmarkStart w:id="6072" w:name="_Toc51940740"/>
                <w:bookmarkEnd w:id="6072"/>
              </w:del>
            </w:ins>
          </w:p>
        </w:tc>
        <w:bookmarkStart w:id="6073" w:name="_Toc51940741"/>
        <w:bookmarkEnd w:id="6073"/>
      </w:tr>
      <w:tr w:rsidR="00FB6B28" w:rsidRPr="00364B8F" w:rsidDel="00E84410" w14:paraId="703DB806" w14:textId="768C1F0A" w:rsidTr="00055DE1">
        <w:trPr>
          <w:trHeight w:val="280"/>
          <w:ins w:id="6074" w:author="作者" w:date="2020-09-16T17:24:00Z"/>
          <w:del w:id="6075"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5E17F305" w14:textId="4EBBFADF" w:rsidR="00FB6B28" w:rsidRPr="00364B8F" w:rsidDel="00E84410" w:rsidRDefault="00FB6B28" w:rsidP="00055DE1">
            <w:pPr>
              <w:rPr>
                <w:ins w:id="6076" w:author="作者" w:date="2020-09-16T17:24:00Z"/>
                <w:del w:id="6077" w:author="作者" w:date="2020-09-25T15:31:00Z"/>
                <w:rFonts w:ascii="等线" w:eastAsia="等线" w:hAnsi="等线" w:cs="宋体"/>
                <w:color w:val="000000"/>
              </w:rPr>
            </w:pPr>
            <w:bookmarkStart w:id="6078" w:name="_Toc51940742"/>
            <w:bookmarkEnd w:id="6078"/>
          </w:p>
        </w:tc>
        <w:tc>
          <w:tcPr>
            <w:tcW w:w="1540" w:type="dxa"/>
            <w:tcBorders>
              <w:top w:val="nil"/>
              <w:left w:val="nil"/>
              <w:bottom w:val="single" w:sz="4" w:space="0" w:color="auto"/>
              <w:right w:val="single" w:sz="4" w:space="0" w:color="auto"/>
            </w:tcBorders>
            <w:shd w:val="clear" w:color="auto" w:fill="auto"/>
            <w:noWrap/>
            <w:vAlign w:val="center"/>
            <w:hideMark/>
          </w:tcPr>
          <w:p w14:paraId="57D2E9F2" w14:textId="76BC4C32" w:rsidR="00FB6B28" w:rsidRPr="00364B8F" w:rsidDel="00E84410" w:rsidRDefault="00FB6B28" w:rsidP="00055DE1">
            <w:pPr>
              <w:rPr>
                <w:ins w:id="6079" w:author="作者" w:date="2020-09-16T17:24:00Z"/>
                <w:del w:id="6080" w:author="作者" w:date="2020-09-25T15:31:00Z"/>
                <w:rFonts w:ascii="等线" w:eastAsia="等线" w:hAnsi="等线" w:cs="宋体"/>
                <w:color w:val="000000"/>
              </w:rPr>
            </w:pPr>
            <w:ins w:id="6081" w:author="作者" w:date="2020-09-16T17:24:00Z">
              <w:del w:id="6082" w:author="作者" w:date="2020-09-25T15:31:00Z">
                <w:r w:rsidRPr="00364B8F" w:rsidDel="00E84410">
                  <w:rPr>
                    <w:rFonts w:ascii="等线" w:eastAsia="等线" w:hAnsi="等线" w:cs="宋体" w:hint="eastAsia"/>
                    <w:color w:val="000000"/>
                  </w:rPr>
                  <w:delText>radar alarm</w:delText>
                </w:r>
                <w:bookmarkStart w:id="6083" w:name="_Toc51940743"/>
                <w:bookmarkEnd w:id="6083"/>
              </w:del>
            </w:ins>
          </w:p>
        </w:tc>
        <w:tc>
          <w:tcPr>
            <w:tcW w:w="4140" w:type="dxa"/>
            <w:tcBorders>
              <w:top w:val="nil"/>
              <w:left w:val="nil"/>
              <w:bottom w:val="single" w:sz="4" w:space="0" w:color="auto"/>
              <w:right w:val="single" w:sz="4" w:space="0" w:color="auto"/>
            </w:tcBorders>
            <w:shd w:val="clear" w:color="auto" w:fill="auto"/>
            <w:vAlign w:val="center"/>
            <w:hideMark/>
          </w:tcPr>
          <w:p w14:paraId="5165CEAA" w14:textId="6AA802C3" w:rsidR="00FB6B28" w:rsidRPr="00364B8F" w:rsidDel="00E84410" w:rsidRDefault="00FB6B28" w:rsidP="00055DE1">
            <w:pPr>
              <w:rPr>
                <w:ins w:id="6084" w:author="作者" w:date="2020-09-16T17:24:00Z"/>
                <w:del w:id="6085" w:author="作者" w:date="2020-09-25T15:31:00Z"/>
                <w:rFonts w:ascii="等线" w:eastAsia="等线" w:hAnsi="等线" w:cs="宋体"/>
                <w:color w:val="000000"/>
              </w:rPr>
            </w:pPr>
            <w:ins w:id="6086" w:author="作者" w:date="2020-09-16T17:24:00Z">
              <w:del w:id="6087" w:author="作者" w:date="2020-09-25T15:31:00Z">
                <w:r w:rsidRPr="00364B8F" w:rsidDel="00E84410">
                  <w:rPr>
                    <w:rFonts w:ascii="等线" w:eastAsia="等线" w:hAnsi="等线" w:cs="宋体" w:hint="eastAsia"/>
                    <w:color w:val="000000"/>
                  </w:rPr>
                  <w:delText>1.Keep effect</w:delText>
                </w:r>
                <w:bookmarkStart w:id="6088" w:name="_Toc51940744"/>
                <w:bookmarkEnd w:id="6088"/>
              </w:del>
            </w:ins>
          </w:p>
        </w:tc>
        <w:tc>
          <w:tcPr>
            <w:tcW w:w="3539" w:type="dxa"/>
            <w:tcBorders>
              <w:top w:val="nil"/>
              <w:left w:val="nil"/>
              <w:bottom w:val="single" w:sz="4" w:space="0" w:color="auto"/>
              <w:right w:val="single" w:sz="4" w:space="0" w:color="auto"/>
            </w:tcBorders>
            <w:shd w:val="clear" w:color="auto" w:fill="auto"/>
            <w:vAlign w:val="center"/>
            <w:hideMark/>
          </w:tcPr>
          <w:p w14:paraId="49B64339" w14:textId="7E289940" w:rsidR="00FB6B28" w:rsidRPr="00364B8F" w:rsidDel="00E84410" w:rsidRDefault="00FB6B28" w:rsidP="00055DE1">
            <w:pPr>
              <w:rPr>
                <w:ins w:id="6089" w:author="作者" w:date="2020-09-16T17:24:00Z"/>
                <w:del w:id="6090" w:author="作者" w:date="2020-09-25T15:31:00Z"/>
                <w:rFonts w:ascii="等线" w:eastAsia="等线" w:hAnsi="等线" w:cs="宋体"/>
                <w:color w:val="000000"/>
              </w:rPr>
            </w:pPr>
            <w:ins w:id="6091" w:author="作者" w:date="2020-09-16T17:24:00Z">
              <w:del w:id="6092" w:author="作者" w:date="2020-09-25T15:31:00Z">
                <w:r w:rsidRPr="00364B8F" w:rsidDel="00E84410">
                  <w:rPr>
                    <w:rFonts w:ascii="等线" w:eastAsia="等线" w:hAnsi="等线" w:cs="宋体" w:hint="eastAsia"/>
                    <w:color w:val="000000"/>
                  </w:rPr>
                  <w:delText xml:space="preserve">　</w:delText>
                </w:r>
                <w:bookmarkStart w:id="6093" w:name="_Toc51940745"/>
                <w:bookmarkEnd w:id="6093"/>
              </w:del>
            </w:ins>
          </w:p>
        </w:tc>
        <w:bookmarkStart w:id="6094" w:name="_Toc51940746"/>
        <w:bookmarkEnd w:id="6094"/>
      </w:tr>
      <w:tr w:rsidR="00FB6B28" w:rsidRPr="00364B8F" w:rsidDel="00E84410" w14:paraId="59F12CF4" w14:textId="03278F09" w:rsidTr="00055DE1">
        <w:trPr>
          <w:trHeight w:val="280"/>
          <w:ins w:id="6095" w:author="作者" w:date="2020-09-16T17:24:00Z"/>
          <w:del w:id="6096"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0AC9A19D" w14:textId="788FA6F5" w:rsidR="00FB6B28" w:rsidRPr="00364B8F" w:rsidDel="00E84410" w:rsidRDefault="00FB6B28" w:rsidP="00055DE1">
            <w:pPr>
              <w:rPr>
                <w:ins w:id="6097" w:author="作者" w:date="2020-09-16T17:24:00Z"/>
                <w:del w:id="6098" w:author="作者" w:date="2020-09-25T15:31:00Z"/>
                <w:rFonts w:ascii="等线" w:eastAsia="等线" w:hAnsi="等线" w:cs="宋体"/>
                <w:color w:val="000000"/>
              </w:rPr>
            </w:pPr>
            <w:bookmarkStart w:id="6099" w:name="_Toc51940747"/>
            <w:bookmarkEnd w:id="6099"/>
          </w:p>
        </w:tc>
        <w:tc>
          <w:tcPr>
            <w:tcW w:w="1540" w:type="dxa"/>
            <w:tcBorders>
              <w:top w:val="nil"/>
              <w:left w:val="nil"/>
              <w:bottom w:val="single" w:sz="4" w:space="0" w:color="auto"/>
              <w:right w:val="single" w:sz="4" w:space="0" w:color="auto"/>
            </w:tcBorders>
            <w:shd w:val="clear" w:color="auto" w:fill="auto"/>
            <w:noWrap/>
            <w:vAlign w:val="center"/>
            <w:hideMark/>
          </w:tcPr>
          <w:p w14:paraId="7449B902" w14:textId="6EE78583" w:rsidR="00FB6B28" w:rsidRPr="00364B8F" w:rsidDel="00E84410" w:rsidRDefault="00FB6B28" w:rsidP="00055DE1">
            <w:pPr>
              <w:rPr>
                <w:ins w:id="6100" w:author="作者" w:date="2020-09-16T17:24:00Z"/>
                <w:del w:id="6101" w:author="作者" w:date="2020-09-25T15:31:00Z"/>
                <w:rFonts w:ascii="等线" w:eastAsia="等线" w:hAnsi="等线" w:cs="宋体"/>
                <w:color w:val="000000"/>
              </w:rPr>
            </w:pPr>
            <w:ins w:id="6102" w:author="作者" w:date="2020-09-16T17:24:00Z">
              <w:del w:id="6103" w:author="作者" w:date="2020-09-25T15:31:00Z">
                <w:r w:rsidRPr="00364B8F" w:rsidDel="00E84410">
                  <w:rPr>
                    <w:rFonts w:ascii="等线" w:eastAsia="等线" w:hAnsi="等线" w:cs="宋体" w:hint="eastAsia"/>
                    <w:color w:val="000000"/>
                  </w:rPr>
                  <w:delText>speed alarm</w:delText>
                </w:r>
                <w:bookmarkStart w:id="6104" w:name="_Toc51940748"/>
                <w:bookmarkEnd w:id="6104"/>
              </w:del>
            </w:ins>
          </w:p>
        </w:tc>
        <w:tc>
          <w:tcPr>
            <w:tcW w:w="4140" w:type="dxa"/>
            <w:tcBorders>
              <w:top w:val="nil"/>
              <w:left w:val="nil"/>
              <w:bottom w:val="single" w:sz="4" w:space="0" w:color="auto"/>
              <w:right w:val="single" w:sz="4" w:space="0" w:color="auto"/>
            </w:tcBorders>
            <w:shd w:val="clear" w:color="auto" w:fill="auto"/>
            <w:vAlign w:val="center"/>
            <w:hideMark/>
          </w:tcPr>
          <w:p w14:paraId="4B4B6BAD" w14:textId="0AB03E64" w:rsidR="00FB6B28" w:rsidRPr="00364B8F" w:rsidDel="00E84410" w:rsidRDefault="00FB6B28" w:rsidP="00055DE1">
            <w:pPr>
              <w:rPr>
                <w:ins w:id="6105" w:author="作者" w:date="2020-09-16T17:24:00Z"/>
                <w:del w:id="6106" w:author="作者" w:date="2020-09-25T15:31:00Z"/>
                <w:rFonts w:ascii="等线" w:eastAsia="等线" w:hAnsi="等线" w:cs="宋体"/>
                <w:color w:val="000000"/>
              </w:rPr>
            </w:pPr>
            <w:ins w:id="6107" w:author="作者" w:date="2020-09-16T17:24:00Z">
              <w:del w:id="6108" w:author="作者" w:date="2020-09-25T15:31:00Z">
                <w:r w:rsidRPr="00364B8F" w:rsidDel="00E84410">
                  <w:rPr>
                    <w:rFonts w:ascii="等线" w:eastAsia="等线" w:hAnsi="等线" w:cs="宋体" w:hint="eastAsia"/>
                    <w:color w:val="000000"/>
                  </w:rPr>
                  <w:delText>-</w:delText>
                </w:r>
                <w:bookmarkStart w:id="6109" w:name="_Toc51940749"/>
                <w:bookmarkEnd w:id="6109"/>
              </w:del>
            </w:ins>
          </w:p>
        </w:tc>
        <w:tc>
          <w:tcPr>
            <w:tcW w:w="3539" w:type="dxa"/>
            <w:tcBorders>
              <w:top w:val="nil"/>
              <w:left w:val="nil"/>
              <w:bottom w:val="single" w:sz="4" w:space="0" w:color="auto"/>
              <w:right w:val="single" w:sz="4" w:space="0" w:color="auto"/>
            </w:tcBorders>
            <w:shd w:val="clear" w:color="auto" w:fill="auto"/>
            <w:vAlign w:val="center"/>
            <w:hideMark/>
          </w:tcPr>
          <w:p w14:paraId="276E9FB2" w14:textId="52C5A3BE" w:rsidR="00FB6B28" w:rsidRPr="00364B8F" w:rsidDel="00E84410" w:rsidRDefault="00FB6B28" w:rsidP="00055DE1">
            <w:pPr>
              <w:rPr>
                <w:ins w:id="6110" w:author="作者" w:date="2020-09-16T17:24:00Z"/>
                <w:del w:id="6111" w:author="作者" w:date="2020-09-25T15:31:00Z"/>
                <w:rFonts w:ascii="等线" w:eastAsia="等线" w:hAnsi="等线" w:cs="宋体"/>
                <w:color w:val="000000"/>
              </w:rPr>
            </w:pPr>
            <w:ins w:id="6112" w:author="作者" w:date="2020-09-16T17:24:00Z">
              <w:del w:id="6113" w:author="作者" w:date="2020-09-25T15:31:00Z">
                <w:r w:rsidRPr="00364B8F" w:rsidDel="00E84410">
                  <w:rPr>
                    <w:rFonts w:ascii="等线" w:eastAsia="等线" w:hAnsi="等线" w:cs="宋体" w:hint="eastAsia"/>
                    <w:color w:val="000000"/>
                  </w:rPr>
                  <w:delText xml:space="preserve">　</w:delText>
                </w:r>
                <w:bookmarkStart w:id="6114" w:name="_Toc51940750"/>
                <w:bookmarkEnd w:id="6114"/>
              </w:del>
            </w:ins>
          </w:p>
        </w:tc>
        <w:bookmarkStart w:id="6115" w:name="_Toc51940751"/>
        <w:bookmarkEnd w:id="6115"/>
      </w:tr>
      <w:tr w:rsidR="00FB6B28" w:rsidRPr="00364B8F" w:rsidDel="00E84410" w14:paraId="4A342A14" w14:textId="5ABC1CBD" w:rsidTr="00055DE1">
        <w:trPr>
          <w:trHeight w:val="560"/>
          <w:ins w:id="6116" w:author="作者" w:date="2020-09-16T17:24:00Z"/>
          <w:del w:id="6117"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14567CD0" w14:textId="1FA70C09" w:rsidR="00FB6B28" w:rsidRPr="00364B8F" w:rsidDel="00E84410" w:rsidRDefault="00FB6B28" w:rsidP="00055DE1">
            <w:pPr>
              <w:rPr>
                <w:ins w:id="6118" w:author="作者" w:date="2020-09-16T17:24:00Z"/>
                <w:del w:id="6119" w:author="作者" w:date="2020-09-25T15:31:00Z"/>
                <w:rFonts w:ascii="等线" w:eastAsia="等线" w:hAnsi="等线" w:cs="宋体"/>
                <w:color w:val="000000"/>
              </w:rPr>
            </w:pPr>
            <w:bookmarkStart w:id="6120" w:name="_Toc51940752"/>
            <w:bookmarkEnd w:id="6120"/>
          </w:p>
        </w:tc>
        <w:tc>
          <w:tcPr>
            <w:tcW w:w="1540" w:type="dxa"/>
            <w:tcBorders>
              <w:top w:val="nil"/>
              <w:left w:val="nil"/>
              <w:bottom w:val="single" w:sz="4" w:space="0" w:color="auto"/>
              <w:right w:val="single" w:sz="4" w:space="0" w:color="auto"/>
            </w:tcBorders>
            <w:shd w:val="clear" w:color="auto" w:fill="auto"/>
            <w:noWrap/>
            <w:vAlign w:val="center"/>
            <w:hideMark/>
          </w:tcPr>
          <w:p w14:paraId="54FEE7D1" w14:textId="2A6049E9" w:rsidR="00FB6B28" w:rsidRPr="00364B8F" w:rsidDel="00E84410" w:rsidRDefault="00FB6B28" w:rsidP="00055DE1">
            <w:pPr>
              <w:rPr>
                <w:ins w:id="6121" w:author="作者" w:date="2020-09-16T17:24:00Z"/>
                <w:del w:id="6122" w:author="作者" w:date="2020-09-25T15:31:00Z"/>
                <w:rFonts w:ascii="等线" w:eastAsia="等线" w:hAnsi="等线" w:cs="宋体"/>
                <w:color w:val="000000"/>
              </w:rPr>
            </w:pPr>
            <w:ins w:id="6123" w:author="作者" w:date="2020-09-16T17:24:00Z">
              <w:del w:id="6124" w:author="作者" w:date="2020-09-25T15:31:00Z">
                <w:r w:rsidRPr="00364B8F" w:rsidDel="00E84410">
                  <w:rPr>
                    <w:rFonts w:ascii="等线" w:eastAsia="等线" w:hAnsi="等线" w:cs="宋体" w:hint="eastAsia"/>
                    <w:color w:val="000000"/>
                  </w:rPr>
                  <w:delText>normal mode</w:delText>
                </w:r>
                <w:bookmarkStart w:id="6125" w:name="_Toc51940753"/>
                <w:bookmarkEnd w:id="6125"/>
              </w:del>
            </w:ins>
          </w:p>
        </w:tc>
        <w:tc>
          <w:tcPr>
            <w:tcW w:w="4140" w:type="dxa"/>
            <w:tcBorders>
              <w:top w:val="nil"/>
              <w:left w:val="nil"/>
              <w:bottom w:val="single" w:sz="4" w:space="0" w:color="auto"/>
              <w:right w:val="single" w:sz="4" w:space="0" w:color="auto"/>
            </w:tcBorders>
            <w:shd w:val="clear" w:color="auto" w:fill="auto"/>
            <w:vAlign w:val="center"/>
            <w:hideMark/>
          </w:tcPr>
          <w:p w14:paraId="521015DD" w14:textId="656BE794" w:rsidR="00FB6B28" w:rsidRPr="00364B8F" w:rsidDel="00E84410" w:rsidRDefault="00FB6B28" w:rsidP="00055DE1">
            <w:pPr>
              <w:rPr>
                <w:ins w:id="6126" w:author="作者" w:date="2020-09-16T17:24:00Z"/>
                <w:del w:id="6127" w:author="作者" w:date="2020-09-25T15:31:00Z"/>
                <w:rFonts w:ascii="等线" w:eastAsia="等线" w:hAnsi="等线" w:cs="宋体"/>
                <w:color w:val="000000"/>
              </w:rPr>
            </w:pPr>
            <w:ins w:id="6128" w:author="作者" w:date="2020-09-16T17:24:00Z">
              <w:del w:id="6129"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normal mode(Fade on 1s)</w:delText>
                </w:r>
                <w:bookmarkStart w:id="6130" w:name="_Toc51940754"/>
                <w:bookmarkEnd w:id="6130"/>
              </w:del>
            </w:ins>
          </w:p>
        </w:tc>
        <w:tc>
          <w:tcPr>
            <w:tcW w:w="3539" w:type="dxa"/>
            <w:tcBorders>
              <w:top w:val="nil"/>
              <w:left w:val="nil"/>
              <w:bottom w:val="single" w:sz="4" w:space="0" w:color="auto"/>
              <w:right w:val="single" w:sz="4" w:space="0" w:color="auto"/>
            </w:tcBorders>
            <w:shd w:val="clear" w:color="auto" w:fill="auto"/>
            <w:vAlign w:val="center"/>
            <w:hideMark/>
          </w:tcPr>
          <w:p w14:paraId="4E23B06D" w14:textId="51559183" w:rsidR="00FB6B28" w:rsidRPr="00364B8F" w:rsidDel="00E84410" w:rsidRDefault="00FB6B28" w:rsidP="00055DE1">
            <w:pPr>
              <w:rPr>
                <w:ins w:id="6131" w:author="作者" w:date="2020-09-16T17:24:00Z"/>
                <w:del w:id="6132" w:author="作者" w:date="2020-09-25T15:31:00Z"/>
                <w:rFonts w:ascii="等线" w:eastAsia="等线" w:hAnsi="等线" w:cs="宋体"/>
                <w:color w:val="000000"/>
              </w:rPr>
            </w:pPr>
            <w:ins w:id="6133" w:author="作者" w:date="2020-09-16T17:24:00Z">
              <w:del w:id="6134" w:author="作者" w:date="2020-09-25T15:31:00Z">
                <w:r w:rsidRPr="00364B8F" w:rsidDel="00E84410">
                  <w:rPr>
                    <w:rFonts w:ascii="等线" w:eastAsia="等线" w:hAnsi="等线" w:cs="宋体" w:hint="eastAsia"/>
                    <w:color w:val="000000"/>
                  </w:rPr>
                  <w:delText xml:space="preserve">　</w:delText>
                </w:r>
                <w:bookmarkStart w:id="6135" w:name="_Toc51940755"/>
                <w:bookmarkEnd w:id="6135"/>
              </w:del>
            </w:ins>
          </w:p>
        </w:tc>
        <w:bookmarkStart w:id="6136" w:name="_Toc51940756"/>
        <w:bookmarkEnd w:id="6136"/>
      </w:tr>
      <w:tr w:rsidR="00FB6B28" w:rsidRPr="00364B8F" w:rsidDel="00E84410" w14:paraId="4D8C6C7B" w14:textId="7ECBA5F0" w:rsidTr="00055DE1">
        <w:trPr>
          <w:trHeight w:val="560"/>
          <w:ins w:id="6137" w:author="作者" w:date="2020-09-16T17:24:00Z"/>
          <w:del w:id="6138"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4E3F0AFF" w14:textId="7DA769CE" w:rsidR="00FB6B28" w:rsidRPr="00364B8F" w:rsidDel="00E84410" w:rsidRDefault="00FB6B28" w:rsidP="00055DE1">
            <w:pPr>
              <w:rPr>
                <w:ins w:id="6139" w:author="作者" w:date="2020-09-16T17:24:00Z"/>
                <w:del w:id="6140" w:author="作者" w:date="2020-09-25T15:31:00Z"/>
                <w:rFonts w:ascii="等线" w:eastAsia="等线" w:hAnsi="等线" w:cs="宋体"/>
                <w:color w:val="000000"/>
              </w:rPr>
            </w:pPr>
            <w:bookmarkStart w:id="6141" w:name="_Toc51940757"/>
            <w:bookmarkEnd w:id="6141"/>
          </w:p>
        </w:tc>
        <w:tc>
          <w:tcPr>
            <w:tcW w:w="1540" w:type="dxa"/>
            <w:tcBorders>
              <w:top w:val="nil"/>
              <w:left w:val="nil"/>
              <w:bottom w:val="single" w:sz="4" w:space="0" w:color="auto"/>
              <w:right w:val="single" w:sz="4" w:space="0" w:color="auto"/>
            </w:tcBorders>
            <w:shd w:val="clear" w:color="auto" w:fill="auto"/>
            <w:noWrap/>
            <w:vAlign w:val="center"/>
            <w:hideMark/>
          </w:tcPr>
          <w:p w14:paraId="6395A849" w14:textId="13991632" w:rsidR="00FB6B28" w:rsidRPr="00364B8F" w:rsidDel="00E84410" w:rsidRDefault="00FB6B28" w:rsidP="00055DE1">
            <w:pPr>
              <w:rPr>
                <w:ins w:id="6142" w:author="作者" w:date="2020-09-16T17:24:00Z"/>
                <w:del w:id="6143" w:author="作者" w:date="2020-09-25T15:31:00Z"/>
                <w:rFonts w:ascii="等线" w:eastAsia="等线" w:hAnsi="等线" w:cs="宋体"/>
                <w:color w:val="000000"/>
              </w:rPr>
            </w:pPr>
            <w:ins w:id="6144" w:author="作者" w:date="2020-09-16T17:24:00Z">
              <w:del w:id="6145" w:author="作者" w:date="2020-09-25T15:31:00Z">
                <w:r w:rsidRPr="00364B8F" w:rsidDel="00E84410">
                  <w:rPr>
                    <w:rFonts w:ascii="等线" w:eastAsia="等线" w:hAnsi="等线" w:cs="宋体" w:hint="eastAsia"/>
                    <w:color w:val="000000"/>
                  </w:rPr>
                  <w:delText>music mode</w:delText>
                </w:r>
                <w:bookmarkStart w:id="6146" w:name="_Toc51940758"/>
                <w:bookmarkEnd w:id="6146"/>
              </w:del>
            </w:ins>
          </w:p>
        </w:tc>
        <w:tc>
          <w:tcPr>
            <w:tcW w:w="4140" w:type="dxa"/>
            <w:tcBorders>
              <w:top w:val="nil"/>
              <w:left w:val="nil"/>
              <w:bottom w:val="single" w:sz="4" w:space="0" w:color="auto"/>
              <w:right w:val="single" w:sz="4" w:space="0" w:color="auto"/>
            </w:tcBorders>
            <w:shd w:val="clear" w:color="auto" w:fill="auto"/>
            <w:vAlign w:val="center"/>
            <w:hideMark/>
          </w:tcPr>
          <w:p w14:paraId="7F65D594" w14:textId="43F7CF54" w:rsidR="00FB6B28" w:rsidRPr="00364B8F" w:rsidDel="00E84410" w:rsidRDefault="00FB6B28" w:rsidP="00055DE1">
            <w:pPr>
              <w:rPr>
                <w:ins w:id="6147" w:author="作者" w:date="2020-09-16T17:24:00Z"/>
                <w:del w:id="6148" w:author="作者" w:date="2020-09-25T15:31:00Z"/>
                <w:rFonts w:ascii="等线" w:eastAsia="等线" w:hAnsi="等线" w:cs="宋体"/>
                <w:color w:val="000000"/>
              </w:rPr>
            </w:pPr>
            <w:ins w:id="6149" w:author="作者" w:date="2020-09-16T17:24:00Z">
              <w:del w:id="6150"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music mode</w:delText>
                </w:r>
                <w:bookmarkStart w:id="6151" w:name="_Toc51940759"/>
                <w:bookmarkEnd w:id="6151"/>
              </w:del>
            </w:ins>
          </w:p>
        </w:tc>
        <w:tc>
          <w:tcPr>
            <w:tcW w:w="3539" w:type="dxa"/>
            <w:tcBorders>
              <w:top w:val="nil"/>
              <w:left w:val="nil"/>
              <w:bottom w:val="single" w:sz="4" w:space="0" w:color="auto"/>
              <w:right w:val="single" w:sz="4" w:space="0" w:color="auto"/>
            </w:tcBorders>
            <w:shd w:val="clear" w:color="auto" w:fill="auto"/>
            <w:vAlign w:val="center"/>
            <w:hideMark/>
          </w:tcPr>
          <w:p w14:paraId="00BF7F89" w14:textId="79EFC7A9" w:rsidR="00FB6B28" w:rsidRPr="00364B8F" w:rsidDel="00E84410" w:rsidRDefault="00FB6B28" w:rsidP="00055DE1">
            <w:pPr>
              <w:rPr>
                <w:ins w:id="6152" w:author="作者" w:date="2020-09-16T17:24:00Z"/>
                <w:del w:id="6153" w:author="作者" w:date="2020-09-25T15:31:00Z"/>
                <w:rFonts w:ascii="等线" w:eastAsia="等线" w:hAnsi="等线" w:cs="宋体"/>
                <w:color w:val="000000"/>
              </w:rPr>
            </w:pPr>
            <w:ins w:id="6154" w:author="作者" w:date="2020-09-16T17:24:00Z">
              <w:del w:id="6155" w:author="作者" w:date="2020-09-25T15:31:00Z">
                <w:r w:rsidRPr="00364B8F" w:rsidDel="00E84410">
                  <w:rPr>
                    <w:rFonts w:ascii="等线" w:eastAsia="等线" w:hAnsi="等线" w:cs="宋体" w:hint="eastAsia"/>
                    <w:color w:val="000000"/>
                  </w:rPr>
                  <w:delText xml:space="preserve">　</w:delText>
                </w:r>
                <w:bookmarkStart w:id="6156" w:name="_Toc51940760"/>
                <w:bookmarkEnd w:id="6156"/>
              </w:del>
            </w:ins>
          </w:p>
        </w:tc>
        <w:bookmarkStart w:id="6157" w:name="_Toc51940761"/>
        <w:bookmarkEnd w:id="6157"/>
      </w:tr>
      <w:tr w:rsidR="00FB6B28" w:rsidRPr="00364B8F" w:rsidDel="00E84410" w14:paraId="7FD91093" w14:textId="411C501D" w:rsidTr="00055DE1">
        <w:trPr>
          <w:trHeight w:val="560"/>
          <w:ins w:id="6158" w:author="作者" w:date="2020-09-16T17:24:00Z"/>
          <w:del w:id="6159" w:author="作者" w:date="2020-09-25T15:31:00Z"/>
        </w:trPr>
        <w:tc>
          <w:tcPr>
            <w:tcW w:w="1460" w:type="dxa"/>
            <w:vMerge/>
            <w:tcBorders>
              <w:top w:val="nil"/>
              <w:left w:val="single" w:sz="4" w:space="0" w:color="auto"/>
              <w:bottom w:val="single" w:sz="4" w:space="0" w:color="000000"/>
              <w:right w:val="single" w:sz="4" w:space="0" w:color="auto"/>
            </w:tcBorders>
            <w:vAlign w:val="center"/>
            <w:hideMark/>
          </w:tcPr>
          <w:p w14:paraId="1F2A8FFD" w14:textId="65A9D8A7" w:rsidR="00FB6B28" w:rsidRPr="00364B8F" w:rsidDel="00E84410" w:rsidRDefault="00FB6B28" w:rsidP="00055DE1">
            <w:pPr>
              <w:rPr>
                <w:ins w:id="6160" w:author="作者" w:date="2020-09-16T17:24:00Z"/>
                <w:del w:id="6161" w:author="作者" w:date="2020-09-25T15:31:00Z"/>
                <w:rFonts w:ascii="等线" w:eastAsia="等线" w:hAnsi="等线" w:cs="宋体"/>
                <w:color w:val="000000"/>
              </w:rPr>
            </w:pPr>
            <w:bookmarkStart w:id="6162" w:name="_Toc51940762"/>
            <w:bookmarkEnd w:id="6162"/>
          </w:p>
        </w:tc>
        <w:tc>
          <w:tcPr>
            <w:tcW w:w="1540" w:type="dxa"/>
            <w:tcBorders>
              <w:top w:val="nil"/>
              <w:left w:val="nil"/>
              <w:bottom w:val="single" w:sz="4" w:space="0" w:color="auto"/>
              <w:right w:val="single" w:sz="4" w:space="0" w:color="auto"/>
            </w:tcBorders>
            <w:shd w:val="clear" w:color="auto" w:fill="auto"/>
            <w:noWrap/>
            <w:vAlign w:val="center"/>
            <w:hideMark/>
          </w:tcPr>
          <w:p w14:paraId="3EE2B207" w14:textId="79A9DA38" w:rsidR="00FB6B28" w:rsidRPr="00364B8F" w:rsidDel="00E84410" w:rsidRDefault="00FB6B28" w:rsidP="00055DE1">
            <w:pPr>
              <w:rPr>
                <w:ins w:id="6163" w:author="作者" w:date="2020-09-16T17:24:00Z"/>
                <w:del w:id="6164" w:author="作者" w:date="2020-09-25T15:31:00Z"/>
                <w:rFonts w:ascii="等线" w:eastAsia="等线" w:hAnsi="等线" w:cs="宋体"/>
                <w:color w:val="000000"/>
              </w:rPr>
            </w:pPr>
            <w:ins w:id="6165" w:author="作者" w:date="2020-09-16T17:24:00Z">
              <w:del w:id="6166" w:author="作者" w:date="2020-09-25T15:31:00Z">
                <w:r w:rsidRPr="00364B8F" w:rsidDel="00E84410">
                  <w:rPr>
                    <w:rFonts w:ascii="等线" w:eastAsia="等线" w:hAnsi="等线" w:cs="宋体" w:hint="eastAsia"/>
                    <w:color w:val="000000"/>
                  </w:rPr>
                  <w:delText>driver mode</w:delText>
                </w:r>
                <w:bookmarkStart w:id="6167" w:name="_Toc51940763"/>
                <w:bookmarkEnd w:id="6167"/>
              </w:del>
            </w:ins>
          </w:p>
        </w:tc>
        <w:tc>
          <w:tcPr>
            <w:tcW w:w="4140" w:type="dxa"/>
            <w:tcBorders>
              <w:top w:val="nil"/>
              <w:left w:val="nil"/>
              <w:bottom w:val="single" w:sz="4" w:space="0" w:color="auto"/>
              <w:right w:val="single" w:sz="4" w:space="0" w:color="auto"/>
            </w:tcBorders>
            <w:shd w:val="clear" w:color="auto" w:fill="auto"/>
            <w:vAlign w:val="center"/>
            <w:hideMark/>
          </w:tcPr>
          <w:p w14:paraId="19D49D92" w14:textId="2E66E921" w:rsidR="00FB6B28" w:rsidRPr="00364B8F" w:rsidDel="00E84410" w:rsidRDefault="00FB6B28" w:rsidP="00055DE1">
            <w:pPr>
              <w:rPr>
                <w:ins w:id="6168" w:author="作者" w:date="2020-09-16T17:24:00Z"/>
                <w:del w:id="6169" w:author="作者" w:date="2020-09-25T15:31:00Z"/>
                <w:rFonts w:ascii="等线" w:eastAsia="等线" w:hAnsi="等线" w:cs="宋体"/>
                <w:color w:val="000000"/>
              </w:rPr>
            </w:pPr>
            <w:ins w:id="6170" w:author="作者" w:date="2020-09-16T17:24:00Z">
              <w:del w:id="6171" w:author="作者" w:date="2020-09-25T15:31:00Z">
                <w:r w:rsidRPr="00364B8F" w:rsidDel="00E84410">
                  <w:rPr>
                    <w:rFonts w:ascii="等线" w:eastAsia="等线" w:hAnsi="等线" w:cs="宋体" w:hint="eastAsia"/>
                    <w:color w:val="000000"/>
                  </w:rPr>
                  <w:delText>1.Stop speed alarm mode</w:delText>
                </w:r>
                <w:r w:rsidRPr="00364B8F" w:rsidDel="00E84410">
                  <w:rPr>
                    <w:rFonts w:ascii="等线" w:eastAsia="等线" w:hAnsi="等线" w:cs="宋体" w:hint="eastAsia"/>
                    <w:color w:val="000000"/>
                  </w:rPr>
                  <w:br/>
                  <w:delText>2.Begin driver mode(Fade on 1s)</w:delText>
                </w:r>
                <w:bookmarkStart w:id="6172" w:name="_Toc51940764"/>
                <w:bookmarkEnd w:id="6172"/>
              </w:del>
            </w:ins>
          </w:p>
        </w:tc>
        <w:tc>
          <w:tcPr>
            <w:tcW w:w="3539" w:type="dxa"/>
            <w:tcBorders>
              <w:top w:val="nil"/>
              <w:left w:val="nil"/>
              <w:bottom w:val="single" w:sz="4" w:space="0" w:color="auto"/>
              <w:right w:val="single" w:sz="4" w:space="0" w:color="auto"/>
            </w:tcBorders>
            <w:shd w:val="clear" w:color="auto" w:fill="auto"/>
            <w:vAlign w:val="center"/>
            <w:hideMark/>
          </w:tcPr>
          <w:p w14:paraId="0CADBA84" w14:textId="51D7065F" w:rsidR="00FB6B28" w:rsidRPr="00364B8F" w:rsidDel="00E84410" w:rsidRDefault="00FB6B28" w:rsidP="00055DE1">
            <w:pPr>
              <w:rPr>
                <w:ins w:id="6173" w:author="作者" w:date="2020-09-16T17:24:00Z"/>
                <w:del w:id="6174" w:author="作者" w:date="2020-09-25T15:31:00Z"/>
                <w:rFonts w:ascii="等线" w:eastAsia="等线" w:hAnsi="等线" w:cs="宋体"/>
                <w:color w:val="000000"/>
              </w:rPr>
            </w:pPr>
            <w:ins w:id="6175" w:author="作者" w:date="2020-09-16T17:24:00Z">
              <w:del w:id="6176" w:author="作者" w:date="2020-09-25T15:31:00Z">
                <w:r w:rsidRPr="00364B8F" w:rsidDel="00E84410">
                  <w:rPr>
                    <w:rFonts w:ascii="等线" w:eastAsia="等线" w:hAnsi="等线" w:cs="宋体" w:hint="eastAsia"/>
                    <w:color w:val="000000"/>
                  </w:rPr>
                  <w:delText xml:space="preserve">　</w:delText>
                </w:r>
                <w:bookmarkStart w:id="6177" w:name="_Toc51940765"/>
                <w:bookmarkEnd w:id="6177"/>
              </w:del>
            </w:ins>
          </w:p>
        </w:tc>
        <w:bookmarkStart w:id="6178" w:name="_Toc51940766"/>
        <w:bookmarkEnd w:id="6178"/>
      </w:tr>
    </w:tbl>
    <w:p w14:paraId="455DC133" w14:textId="2D1741D0" w:rsidR="00FB6B28" w:rsidRPr="00364B8F" w:rsidDel="00E84410" w:rsidRDefault="00FB6B28" w:rsidP="00FB6B28">
      <w:pPr>
        <w:rPr>
          <w:ins w:id="6179" w:author="作者" w:date="2020-09-16T17:24:00Z"/>
          <w:del w:id="6180" w:author="作者" w:date="2020-09-25T15:31:00Z"/>
        </w:rPr>
      </w:pPr>
      <w:bookmarkStart w:id="6181" w:name="_Toc51940767"/>
      <w:bookmarkEnd w:id="6181"/>
    </w:p>
    <w:p w14:paraId="38C9ADA6" w14:textId="13580F88" w:rsidR="00FB6B28" w:rsidRPr="00513FBB" w:rsidDel="00FC336E" w:rsidRDefault="00FB6B28" w:rsidP="00FB6B28">
      <w:pPr>
        <w:rPr>
          <w:ins w:id="6182" w:author="作者" w:date="2020-09-16T17:24:00Z"/>
          <w:del w:id="6183" w:author="作者" w:date="2020-09-17T16:35:00Z"/>
        </w:rPr>
      </w:pPr>
      <w:bookmarkStart w:id="6184" w:name="_Toc51256339"/>
      <w:bookmarkStart w:id="6185" w:name="_Toc51939925"/>
      <w:bookmarkStart w:id="6186" w:name="_Toc51940768"/>
      <w:bookmarkEnd w:id="6184"/>
      <w:bookmarkEnd w:id="6185"/>
      <w:bookmarkEnd w:id="6186"/>
    </w:p>
    <w:p w14:paraId="6B7E4885" w14:textId="41775319" w:rsidR="00FB6B28" w:rsidRPr="008C3AC2" w:rsidDel="00FC336E" w:rsidRDefault="00FB6B28">
      <w:pPr>
        <w:pStyle w:val="a1"/>
        <w:rPr>
          <w:ins w:id="6187" w:author="作者" w:date="2020-09-16T17:24:00Z"/>
          <w:del w:id="6188" w:author="作者" w:date="2020-09-17T16:35:00Z"/>
          <w:rFonts w:eastAsia="微软雅黑"/>
          <w:lang w:eastAsia="zh-CN"/>
        </w:rPr>
        <w:pPrChange w:id="6189" w:author="作者" w:date="2020-09-16T17:23:00Z">
          <w:pPr>
            <w:pStyle w:val="31"/>
            <w:tabs>
              <w:tab w:val="clear" w:pos="432"/>
            </w:tabs>
          </w:pPr>
        </w:pPrChange>
      </w:pPr>
      <w:bookmarkStart w:id="6190" w:name="_Toc51256340"/>
      <w:bookmarkStart w:id="6191" w:name="_Toc51939926"/>
      <w:bookmarkStart w:id="6192" w:name="_Toc51940769"/>
      <w:bookmarkEnd w:id="6190"/>
      <w:bookmarkEnd w:id="6191"/>
      <w:bookmarkEnd w:id="6192"/>
    </w:p>
    <w:p w14:paraId="7D62C7C4" w14:textId="26D1437D" w:rsidR="00FB6B28" w:rsidRPr="00FB6B28" w:rsidDel="00FC336E" w:rsidRDefault="00FB6B28">
      <w:pPr>
        <w:pStyle w:val="a1"/>
        <w:rPr>
          <w:ins w:id="6193" w:author="作者" w:date="2020-09-16T17:22:00Z"/>
          <w:del w:id="6194" w:author="作者" w:date="2020-09-17T16:35:00Z"/>
          <w:rFonts w:eastAsia="微软雅黑"/>
          <w:lang w:eastAsia="zh-CN"/>
          <w:rPrChange w:id="6195" w:author="作者" w:date="2020-09-16T17:23:00Z">
            <w:rPr>
              <w:ins w:id="6196" w:author="作者" w:date="2020-09-16T17:22:00Z"/>
              <w:del w:id="6197" w:author="作者" w:date="2020-09-17T16:35:00Z"/>
              <w:rFonts w:ascii="微软雅黑" w:eastAsia="微软雅黑" w:hAnsi="微软雅黑" w:cs="微软雅黑"/>
              <w:lang w:eastAsia="zh-CN"/>
            </w:rPr>
          </w:rPrChange>
        </w:rPr>
        <w:pPrChange w:id="6198" w:author="作者" w:date="2020-09-16T17:23:00Z">
          <w:pPr>
            <w:pStyle w:val="31"/>
            <w:tabs>
              <w:tab w:val="clear" w:pos="432"/>
            </w:tabs>
          </w:pPr>
        </w:pPrChange>
      </w:pPr>
      <w:bookmarkStart w:id="6199" w:name="_Toc51256341"/>
      <w:bookmarkStart w:id="6200" w:name="_Toc51939927"/>
      <w:bookmarkStart w:id="6201" w:name="_Toc51940770"/>
      <w:bookmarkEnd w:id="6199"/>
      <w:bookmarkEnd w:id="6200"/>
      <w:bookmarkEnd w:id="6201"/>
    </w:p>
    <w:p w14:paraId="6AC4CF9A" w14:textId="08C0852A" w:rsidR="00640CA0" w:rsidRDefault="00640CA0" w:rsidP="00640CA0">
      <w:pPr>
        <w:pStyle w:val="31"/>
        <w:tabs>
          <w:tab w:val="clear" w:pos="432"/>
        </w:tabs>
        <w:rPr>
          <w:ins w:id="6202" w:author="作者" w:date="2020-09-16T17:22:00Z"/>
          <w:rFonts w:ascii="微软雅黑" w:eastAsia="微软雅黑" w:hAnsi="微软雅黑" w:cs="微软雅黑"/>
          <w:lang w:eastAsia="zh-CN"/>
        </w:rPr>
      </w:pPr>
      <w:bookmarkStart w:id="6203" w:name="_Toc51940771"/>
      <w:ins w:id="6204" w:author="作者" w:date="2020-09-16T17:22:00Z">
        <w:r>
          <w:rPr>
            <w:rFonts w:ascii="微软雅黑" w:eastAsia="微软雅黑" w:hAnsi="微软雅黑" w:cs="微软雅黑" w:hint="eastAsia"/>
            <w:lang w:eastAsia="zh-CN"/>
          </w:rPr>
          <w:t>颜色亮度定义</w:t>
        </w:r>
        <w:bookmarkEnd w:id="6203"/>
      </w:ins>
    </w:p>
    <w:p w14:paraId="5737DCAE" w14:textId="77777777" w:rsidR="007A40FD" w:rsidRPr="007A40FD" w:rsidDel="00241024" w:rsidRDefault="007A40FD">
      <w:pPr>
        <w:pStyle w:val="a1"/>
        <w:rPr>
          <w:ins w:id="6205" w:author="作者" w:date="2020-09-16T17:22:00Z"/>
          <w:del w:id="6206" w:author="作者" w:date="2020-09-16T17:23:00Z"/>
          <w:rFonts w:eastAsia="微软雅黑"/>
          <w:lang w:eastAsia="zh-CN"/>
          <w:rPrChange w:id="6207" w:author="作者" w:date="2020-09-16T17:22:00Z">
            <w:rPr>
              <w:ins w:id="6208" w:author="作者" w:date="2020-09-16T17:22:00Z"/>
              <w:del w:id="6209" w:author="作者" w:date="2020-09-16T17:23:00Z"/>
              <w:rFonts w:ascii="微软雅黑" w:eastAsia="微软雅黑" w:hAnsi="微软雅黑" w:cs="微软雅黑"/>
              <w:lang w:eastAsia="zh-CN"/>
            </w:rPr>
          </w:rPrChange>
        </w:rPr>
        <w:pPrChange w:id="6210" w:author="作者" w:date="2020-09-16T17:23:00Z">
          <w:pPr>
            <w:pStyle w:val="31"/>
            <w:tabs>
              <w:tab w:val="clear" w:pos="432"/>
            </w:tabs>
          </w:pPr>
        </w:pPrChange>
      </w:pPr>
    </w:p>
    <w:p w14:paraId="79F69DC9" w14:textId="77F4D6E8" w:rsidR="00241024" w:rsidRDefault="00241024">
      <w:pPr>
        <w:rPr>
          <w:ins w:id="6211" w:author="作者" w:date="2020-10-22T18:04:00Z"/>
        </w:rPr>
        <w:pPrChange w:id="6212" w:author="作者" w:date="2020-09-16T17:23:00Z">
          <w:pPr>
            <w:pStyle w:val="aff9"/>
            <w:ind w:left="360" w:firstLine="480"/>
          </w:pPr>
        </w:pPrChange>
      </w:pPr>
      <w:ins w:id="6213" w:author="作者" w:date="2020-09-16T17:23:00Z">
        <w:r>
          <w:t>D</w:t>
        </w:r>
        <w:r>
          <w:rPr>
            <w:rFonts w:hint="eastAsia"/>
          </w:rPr>
          <w:t>o</w:t>
        </w:r>
        <w:r>
          <w:t>cumnet</w:t>
        </w:r>
        <w:r>
          <w:rPr>
            <w:rFonts w:hint="eastAsia"/>
          </w:rPr>
          <w:t>：</w:t>
        </w:r>
        <w:del w:id="6214" w:author="作者" w:date="2020-10-22T18:05:00Z">
          <w:r w:rsidDel="009259DD">
            <w:rPr>
              <w:rFonts w:hint="eastAsia"/>
            </w:rPr>
            <w:delText>R</w:delText>
          </w:r>
          <w:r w:rsidDel="009259DD">
            <w:delText>GB_128</w:delText>
          </w:r>
          <w:r w:rsidDel="009259DD">
            <w:rPr>
              <w:rFonts w:hint="eastAsia"/>
            </w:rPr>
            <w:delText>color</w:delText>
          </w:r>
          <w:r w:rsidDel="009259DD">
            <w:delText>.xls</w:delText>
          </w:r>
        </w:del>
      </w:ins>
    </w:p>
    <w:p w14:paraId="0E375F91" w14:textId="401BC497" w:rsidR="004F3720" w:rsidRDefault="004F3720">
      <w:pPr>
        <w:rPr>
          <w:ins w:id="6215" w:author="作者" w:date="2020-10-22T18:04:00Z"/>
        </w:rPr>
        <w:pPrChange w:id="6216" w:author="作者" w:date="2020-09-16T17:23:00Z">
          <w:pPr>
            <w:pStyle w:val="aff9"/>
            <w:ind w:left="360" w:firstLine="480"/>
          </w:pPr>
        </w:pPrChange>
      </w:pPr>
    </w:p>
    <w:p w14:paraId="0451BAC3" w14:textId="2A1E9C56" w:rsidR="004F3720" w:rsidRDefault="004F3720">
      <w:pPr>
        <w:rPr>
          <w:ins w:id="6217" w:author="作者" w:date="2020-10-22T18:04:00Z"/>
        </w:rPr>
        <w:pPrChange w:id="6218" w:author="作者" w:date="2020-09-16T17:23:00Z">
          <w:pPr>
            <w:pStyle w:val="aff9"/>
            <w:ind w:left="360" w:firstLine="480"/>
          </w:pPr>
        </w:pPrChange>
      </w:pPr>
      <w:ins w:id="6219" w:author="作者" w:date="2020-10-22T18:05:00Z">
        <w:r>
          <w:object w:dxaOrig="1534" w:dyaOrig="1117" w14:anchorId="736054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5.7pt" o:ole="">
              <v:imagedata r:id="rId18" o:title=""/>
            </v:shape>
            <o:OLEObject Type="Embed" ProgID="Excel.Sheet.12" ShapeID="_x0000_i1025" DrawAspect="Icon" ObjectID="_1668263341" r:id="rId19"/>
          </w:object>
        </w:r>
      </w:ins>
    </w:p>
    <w:p w14:paraId="7844907E" w14:textId="4DFA4C68" w:rsidR="004F3720" w:rsidDel="004F3720" w:rsidRDefault="004F3720">
      <w:pPr>
        <w:rPr>
          <w:ins w:id="6220" w:author="作者" w:date="2020-09-16T17:23:00Z"/>
          <w:del w:id="6221" w:author="作者" w:date="2020-10-22T18:05:00Z"/>
        </w:rPr>
        <w:pPrChange w:id="6222" w:author="作者" w:date="2020-09-16T17:23:00Z">
          <w:pPr>
            <w:pStyle w:val="aff9"/>
            <w:ind w:left="360" w:firstLine="480"/>
          </w:pPr>
        </w:pPrChange>
      </w:pPr>
    </w:p>
    <w:bookmarkStart w:id="6223" w:name="_MON_1661597035"/>
    <w:bookmarkEnd w:id="6223"/>
    <w:p w14:paraId="464E1AF0" w14:textId="1652161D" w:rsidR="007A40FD" w:rsidDel="004F3720" w:rsidRDefault="004F3720">
      <w:pPr>
        <w:pStyle w:val="a1"/>
        <w:rPr>
          <w:ins w:id="6224" w:author="作者" w:date="2020-09-16T17:22:00Z"/>
          <w:del w:id="6225" w:author="作者" w:date="2020-10-22T18:05:00Z"/>
          <w:rFonts w:ascii="微软雅黑" w:eastAsia="微软雅黑" w:hAnsi="微软雅黑"/>
          <w:lang w:eastAsia="zh-CN"/>
        </w:rPr>
        <w:pPrChange w:id="6226" w:author="作者" w:date="2020-09-14T15:07:00Z">
          <w:pPr>
            <w:pStyle w:val="a1"/>
            <w:ind w:firstLineChars="200" w:firstLine="400"/>
          </w:pPr>
        </w:pPrChange>
      </w:pPr>
      <w:ins w:id="6227" w:author="作者" w:date="2020-09-16T17:23:00Z">
        <w:del w:id="6228" w:author="作者" w:date="2020-10-22T18:05:00Z">
          <w:r w:rsidDel="004F3720">
            <w:object w:dxaOrig="1376" w:dyaOrig="948" w14:anchorId="00A94CDE">
              <v:shape id="_x0000_i1026" type="#_x0000_t75" style="width:68.85pt;height:46.95pt" o:ole="">
                <v:imagedata r:id="rId20" o:title=""/>
              </v:shape>
              <o:OLEObject Type="Embed" ProgID="Excel.Sheet.12" ShapeID="_x0000_i1026" DrawAspect="Icon" ObjectID="_1668263342" r:id="rId21"/>
            </w:object>
          </w:r>
        </w:del>
      </w:ins>
    </w:p>
    <w:p w14:paraId="7CCB4F22" w14:textId="0A4A1D51" w:rsidR="00244F8B" w:rsidDel="005A2CE5" w:rsidRDefault="00244F8B">
      <w:pPr>
        <w:pStyle w:val="a1"/>
        <w:rPr>
          <w:ins w:id="6229" w:author="作者" w:date="2020-09-14T15:54:00Z"/>
          <w:del w:id="6230" w:author="作者" w:date="2020-09-25T14:30:00Z"/>
          <w:rFonts w:ascii="微软雅黑" w:eastAsia="微软雅黑" w:hAnsi="微软雅黑"/>
          <w:lang w:eastAsia="zh-CN"/>
        </w:rPr>
        <w:pPrChange w:id="6231" w:author="作者" w:date="2020-09-14T15:07:00Z">
          <w:pPr>
            <w:pStyle w:val="a1"/>
            <w:ind w:firstLineChars="200" w:firstLine="400"/>
          </w:pPr>
        </w:pPrChange>
      </w:pPr>
      <w:bookmarkStart w:id="6232" w:name="_Toc51939929"/>
      <w:bookmarkStart w:id="6233" w:name="_Toc51940772"/>
      <w:bookmarkEnd w:id="6232"/>
      <w:bookmarkEnd w:id="6233"/>
    </w:p>
    <w:p w14:paraId="2B0977F2" w14:textId="59DBFC6F" w:rsidR="00A13F5D" w:rsidRPr="008C3AC2" w:rsidDel="005A2CE5" w:rsidRDefault="00BA6FCA">
      <w:pPr>
        <w:pStyle w:val="31"/>
        <w:tabs>
          <w:tab w:val="clear" w:pos="432"/>
        </w:tabs>
        <w:rPr>
          <w:ins w:id="6234" w:author="作者" w:date="2020-09-14T15:36:00Z"/>
          <w:del w:id="6235" w:author="作者" w:date="2020-09-25T14:30:00Z"/>
          <w:rFonts w:ascii="微软雅黑" w:eastAsia="微软雅黑" w:hAnsi="微软雅黑" w:cs="微软雅黑"/>
          <w:lang w:eastAsia="zh-CN"/>
        </w:rPr>
        <w:pPrChange w:id="6236" w:author="作者" w:date="2020-09-14T15:54:00Z">
          <w:pPr>
            <w:pStyle w:val="a1"/>
            <w:ind w:firstLineChars="200" w:firstLine="400"/>
          </w:pPr>
        </w:pPrChange>
      </w:pPr>
      <w:ins w:id="6237" w:author="作者" w:date="2020-09-14T15:54:00Z">
        <w:del w:id="6238" w:author="作者" w:date="2020-09-25T14:30:00Z">
          <w:r w:rsidRPr="00BA6FCA" w:rsidDel="005A2CE5">
            <w:rPr>
              <w:rFonts w:ascii="微软雅黑" w:eastAsia="微软雅黑" w:hAnsi="微软雅黑" w:cs="微软雅黑"/>
              <w:b w:val="0"/>
              <w:rPrChange w:id="6239" w:author="作者" w:date="2020-09-14T15:54:00Z">
                <w:rPr>
                  <w:rFonts w:ascii="微软雅黑" w:eastAsia="微软雅黑" w:hAnsi="微软雅黑"/>
                  <w:b/>
                </w:rPr>
              </w:rPrChange>
            </w:rPr>
            <w:delText>TBD</w:delText>
          </w:r>
        </w:del>
      </w:ins>
      <w:bookmarkStart w:id="6240" w:name="_Toc51939930"/>
      <w:bookmarkStart w:id="6241" w:name="_Toc51940773"/>
      <w:bookmarkEnd w:id="6240"/>
      <w:bookmarkEnd w:id="6241"/>
    </w:p>
    <w:p w14:paraId="42311B0F" w14:textId="733D28FF" w:rsidR="008F1350" w:rsidRPr="00B20A20" w:rsidDel="005A2CE5" w:rsidRDefault="009E5214">
      <w:pPr>
        <w:pStyle w:val="a1"/>
        <w:rPr>
          <w:ins w:id="6242" w:author="作者" w:date="2020-09-14T15:37:00Z"/>
          <w:del w:id="6243" w:author="作者" w:date="2020-09-25T14:30:00Z"/>
          <w:rFonts w:ascii="等线" w:eastAsia="等线" w:hAnsi="等线"/>
          <w:sz w:val="21"/>
          <w:szCs w:val="21"/>
          <w:rPrChange w:id="6244" w:author="作者" w:date="2020-09-25T14:24:00Z">
            <w:rPr>
              <w:ins w:id="6245" w:author="作者" w:date="2020-09-14T15:37:00Z"/>
              <w:del w:id="6246" w:author="作者" w:date="2020-09-25T14:30:00Z"/>
              <w:rFonts w:ascii="微软雅黑" w:eastAsia="微软雅黑" w:hAnsi="微软雅黑"/>
              <w:lang w:eastAsia="zh-CN"/>
            </w:rPr>
          </w:rPrChange>
        </w:rPr>
        <w:pPrChange w:id="6247" w:author="作者" w:date="2020-09-14T15:07:00Z">
          <w:pPr>
            <w:pStyle w:val="a1"/>
            <w:ind w:firstLineChars="200" w:firstLine="400"/>
          </w:pPr>
        </w:pPrChange>
      </w:pPr>
      <w:ins w:id="6248" w:author="作者" w:date="2020-09-25T14:13:00Z">
        <w:del w:id="6249" w:author="作者" w:date="2020-09-25T14:30:00Z">
          <w:r w:rsidRPr="00B20A20" w:rsidDel="005A2CE5">
            <w:rPr>
              <w:rFonts w:ascii="等线" w:eastAsia="等线" w:hAnsi="等线" w:hint="eastAsia"/>
              <w:sz w:val="21"/>
              <w:szCs w:val="21"/>
              <w:rPrChange w:id="6250" w:author="作者" w:date="2020-09-25T14:24:00Z">
                <w:rPr>
                  <w:rFonts w:ascii="微软雅黑" w:eastAsia="微软雅黑" w:hAnsi="微软雅黑" w:hint="eastAsia"/>
                  <w:highlight w:val="yellow"/>
                </w:rPr>
              </w:rPrChange>
            </w:rPr>
            <w:delText>此功能不需要关联</w:delText>
          </w:r>
          <w:r w:rsidRPr="00B20A20" w:rsidDel="005A2CE5">
            <w:rPr>
              <w:rFonts w:ascii="等线" w:eastAsia="等线" w:hAnsi="等线"/>
              <w:sz w:val="21"/>
              <w:szCs w:val="21"/>
              <w:rPrChange w:id="6251" w:author="作者" w:date="2020-09-25T14:24:00Z">
                <w:rPr>
                  <w:rFonts w:ascii="微软雅黑" w:eastAsia="微软雅黑" w:hAnsi="微软雅黑"/>
                  <w:highlight w:val="yellow"/>
                </w:rPr>
              </w:rPrChange>
            </w:rPr>
            <w:delText>EM</w:delText>
          </w:r>
          <w:r w:rsidRPr="00B20A20" w:rsidDel="005A2CE5">
            <w:rPr>
              <w:rFonts w:ascii="等线" w:eastAsia="等线" w:hAnsi="等线"/>
              <w:sz w:val="21"/>
              <w:szCs w:val="21"/>
              <w:rPrChange w:id="6252" w:author="作者" w:date="2020-09-25T14:24:00Z">
                <w:rPr>
                  <w:rFonts w:ascii="微软雅黑" w:eastAsia="微软雅黑" w:hAnsi="微软雅黑"/>
                </w:rPr>
              </w:rPrChange>
            </w:rPr>
            <w:delText xml:space="preserve"> </w:delText>
          </w:r>
        </w:del>
      </w:ins>
      <w:ins w:id="6253" w:author="作者" w:date="2020-09-14T15:52:00Z">
        <w:del w:id="6254" w:author="作者" w:date="2020-09-25T14:30:00Z">
          <w:r w:rsidR="00BA6FCA" w:rsidRPr="00B20A20" w:rsidDel="005A2CE5">
            <w:rPr>
              <w:rFonts w:ascii="等线" w:eastAsia="等线" w:hAnsi="等线"/>
              <w:sz w:val="21"/>
              <w:szCs w:val="21"/>
              <w:rPrChange w:id="6255" w:author="作者" w:date="2020-09-25T14:24:00Z">
                <w:rPr>
                  <w:rFonts w:ascii="微软雅黑" w:eastAsia="微软雅黑" w:hAnsi="微软雅黑"/>
                </w:rPr>
              </w:rPrChange>
            </w:rPr>
            <w:delText>Xiuijing：</w:delText>
          </w:r>
        </w:del>
      </w:ins>
      <w:bookmarkStart w:id="6256" w:name="_Toc51939931"/>
      <w:bookmarkStart w:id="6257" w:name="_Toc51940774"/>
      <w:bookmarkEnd w:id="6256"/>
      <w:bookmarkEnd w:id="6257"/>
    </w:p>
    <w:p w14:paraId="65238917" w14:textId="7C8BCABF" w:rsidR="00BA6FCA" w:rsidRPr="00B20A20" w:rsidDel="005A2CE5" w:rsidRDefault="00BA6FCA" w:rsidP="00BA6FCA">
      <w:pPr>
        <w:rPr>
          <w:ins w:id="6258" w:author="作者" w:date="2020-09-14T15:52:00Z"/>
          <w:del w:id="6259" w:author="作者" w:date="2020-09-25T14:30:00Z"/>
          <w:rFonts w:ascii="等线" w:eastAsia="等线" w:hAnsi="等线"/>
          <w:sz w:val="21"/>
          <w:szCs w:val="21"/>
          <w:lang w:eastAsia="en-US"/>
          <w:rPrChange w:id="6260" w:author="作者" w:date="2020-09-25T14:24:00Z">
            <w:rPr>
              <w:ins w:id="6261" w:author="作者" w:date="2020-09-14T15:52:00Z"/>
              <w:del w:id="6262" w:author="作者" w:date="2020-09-25T14:30:00Z"/>
              <w:rFonts w:ascii="Calibri" w:hAnsi="Calibri" w:cs="Calibri"/>
              <w:sz w:val="22"/>
              <w:szCs w:val="22"/>
            </w:rPr>
          </w:rPrChange>
        </w:rPr>
      </w:pPr>
      <w:ins w:id="6263" w:author="作者" w:date="2020-09-14T15:52:00Z">
        <w:del w:id="6264" w:author="作者" w:date="2020-09-25T14:30:00Z">
          <w:r w:rsidRPr="00B20A20" w:rsidDel="005A2CE5">
            <w:rPr>
              <w:rFonts w:ascii="等线" w:eastAsia="等线" w:hAnsi="等线"/>
              <w:sz w:val="21"/>
              <w:szCs w:val="21"/>
              <w:lang w:eastAsia="en-US"/>
              <w:rPrChange w:id="6265" w:author="作者" w:date="2020-09-25T14:24:00Z">
                <w:rPr>
                  <w:rFonts w:ascii="微软雅黑" w:eastAsia="微软雅黑" w:hAnsi="微软雅黑"/>
                  <w:sz w:val="22"/>
                  <w:szCs w:val="22"/>
                </w:rPr>
              </w:rPrChange>
            </w:rPr>
            <w:delText>Auto/Manual模式 --- Ambl_DrvMde_D_Rq</w:delText>
          </w:r>
          <w:bookmarkStart w:id="6266" w:name="_Toc51939932"/>
          <w:bookmarkStart w:id="6267" w:name="_Toc51940775"/>
          <w:bookmarkEnd w:id="6266"/>
          <w:bookmarkEnd w:id="6267"/>
        </w:del>
      </w:ins>
    </w:p>
    <w:p w14:paraId="1F4F2B92" w14:textId="2539CED2" w:rsidR="00BA6FCA" w:rsidRPr="00B20A20" w:rsidDel="005A2CE5" w:rsidRDefault="00BA6FCA" w:rsidP="00BA6FCA">
      <w:pPr>
        <w:rPr>
          <w:ins w:id="6268" w:author="作者" w:date="2020-09-14T15:53:00Z"/>
          <w:del w:id="6269" w:author="作者" w:date="2020-09-25T14:30:00Z"/>
          <w:rFonts w:ascii="等线" w:eastAsia="等线" w:hAnsi="等线"/>
          <w:sz w:val="21"/>
          <w:szCs w:val="21"/>
          <w:lang w:eastAsia="en-US"/>
          <w:rPrChange w:id="6270" w:author="作者" w:date="2020-09-25T14:24:00Z">
            <w:rPr>
              <w:ins w:id="6271" w:author="作者" w:date="2020-09-14T15:53:00Z"/>
              <w:del w:id="6272" w:author="作者" w:date="2020-09-25T14:30:00Z"/>
              <w:rFonts w:ascii="微软雅黑" w:eastAsia="微软雅黑" w:hAnsi="微软雅黑"/>
              <w:sz w:val="22"/>
              <w:szCs w:val="22"/>
            </w:rPr>
          </w:rPrChange>
        </w:rPr>
      </w:pPr>
      <w:ins w:id="6273" w:author="作者" w:date="2020-09-14T15:52:00Z">
        <w:del w:id="6274" w:author="作者" w:date="2020-09-25T14:30:00Z">
          <w:r w:rsidRPr="00B20A20" w:rsidDel="005A2CE5">
            <w:rPr>
              <w:rFonts w:ascii="等线" w:eastAsia="等线" w:hAnsi="等线"/>
              <w:sz w:val="21"/>
              <w:szCs w:val="21"/>
              <w:lang w:eastAsia="en-US"/>
              <w:rPrChange w:id="6275" w:author="作者" w:date="2020-09-25T14:24:00Z">
                <w:rPr>
                  <w:rFonts w:ascii="Calibri" w:hAnsi="Calibri" w:cs="Calibri"/>
                  <w:sz w:val="22"/>
                  <w:szCs w:val="22"/>
                </w:rPr>
              </w:rPrChange>
            </w:rPr>
            <w:delText xml:space="preserve">          </w:delText>
          </w:r>
          <w:r w:rsidRPr="00B20A20" w:rsidDel="005A2CE5">
            <w:rPr>
              <w:rFonts w:ascii="等线" w:eastAsia="等线" w:hAnsi="等线"/>
              <w:sz w:val="21"/>
              <w:szCs w:val="21"/>
              <w:lang w:eastAsia="en-US"/>
              <w:rPrChange w:id="6276" w:author="作者" w:date="2020-09-25T14:24:00Z">
                <w:rPr>
                  <w:rFonts w:ascii="微软雅黑" w:eastAsia="微软雅黑" w:hAnsi="微软雅黑"/>
                  <w:sz w:val="22"/>
                  <w:szCs w:val="22"/>
                </w:rPr>
              </w:rPrChange>
            </w:rPr>
            <w:delText>Auto模式，氛围灯设置菜单不起作用；一旦菜单设置了</w:delText>
          </w:r>
          <w:r w:rsidRPr="00B20A20" w:rsidDel="005A2CE5">
            <w:rPr>
              <w:rFonts w:ascii="等线" w:eastAsia="等线" w:hAnsi="等线" w:hint="eastAsia"/>
              <w:sz w:val="21"/>
              <w:szCs w:val="21"/>
              <w:lang w:eastAsia="en-US"/>
              <w:rPrChange w:id="6277" w:author="作者" w:date="2020-09-25T14:24:00Z">
                <w:rPr>
                  <w:rFonts w:ascii="微软雅黑" w:eastAsia="微软雅黑" w:hAnsi="微软雅黑" w:hint="eastAsia"/>
                  <w:sz w:val="22"/>
                  <w:szCs w:val="22"/>
                </w:rPr>
              </w:rPrChange>
            </w:rPr>
            <w:delText>，要</w:delText>
          </w:r>
          <w:r w:rsidRPr="00B20A20" w:rsidDel="005A2CE5">
            <w:rPr>
              <w:rFonts w:ascii="等线" w:eastAsia="等线" w:hAnsi="等线"/>
              <w:sz w:val="21"/>
              <w:szCs w:val="21"/>
              <w:lang w:eastAsia="en-US"/>
              <w:rPrChange w:id="6278" w:author="作者" w:date="2020-09-25T14:24:00Z">
                <w:rPr>
                  <w:rFonts w:ascii="微软雅黑" w:eastAsia="微软雅黑" w:hAnsi="微软雅黑"/>
                  <w:sz w:val="22"/>
                  <w:szCs w:val="22"/>
                </w:rPr>
              </w:rPrChange>
            </w:rPr>
            <w:delText>IVI HMI切换为Manual模式；</w:delText>
          </w:r>
        </w:del>
      </w:ins>
      <w:bookmarkStart w:id="6279" w:name="_Toc51939933"/>
      <w:bookmarkStart w:id="6280" w:name="_Toc51940776"/>
      <w:bookmarkEnd w:id="6279"/>
      <w:bookmarkEnd w:id="6280"/>
    </w:p>
    <w:p w14:paraId="2A9C6B62" w14:textId="52534761" w:rsidR="00BA6FCA" w:rsidRPr="00B20A20" w:rsidDel="005A2CE5" w:rsidRDefault="00BA6FCA">
      <w:pPr>
        <w:pStyle w:val="a1"/>
        <w:rPr>
          <w:ins w:id="6281" w:author="作者" w:date="2020-09-14T15:53:00Z"/>
          <w:del w:id="6282" w:author="作者" w:date="2020-09-25T14:30:00Z"/>
          <w:rFonts w:ascii="等线" w:eastAsia="等线" w:hAnsi="等线"/>
          <w:sz w:val="21"/>
          <w:szCs w:val="21"/>
          <w:rPrChange w:id="6283" w:author="作者" w:date="2020-09-25T14:24:00Z">
            <w:rPr>
              <w:ins w:id="6284" w:author="作者" w:date="2020-09-14T15:53:00Z"/>
              <w:del w:id="6285" w:author="作者" w:date="2020-09-25T14:30:00Z"/>
              <w:rFonts w:ascii="微软雅黑" w:eastAsia="微软雅黑" w:hAnsi="微软雅黑"/>
              <w:sz w:val="22"/>
              <w:szCs w:val="22"/>
            </w:rPr>
          </w:rPrChange>
        </w:rPr>
        <w:pPrChange w:id="6286" w:author="作者" w:date="2020-09-14T15:53:00Z">
          <w:pPr/>
        </w:pPrChange>
      </w:pPr>
      <w:ins w:id="6287" w:author="作者" w:date="2020-09-14T15:53:00Z">
        <w:del w:id="6288" w:author="作者" w:date="2020-09-25T14:30:00Z">
          <w:r w:rsidRPr="00B20A20" w:rsidDel="005A2CE5">
            <w:rPr>
              <w:rFonts w:ascii="等线" w:eastAsia="等线" w:hAnsi="等线"/>
              <w:sz w:val="21"/>
              <w:szCs w:val="21"/>
              <w:rPrChange w:id="6289" w:author="作者" w:date="2020-09-25T14:24:00Z">
                <w:rPr>
                  <w:rFonts w:ascii="微软雅黑" w:eastAsia="微软雅黑" w:hAnsi="微软雅黑"/>
                </w:rPr>
              </w:rPrChange>
            </w:rPr>
            <w:delText>Sunny：</w:delText>
          </w:r>
          <w:bookmarkStart w:id="6290" w:name="_Toc51939934"/>
          <w:bookmarkStart w:id="6291" w:name="_Toc51940777"/>
          <w:bookmarkEnd w:id="6290"/>
          <w:bookmarkEnd w:id="6291"/>
        </w:del>
      </w:ins>
    </w:p>
    <w:p w14:paraId="5CEA8373" w14:textId="2764BFC3" w:rsidR="00BA6FCA" w:rsidRPr="00B20A20" w:rsidDel="005A2CE5" w:rsidRDefault="00BA6FCA" w:rsidP="00BA6FCA">
      <w:pPr>
        <w:numPr>
          <w:ilvl w:val="0"/>
          <w:numId w:val="52"/>
        </w:numPr>
        <w:jc w:val="both"/>
        <w:rPr>
          <w:ins w:id="6292" w:author="作者" w:date="2020-09-14T15:53:00Z"/>
          <w:del w:id="6293" w:author="作者" w:date="2020-09-25T14:30:00Z"/>
          <w:rFonts w:ascii="等线" w:eastAsia="等线" w:hAnsi="等线"/>
          <w:sz w:val="21"/>
          <w:szCs w:val="21"/>
          <w:lang w:eastAsia="en-US"/>
          <w:rPrChange w:id="6294" w:author="作者" w:date="2020-09-25T14:24:00Z">
            <w:rPr>
              <w:ins w:id="6295" w:author="作者" w:date="2020-09-14T15:53:00Z"/>
              <w:del w:id="6296" w:author="作者" w:date="2020-09-25T14:30:00Z"/>
              <w:rFonts w:ascii="Calibri" w:hAnsi="Calibri" w:cs="Calibri"/>
              <w:sz w:val="22"/>
              <w:szCs w:val="22"/>
            </w:rPr>
          </w:rPrChange>
        </w:rPr>
      </w:pPr>
      <w:ins w:id="6297" w:author="作者" w:date="2020-09-14T15:53:00Z">
        <w:del w:id="6298" w:author="作者" w:date="2020-09-25T14:30:00Z">
          <w:r w:rsidRPr="00B20A20" w:rsidDel="005A2CE5">
            <w:rPr>
              <w:rFonts w:ascii="等线" w:eastAsia="等线" w:hAnsi="等线"/>
              <w:sz w:val="21"/>
              <w:szCs w:val="21"/>
              <w:lang w:eastAsia="en-US"/>
              <w:rPrChange w:id="6299" w:author="作者" w:date="2020-09-25T14:24:00Z">
                <w:rPr>
                  <w:rFonts w:ascii="Calibri" w:hAnsi="Calibri" w:cs="Calibri"/>
                  <w:sz w:val="22"/>
                  <w:szCs w:val="22"/>
                </w:rPr>
              </w:rPrChange>
            </w:rPr>
            <w:delText xml:space="preserve">Auto Manual </w:delText>
          </w:r>
          <w:r w:rsidRPr="00B20A20" w:rsidDel="005A2CE5">
            <w:rPr>
              <w:rFonts w:ascii="等线" w:eastAsia="等线" w:hAnsi="等线" w:hint="eastAsia"/>
              <w:sz w:val="21"/>
              <w:szCs w:val="21"/>
              <w:lang w:eastAsia="en-US"/>
              <w:rPrChange w:id="6300" w:author="作者" w:date="2020-09-25T14:24:00Z">
                <w:rPr>
                  <w:rFonts w:hint="eastAsia"/>
                  <w:sz w:val="22"/>
                  <w:szCs w:val="22"/>
                </w:rPr>
              </w:rPrChange>
            </w:rPr>
            <w:delText>设置界面</w:delText>
          </w:r>
          <w:r w:rsidRPr="00B20A20" w:rsidDel="005A2CE5">
            <w:rPr>
              <w:rFonts w:ascii="等线" w:eastAsia="等线" w:hAnsi="等线"/>
              <w:sz w:val="21"/>
              <w:szCs w:val="21"/>
              <w:lang w:eastAsia="en-US"/>
              <w:rPrChange w:id="6301" w:author="作者" w:date="2020-09-25T14:24:00Z">
                <w:rPr>
                  <w:rFonts w:ascii="Calibri" w:hAnsi="Calibri" w:cs="Calibri"/>
                  <w:sz w:val="22"/>
                  <w:szCs w:val="22"/>
                </w:rPr>
              </w:rPrChange>
            </w:rPr>
            <w:delText xml:space="preserve"> -  Sunny TBD</w:delText>
          </w:r>
          <w:bookmarkStart w:id="6302" w:name="_Toc51939935"/>
          <w:bookmarkStart w:id="6303" w:name="_Toc51940778"/>
          <w:bookmarkEnd w:id="6302"/>
          <w:bookmarkEnd w:id="6303"/>
        </w:del>
      </w:ins>
    </w:p>
    <w:p w14:paraId="312611AD" w14:textId="5F1D70F5" w:rsidR="00BA6FCA" w:rsidRPr="00B20A20" w:rsidDel="005A2CE5" w:rsidRDefault="00BA6FCA" w:rsidP="00BA6FCA">
      <w:pPr>
        <w:rPr>
          <w:ins w:id="6304" w:author="作者" w:date="2020-09-14T15:52:00Z"/>
          <w:del w:id="6305" w:author="作者" w:date="2020-09-25T14:30:00Z"/>
          <w:rFonts w:ascii="等线" w:eastAsia="等线" w:hAnsi="等线"/>
          <w:sz w:val="21"/>
          <w:szCs w:val="21"/>
          <w:lang w:eastAsia="en-US"/>
          <w:rPrChange w:id="6306" w:author="作者" w:date="2020-09-25T14:24:00Z">
            <w:rPr>
              <w:ins w:id="6307" w:author="作者" w:date="2020-09-14T15:52:00Z"/>
              <w:del w:id="6308" w:author="作者" w:date="2020-09-25T14:30:00Z"/>
              <w:rFonts w:ascii="Calibri" w:hAnsi="Calibri" w:cs="Calibri"/>
              <w:sz w:val="22"/>
              <w:szCs w:val="22"/>
            </w:rPr>
          </w:rPrChange>
        </w:rPr>
      </w:pPr>
      <w:bookmarkStart w:id="6309" w:name="_Toc51939936"/>
      <w:bookmarkStart w:id="6310" w:name="_Toc51940779"/>
      <w:bookmarkEnd w:id="6309"/>
      <w:bookmarkEnd w:id="6310"/>
    </w:p>
    <w:p w14:paraId="764D852C" w14:textId="07834E09" w:rsidR="00B279BA" w:rsidRPr="00B20A20" w:rsidDel="005A2CE5" w:rsidRDefault="00B279BA" w:rsidP="00B279BA">
      <w:pPr>
        <w:numPr>
          <w:ilvl w:val="0"/>
          <w:numId w:val="52"/>
        </w:numPr>
        <w:jc w:val="both"/>
        <w:rPr>
          <w:ins w:id="6311" w:author="作者" w:date="2020-09-14T15:54:00Z"/>
          <w:del w:id="6312" w:author="作者" w:date="2020-09-25T14:30:00Z"/>
          <w:rFonts w:ascii="等线" w:eastAsia="等线" w:hAnsi="等线"/>
          <w:sz w:val="21"/>
          <w:szCs w:val="21"/>
          <w:lang w:eastAsia="en-US"/>
          <w:rPrChange w:id="6313" w:author="作者" w:date="2020-09-25T14:24:00Z">
            <w:rPr>
              <w:ins w:id="6314" w:author="作者" w:date="2020-09-14T15:54:00Z"/>
              <w:del w:id="6315" w:author="作者" w:date="2020-09-25T14:30:00Z"/>
              <w:rFonts w:ascii="Calibri" w:hAnsi="Calibri" w:cs="Calibri"/>
              <w:sz w:val="22"/>
              <w:szCs w:val="22"/>
            </w:rPr>
          </w:rPrChange>
        </w:rPr>
      </w:pPr>
      <w:ins w:id="6316" w:author="作者" w:date="2020-09-14T15:54:00Z">
        <w:del w:id="6317" w:author="作者" w:date="2020-09-25T14:30:00Z">
          <w:r w:rsidRPr="00B20A20" w:rsidDel="005A2CE5">
            <w:rPr>
              <w:rFonts w:ascii="等线" w:eastAsia="等线" w:hAnsi="等线"/>
              <w:sz w:val="21"/>
              <w:szCs w:val="21"/>
              <w:lang w:eastAsia="en-US"/>
              <w:rPrChange w:id="6318" w:author="作者" w:date="2020-09-25T14:24:00Z">
                <w:rPr>
                  <w:rFonts w:ascii="Calibri" w:hAnsi="Calibri" w:cs="Calibri"/>
                  <w:sz w:val="22"/>
                  <w:szCs w:val="22"/>
                </w:rPr>
              </w:rPrChange>
            </w:rPr>
            <w:delText>MFK TBD</w:delText>
          </w:r>
          <w:bookmarkStart w:id="6319" w:name="_Toc51939937"/>
          <w:bookmarkStart w:id="6320" w:name="_Toc51940780"/>
          <w:bookmarkEnd w:id="6319"/>
          <w:bookmarkEnd w:id="6320"/>
        </w:del>
      </w:ins>
    </w:p>
    <w:p w14:paraId="00EA2F0E" w14:textId="53555961" w:rsidR="0017734A" w:rsidRPr="00B20A20" w:rsidDel="005A2CE5" w:rsidRDefault="0017734A">
      <w:pPr>
        <w:pStyle w:val="a1"/>
        <w:rPr>
          <w:ins w:id="6321" w:author="作者" w:date="2020-09-14T16:16:00Z"/>
          <w:del w:id="6322" w:author="作者" w:date="2020-09-25T14:30:00Z"/>
          <w:rFonts w:ascii="等线" w:eastAsia="等线" w:hAnsi="等线"/>
          <w:sz w:val="21"/>
          <w:szCs w:val="21"/>
          <w:rPrChange w:id="6323" w:author="作者" w:date="2020-09-25T14:24:00Z">
            <w:rPr>
              <w:ins w:id="6324" w:author="作者" w:date="2020-09-14T16:16:00Z"/>
              <w:del w:id="6325" w:author="作者" w:date="2020-09-25T14:30:00Z"/>
              <w:rFonts w:ascii="微软雅黑" w:eastAsia="微软雅黑" w:hAnsi="微软雅黑" w:cs="微软雅黑"/>
              <w:lang w:eastAsia="zh-CN"/>
            </w:rPr>
          </w:rPrChange>
        </w:rPr>
        <w:pPrChange w:id="6326" w:author="作者" w:date="2020-09-14T16:16:00Z">
          <w:pPr>
            <w:pStyle w:val="a1"/>
            <w:ind w:firstLineChars="200" w:firstLine="400"/>
          </w:pPr>
        </w:pPrChange>
      </w:pPr>
      <w:bookmarkStart w:id="6327" w:name="_Toc51939938"/>
      <w:bookmarkStart w:id="6328" w:name="_Toc51940781"/>
      <w:bookmarkEnd w:id="6327"/>
      <w:bookmarkEnd w:id="6328"/>
    </w:p>
    <w:p w14:paraId="1E67F505" w14:textId="5CE56381" w:rsidR="00BA6FCA" w:rsidRPr="00B20A20" w:rsidDel="005A2CE5" w:rsidRDefault="006039B9">
      <w:pPr>
        <w:pStyle w:val="a1"/>
        <w:rPr>
          <w:ins w:id="6329" w:author="作者" w:date="2020-09-14T15:37:00Z"/>
          <w:del w:id="6330" w:author="作者" w:date="2020-09-25T14:30:00Z"/>
          <w:rFonts w:ascii="等线" w:eastAsia="等线" w:hAnsi="等线"/>
          <w:sz w:val="21"/>
          <w:szCs w:val="21"/>
          <w:rPrChange w:id="6331" w:author="作者" w:date="2020-09-25T14:24:00Z">
            <w:rPr>
              <w:ins w:id="6332" w:author="作者" w:date="2020-09-14T15:37:00Z"/>
              <w:del w:id="6333" w:author="作者" w:date="2020-09-25T14:30:00Z"/>
              <w:rFonts w:ascii="微软雅黑" w:eastAsia="微软雅黑" w:hAnsi="微软雅黑"/>
              <w:lang w:eastAsia="zh-CN"/>
            </w:rPr>
          </w:rPrChange>
        </w:rPr>
        <w:pPrChange w:id="6334" w:author="Xu, Lidi" w:date="2020-09-16T16:59:00Z">
          <w:pPr>
            <w:pStyle w:val="a1"/>
            <w:ind w:firstLineChars="200" w:firstLine="440"/>
          </w:pPr>
        </w:pPrChange>
      </w:pPr>
      <w:ins w:id="6335" w:author="作者" w:date="2020-09-14T16:13:00Z">
        <w:del w:id="6336" w:author="作者" w:date="2020-09-25T14:30:00Z">
          <w:r w:rsidRPr="00B20A20" w:rsidDel="005A2CE5">
            <w:rPr>
              <w:rFonts w:ascii="等线" w:eastAsia="等线" w:hAnsi="等线" w:hint="eastAsia"/>
              <w:sz w:val="21"/>
              <w:szCs w:val="21"/>
              <w:rPrChange w:id="6337" w:author="作者" w:date="2020-09-25T14:24:00Z">
                <w:rPr>
                  <w:rFonts w:ascii="微软雅黑" w:eastAsia="微软雅黑" w:hAnsi="微软雅黑" w:hint="eastAsia"/>
                  <w:sz w:val="22"/>
                  <w:szCs w:val="22"/>
                </w:rPr>
              </w:rPrChange>
            </w:rPr>
            <w:delText>设置菜单值要存起来；</w:delText>
          </w:r>
        </w:del>
      </w:ins>
      <w:bookmarkStart w:id="6338" w:name="_Toc51939939"/>
      <w:bookmarkStart w:id="6339" w:name="_Toc51940782"/>
      <w:bookmarkEnd w:id="6338"/>
      <w:bookmarkEnd w:id="6339"/>
    </w:p>
    <w:p w14:paraId="4894B965" w14:textId="63931C82" w:rsidR="006039B9" w:rsidRPr="00B20A20" w:rsidDel="005A2CE5" w:rsidRDefault="006039B9">
      <w:pPr>
        <w:pStyle w:val="a1"/>
        <w:rPr>
          <w:ins w:id="6340" w:author="作者" w:date="2020-09-14T16:13:00Z"/>
          <w:del w:id="6341" w:author="作者" w:date="2020-09-25T14:30:00Z"/>
          <w:rFonts w:ascii="等线" w:eastAsia="等线" w:hAnsi="等线"/>
          <w:sz w:val="21"/>
          <w:szCs w:val="21"/>
          <w:rPrChange w:id="6342" w:author="作者" w:date="2020-09-25T14:24:00Z">
            <w:rPr>
              <w:ins w:id="6343" w:author="作者" w:date="2020-09-14T16:13:00Z"/>
              <w:del w:id="6344" w:author="作者" w:date="2020-09-25T14:30:00Z"/>
              <w:rFonts w:ascii="Calibri" w:hAnsi="Calibri" w:cs="Calibri"/>
              <w:sz w:val="22"/>
              <w:szCs w:val="22"/>
            </w:rPr>
          </w:rPrChange>
        </w:rPr>
        <w:pPrChange w:id="6345" w:author="Xu, Lidi" w:date="2020-09-16T16:59:00Z">
          <w:pPr>
            <w:numPr>
              <w:numId w:val="56"/>
            </w:numPr>
            <w:tabs>
              <w:tab w:val="num" w:pos="720"/>
            </w:tabs>
            <w:ind w:left="720" w:hanging="360"/>
            <w:textAlignment w:val="center"/>
          </w:pPr>
        </w:pPrChange>
      </w:pPr>
      <w:ins w:id="6346" w:author="作者" w:date="2020-09-14T16:13:00Z">
        <w:del w:id="6347" w:author="作者" w:date="2020-09-25T14:30:00Z">
          <w:r w:rsidRPr="00B20A20" w:rsidDel="005A2CE5">
            <w:rPr>
              <w:rFonts w:ascii="等线" w:eastAsia="等线" w:hAnsi="等线" w:hint="eastAsia"/>
              <w:sz w:val="21"/>
              <w:szCs w:val="21"/>
              <w:rPrChange w:id="6348" w:author="作者" w:date="2020-09-25T14:24:00Z">
                <w:rPr>
                  <w:rFonts w:ascii="微软雅黑" w:eastAsia="微软雅黑" w:hAnsi="微软雅黑" w:hint="eastAsia"/>
                  <w:sz w:val="22"/>
                  <w:szCs w:val="22"/>
                </w:rPr>
              </w:rPrChange>
            </w:rPr>
            <w:delText>发送</w:delText>
          </w:r>
          <w:r w:rsidRPr="00B20A20" w:rsidDel="005A2CE5">
            <w:rPr>
              <w:rFonts w:ascii="等线" w:eastAsia="等线" w:hAnsi="等线"/>
              <w:sz w:val="21"/>
              <w:szCs w:val="21"/>
              <w:rPrChange w:id="6349" w:author="作者" w:date="2020-09-25T14:24:00Z">
                <w:rPr>
                  <w:rFonts w:ascii="微软雅黑" w:eastAsia="微软雅黑" w:hAnsi="微软雅黑"/>
                  <w:sz w:val="22"/>
                  <w:szCs w:val="22"/>
                </w:rPr>
              </w:rPrChange>
            </w:rPr>
            <w:delText>CAN报文（0x10/0x16)，事件周期性报文</w:delText>
          </w:r>
          <w:bookmarkStart w:id="6350" w:name="_Toc51939940"/>
          <w:bookmarkStart w:id="6351" w:name="_Toc51940783"/>
          <w:bookmarkEnd w:id="6350"/>
          <w:bookmarkEnd w:id="6351"/>
        </w:del>
      </w:ins>
    </w:p>
    <w:p w14:paraId="0C9927CC" w14:textId="759B412A" w:rsidR="006039B9" w:rsidRPr="00B20A20" w:rsidDel="005A2CE5" w:rsidRDefault="006039B9">
      <w:pPr>
        <w:rPr>
          <w:ins w:id="6352" w:author="作者" w:date="2020-09-14T16:13:00Z"/>
          <w:del w:id="6353" w:author="作者" w:date="2020-09-25T14:30:00Z"/>
          <w:rFonts w:ascii="等线" w:eastAsia="等线" w:hAnsi="等线"/>
          <w:sz w:val="21"/>
          <w:szCs w:val="21"/>
          <w:lang w:eastAsia="en-US"/>
          <w:rPrChange w:id="6354" w:author="作者" w:date="2020-09-25T14:24:00Z">
            <w:rPr>
              <w:ins w:id="6355" w:author="作者" w:date="2020-09-14T16:13:00Z"/>
              <w:del w:id="6356" w:author="作者" w:date="2020-09-25T14:30:00Z"/>
              <w:rFonts w:ascii="Calibri" w:hAnsi="Calibri" w:cs="Calibri"/>
              <w:sz w:val="22"/>
              <w:szCs w:val="22"/>
            </w:rPr>
          </w:rPrChange>
        </w:rPr>
        <w:pPrChange w:id="6357" w:author="Xu, Lidi" w:date="2020-09-16T16:59:00Z">
          <w:pPr>
            <w:ind w:left="540"/>
          </w:pPr>
        </w:pPrChange>
      </w:pPr>
      <w:ins w:id="6358" w:author="作者" w:date="2020-09-14T16:13:00Z">
        <w:del w:id="6359" w:author="作者" w:date="2020-09-25T14:30:00Z">
          <w:r w:rsidRPr="00B20A20" w:rsidDel="005A2CE5">
            <w:rPr>
              <w:rFonts w:ascii="等线" w:eastAsia="等线" w:hAnsi="等线"/>
              <w:noProof/>
              <w:sz w:val="21"/>
              <w:szCs w:val="21"/>
              <w:rPrChange w:id="6360" w:author="作者" w:date="2020-09-25T14:24:00Z">
                <w:rPr>
                  <w:rFonts w:ascii="Calibri" w:hAnsi="Calibri" w:cs="Calibri"/>
                  <w:noProof/>
                  <w:sz w:val="22"/>
                  <w:szCs w:val="22"/>
                </w:rPr>
              </w:rPrChange>
            </w:rPr>
            <w:drawing>
              <wp:inline distT="0" distB="0" distL="0" distR="0" wp14:anchorId="0263C54C" wp14:editId="327B3E23">
                <wp:extent cx="5840095" cy="1362710"/>
                <wp:effectExtent l="0" t="0" r="0" b="0"/>
                <wp:docPr id="16" name="图片 16" descr="计算机生成了可选文字:&#10;File 1 View Options &#10;Netwolks &#10;PrivateCAN &#10;气 ． ECL-IS &#10;， 型 APIM 0 」 M &#10;． ， ． APIM CISM &#10;区 M “ ' &#10;纛 山 00 ^ &#10;| I dU 弭 1 盲 | 集 I 黾 &#10;Help &#10;Ar-nbL_CO.'Cr_'v!cde &#10;AmbL_DrvMde_D_Rq &#10;ArnbL_Main 」 n№”i，一」乸 &#10;： Music_Frq_LeÆl &#10;徑 ArnbL Mustc_Range L &#10;、 AmbL Music ， &#10;、 Am Sta 一 0 u &#10;APIM_Sn'bientLight_SÉt &#10;APIM_An1bientLight_Set &#10;APIM &#10;APIM m [ n ， L ， 一 t &#10;APIM XmblEntLight Set &#10;厶 0 ] M Set &#10;M &#10;七 p 感 &#10;n 1 &#10;」 bit &#10;Motorola &#10;Me [ &#10;MC [ &#10;Moto ， 引 」 &#10;Motorola &#10;Motorola &#10;Unsigned &#10;Unsigned &#10;Unsigned &#10;Unsigned &#10;- APIM_AmbientLight-Set &#10;． ， 處 0 | M 皿 amp 一 0 l) &#10;- MFK_3tn_Status 00 &#10;一 [ 」 MinilCP •tu ； (l 议 1 鼢 &#10;A 七 ” &#10;了 &#10;M ” Signa 'APIM_AmbientLight-SetÆmbL_ALM_Set• &#10;0 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计算机生成了可选文字:&#10;File 1 View Options &#10;Netwolks &#10;PrivateCAN &#10;气 ． ECL-IS &#10;， 型 APIM 0 」 M &#10;． ， ． APIM CISM &#10;区 M “ ' &#10;纛 山 00 ^ &#10;| I dU 弭 1 盲 | 集 I 黾 &#10;Help &#10;Ar-nbL_CO.'Cr_'v!cde &#10;AmbL_DrvMde_D_Rq &#10;ArnbL_Main 」 n№”i，一」乸 &#10;： Music_Frq_LeÆl &#10;徑 ArnbL Mustc_Range L &#10;、 AmbL Music ， &#10;、 Am Sta 一 0 u &#10;APIM_Sn'bientLight_SÉt &#10;APIM_An1bientLight_Set &#10;APIM &#10;APIM m [ n ， L ， 一 t &#10;APIM XmblEntLight Set &#10;厶 0 ] M Set &#10;M &#10;七 p 感 &#10;n 1 &#10;」 bit &#10;Motorola &#10;Me [ &#10;MC [ &#10;Moto ， 引 」 &#10;Motorola &#10;Motorola &#10;Unsigned &#10;Unsigned &#10;Unsigned &#10;Unsigned &#10;- APIM_AmbientLight-Set &#10;． ， 處 0 | M 皿 amp 一 0 l) &#10;- MFK_3tn_Status 00 &#10;一 [ 」 MinilCP •tu ； (l 议 1 鼢 &#10;A 七 ” &#10;了 &#10;M ” Signa 'APIM_AmbientLight-SetÆmbL_ALM_Set• &#10;0 Te "/>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840095" cy="1362710"/>
                        </a:xfrm>
                        <a:prstGeom prst="rect">
                          <a:avLst/>
                        </a:prstGeom>
                        <a:noFill/>
                        <a:ln>
                          <a:noFill/>
                        </a:ln>
                      </pic:spPr>
                    </pic:pic>
                  </a:graphicData>
                </a:graphic>
              </wp:inline>
            </w:drawing>
          </w:r>
          <w:bookmarkStart w:id="6361" w:name="_Toc51939941"/>
          <w:bookmarkStart w:id="6362" w:name="_Toc51940784"/>
          <w:bookmarkEnd w:id="6361"/>
          <w:bookmarkEnd w:id="6362"/>
        </w:del>
      </w:ins>
    </w:p>
    <w:p w14:paraId="6A9867E4" w14:textId="166C1DE0" w:rsidR="006039B9" w:rsidRPr="00B20A20" w:rsidDel="005A2CE5" w:rsidRDefault="006039B9" w:rsidP="006039B9">
      <w:pPr>
        <w:rPr>
          <w:ins w:id="6363" w:author="作者" w:date="2020-09-16T16:59:00Z"/>
          <w:del w:id="6364" w:author="作者" w:date="2020-09-25T14:30:00Z"/>
          <w:rFonts w:ascii="等线" w:eastAsia="等线" w:hAnsi="等线"/>
          <w:sz w:val="21"/>
          <w:szCs w:val="21"/>
          <w:lang w:eastAsia="en-US"/>
          <w:rPrChange w:id="6365" w:author="作者" w:date="2020-09-25T14:24:00Z">
            <w:rPr>
              <w:ins w:id="6366" w:author="作者" w:date="2020-09-16T16:59:00Z"/>
              <w:del w:id="6367" w:author="作者" w:date="2020-09-25T14:30:00Z"/>
              <w:rFonts w:ascii="微软雅黑" w:eastAsia="微软雅黑" w:hAnsi="微软雅黑"/>
              <w:sz w:val="22"/>
              <w:szCs w:val="22"/>
            </w:rPr>
          </w:rPrChange>
        </w:rPr>
      </w:pPr>
      <w:ins w:id="6368" w:author="作者" w:date="2020-09-14T16:13:00Z">
        <w:del w:id="6369" w:author="作者" w:date="2020-09-25T14:30:00Z">
          <w:r w:rsidRPr="00B20A20" w:rsidDel="005A2CE5">
            <w:rPr>
              <w:rFonts w:ascii="等线" w:eastAsia="等线" w:hAnsi="等线" w:hint="eastAsia"/>
              <w:sz w:val="21"/>
              <w:szCs w:val="21"/>
              <w:lang w:eastAsia="en-US"/>
              <w:rPrChange w:id="6370" w:author="作者" w:date="2020-09-25T14:24:00Z">
                <w:rPr>
                  <w:rFonts w:ascii="微软雅黑" w:eastAsia="微软雅黑" w:hAnsi="微软雅黑" w:hint="eastAsia"/>
                  <w:sz w:val="22"/>
                  <w:szCs w:val="22"/>
                </w:rPr>
              </w:rPrChange>
            </w:rPr>
            <w:delText> </w:delText>
          </w:r>
        </w:del>
      </w:ins>
      <w:bookmarkStart w:id="6371" w:name="_Toc51939942"/>
      <w:bookmarkStart w:id="6372" w:name="_Toc51940785"/>
      <w:bookmarkEnd w:id="6371"/>
      <w:bookmarkEnd w:id="6372"/>
    </w:p>
    <w:p w14:paraId="54AC0E1C" w14:textId="0CCCC45B" w:rsidR="00D372C3" w:rsidRPr="00B20A20" w:rsidDel="005A2CE5" w:rsidRDefault="00D372C3" w:rsidP="006039B9">
      <w:pPr>
        <w:rPr>
          <w:ins w:id="6373" w:author="作者" w:date="2020-09-14T16:13:00Z"/>
          <w:del w:id="6374" w:author="作者" w:date="2020-09-25T14:30:00Z"/>
          <w:rFonts w:ascii="等线" w:eastAsia="等线" w:hAnsi="等线"/>
          <w:sz w:val="21"/>
          <w:szCs w:val="21"/>
          <w:lang w:eastAsia="en-US"/>
          <w:rPrChange w:id="6375" w:author="作者" w:date="2020-09-25T14:24:00Z">
            <w:rPr>
              <w:ins w:id="6376" w:author="作者" w:date="2020-09-14T16:13:00Z"/>
              <w:del w:id="6377" w:author="作者" w:date="2020-09-25T14:30:00Z"/>
              <w:rFonts w:ascii="微软雅黑" w:eastAsia="微软雅黑" w:hAnsi="微软雅黑" w:cs="宋体"/>
              <w:sz w:val="22"/>
              <w:szCs w:val="22"/>
            </w:rPr>
          </w:rPrChange>
        </w:rPr>
      </w:pPr>
      <w:moveToRangeStart w:id="6378" w:author="作者" w:date="2020-09-16T16:59:00Z" w:name="move51168007"/>
      <w:moveTo w:id="6379" w:author="作者" w:date="2020-09-16T16:59:00Z">
        <w:del w:id="6380" w:author="作者" w:date="2020-09-25T14:30:00Z">
          <w:r w:rsidRPr="00B20A20" w:rsidDel="005A2CE5">
            <w:rPr>
              <w:rFonts w:ascii="等线" w:eastAsia="等线" w:hAnsi="等线" w:hint="eastAsia"/>
              <w:sz w:val="21"/>
              <w:szCs w:val="21"/>
              <w:lang w:eastAsia="en-US"/>
              <w:rPrChange w:id="6381" w:author="作者" w:date="2020-09-25T14:24:00Z">
                <w:rPr>
                  <w:rFonts w:eastAsia="微软雅黑" w:hint="eastAsia"/>
                  <w:highlight w:val="yellow"/>
                </w:rPr>
              </w:rPrChange>
            </w:rPr>
            <w:delText>所有的</w:delText>
          </w:r>
          <w:r w:rsidRPr="00B20A20" w:rsidDel="005A2CE5">
            <w:rPr>
              <w:rFonts w:ascii="等线" w:eastAsia="等线" w:hAnsi="等线" w:hint="eastAsia"/>
              <w:sz w:val="21"/>
              <w:szCs w:val="21"/>
              <w:lang w:eastAsia="en-US"/>
              <w:rPrChange w:id="6382" w:author="作者" w:date="2020-09-25T14:24:00Z">
                <w:rPr>
                  <w:rFonts w:ascii="微软雅黑" w:eastAsia="微软雅黑" w:hAnsi="微软雅黑" w:hint="eastAsia"/>
                  <w:szCs w:val="19"/>
                  <w:highlight w:val="yellow"/>
                </w:rPr>
              </w:rPrChange>
            </w:rPr>
            <w:delText>设置菜单值要存起来</w:delText>
          </w:r>
        </w:del>
      </w:moveTo>
      <w:ins w:id="6383" w:author="作者" w:date="2020-09-25T14:12:00Z">
        <w:del w:id="6384" w:author="作者" w:date="2020-09-25T14:30:00Z">
          <w:r w:rsidR="009E5214" w:rsidRPr="00B20A20" w:rsidDel="005A2CE5">
            <w:rPr>
              <w:rFonts w:ascii="等线" w:eastAsia="等线" w:hAnsi="等线" w:hint="eastAsia"/>
              <w:sz w:val="21"/>
              <w:szCs w:val="21"/>
              <w:lang w:eastAsia="en-US"/>
              <w:rPrChange w:id="6385" w:author="作者" w:date="2020-09-25T14:24:00Z">
                <w:rPr>
                  <w:rFonts w:ascii="微软雅黑" w:eastAsia="微软雅黑" w:hAnsi="微软雅黑" w:hint="eastAsia"/>
                  <w:highlight w:val="yellow"/>
                </w:rPr>
              </w:rPrChange>
            </w:rPr>
            <w:delText>，</w:delText>
          </w:r>
        </w:del>
      </w:ins>
      <w:moveTo w:id="6386" w:author="作者" w:date="2020-09-16T16:59:00Z">
        <w:del w:id="6387" w:author="作者" w:date="2020-09-25T14:30:00Z">
          <w:r w:rsidRPr="00B20A20" w:rsidDel="005A2CE5">
            <w:rPr>
              <w:rFonts w:ascii="等线" w:eastAsia="等线" w:hAnsi="等线"/>
              <w:sz w:val="21"/>
              <w:szCs w:val="21"/>
              <w:lang w:eastAsia="en-US"/>
              <w:rPrChange w:id="6388" w:author="作者" w:date="2020-09-25T14:24:00Z">
                <w:rPr>
                  <w:rFonts w:ascii="微软雅黑" w:eastAsia="微软雅黑" w:hAnsi="微软雅黑"/>
                  <w:highlight w:val="yellow"/>
                </w:rPr>
              </w:rPrChange>
            </w:rPr>
            <w:delText>—</w:delText>
          </w:r>
          <w:r w:rsidRPr="00B20A20" w:rsidDel="005A2CE5">
            <w:rPr>
              <w:rFonts w:ascii="等线" w:eastAsia="等线" w:hAnsi="等线" w:hint="eastAsia"/>
              <w:sz w:val="21"/>
              <w:szCs w:val="21"/>
              <w:lang w:eastAsia="en-US"/>
              <w:rPrChange w:id="6389" w:author="作者" w:date="2020-09-25T14:24:00Z">
                <w:rPr>
                  <w:rFonts w:ascii="微软雅黑" w:eastAsia="微软雅黑" w:hAnsi="微软雅黑" w:hint="eastAsia"/>
                  <w:highlight w:val="yellow"/>
                </w:rPr>
              </w:rPrChange>
            </w:rPr>
            <w:delText>谁存？关联</w:delText>
          </w:r>
          <w:r w:rsidRPr="00B20A20" w:rsidDel="005A2CE5">
            <w:rPr>
              <w:rFonts w:ascii="等线" w:eastAsia="等线" w:hAnsi="等线"/>
              <w:sz w:val="21"/>
              <w:szCs w:val="21"/>
              <w:lang w:eastAsia="en-US"/>
              <w:rPrChange w:id="6390" w:author="作者" w:date="2020-09-25T14:24:00Z">
                <w:rPr>
                  <w:rFonts w:ascii="微软雅黑" w:eastAsia="微软雅黑" w:hAnsi="微软雅黑"/>
                  <w:highlight w:val="yellow"/>
                </w:rPr>
              </w:rPrChange>
            </w:rPr>
            <w:delText>EM</w:delText>
          </w:r>
          <w:r w:rsidRPr="00B20A20" w:rsidDel="005A2CE5">
            <w:rPr>
              <w:rFonts w:ascii="等线" w:eastAsia="等线" w:hAnsi="等线" w:hint="eastAsia"/>
              <w:sz w:val="21"/>
              <w:szCs w:val="21"/>
              <w:lang w:eastAsia="en-US"/>
              <w:rPrChange w:id="6391" w:author="作者" w:date="2020-09-25T14:24:00Z">
                <w:rPr>
                  <w:rFonts w:ascii="微软雅黑" w:eastAsia="微软雅黑" w:hAnsi="微软雅黑" w:hint="eastAsia"/>
                  <w:highlight w:val="yellow"/>
                </w:rPr>
              </w:rPrChange>
            </w:rPr>
            <w:delText>？</w:delText>
          </w:r>
        </w:del>
      </w:moveTo>
      <w:bookmarkStart w:id="6392" w:name="_Toc51939943"/>
      <w:bookmarkStart w:id="6393" w:name="_Toc51940786"/>
      <w:bookmarkEnd w:id="6392"/>
      <w:bookmarkEnd w:id="6393"/>
      <w:moveToRangeEnd w:id="6378"/>
    </w:p>
    <w:p w14:paraId="73D68B2A" w14:textId="7D560F43" w:rsidR="006039B9" w:rsidRPr="00B20A20" w:rsidDel="005A2CE5" w:rsidRDefault="006039B9" w:rsidP="006039B9">
      <w:pPr>
        <w:numPr>
          <w:ilvl w:val="0"/>
          <w:numId w:val="57"/>
        </w:numPr>
        <w:ind w:left="540"/>
        <w:textAlignment w:val="center"/>
        <w:rPr>
          <w:ins w:id="6394" w:author="作者" w:date="2020-09-14T16:13:00Z"/>
          <w:del w:id="6395" w:author="作者" w:date="2020-09-25T14:30:00Z"/>
          <w:moveFrom w:id="6396" w:author="作者" w:date="2020-09-14T16:14:00Z"/>
          <w:rFonts w:ascii="等线" w:eastAsia="等线" w:hAnsi="等线"/>
          <w:sz w:val="21"/>
          <w:szCs w:val="21"/>
          <w:lang w:eastAsia="en-US"/>
          <w:rPrChange w:id="6397" w:author="作者" w:date="2020-09-25T14:24:00Z">
            <w:rPr>
              <w:ins w:id="6398" w:author="作者" w:date="2020-09-14T16:13:00Z"/>
              <w:del w:id="6399" w:author="作者" w:date="2020-09-25T14:30:00Z"/>
              <w:moveFrom w:id="6400" w:author="作者" w:date="2020-09-14T16:14:00Z"/>
              <w:rFonts w:ascii="Calibri" w:eastAsia="等线" w:hAnsi="Calibri" w:cs="Calibri"/>
              <w:sz w:val="22"/>
              <w:szCs w:val="22"/>
            </w:rPr>
          </w:rPrChange>
        </w:rPr>
      </w:pPr>
      <w:moveFromRangeStart w:id="6401" w:author="作者" w:date="2020-09-14T16:14:00Z" w:name="move50992471"/>
      <w:moveFrom w:id="6402" w:author="作者" w:date="2020-09-14T16:14:00Z">
        <w:ins w:id="6403" w:author="作者" w:date="2020-09-14T16:13:00Z">
          <w:del w:id="6404" w:author="作者" w:date="2020-09-25T14:30:00Z">
            <w:r w:rsidRPr="00B20A20" w:rsidDel="005A2CE5">
              <w:rPr>
                <w:rFonts w:ascii="等线" w:eastAsia="等线" w:hAnsi="等线" w:hint="eastAsia"/>
                <w:sz w:val="21"/>
                <w:szCs w:val="21"/>
                <w:lang w:eastAsia="en-US"/>
                <w:rPrChange w:id="6405" w:author="作者" w:date="2020-09-25T14:24:00Z">
                  <w:rPr>
                    <w:rFonts w:ascii="微软雅黑" w:eastAsia="微软雅黑" w:hAnsi="微软雅黑" w:hint="eastAsia"/>
                    <w:sz w:val="22"/>
                    <w:szCs w:val="22"/>
                  </w:rPr>
                </w:rPrChange>
              </w:rPr>
              <w:delText>音乐随动，提取音乐的频率和响度发给氛围灯模块；不播放，发送信号值为</w:delText>
            </w:r>
            <w:r w:rsidRPr="00B20A20" w:rsidDel="005A2CE5">
              <w:rPr>
                <w:rFonts w:ascii="等线" w:eastAsia="等线" w:hAnsi="等线"/>
                <w:sz w:val="21"/>
                <w:szCs w:val="21"/>
                <w:lang w:eastAsia="en-US"/>
                <w:rPrChange w:id="6406" w:author="作者" w:date="2020-09-25T14:24:00Z">
                  <w:rPr>
                    <w:rFonts w:ascii="Calibri" w:hAnsi="Calibri" w:cs="Calibri"/>
                    <w:sz w:val="22"/>
                    <w:szCs w:val="22"/>
                  </w:rPr>
                </w:rPrChange>
              </w:rPr>
              <w:delText>0x00;</w:delText>
            </w:r>
            <w:bookmarkStart w:id="6407" w:name="_Toc51939944"/>
            <w:bookmarkStart w:id="6408" w:name="_Toc51940787"/>
            <w:bookmarkEnd w:id="6407"/>
            <w:bookmarkEnd w:id="6408"/>
          </w:del>
        </w:ins>
      </w:moveFrom>
    </w:p>
    <w:p w14:paraId="08A5B556" w14:textId="0AA2C530" w:rsidR="006039B9" w:rsidRPr="00B20A20" w:rsidDel="005A2CE5" w:rsidRDefault="006039B9" w:rsidP="006039B9">
      <w:pPr>
        <w:rPr>
          <w:ins w:id="6409" w:author="作者" w:date="2020-09-14T16:13:00Z"/>
          <w:del w:id="6410" w:author="作者" w:date="2020-09-25T14:30:00Z"/>
          <w:moveFrom w:id="6411" w:author="作者" w:date="2020-09-14T16:14:00Z"/>
          <w:rFonts w:ascii="等线" w:eastAsia="等线" w:hAnsi="等线"/>
          <w:sz w:val="21"/>
          <w:szCs w:val="21"/>
          <w:lang w:eastAsia="en-US"/>
          <w:rPrChange w:id="6412" w:author="作者" w:date="2020-09-25T14:24:00Z">
            <w:rPr>
              <w:ins w:id="6413" w:author="作者" w:date="2020-09-14T16:13:00Z"/>
              <w:del w:id="6414" w:author="作者" w:date="2020-09-25T14:30:00Z"/>
              <w:moveFrom w:id="6415" w:author="作者" w:date="2020-09-14T16:14:00Z"/>
              <w:rFonts w:ascii="Calibri" w:hAnsi="Calibri" w:cs="Calibri"/>
              <w:sz w:val="22"/>
              <w:szCs w:val="22"/>
            </w:rPr>
          </w:rPrChange>
        </w:rPr>
      </w:pPr>
      <w:moveFrom w:id="6416" w:author="作者" w:date="2020-09-14T16:14:00Z">
        <w:ins w:id="6417" w:author="作者" w:date="2020-09-14T16:13:00Z">
          <w:del w:id="6418" w:author="作者" w:date="2020-09-25T14:30:00Z">
            <w:r w:rsidRPr="00B20A20" w:rsidDel="005A2CE5">
              <w:rPr>
                <w:rFonts w:ascii="等线" w:eastAsia="等线" w:hAnsi="等线"/>
                <w:sz w:val="21"/>
                <w:szCs w:val="21"/>
                <w:lang w:eastAsia="en-US"/>
                <w:rPrChange w:id="6419" w:author="作者" w:date="2020-09-25T14:24:00Z">
                  <w:rPr>
                    <w:rFonts w:ascii="Calibri" w:hAnsi="Calibri" w:cs="Calibri"/>
                    <w:sz w:val="22"/>
                    <w:szCs w:val="22"/>
                  </w:rPr>
                </w:rPrChange>
              </w:rPr>
              <w:delText xml:space="preserve">           </w:delText>
            </w:r>
            <w:r w:rsidRPr="00B20A20" w:rsidDel="005A2CE5">
              <w:rPr>
                <w:rFonts w:ascii="等线" w:eastAsia="等线" w:hAnsi="等线"/>
                <w:sz w:val="21"/>
                <w:szCs w:val="21"/>
                <w:lang w:eastAsia="en-US"/>
                <w:rPrChange w:id="6420" w:author="作者" w:date="2020-09-25T14:24:00Z">
                  <w:rPr>
                    <w:rFonts w:ascii="微软雅黑" w:eastAsia="微软雅黑" w:hAnsi="微软雅黑"/>
                    <w:sz w:val="22"/>
                    <w:szCs w:val="22"/>
                  </w:rPr>
                </w:rPrChange>
              </w:rPr>
              <w:delText xml:space="preserve">Ambl_Music_Set </w:delText>
            </w:r>
            <w:r w:rsidRPr="00B20A20" w:rsidDel="005A2CE5">
              <w:rPr>
                <w:rFonts w:ascii="等线" w:eastAsia="等线" w:hAnsi="等线" w:hint="eastAsia"/>
                <w:sz w:val="21"/>
                <w:szCs w:val="21"/>
                <w:lang w:eastAsia="en-US"/>
                <w:rPrChange w:id="6421" w:author="作者" w:date="2020-09-25T14:24:00Z">
                  <w:rPr>
                    <w:rFonts w:ascii="微软雅黑" w:eastAsia="微软雅黑" w:hAnsi="微软雅黑" w:hint="eastAsia"/>
                    <w:sz w:val="22"/>
                    <w:szCs w:val="22"/>
                  </w:rPr>
                </w:rPrChange>
              </w:rPr>
              <w:delText>开</w:delText>
            </w:r>
            <w:r w:rsidRPr="00B20A20" w:rsidDel="005A2CE5">
              <w:rPr>
                <w:rFonts w:ascii="等线" w:eastAsia="等线" w:hAnsi="等线"/>
                <w:sz w:val="21"/>
                <w:szCs w:val="21"/>
                <w:lang w:eastAsia="en-US"/>
                <w:rPrChange w:id="6422" w:author="作者" w:date="2020-09-25T14:24:00Z">
                  <w:rPr>
                    <w:rFonts w:ascii="微软雅黑" w:eastAsia="微软雅黑" w:hAnsi="微软雅黑"/>
                    <w:sz w:val="22"/>
                    <w:szCs w:val="22"/>
                  </w:rPr>
                </w:rPrChange>
              </w:rPr>
              <w:delText>/关设置；</w:delText>
            </w:r>
            <w:bookmarkStart w:id="6423" w:name="_Toc51939945"/>
            <w:bookmarkStart w:id="6424" w:name="_Toc51940788"/>
            <w:bookmarkEnd w:id="6423"/>
            <w:bookmarkEnd w:id="6424"/>
          </w:del>
        </w:ins>
      </w:moveFrom>
    </w:p>
    <w:moveFromRangeEnd w:id="6401"/>
    <w:p w14:paraId="582A4715" w14:textId="4049475D" w:rsidR="006039B9" w:rsidRPr="00B20A20" w:rsidDel="005A2CE5" w:rsidRDefault="006039B9" w:rsidP="006039B9">
      <w:pPr>
        <w:rPr>
          <w:ins w:id="6425" w:author="作者" w:date="2020-09-14T16:13:00Z"/>
          <w:del w:id="6426" w:author="作者" w:date="2020-09-25T14:30:00Z"/>
          <w:rFonts w:ascii="等线" w:eastAsia="等线" w:hAnsi="等线"/>
          <w:sz w:val="21"/>
          <w:szCs w:val="21"/>
          <w:lang w:eastAsia="en-US"/>
          <w:rPrChange w:id="6427" w:author="作者" w:date="2020-09-25T14:24:00Z">
            <w:rPr>
              <w:ins w:id="6428" w:author="作者" w:date="2020-09-14T16:13:00Z"/>
              <w:del w:id="6429" w:author="作者" w:date="2020-09-25T14:30:00Z"/>
              <w:rFonts w:ascii="微软雅黑" w:eastAsia="微软雅黑" w:hAnsi="微软雅黑" w:cs="宋体"/>
              <w:sz w:val="22"/>
              <w:szCs w:val="22"/>
            </w:rPr>
          </w:rPrChange>
        </w:rPr>
      </w:pPr>
      <w:ins w:id="6430" w:author="作者" w:date="2020-09-14T16:13:00Z">
        <w:del w:id="6431" w:author="作者" w:date="2020-09-25T14:30:00Z">
          <w:r w:rsidRPr="00B20A20" w:rsidDel="005A2CE5">
            <w:rPr>
              <w:rFonts w:ascii="等线" w:eastAsia="等线" w:hAnsi="等线" w:hint="eastAsia"/>
              <w:sz w:val="21"/>
              <w:szCs w:val="21"/>
              <w:lang w:eastAsia="en-US"/>
              <w:rPrChange w:id="6432" w:author="作者" w:date="2020-09-25T14:24:00Z">
                <w:rPr>
                  <w:rFonts w:ascii="微软雅黑" w:eastAsia="微软雅黑" w:hAnsi="微软雅黑" w:hint="eastAsia"/>
                  <w:sz w:val="22"/>
                  <w:szCs w:val="22"/>
                </w:rPr>
              </w:rPrChange>
            </w:rPr>
            <w:delText> </w:delText>
          </w:r>
          <w:bookmarkStart w:id="6433" w:name="_Toc51939946"/>
          <w:bookmarkStart w:id="6434" w:name="_Toc51940789"/>
          <w:bookmarkEnd w:id="6433"/>
          <w:bookmarkEnd w:id="6434"/>
        </w:del>
      </w:ins>
    </w:p>
    <w:p w14:paraId="68F5DC39" w14:textId="32326C72" w:rsidR="006039B9" w:rsidRPr="00B20A20" w:rsidDel="005A2CE5" w:rsidRDefault="006039B9" w:rsidP="006039B9">
      <w:pPr>
        <w:rPr>
          <w:ins w:id="6435" w:author="作者" w:date="2020-09-14T16:13:00Z"/>
          <w:del w:id="6436" w:author="作者" w:date="2020-09-25T14:30:00Z"/>
          <w:rFonts w:ascii="等线" w:eastAsia="等线" w:hAnsi="等线"/>
          <w:sz w:val="21"/>
          <w:szCs w:val="21"/>
          <w:lang w:eastAsia="en-US"/>
          <w:rPrChange w:id="6437" w:author="作者" w:date="2020-09-25T14:24:00Z">
            <w:rPr>
              <w:ins w:id="6438" w:author="作者" w:date="2020-09-14T16:13:00Z"/>
              <w:del w:id="6439" w:author="作者" w:date="2020-09-25T14:30:00Z"/>
              <w:rFonts w:ascii="Calibri" w:eastAsia="等线" w:hAnsi="Calibri" w:cs="Calibri"/>
              <w:sz w:val="22"/>
              <w:szCs w:val="22"/>
            </w:rPr>
          </w:rPrChange>
        </w:rPr>
      </w:pPr>
      <w:ins w:id="6440" w:author="作者" w:date="2020-09-14T16:13:00Z">
        <w:del w:id="6441" w:author="作者" w:date="2020-09-25T14:30:00Z">
          <w:r w:rsidRPr="00B20A20" w:rsidDel="005A2CE5">
            <w:rPr>
              <w:rFonts w:ascii="等线" w:eastAsia="等线" w:hAnsi="等线"/>
              <w:sz w:val="21"/>
              <w:szCs w:val="21"/>
              <w:lang w:eastAsia="en-US"/>
              <w:rPrChange w:id="6442" w:author="作者" w:date="2020-09-25T14:24:00Z">
                <w:rPr>
                  <w:rFonts w:ascii="Calibri" w:hAnsi="Calibri" w:cs="Calibri"/>
                  <w:sz w:val="22"/>
                  <w:szCs w:val="22"/>
                </w:rPr>
              </w:rPrChange>
            </w:rPr>
            <w:delText xml:space="preserve">   6.    </w:delText>
          </w:r>
          <w:r w:rsidRPr="00B20A20" w:rsidDel="005A2CE5">
            <w:rPr>
              <w:rFonts w:ascii="等线" w:eastAsia="等线" w:hAnsi="等线" w:hint="eastAsia"/>
              <w:sz w:val="21"/>
              <w:szCs w:val="21"/>
              <w:lang w:eastAsia="en-US"/>
              <w:rPrChange w:id="6443" w:author="作者" w:date="2020-09-25T14:24:00Z">
                <w:rPr>
                  <w:rFonts w:ascii="微软雅黑" w:eastAsia="微软雅黑" w:hAnsi="微软雅黑" w:hint="eastAsia"/>
                  <w:sz w:val="22"/>
                  <w:szCs w:val="22"/>
                </w:rPr>
              </w:rPrChange>
            </w:rPr>
            <w:delText>静态模式中的</w:delText>
          </w:r>
          <w:r w:rsidRPr="00B20A20" w:rsidDel="005A2CE5">
            <w:rPr>
              <w:rFonts w:ascii="等线" w:eastAsia="等线" w:hAnsi="等线"/>
              <w:sz w:val="21"/>
              <w:szCs w:val="21"/>
              <w:lang w:eastAsia="en-US"/>
              <w:rPrChange w:id="6444" w:author="作者" w:date="2020-09-25T14:24:00Z">
                <w:rPr>
                  <w:rFonts w:ascii="Calibri" w:hAnsi="Calibri" w:cs="Calibri"/>
                  <w:sz w:val="22"/>
                  <w:szCs w:val="22"/>
                </w:rPr>
              </w:rPrChange>
            </w:rPr>
            <w:delText>---</w:delText>
          </w:r>
          <w:r w:rsidRPr="00B20A20" w:rsidDel="005A2CE5">
            <w:rPr>
              <w:rFonts w:ascii="等线" w:eastAsia="等线" w:hAnsi="等线" w:hint="eastAsia"/>
              <w:sz w:val="21"/>
              <w:szCs w:val="21"/>
              <w:lang w:eastAsia="en-US"/>
              <w:rPrChange w:id="6445" w:author="作者" w:date="2020-09-25T14:24:00Z">
                <w:rPr>
                  <w:rFonts w:ascii="微软雅黑" w:eastAsia="微软雅黑" w:hAnsi="微软雅黑" w:hint="eastAsia"/>
                  <w:sz w:val="22"/>
                  <w:szCs w:val="22"/>
                </w:rPr>
              </w:rPrChange>
            </w:rPr>
            <w:delText>颜色环设置，属于静态颜色设置，对应</w:delText>
          </w:r>
          <w:r w:rsidRPr="00B20A20" w:rsidDel="005A2CE5">
            <w:rPr>
              <w:rFonts w:ascii="等线" w:eastAsia="等线" w:hAnsi="等线"/>
              <w:sz w:val="21"/>
              <w:szCs w:val="21"/>
              <w:lang w:eastAsia="en-US"/>
              <w:rPrChange w:id="6446" w:author="作者" w:date="2020-09-25T14:24:00Z">
                <w:rPr>
                  <w:rFonts w:ascii="Calibri" w:hAnsi="Calibri" w:cs="Calibri"/>
                  <w:sz w:val="22"/>
                  <w:szCs w:val="22"/>
                </w:rPr>
              </w:rPrChange>
            </w:rPr>
            <w:delText>Ambl_Staic_ColorValue_Set</w:delText>
          </w:r>
          <w:r w:rsidRPr="00B20A20" w:rsidDel="005A2CE5">
            <w:rPr>
              <w:rFonts w:ascii="等线" w:eastAsia="等线" w:hAnsi="等线" w:hint="eastAsia"/>
              <w:sz w:val="21"/>
              <w:szCs w:val="21"/>
              <w:lang w:eastAsia="en-US"/>
              <w:rPrChange w:id="6447" w:author="作者" w:date="2020-09-25T14:24:00Z">
                <w:rPr>
                  <w:rFonts w:ascii="微软雅黑" w:eastAsia="微软雅黑" w:hAnsi="微软雅黑" w:hint="eastAsia"/>
                  <w:sz w:val="22"/>
                  <w:szCs w:val="22"/>
                </w:rPr>
              </w:rPrChange>
            </w:rPr>
            <w:delText>；</w:delText>
          </w:r>
          <w:bookmarkStart w:id="6448" w:name="_Toc51939947"/>
          <w:bookmarkStart w:id="6449" w:name="_Toc51940790"/>
          <w:bookmarkEnd w:id="6448"/>
          <w:bookmarkEnd w:id="6449"/>
        </w:del>
      </w:ins>
    </w:p>
    <w:p w14:paraId="3B0E709E" w14:textId="1E6FA687" w:rsidR="006039B9" w:rsidRPr="00B20A20" w:rsidDel="005A2CE5" w:rsidRDefault="006039B9" w:rsidP="006039B9">
      <w:pPr>
        <w:rPr>
          <w:ins w:id="6450" w:author="作者" w:date="2020-09-14T16:13:00Z"/>
          <w:del w:id="6451" w:author="作者" w:date="2020-09-25T14:30:00Z"/>
          <w:rFonts w:ascii="等线" w:eastAsia="等线" w:hAnsi="等线"/>
          <w:sz w:val="21"/>
          <w:szCs w:val="21"/>
          <w:lang w:eastAsia="en-US"/>
          <w:rPrChange w:id="6452" w:author="作者" w:date="2020-09-25T14:24:00Z">
            <w:rPr>
              <w:ins w:id="6453" w:author="作者" w:date="2020-09-14T16:13:00Z"/>
              <w:del w:id="6454" w:author="作者" w:date="2020-09-25T14:30:00Z"/>
              <w:rFonts w:ascii="微软雅黑" w:eastAsia="微软雅黑" w:hAnsi="微软雅黑" w:cs="宋体"/>
              <w:sz w:val="22"/>
              <w:szCs w:val="22"/>
            </w:rPr>
          </w:rPrChange>
        </w:rPr>
      </w:pPr>
      <w:ins w:id="6455" w:author="作者" w:date="2020-09-14T16:13:00Z">
        <w:del w:id="6456" w:author="作者" w:date="2020-09-25T14:30:00Z">
          <w:r w:rsidRPr="00B20A20" w:rsidDel="005A2CE5">
            <w:rPr>
              <w:rFonts w:ascii="等线" w:eastAsia="等线" w:hAnsi="等线" w:hint="eastAsia"/>
              <w:sz w:val="21"/>
              <w:szCs w:val="21"/>
              <w:lang w:eastAsia="en-US"/>
              <w:rPrChange w:id="6457" w:author="作者" w:date="2020-09-25T14:24:00Z">
                <w:rPr>
                  <w:rFonts w:ascii="微软雅黑" w:eastAsia="微软雅黑" w:hAnsi="微软雅黑" w:hint="eastAsia"/>
                  <w:sz w:val="22"/>
                  <w:szCs w:val="22"/>
                </w:rPr>
              </w:rPrChange>
            </w:rPr>
            <w:delText> </w:delText>
          </w:r>
          <w:bookmarkStart w:id="6458" w:name="_Toc51939948"/>
          <w:bookmarkStart w:id="6459" w:name="_Toc51940791"/>
          <w:bookmarkEnd w:id="6458"/>
          <w:bookmarkEnd w:id="6459"/>
        </w:del>
      </w:ins>
    </w:p>
    <w:p w14:paraId="3403252E" w14:textId="1A3C5020" w:rsidR="006039B9" w:rsidRPr="00B20A20" w:rsidDel="005A2CE5" w:rsidRDefault="006039B9" w:rsidP="006039B9">
      <w:pPr>
        <w:rPr>
          <w:ins w:id="6460" w:author="作者" w:date="2020-09-14T16:13:00Z"/>
          <w:del w:id="6461" w:author="作者" w:date="2020-09-25T14:30:00Z"/>
          <w:moveFrom w:id="6462" w:author="作者" w:date="2020-09-14T16:14:00Z"/>
          <w:rFonts w:ascii="等线" w:eastAsia="等线" w:hAnsi="等线"/>
          <w:sz w:val="21"/>
          <w:szCs w:val="21"/>
          <w:lang w:eastAsia="en-US"/>
          <w:rPrChange w:id="6463" w:author="作者" w:date="2020-09-25T14:24:00Z">
            <w:rPr>
              <w:ins w:id="6464" w:author="作者" w:date="2020-09-14T16:13:00Z"/>
              <w:del w:id="6465" w:author="作者" w:date="2020-09-25T14:30:00Z"/>
              <w:moveFrom w:id="6466" w:author="作者" w:date="2020-09-14T16:14:00Z"/>
              <w:rFonts w:ascii="Calibri" w:eastAsia="等线" w:hAnsi="Calibri" w:cs="Calibri"/>
              <w:sz w:val="22"/>
              <w:szCs w:val="22"/>
            </w:rPr>
          </w:rPrChange>
        </w:rPr>
      </w:pPr>
      <w:moveFromRangeStart w:id="6467" w:author="作者" w:date="2020-09-14T16:14:00Z" w:name="move50992490"/>
      <w:moveFrom w:id="6468" w:author="作者" w:date="2020-09-14T16:14:00Z">
        <w:ins w:id="6469" w:author="作者" w:date="2020-09-14T16:13:00Z">
          <w:del w:id="6470" w:author="作者" w:date="2020-09-25T14:30:00Z">
            <w:r w:rsidRPr="00B20A20" w:rsidDel="005A2CE5">
              <w:rPr>
                <w:rFonts w:ascii="等线" w:eastAsia="等线" w:hAnsi="等线"/>
                <w:sz w:val="21"/>
                <w:szCs w:val="21"/>
                <w:lang w:eastAsia="en-US"/>
                <w:rPrChange w:id="6471" w:author="作者" w:date="2020-09-25T14:24:00Z">
                  <w:rPr>
                    <w:rFonts w:ascii="Calibri" w:hAnsi="Calibri" w:cs="Calibri"/>
                    <w:sz w:val="22"/>
                    <w:szCs w:val="22"/>
                  </w:rPr>
                </w:rPrChange>
              </w:rPr>
              <w:delText xml:space="preserve">   7.    </w:delText>
            </w:r>
            <w:r w:rsidRPr="00B20A20" w:rsidDel="005A2CE5">
              <w:rPr>
                <w:rFonts w:ascii="等线" w:eastAsia="等线" w:hAnsi="等线" w:hint="eastAsia"/>
                <w:sz w:val="21"/>
                <w:szCs w:val="21"/>
                <w:lang w:eastAsia="en-US"/>
                <w:rPrChange w:id="6472" w:author="作者" w:date="2020-09-25T14:24:00Z">
                  <w:rPr>
                    <w:rFonts w:ascii="微软雅黑" w:eastAsia="微软雅黑" w:hAnsi="微软雅黑" w:hint="eastAsia"/>
                    <w:sz w:val="22"/>
                    <w:szCs w:val="22"/>
                  </w:rPr>
                </w:rPrChange>
              </w:rPr>
              <w:delText>用户自定义模式对应</w:delText>
            </w:r>
            <w:r w:rsidRPr="00B20A20" w:rsidDel="005A2CE5">
              <w:rPr>
                <w:rFonts w:ascii="等线" w:eastAsia="等线" w:hAnsi="等线"/>
                <w:sz w:val="21"/>
                <w:szCs w:val="21"/>
                <w:lang w:eastAsia="en-US"/>
                <w:rPrChange w:id="6473" w:author="作者" w:date="2020-09-25T14:24:00Z">
                  <w:rPr>
                    <w:rFonts w:ascii="微软雅黑" w:eastAsia="微软雅黑" w:hAnsi="微软雅黑"/>
                    <w:sz w:val="22"/>
                    <w:szCs w:val="22"/>
                  </w:rPr>
                </w:rPrChange>
              </w:rPr>
              <w:delText>APIM_AmbL_Customise_Set(0x16)报文；</w:delText>
            </w:r>
            <w:bookmarkStart w:id="6474" w:name="_Toc51939949"/>
            <w:bookmarkStart w:id="6475" w:name="_Toc51940792"/>
            <w:bookmarkEnd w:id="6474"/>
            <w:bookmarkEnd w:id="6475"/>
          </w:del>
        </w:ins>
      </w:moveFrom>
    </w:p>
    <w:moveFromRangeEnd w:id="6467"/>
    <w:p w14:paraId="77B62FFF" w14:textId="3255E5C8" w:rsidR="006039B9" w:rsidRPr="00B20A20" w:rsidDel="005A2CE5" w:rsidRDefault="006039B9" w:rsidP="006039B9">
      <w:pPr>
        <w:rPr>
          <w:ins w:id="6476" w:author="作者" w:date="2020-09-14T16:13:00Z"/>
          <w:del w:id="6477" w:author="作者" w:date="2020-09-25T14:30:00Z"/>
          <w:rFonts w:ascii="等线" w:eastAsia="等线" w:hAnsi="等线"/>
          <w:sz w:val="21"/>
          <w:szCs w:val="21"/>
          <w:lang w:eastAsia="en-US"/>
          <w:rPrChange w:id="6478" w:author="作者" w:date="2020-09-25T14:24:00Z">
            <w:rPr>
              <w:ins w:id="6479" w:author="作者" w:date="2020-09-14T16:13:00Z"/>
              <w:del w:id="6480" w:author="作者" w:date="2020-09-25T14:30:00Z"/>
              <w:rFonts w:ascii="微软雅黑" w:eastAsia="微软雅黑" w:hAnsi="微软雅黑" w:cs="宋体"/>
              <w:sz w:val="22"/>
              <w:szCs w:val="22"/>
            </w:rPr>
          </w:rPrChange>
        </w:rPr>
      </w:pPr>
      <w:ins w:id="6481" w:author="作者" w:date="2020-09-14T16:13:00Z">
        <w:del w:id="6482" w:author="作者" w:date="2020-09-25T14:30:00Z">
          <w:r w:rsidRPr="00B20A20" w:rsidDel="005A2CE5">
            <w:rPr>
              <w:rFonts w:ascii="等线" w:eastAsia="等线" w:hAnsi="等线" w:hint="eastAsia"/>
              <w:sz w:val="21"/>
              <w:szCs w:val="21"/>
              <w:lang w:eastAsia="en-US"/>
              <w:rPrChange w:id="6483" w:author="作者" w:date="2020-09-25T14:24:00Z">
                <w:rPr>
                  <w:rFonts w:ascii="微软雅黑" w:eastAsia="微软雅黑" w:hAnsi="微软雅黑" w:hint="eastAsia"/>
                  <w:sz w:val="22"/>
                  <w:szCs w:val="22"/>
                </w:rPr>
              </w:rPrChange>
            </w:rPr>
            <w:delText> </w:delText>
          </w:r>
          <w:bookmarkStart w:id="6484" w:name="_Toc51939950"/>
          <w:bookmarkStart w:id="6485" w:name="_Toc51940793"/>
          <w:bookmarkEnd w:id="6484"/>
          <w:bookmarkEnd w:id="6485"/>
        </w:del>
      </w:ins>
    </w:p>
    <w:p w14:paraId="235C451F" w14:textId="3577C623" w:rsidR="006039B9" w:rsidRPr="00B20A20" w:rsidDel="005A2CE5" w:rsidRDefault="006039B9" w:rsidP="006039B9">
      <w:pPr>
        <w:rPr>
          <w:ins w:id="6486" w:author="作者" w:date="2020-09-14T16:13:00Z"/>
          <w:del w:id="6487" w:author="作者" w:date="2020-09-25T14:30:00Z"/>
          <w:rFonts w:ascii="等线" w:eastAsia="等线" w:hAnsi="等线"/>
          <w:sz w:val="21"/>
          <w:szCs w:val="21"/>
          <w:lang w:eastAsia="en-US"/>
          <w:rPrChange w:id="6488" w:author="作者" w:date="2020-09-25T14:24:00Z">
            <w:rPr>
              <w:ins w:id="6489" w:author="作者" w:date="2020-09-14T16:13:00Z"/>
              <w:del w:id="6490" w:author="作者" w:date="2020-09-25T14:30:00Z"/>
              <w:rFonts w:ascii="Calibri" w:eastAsia="等线" w:hAnsi="Calibri" w:cs="Calibri"/>
              <w:sz w:val="22"/>
              <w:szCs w:val="22"/>
            </w:rPr>
          </w:rPrChange>
        </w:rPr>
      </w:pPr>
      <w:ins w:id="6491" w:author="作者" w:date="2020-09-14T16:13:00Z">
        <w:del w:id="6492" w:author="作者" w:date="2020-09-25T14:30:00Z">
          <w:r w:rsidRPr="00B20A20" w:rsidDel="005A2CE5">
            <w:rPr>
              <w:rFonts w:ascii="等线" w:eastAsia="等线" w:hAnsi="等线"/>
              <w:sz w:val="21"/>
              <w:szCs w:val="21"/>
              <w:lang w:eastAsia="en-US"/>
              <w:rPrChange w:id="6493" w:author="作者" w:date="2020-09-25T14:24:00Z">
                <w:rPr>
                  <w:rFonts w:ascii="Calibri" w:hAnsi="Calibri" w:cs="Calibri"/>
                  <w:sz w:val="22"/>
                  <w:szCs w:val="22"/>
                </w:rPr>
              </w:rPrChange>
            </w:rPr>
            <w:delText xml:space="preserve">   8.   </w:delText>
          </w:r>
          <w:r w:rsidRPr="00B20A20" w:rsidDel="005A2CE5">
            <w:rPr>
              <w:rFonts w:ascii="等线" w:eastAsia="等线" w:hAnsi="等线" w:hint="eastAsia"/>
              <w:sz w:val="21"/>
              <w:szCs w:val="21"/>
              <w:lang w:eastAsia="en-US"/>
              <w:rPrChange w:id="6494" w:author="作者" w:date="2020-09-25T14:24:00Z">
                <w:rPr>
                  <w:rFonts w:ascii="微软雅黑" w:eastAsia="微软雅黑" w:hAnsi="微软雅黑" w:hint="eastAsia"/>
                  <w:sz w:val="22"/>
                  <w:szCs w:val="22"/>
                </w:rPr>
              </w:rPrChange>
            </w:rPr>
            <w:delText>如果设置值存在</w:delText>
          </w:r>
          <w:r w:rsidRPr="00B20A20" w:rsidDel="005A2CE5">
            <w:rPr>
              <w:rFonts w:ascii="等线" w:eastAsia="等线" w:hAnsi="等线"/>
              <w:sz w:val="21"/>
              <w:szCs w:val="21"/>
              <w:lang w:eastAsia="en-US"/>
              <w:rPrChange w:id="6495" w:author="作者" w:date="2020-09-25T14:24:00Z">
                <w:rPr>
                  <w:rFonts w:ascii="微软雅黑" w:eastAsia="微软雅黑" w:hAnsi="微软雅黑"/>
                  <w:sz w:val="22"/>
                  <w:szCs w:val="22"/>
                </w:rPr>
              </w:rPrChange>
            </w:rPr>
            <w:delText>SOC上，IVI第一发送有效的报文信息需要4到5秒；</w:delText>
          </w:r>
          <w:bookmarkStart w:id="6496" w:name="_Toc51939951"/>
          <w:bookmarkStart w:id="6497" w:name="_Toc51940794"/>
          <w:bookmarkEnd w:id="6496"/>
          <w:bookmarkEnd w:id="6497"/>
        </w:del>
      </w:ins>
    </w:p>
    <w:p w14:paraId="25D476ED" w14:textId="3FE54522" w:rsidR="006039B9" w:rsidDel="005A2CE5" w:rsidRDefault="006039B9" w:rsidP="009E5214">
      <w:pPr>
        <w:rPr>
          <w:ins w:id="6498" w:author="作者" w:date="2020-09-14T16:13:00Z"/>
          <w:del w:id="6499" w:author="作者" w:date="2020-09-25T14:30:00Z"/>
          <w:rFonts w:ascii="微软雅黑" w:eastAsia="微软雅黑" w:hAnsi="微软雅黑" w:cs="宋体"/>
          <w:sz w:val="22"/>
          <w:szCs w:val="22"/>
        </w:rPr>
      </w:pPr>
      <w:ins w:id="6500" w:author="作者" w:date="2020-09-14T16:13:00Z">
        <w:del w:id="6501" w:author="作者" w:date="2020-09-25T14:30:00Z">
          <w:r w:rsidDel="005A2CE5">
            <w:rPr>
              <w:rFonts w:ascii="微软雅黑" w:eastAsia="微软雅黑" w:hAnsi="微软雅黑" w:hint="eastAsia"/>
              <w:sz w:val="22"/>
              <w:szCs w:val="22"/>
            </w:rPr>
            <w:delText> </w:delText>
          </w:r>
          <w:bookmarkStart w:id="6502" w:name="_Toc51939952"/>
          <w:bookmarkStart w:id="6503" w:name="_Toc51940795"/>
          <w:bookmarkEnd w:id="6502"/>
          <w:bookmarkEnd w:id="6503"/>
        </w:del>
      </w:ins>
    </w:p>
    <w:p w14:paraId="5890E09B" w14:textId="0EDF5632" w:rsidR="008F1350" w:rsidDel="005A2CE5" w:rsidRDefault="006039B9">
      <w:pPr>
        <w:pStyle w:val="a1"/>
        <w:rPr>
          <w:ins w:id="6504" w:author="作者" w:date="2020-09-16T17:12:00Z"/>
          <w:del w:id="6505" w:author="作者" w:date="2020-09-25T14:30:00Z"/>
          <w:rFonts w:ascii="微软雅黑" w:eastAsia="微软雅黑" w:hAnsi="微软雅黑"/>
          <w:sz w:val="22"/>
          <w:szCs w:val="22"/>
          <w:lang w:eastAsia="zh-CN"/>
        </w:rPr>
        <w:pPrChange w:id="6506" w:author="作者" w:date="2020-09-25T14:12:00Z">
          <w:pPr>
            <w:pStyle w:val="a1"/>
            <w:ind w:firstLineChars="200" w:firstLine="440"/>
          </w:pPr>
        </w:pPrChange>
      </w:pPr>
      <w:ins w:id="6507" w:author="作者" w:date="2020-09-14T16:13:00Z">
        <w:del w:id="6508" w:author="作者" w:date="2020-09-25T14:30:00Z">
          <w:r w:rsidDel="005A2CE5">
            <w:rPr>
              <w:rFonts w:ascii="Calibri" w:hAnsi="Calibri" w:cs="Calibri"/>
              <w:sz w:val="22"/>
              <w:szCs w:val="22"/>
              <w:lang w:eastAsia="zh-CN"/>
            </w:rPr>
            <w:delText xml:space="preserve">   9.  </w:delText>
          </w:r>
          <w:r w:rsidDel="005A2CE5">
            <w:rPr>
              <w:rFonts w:ascii="微软雅黑" w:eastAsia="微软雅黑" w:hAnsi="微软雅黑" w:hint="eastAsia"/>
              <w:sz w:val="22"/>
              <w:szCs w:val="22"/>
              <w:lang w:eastAsia="zh-CN"/>
            </w:rPr>
            <w:delText>氛围灯供应商提供歌曲，DESAY提供一首歌曲的频率和响度表格</w:delText>
          </w:r>
          <w:r w:rsidDel="005A2CE5">
            <w:rPr>
              <w:rFonts w:ascii="Calibri" w:hAnsi="Calibri" w:cs="Calibri"/>
              <w:sz w:val="22"/>
              <w:szCs w:val="22"/>
              <w:lang w:eastAsia="zh-CN"/>
            </w:rPr>
            <w:delText xml:space="preserve"> </w:delText>
          </w:r>
          <w:r w:rsidDel="005A2CE5">
            <w:rPr>
              <w:rFonts w:ascii="微软雅黑" w:eastAsia="微软雅黑" w:hAnsi="微软雅黑" w:hint="eastAsia"/>
              <w:sz w:val="22"/>
              <w:szCs w:val="22"/>
              <w:lang w:eastAsia="zh-CN"/>
            </w:rPr>
            <w:delText>；</w:delText>
          </w:r>
        </w:del>
      </w:ins>
      <w:bookmarkStart w:id="6509" w:name="_Toc51939953"/>
      <w:bookmarkStart w:id="6510" w:name="_Toc51940796"/>
      <w:bookmarkEnd w:id="6509"/>
      <w:bookmarkEnd w:id="6510"/>
    </w:p>
    <w:p w14:paraId="20E09D05" w14:textId="28FA74A9" w:rsidR="0068088B" w:rsidDel="005A2CE5" w:rsidRDefault="0068088B">
      <w:pPr>
        <w:rPr>
          <w:ins w:id="6511" w:author="作者" w:date="2020-09-16T17:12:00Z"/>
          <w:del w:id="6512" w:author="作者" w:date="2020-09-25T14:30:00Z"/>
        </w:rPr>
        <w:pPrChange w:id="6513" w:author="作者" w:date="2020-09-25T14:12:00Z">
          <w:pPr>
            <w:pStyle w:val="a1"/>
            <w:ind w:firstLineChars="200" w:firstLine="400"/>
          </w:pPr>
        </w:pPrChange>
      </w:pPr>
      <w:bookmarkStart w:id="6514" w:name="_Toc51939954"/>
      <w:bookmarkStart w:id="6515" w:name="_Toc51940797"/>
      <w:bookmarkEnd w:id="6514"/>
      <w:bookmarkEnd w:id="6515"/>
    </w:p>
    <w:p w14:paraId="54081FED" w14:textId="3A4CCD50" w:rsidR="0068088B" w:rsidDel="005A2CE5" w:rsidRDefault="0068088B" w:rsidP="0068088B">
      <w:pPr>
        <w:pStyle w:val="a1"/>
        <w:rPr>
          <w:del w:id="6516" w:author="作者" w:date="2020-09-25T14:30:00Z"/>
          <w:moveTo w:id="6517" w:author="作者" w:date="2020-09-16T17:12:00Z"/>
          <w:rFonts w:eastAsia="微软雅黑"/>
        </w:rPr>
      </w:pPr>
      <w:moveToRangeStart w:id="6518" w:author="作者" w:date="2020-09-16T17:12:00Z" w:name="move51168738"/>
      <w:moveTo w:id="6519" w:author="作者" w:date="2020-09-16T17:12:00Z">
        <w:del w:id="6520" w:author="作者" w:date="2020-09-25T14:30:00Z">
          <w:r w:rsidDel="005A2CE5">
            <w:rPr>
              <w:rFonts w:eastAsia="微软雅黑"/>
              <w:lang w:eastAsia="zh-CN"/>
            </w:rPr>
            <w:delText>S</w:delText>
          </w:r>
          <w:r w:rsidDel="005A2CE5">
            <w:rPr>
              <w:rFonts w:eastAsia="微软雅黑" w:hint="eastAsia"/>
              <w:lang w:eastAsia="zh-CN"/>
            </w:rPr>
            <w:delText>unny</w:delText>
          </w:r>
          <w:r w:rsidDel="005A2CE5">
            <w:rPr>
              <w:rFonts w:eastAsia="微软雅黑" w:hint="eastAsia"/>
              <w:lang w:eastAsia="zh-CN"/>
            </w:rPr>
            <w:delText>：</w:delText>
          </w:r>
          <w:bookmarkStart w:id="6521" w:name="_Toc51939955"/>
          <w:bookmarkStart w:id="6522" w:name="_Toc51940798"/>
          <w:bookmarkEnd w:id="6521"/>
          <w:bookmarkEnd w:id="6522"/>
        </w:del>
      </w:moveTo>
    </w:p>
    <w:p w14:paraId="56BDA73B" w14:textId="49091A51" w:rsidR="0068088B" w:rsidDel="005A2CE5" w:rsidRDefault="0068088B" w:rsidP="0068088B">
      <w:pPr>
        <w:numPr>
          <w:ilvl w:val="0"/>
          <w:numId w:val="52"/>
        </w:numPr>
        <w:jc w:val="both"/>
        <w:rPr>
          <w:del w:id="6523" w:author="作者" w:date="2020-09-25T14:30:00Z"/>
          <w:moveTo w:id="6524" w:author="作者" w:date="2020-09-16T17:12:00Z"/>
          <w:rFonts w:ascii="Calibri" w:hAnsi="Calibri" w:cs="Calibri"/>
          <w:sz w:val="22"/>
          <w:szCs w:val="22"/>
        </w:rPr>
      </w:pPr>
      <w:moveTo w:id="6525" w:author="作者" w:date="2020-09-16T17:12:00Z">
        <w:del w:id="6526" w:author="作者" w:date="2020-09-25T14:30:00Z">
          <w:r w:rsidDel="005A2CE5">
            <w:rPr>
              <w:rFonts w:ascii="Calibri" w:hAnsi="Calibri" w:cs="Calibri"/>
              <w:sz w:val="22"/>
              <w:szCs w:val="22"/>
            </w:rPr>
            <w:delText>Static</w:delText>
          </w:r>
          <w:r w:rsidDel="005A2CE5">
            <w:rPr>
              <w:rFonts w:hint="eastAsia"/>
              <w:sz w:val="22"/>
              <w:szCs w:val="22"/>
            </w:rPr>
            <w:delText>颜色调节了亮度为</w:delText>
          </w:r>
          <w:r w:rsidDel="005A2CE5">
            <w:rPr>
              <w:rFonts w:ascii="Calibri" w:hAnsi="Calibri" w:cs="Calibri"/>
              <w:sz w:val="22"/>
              <w:szCs w:val="22"/>
            </w:rPr>
            <w:delText>80</w:delText>
          </w:r>
          <w:r w:rsidDel="005A2CE5">
            <w:rPr>
              <w:rFonts w:hint="eastAsia"/>
              <w:sz w:val="22"/>
              <w:szCs w:val="22"/>
            </w:rPr>
            <w:delText>，</w:delText>
          </w:r>
          <w:r w:rsidDel="005A2CE5">
            <w:rPr>
              <w:rFonts w:ascii="Calibri" w:hAnsi="Calibri" w:cs="Calibri"/>
              <w:sz w:val="22"/>
              <w:szCs w:val="22"/>
            </w:rPr>
            <w:delText xml:space="preserve"> </w:delText>
          </w:r>
          <w:r w:rsidDel="005A2CE5">
            <w:rPr>
              <w:rFonts w:hint="eastAsia"/>
              <w:sz w:val="22"/>
              <w:szCs w:val="22"/>
            </w:rPr>
            <w:delText>切到</w:delText>
          </w:r>
          <w:r w:rsidDel="005A2CE5">
            <w:rPr>
              <w:rFonts w:ascii="Calibri" w:hAnsi="Calibri" w:cs="Calibri"/>
              <w:sz w:val="22"/>
              <w:szCs w:val="22"/>
            </w:rPr>
            <w:delText xml:space="preserve">Customize, Customize1, </w:delText>
          </w:r>
          <w:r w:rsidDel="005A2CE5">
            <w:rPr>
              <w:rFonts w:hint="eastAsia"/>
              <w:sz w:val="22"/>
              <w:szCs w:val="22"/>
            </w:rPr>
            <w:delText>几个子亮度统一变为</w:delText>
          </w:r>
          <w:r w:rsidDel="005A2CE5">
            <w:rPr>
              <w:rFonts w:ascii="Calibri" w:hAnsi="Calibri" w:cs="Calibri"/>
              <w:sz w:val="22"/>
              <w:szCs w:val="22"/>
            </w:rPr>
            <w:delText>80</w:delText>
          </w:r>
          <w:r w:rsidDel="005A2CE5">
            <w:rPr>
              <w:rFonts w:hint="eastAsia"/>
              <w:sz w:val="22"/>
              <w:szCs w:val="22"/>
            </w:rPr>
            <w:delText>，</w:delText>
          </w:r>
          <w:r w:rsidDel="005A2CE5">
            <w:rPr>
              <w:rFonts w:ascii="Calibri" w:hAnsi="Calibri" w:cs="Calibri"/>
              <w:sz w:val="22"/>
              <w:szCs w:val="22"/>
            </w:rPr>
            <w:delText xml:space="preserve"> </w:delText>
          </w:r>
          <w:r w:rsidDel="005A2CE5">
            <w:rPr>
              <w:rFonts w:hint="eastAsia"/>
              <w:sz w:val="22"/>
              <w:szCs w:val="22"/>
            </w:rPr>
            <w:delText>分别调节子亮度为</w:delText>
          </w:r>
          <w:r w:rsidDel="005A2CE5">
            <w:rPr>
              <w:rFonts w:ascii="Calibri" w:hAnsi="Calibri" w:cs="Calibri"/>
              <w:sz w:val="22"/>
              <w:szCs w:val="22"/>
            </w:rPr>
            <w:delText>20</w:delText>
          </w:r>
          <w:r w:rsidDel="005A2CE5">
            <w:rPr>
              <w:rFonts w:hint="eastAsia"/>
              <w:sz w:val="22"/>
              <w:szCs w:val="22"/>
            </w:rPr>
            <w:delText>，</w:delText>
          </w:r>
          <w:r w:rsidDel="005A2CE5">
            <w:rPr>
              <w:rFonts w:ascii="Calibri" w:hAnsi="Calibri" w:cs="Calibri"/>
              <w:sz w:val="22"/>
              <w:szCs w:val="22"/>
            </w:rPr>
            <w:delText>30</w:delText>
          </w:r>
          <w:r w:rsidDel="005A2CE5">
            <w:rPr>
              <w:rFonts w:hint="eastAsia"/>
              <w:sz w:val="22"/>
              <w:szCs w:val="22"/>
            </w:rPr>
            <w:delText>，</w:delText>
          </w:r>
          <w:r w:rsidDel="005A2CE5">
            <w:rPr>
              <w:rFonts w:ascii="Calibri" w:hAnsi="Calibri" w:cs="Calibri"/>
              <w:sz w:val="22"/>
              <w:szCs w:val="22"/>
            </w:rPr>
            <w:delText>40</w:delText>
          </w:r>
          <w:r w:rsidDel="005A2CE5">
            <w:rPr>
              <w:rFonts w:hint="eastAsia"/>
              <w:sz w:val="22"/>
              <w:szCs w:val="22"/>
            </w:rPr>
            <w:delText>，子亮度保存为</w:delText>
          </w:r>
          <w:r w:rsidDel="005A2CE5">
            <w:rPr>
              <w:rFonts w:ascii="Calibri" w:hAnsi="Calibri" w:cs="Calibri"/>
              <w:sz w:val="22"/>
              <w:szCs w:val="22"/>
            </w:rPr>
            <w:delText>20</w:delText>
          </w:r>
          <w:r w:rsidDel="005A2CE5">
            <w:rPr>
              <w:rFonts w:hint="eastAsia"/>
              <w:sz w:val="22"/>
              <w:szCs w:val="22"/>
            </w:rPr>
            <w:delText>，</w:delText>
          </w:r>
          <w:r w:rsidDel="005A2CE5">
            <w:rPr>
              <w:rFonts w:ascii="Calibri" w:hAnsi="Calibri" w:cs="Calibri"/>
              <w:sz w:val="22"/>
              <w:szCs w:val="22"/>
            </w:rPr>
            <w:delText>30</w:delText>
          </w:r>
          <w:r w:rsidDel="005A2CE5">
            <w:rPr>
              <w:rFonts w:hint="eastAsia"/>
              <w:sz w:val="22"/>
              <w:szCs w:val="22"/>
            </w:rPr>
            <w:delText>，</w:delText>
          </w:r>
          <w:r w:rsidDel="005A2CE5">
            <w:rPr>
              <w:rFonts w:ascii="Calibri" w:hAnsi="Calibri" w:cs="Calibri"/>
              <w:sz w:val="22"/>
              <w:szCs w:val="22"/>
            </w:rPr>
            <w:delText>40</w:delText>
          </w:r>
          <w:r w:rsidDel="005A2CE5">
            <w:rPr>
              <w:rFonts w:hint="eastAsia"/>
              <w:sz w:val="22"/>
              <w:szCs w:val="22"/>
            </w:rPr>
            <w:delText>，</w:delText>
          </w:r>
          <w:bookmarkStart w:id="6527" w:name="_Toc51939956"/>
          <w:bookmarkStart w:id="6528" w:name="_Toc51940799"/>
          <w:bookmarkEnd w:id="6527"/>
          <w:bookmarkEnd w:id="6528"/>
        </w:del>
      </w:moveTo>
    </w:p>
    <w:p w14:paraId="44C55DFF" w14:textId="316327E4" w:rsidR="0068088B" w:rsidDel="005A2CE5" w:rsidRDefault="0068088B" w:rsidP="0068088B">
      <w:pPr>
        <w:pStyle w:val="aff9"/>
        <w:ind w:firstLine="440"/>
        <w:rPr>
          <w:del w:id="6529" w:author="作者" w:date="2020-09-25T14:30:00Z"/>
          <w:moveTo w:id="6530" w:author="作者" w:date="2020-09-16T17:12:00Z"/>
          <w:rFonts w:ascii="Calibri" w:hAnsi="Calibri" w:cs="Calibri"/>
          <w:sz w:val="22"/>
          <w:szCs w:val="22"/>
        </w:rPr>
      </w:pPr>
      <w:moveTo w:id="6531" w:author="作者" w:date="2020-09-16T17:12:00Z">
        <w:del w:id="6532" w:author="作者" w:date="2020-09-25T14:30:00Z">
          <w:r w:rsidDel="005A2CE5">
            <w:rPr>
              <w:rFonts w:hint="eastAsia"/>
              <w:sz w:val="22"/>
              <w:szCs w:val="22"/>
            </w:rPr>
            <w:delText>切到</w:delText>
          </w:r>
          <w:r w:rsidDel="005A2CE5">
            <w:rPr>
              <w:rFonts w:ascii="Calibri" w:hAnsi="Calibri" w:cs="Calibri"/>
              <w:sz w:val="22"/>
              <w:szCs w:val="22"/>
            </w:rPr>
            <w:delText xml:space="preserve">Dynamic, </w:delText>
          </w:r>
          <w:r w:rsidDel="005A2CE5">
            <w:rPr>
              <w:rFonts w:hint="eastAsia"/>
              <w:sz w:val="22"/>
              <w:szCs w:val="22"/>
            </w:rPr>
            <w:delText>亮度为</w:delText>
          </w:r>
          <w:r w:rsidDel="005A2CE5">
            <w:rPr>
              <w:rFonts w:ascii="Calibri" w:hAnsi="Calibri" w:cs="Calibri"/>
              <w:sz w:val="22"/>
              <w:szCs w:val="22"/>
            </w:rPr>
            <w:delText>80</w:delText>
          </w:r>
          <w:bookmarkStart w:id="6533" w:name="_Toc51939957"/>
          <w:bookmarkStart w:id="6534" w:name="_Toc51940800"/>
          <w:bookmarkEnd w:id="6533"/>
          <w:bookmarkEnd w:id="6534"/>
        </w:del>
      </w:moveTo>
    </w:p>
    <w:p w14:paraId="62B3D820" w14:textId="3E93F14C" w:rsidR="0068088B" w:rsidDel="005A2CE5" w:rsidRDefault="0068088B" w:rsidP="0068088B">
      <w:pPr>
        <w:pStyle w:val="aff9"/>
        <w:ind w:firstLine="440"/>
        <w:rPr>
          <w:del w:id="6535" w:author="作者" w:date="2020-09-25T14:30:00Z"/>
          <w:moveTo w:id="6536" w:author="作者" w:date="2020-09-16T17:12:00Z"/>
          <w:rFonts w:ascii="Calibri" w:hAnsi="Calibri" w:cs="Calibri"/>
          <w:sz w:val="22"/>
          <w:szCs w:val="22"/>
        </w:rPr>
      </w:pPr>
      <w:moveTo w:id="6537" w:author="作者" w:date="2020-09-16T17:12:00Z">
        <w:del w:id="6538" w:author="作者" w:date="2020-09-25T14:30:00Z">
          <w:r w:rsidDel="005A2CE5">
            <w:rPr>
              <w:rFonts w:hint="eastAsia"/>
              <w:sz w:val="22"/>
              <w:szCs w:val="22"/>
            </w:rPr>
            <w:delText>切到</w:delText>
          </w:r>
          <w:r w:rsidDel="005A2CE5">
            <w:rPr>
              <w:rFonts w:ascii="Calibri" w:hAnsi="Calibri" w:cs="Calibri"/>
              <w:sz w:val="22"/>
              <w:szCs w:val="22"/>
            </w:rPr>
            <w:delText xml:space="preserve">Customize, </w:delText>
          </w:r>
          <w:r w:rsidDel="005A2CE5">
            <w:rPr>
              <w:rFonts w:hint="eastAsia"/>
              <w:sz w:val="22"/>
              <w:szCs w:val="22"/>
            </w:rPr>
            <w:delText>总亮度为</w:delText>
          </w:r>
          <w:r w:rsidDel="005A2CE5">
            <w:rPr>
              <w:rFonts w:ascii="Calibri" w:hAnsi="Calibri" w:cs="Calibri"/>
              <w:sz w:val="22"/>
              <w:szCs w:val="22"/>
            </w:rPr>
            <w:delText>80</w:delText>
          </w:r>
          <w:r w:rsidDel="005A2CE5">
            <w:rPr>
              <w:rFonts w:hint="eastAsia"/>
              <w:sz w:val="22"/>
              <w:szCs w:val="22"/>
            </w:rPr>
            <w:delText>，</w:delText>
          </w:r>
          <w:r w:rsidDel="005A2CE5">
            <w:rPr>
              <w:rFonts w:ascii="Calibri" w:hAnsi="Calibri" w:cs="Calibri"/>
              <w:sz w:val="22"/>
              <w:szCs w:val="22"/>
            </w:rPr>
            <w:delText xml:space="preserve"> </w:delText>
          </w:r>
          <w:r w:rsidDel="005A2CE5">
            <w:rPr>
              <w:rFonts w:hint="eastAsia"/>
              <w:sz w:val="22"/>
              <w:szCs w:val="22"/>
            </w:rPr>
            <w:delText>子亮度仍然为</w:delText>
          </w:r>
          <w:r w:rsidDel="005A2CE5">
            <w:rPr>
              <w:rFonts w:ascii="Calibri" w:hAnsi="Calibri" w:cs="Calibri"/>
              <w:sz w:val="22"/>
              <w:szCs w:val="22"/>
            </w:rPr>
            <w:delText>20</w:delText>
          </w:r>
          <w:r w:rsidDel="005A2CE5">
            <w:rPr>
              <w:rFonts w:hint="eastAsia"/>
              <w:sz w:val="22"/>
              <w:szCs w:val="22"/>
            </w:rPr>
            <w:delText>，</w:delText>
          </w:r>
          <w:r w:rsidDel="005A2CE5">
            <w:rPr>
              <w:rFonts w:ascii="Calibri" w:hAnsi="Calibri" w:cs="Calibri"/>
              <w:sz w:val="22"/>
              <w:szCs w:val="22"/>
            </w:rPr>
            <w:delText>30</w:delText>
          </w:r>
          <w:r w:rsidDel="005A2CE5">
            <w:rPr>
              <w:rFonts w:hint="eastAsia"/>
              <w:sz w:val="22"/>
              <w:szCs w:val="22"/>
            </w:rPr>
            <w:delText>，</w:delText>
          </w:r>
          <w:r w:rsidDel="005A2CE5">
            <w:rPr>
              <w:rFonts w:ascii="Calibri" w:hAnsi="Calibri" w:cs="Calibri"/>
              <w:sz w:val="22"/>
              <w:szCs w:val="22"/>
            </w:rPr>
            <w:delText>40</w:delText>
          </w:r>
          <w:bookmarkStart w:id="6539" w:name="_Toc51939958"/>
          <w:bookmarkStart w:id="6540" w:name="_Toc51940801"/>
          <w:bookmarkEnd w:id="6539"/>
          <w:bookmarkEnd w:id="6540"/>
        </w:del>
      </w:moveTo>
    </w:p>
    <w:p w14:paraId="28773152" w14:textId="696EE6F7" w:rsidR="0068088B" w:rsidDel="005A2CE5" w:rsidRDefault="0068088B" w:rsidP="0068088B">
      <w:pPr>
        <w:pStyle w:val="aff9"/>
        <w:ind w:firstLine="440"/>
        <w:rPr>
          <w:del w:id="6541" w:author="作者" w:date="2020-09-25T14:30:00Z"/>
          <w:moveTo w:id="6542" w:author="作者" w:date="2020-09-16T17:12:00Z"/>
          <w:rFonts w:ascii="Calibri" w:hAnsi="Calibri" w:cs="Calibri"/>
          <w:sz w:val="22"/>
          <w:szCs w:val="22"/>
        </w:rPr>
      </w:pPr>
      <w:moveTo w:id="6543" w:author="作者" w:date="2020-09-16T17:12:00Z">
        <w:del w:id="6544" w:author="作者" w:date="2020-09-25T14:30:00Z">
          <w:r w:rsidRPr="0024188B" w:rsidDel="005A2CE5">
            <w:rPr>
              <w:rFonts w:hint="eastAsia"/>
              <w:sz w:val="22"/>
              <w:szCs w:val="22"/>
              <w:highlight w:val="yellow"/>
            </w:rPr>
            <w:delText>第二条我是这样理解的，我再确认下跟</w:delText>
          </w:r>
          <w:r w:rsidRPr="0024188B" w:rsidDel="005A2CE5">
            <w:rPr>
              <w:rFonts w:ascii="Calibri" w:hAnsi="Calibri" w:cs="Calibri"/>
              <w:sz w:val="22"/>
              <w:szCs w:val="22"/>
              <w:highlight w:val="yellow"/>
            </w:rPr>
            <w:delText>HMI</w:delText>
          </w:r>
          <w:bookmarkStart w:id="6545" w:name="_Toc51939959"/>
          <w:bookmarkStart w:id="6546" w:name="_Toc51940802"/>
          <w:bookmarkEnd w:id="6545"/>
          <w:bookmarkEnd w:id="6546"/>
        </w:del>
      </w:moveTo>
    </w:p>
    <w:p w14:paraId="4744023D" w14:textId="5E9F9407" w:rsidR="0068088B" w:rsidDel="005A2CE5" w:rsidRDefault="0068088B">
      <w:pPr>
        <w:pStyle w:val="a1"/>
        <w:rPr>
          <w:ins w:id="6547" w:author="作者" w:date="2020-09-16T17:17:00Z"/>
          <w:del w:id="6548" w:author="作者" w:date="2020-09-25T14:30:00Z"/>
          <w:rFonts w:ascii="微软雅黑" w:eastAsia="微软雅黑" w:hAnsi="微软雅黑"/>
          <w:lang w:eastAsia="zh-CN"/>
        </w:rPr>
        <w:pPrChange w:id="6549" w:author="作者" w:date="2020-09-14T15:07:00Z">
          <w:pPr>
            <w:pStyle w:val="a1"/>
            <w:ind w:firstLineChars="200" w:firstLine="400"/>
          </w:pPr>
        </w:pPrChange>
      </w:pPr>
      <w:bookmarkStart w:id="6550" w:name="_Toc51939960"/>
      <w:bookmarkStart w:id="6551" w:name="_Toc51940803"/>
      <w:bookmarkEnd w:id="6550"/>
      <w:bookmarkEnd w:id="6551"/>
      <w:moveToRangeEnd w:id="6518"/>
    </w:p>
    <w:p w14:paraId="4ECD26AE" w14:textId="31A392F2" w:rsidR="00026029" w:rsidDel="005A2CE5" w:rsidRDefault="00026029">
      <w:pPr>
        <w:pStyle w:val="a1"/>
        <w:rPr>
          <w:ins w:id="6552" w:author="作者" w:date="2020-09-16T17:17:00Z"/>
          <w:del w:id="6553" w:author="作者" w:date="2020-09-25T14:30:00Z"/>
          <w:rFonts w:ascii="微软雅黑" w:eastAsia="微软雅黑" w:hAnsi="微软雅黑"/>
          <w:lang w:eastAsia="zh-CN"/>
        </w:rPr>
        <w:pPrChange w:id="6554" w:author="作者" w:date="2020-09-14T15:07:00Z">
          <w:pPr>
            <w:pStyle w:val="a1"/>
            <w:ind w:firstLineChars="200" w:firstLine="400"/>
          </w:pPr>
        </w:pPrChange>
      </w:pPr>
      <w:bookmarkStart w:id="6555" w:name="_Toc51939961"/>
      <w:bookmarkStart w:id="6556" w:name="_Toc51940804"/>
      <w:bookmarkEnd w:id="6555"/>
      <w:bookmarkEnd w:id="6556"/>
    </w:p>
    <w:p w14:paraId="60797D00" w14:textId="5C722BA2" w:rsidR="00026029" w:rsidRPr="002B296A" w:rsidDel="005A2CE5" w:rsidRDefault="00026029" w:rsidP="00026029">
      <w:pPr>
        <w:numPr>
          <w:ilvl w:val="0"/>
          <w:numId w:val="61"/>
        </w:numPr>
        <w:rPr>
          <w:ins w:id="6557" w:author="作者" w:date="2020-09-16T17:17:00Z"/>
          <w:del w:id="6558" w:author="作者" w:date="2020-09-25T14:30:00Z"/>
          <w:rFonts w:ascii="Calibri" w:hAnsi="Calibri"/>
          <w:highlight w:val="yellow"/>
          <w:rPrChange w:id="6559" w:author="作者" w:date="2020-09-16T17:19:00Z">
            <w:rPr>
              <w:ins w:id="6560" w:author="作者" w:date="2020-09-16T17:17:00Z"/>
              <w:del w:id="6561" w:author="作者" w:date="2020-09-25T14:30:00Z"/>
              <w:rFonts w:ascii="Calibri" w:hAnsi="Calibri"/>
            </w:rPr>
          </w:rPrChange>
        </w:rPr>
      </w:pPr>
      <w:ins w:id="6562" w:author="作者" w:date="2020-09-16T17:17:00Z">
        <w:del w:id="6563" w:author="作者" w:date="2020-09-25T14:30:00Z">
          <w:r w:rsidRPr="002B296A" w:rsidDel="005A2CE5">
            <w:rPr>
              <w:rFonts w:ascii="等线" w:eastAsia="等线" w:hAnsi="等线" w:hint="eastAsia"/>
              <w:highlight w:val="yellow"/>
              <w:rPrChange w:id="6564" w:author="作者" w:date="2020-09-16T17:19:00Z">
                <w:rPr>
                  <w:rFonts w:ascii="等线" w:eastAsia="等线" w:hAnsi="等线" w:hint="eastAsia"/>
                </w:rPr>
              </w:rPrChange>
            </w:rPr>
            <w:delText>讨论</w:delText>
          </w:r>
          <w:r w:rsidRPr="002B296A" w:rsidDel="005A2CE5">
            <w:rPr>
              <w:highlight w:val="yellow"/>
              <w:rPrChange w:id="6565" w:author="作者" w:date="2020-09-16T17:19:00Z">
                <w:rPr/>
              </w:rPrChange>
            </w:rPr>
            <w:delText xml:space="preserve">drive mode </w:delText>
          </w:r>
          <w:r w:rsidRPr="002B296A" w:rsidDel="005A2CE5">
            <w:rPr>
              <w:rFonts w:ascii="等线" w:eastAsia="等线" w:hAnsi="等线" w:hint="eastAsia"/>
              <w:highlight w:val="yellow"/>
              <w:rPrChange w:id="6566" w:author="作者" w:date="2020-09-16T17:19:00Z">
                <w:rPr>
                  <w:rFonts w:ascii="等线" w:eastAsia="等线" w:hAnsi="等线" w:hint="eastAsia"/>
                </w:rPr>
              </w:rPrChange>
            </w:rPr>
            <w:delText>主题</w:delText>
          </w:r>
          <w:r w:rsidRPr="002B296A" w:rsidDel="005A2CE5">
            <w:rPr>
              <w:highlight w:val="yellow"/>
              <w:rPrChange w:id="6567" w:author="作者" w:date="2020-09-16T17:19:00Z">
                <w:rPr/>
              </w:rPrChange>
            </w:rPr>
            <w:delText>link</w:delText>
          </w:r>
          <w:r w:rsidRPr="002B296A" w:rsidDel="005A2CE5">
            <w:rPr>
              <w:rFonts w:ascii="等线" w:eastAsia="等线" w:hAnsi="等线" w:hint="eastAsia"/>
              <w:highlight w:val="yellow"/>
              <w:rPrChange w:id="6568" w:author="作者" w:date="2020-09-16T17:19:00Z">
                <w:rPr>
                  <w:rFonts w:ascii="等线" w:eastAsia="等线" w:hAnsi="等线" w:hint="eastAsia"/>
                </w:rPr>
              </w:rPrChange>
            </w:rPr>
            <w:delText>问题</w:delText>
          </w:r>
          <w:bookmarkStart w:id="6569" w:name="_Toc51939962"/>
          <w:bookmarkStart w:id="6570" w:name="_Toc51940805"/>
          <w:bookmarkEnd w:id="6569"/>
          <w:bookmarkEnd w:id="6570"/>
        </w:del>
      </w:ins>
    </w:p>
    <w:p w14:paraId="2FBD65FB" w14:textId="6BD99625" w:rsidR="00026029" w:rsidDel="005A2CE5" w:rsidRDefault="00026029" w:rsidP="00026029">
      <w:pPr>
        <w:pStyle w:val="aff9"/>
        <w:ind w:firstLine="480"/>
        <w:rPr>
          <w:ins w:id="6571" w:author="作者" w:date="2020-09-16T17:20:00Z"/>
          <w:del w:id="6572" w:author="作者" w:date="2020-09-25T14:30:00Z"/>
        </w:rPr>
      </w:pPr>
      <w:ins w:id="6573" w:author="作者" w:date="2020-09-16T17:17:00Z">
        <w:del w:id="6574" w:author="作者" w:date="2020-09-25T14:30:00Z">
          <w:r w:rsidRPr="002B296A" w:rsidDel="005A2CE5">
            <w:rPr>
              <w:rFonts w:hint="eastAsia"/>
              <w:highlight w:val="yellow"/>
              <w:rPrChange w:id="6575" w:author="作者" w:date="2020-09-16T17:19:00Z">
                <w:rPr>
                  <w:rFonts w:hint="eastAsia"/>
                </w:rPr>
              </w:rPrChange>
            </w:rPr>
            <w:delText>从</w:delText>
          </w:r>
          <w:r w:rsidRPr="002B296A" w:rsidDel="005A2CE5">
            <w:rPr>
              <w:highlight w:val="yellow"/>
              <w:rPrChange w:id="6576" w:author="作者" w:date="2020-09-16T17:19:00Z">
                <w:rPr/>
              </w:rPrChange>
            </w:rPr>
            <w:delText>drive mode</w:delText>
          </w:r>
          <w:r w:rsidRPr="002B296A" w:rsidDel="005A2CE5">
            <w:rPr>
              <w:rFonts w:hint="eastAsia"/>
              <w:highlight w:val="yellow"/>
              <w:rPrChange w:id="6577" w:author="作者" w:date="2020-09-16T17:19:00Z">
                <w:rPr>
                  <w:rFonts w:hint="eastAsia"/>
                </w:rPr>
              </w:rPrChange>
            </w:rPr>
            <w:delText>切换到低优先级模式时</w:delText>
          </w:r>
          <w:r w:rsidRPr="002B296A" w:rsidDel="005A2CE5">
            <w:rPr>
              <w:highlight w:val="yellow"/>
              <w:rPrChange w:id="6578" w:author="作者" w:date="2020-09-16T17:19:00Z">
                <w:rPr/>
              </w:rPrChange>
            </w:rPr>
            <w:delText xml:space="preserve">  </w:delText>
          </w:r>
          <w:r w:rsidRPr="002B296A" w:rsidDel="005A2CE5">
            <w:rPr>
              <w:rFonts w:hint="eastAsia"/>
              <w:highlight w:val="yellow"/>
              <w:rPrChange w:id="6579" w:author="作者" w:date="2020-09-16T17:19:00Z">
                <w:rPr>
                  <w:rFonts w:hint="eastAsia"/>
                </w:rPr>
              </w:rPrChange>
            </w:rPr>
            <w:delText>自动关闭</w:delText>
          </w:r>
          <w:r w:rsidRPr="002B296A" w:rsidDel="005A2CE5">
            <w:rPr>
              <w:highlight w:val="yellow"/>
              <w:rPrChange w:id="6580" w:author="作者" w:date="2020-09-16T17:19:00Z">
                <w:rPr/>
              </w:rPrChange>
            </w:rPr>
            <w:delText xml:space="preserve">auto </w:delText>
          </w:r>
          <w:r w:rsidRPr="002B296A" w:rsidDel="005A2CE5">
            <w:rPr>
              <w:rFonts w:hint="eastAsia"/>
              <w:highlight w:val="yellow"/>
              <w:rPrChange w:id="6581" w:author="作者" w:date="2020-09-16T17:19:00Z">
                <w:rPr>
                  <w:rFonts w:hint="eastAsia"/>
                </w:rPr>
              </w:rPrChange>
            </w:rPr>
            <w:delText>→</w:delText>
          </w:r>
          <w:r w:rsidRPr="002B296A" w:rsidDel="005A2CE5">
            <w:rPr>
              <w:highlight w:val="yellow"/>
              <w:rPrChange w:id="6582" w:author="作者" w:date="2020-09-16T17:19:00Z">
                <w:rPr/>
              </w:rPrChange>
            </w:rPr>
            <w:delText xml:space="preserve">manul     </w:delText>
          </w:r>
          <w:r w:rsidRPr="002B296A" w:rsidDel="005A2CE5">
            <w:rPr>
              <w:rFonts w:hint="eastAsia"/>
              <w:highlight w:val="yellow"/>
              <w:rPrChange w:id="6583" w:author="作者" w:date="2020-09-16T17:19:00Z">
                <w:rPr>
                  <w:rFonts w:hint="eastAsia"/>
                </w:rPr>
              </w:rPrChange>
            </w:rPr>
            <w:delText>如果此时已经是</w:delText>
          </w:r>
          <w:r w:rsidRPr="002B296A" w:rsidDel="005A2CE5">
            <w:rPr>
              <w:highlight w:val="yellow"/>
              <w:rPrChange w:id="6584" w:author="作者" w:date="2020-09-16T17:19:00Z">
                <w:rPr/>
              </w:rPrChange>
            </w:rPr>
            <w:delText>auto</w:delText>
          </w:r>
          <w:r w:rsidRPr="002B296A" w:rsidDel="005A2CE5">
            <w:rPr>
              <w:rFonts w:hint="eastAsia"/>
              <w:highlight w:val="yellow"/>
              <w:rPrChange w:id="6585" w:author="作者" w:date="2020-09-16T17:19:00Z">
                <w:rPr>
                  <w:rFonts w:hint="eastAsia"/>
                </w:rPr>
              </w:rPrChange>
            </w:rPr>
            <w:delText>，用户切换到氛围灯操作界面，应显示选择静态模式</w:delText>
          </w:r>
          <w:r w:rsidRPr="002B296A" w:rsidDel="005A2CE5">
            <w:rPr>
              <w:highlight w:val="yellow"/>
              <w:rPrChange w:id="6586" w:author="作者" w:date="2020-09-16T17:19:00Z">
                <w:rPr/>
              </w:rPrChange>
            </w:rPr>
            <w:delText xml:space="preserve"> </w:delText>
          </w:r>
          <w:r w:rsidRPr="002B296A" w:rsidDel="005A2CE5">
            <w:rPr>
              <w:rFonts w:hint="eastAsia"/>
              <w:highlight w:val="yellow"/>
              <w:rPrChange w:id="6587" w:author="作者" w:date="2020-09-16T17:19:00Z">
                <w:rPr>
                  <w:rFonts w:hint="eastAsia"/>
                </w:rPr>
              </w:rPrChange>
            </w:rPr>
            <w:delText>，关联驾驶模式的颜色和亮度，如果客户手动从</w:delText>
          </w:r>
          <w:r w:rsidRPr="002B296A" w:rsidDel="005A2CE5">
            <w:rPr>
              <w:highlight w:val="yellow"/>
              <w:rPrChange w:id="6588" w:author="作者" w:date="2020-09-16T17:19:00Z">
                <w:rPr/>
              </w:rPrChange>
            </w:rPr>
            <w:delText>auto</w:delText>
          </w:r>
          <w:r w:rsidRPr="002B296A" w:rsidDel="005A2CE5">
            <w:rPr>
              <w:rFonts w:hint="eastAsia"/>
              <w:highlight w:val="yellow"/>
              <w:rPrChange w:id="6589" w:author="作者" w:date="2020-09-16T17:19:00Z">
                <w:rPr>
                  <w:rFonts w:hint="eastAsia"/>
                </w:rPr>
              </w:rPrChange>
            </w:rPr>
            <w:delText>→</w:delText>
          </w:r>
          <w:r w:rsidRPr="002B296A" w:rsidDel="005A2CE5">
            <w:rPr>
              <w:highlight w:val="yellow"/>
              <w:rPrChange w:id="6590" w:author="作者" w:date="2020-09-16T17:19:00Z">
                <w:rPr/>
              </w:rPrChange>
            </w:rPr>
            <w:delText>manul</w:delText>
          </w:r>
          <w:r w:rsidRPr="002B296A" w:rsidDel="005A2CE5">
            <w:rPr>
              <w:rFonts w:hint="eastAsia"/>
              <w:highlight w:val="yellow"/>
              <w:rPrChange w:id="6591" w:author="作者" w:date="2020-09-16T17:19:00Z">
                <w:rPr>
                  <w:rFonts w:hint="eastAsia"/>
                </w:rPr>
              </w:rPrChange>
            </w:rPr>
            <w:delText>，氛围灯操作界面返回上一选择。</w:delText>
          </w:r>
        </w:del>
      </w:ins>
      <w:bookmarkStart w:id="6592" w:name="_Toc51939963"/>
      <w:bookmarkStart w:id="6593" w:name="_Toc51940806"/>
      <w:bookmarkEnd w:id="6592"/>
      <w:bookmarkEnd w:id="6593"/>
    </w:p>
    <w:p w14:paraId="07B04323" w14:textId="416CFDB0" w:rsidR="008F587C" w:rsidDel="005A2CE5" w:rsidRDefault="008F587C" w:rsidP="00026029">
      <w:pPr>
        <w:pStyle w:val="aff9"/>
        <w:ind w:firstLine="480"/>
        <w:rPr>
          <w:ins w:id="6594" w:author="作者" w:date="2020-09-16T17:17:00Z"/>
          <w:del w:id="6595" w:author="作者" w:date="2020-09-25T14:29:00Z"/>
        </w:rPr>
      </w:pPr>
      <w:ins w:id="6596" w:author="作者" w:date="2020-09-16T17:20:00Z">
        <w:del w:id="6597" w:author="作者" w:date="2020-09-25T14:29:00Z">
          <w:r w:rsidDel="005A2CE5">
            <w:rPr>
              <w:highlight w:val="yellow"/>
            </w:rPr>
            <w:delText>Xiujing</w:delText>
          </w:r>
          <w:r w:rsidDel="005A2CE5">
            <w:rPr>
              <w:rFonts w:hint="eastAsia"/>
              <w:highlight w:val="yellow"/>
            </w:rPr>
            <w:delText>会议上讲的驾驶模式不记得了。。。</w:delText>
          </w:r>
        </w:del>
      </w:ins>
      <w:bookmarkStart w:id="6598" w:name="_Toc51939964"/>
      <w:bookmarkStart w:id="6599" w:name="_Toc51940807"/>
      <w:bookmarkEnd w:id="6598"/>
      <w:bookmarkEnd w:id="6599"/>
    </w:p>
    <w:p w14:paraId="0FFE2720" w14:textId="61E8CD39" w:rsidR="00026029" w:rsidDel="005A2CE5" w:rsidRDefault="00026029" w:rsidP="00026029">
      <w:pPr>
        <w:numPr>
          <w:ilvl w:val="0"/>
          <w:numId w:val="61"/>
        </w:numPr>
        <w:rPr>
          <w:ins w:id="6600" w:author="作者" w:date="2020-09-16T17:17:00Z"/>
          <w:del w:id="6601" w:author="作者" w:date="2020-09-25T14:29:00Z"/>
        </w:rPr>
      </w:pPr>
      <w:ins w:id="6602" w:author="作者" w:date="2020-09-16T17:17:00Z">
        <w:del w:id="6603" w:author="作者" w:date="2020-09-25T14:29:00Z">
          <w:r w:rsidDel="005A2CE5">
            <w:rPr>
              <w:rFonts w:ascii="等线" w:eastAsia="等线" w:hAnsi="等线" w:hint="eastAsia"/>
            </w:rPr>
            <w:delText>优先级判断问题（音乐律动，驾驶模式、动态颜色等）</w:delText>
          </w:r>
          <w:bookmarkStart w:id="6604" w:name="_Toc51939965"/>
          <w:bookmarkStart w:id="6605" w:name="_Toc51940808"/>
          <w:bookmarkEnd w:id="6604"/>
          <w:bookmarkEnd w:id="6605"/>
        </w:del>
      </w:ins>
    </w:p>
    <w:p w14:paraId="242FC168" w14:textId="6845BBCD" w:rsidR="00026029" w:rsidDel="005A2CE5" w:rsidRDefault="00026029" w:rsidP="00026029">
      <w:pPr>
        <w:pStyle w:val="aff9"/>
        <w:ind w:firstLine="480"/>
        <w:rPr>
          <w:ins w:id="6606" w:author="作者" w:date="2020-09-16T17:19:00Z"/>
          <w:del w:id="6607" w:author="作者" w:date="2020-09-25T14:29:00Z"/>
        </w:rPr>
      </w:pPr>
      <w:ins w:id="6608" w:author="作者" w:date="2020-09-16T17:17:00Z">
        <w:del w:id="6609" w:author="作者" w:date="2020-09-25T14:29:00Z">
          <w:r w:rsidDel="005A2CE5">
            <w:delText>IVI</w:delText>
          </w:r>
          <w:r w:rsidDel="005A2CE5">
            <w:rPr>
              <w:rFonts w:hint="eastAsia"/>
            </w:rPr>
            <w:delText>进行优先级判断，先自动关闭高优先级功能</w:delText>
          </w:r>
          <w:r w:rsidDel="005A2CE5">
            <w:delText xml:space="preserve">  </w:delText>
          </w:r>
          <w:r w:rsidDel="005A2CE5">
            <w:rPr>
              <w:rFonts w:hint="eastAsia"/>
            </w:rPr>
            <w:delText>再执行客户选择的低优先级功能</w:delText>
          </w:r>
        </w:del>
      </w:ins>
      <w:bookmarkStart w:id="6610" w:name="_Toc51939966"/>
      <w:bookmarkStart w:id="6611" w:name="_Toc51940809"/>
      <w:bookmarkEnd w:id="6610"/>
      <w:bookmarkEnd w:id="6611"/>
    </w:p>
    <w:p w14:paraId="2A64FF0B" w14:textId="0939435A" w:rsidR="008D74FF" w:rsidDel="005A2CE5" w:rsidRDefault="008D74FF" w:rsidP="00026029">
      <w:pPr>
        <w:pStyle w:val="aff9"/>
        <w:ind w:firstLine="480"/>
        <w:rPr>
          <w:ins w:id="6612" w:author="作者" w:date="2020-09-16T17:17:00Z"/>
          <w:del w:id="6613" w:author="作者" w:date="2020-09-25T14:29:00Z"/>
        </w:rPr>
      </w:pPr>
      <w:ins w:id="6614" w:author="作者" w:date="2020-09-16T17:19:00Z">
        <w:del w:id="6615" w:author="作者" w:date="2020-09-25T14:29:00Z">
          <w:r w:rsidRPr="008D74FF" w:rsidDel="005A2CE5">
            <w:rPr>
              <w:highlight w:val="yellow"/>
              <w:rPrChange w:id="6616" w:author="作者" w:date="2020-09-16T17:19:00Z">
                <w:rPr/>
              </w:rPrChange>
            </w:rPr>
            <w:delText>---》现在改成了4选一，互斥，所以这个问题不存在了？</w:delText>
          </w:r>
        </w:del>
      </w:ins>
      <w:bookmarkStart w:id="6617" w:name="_Toc51939967"/>
      <w:bookmarkStart w:id="6618" w:name="_Toc51940810"/>
      <w:bookmarkEnd w:id="6617"/>
      <w:bookmarkEnd w:id="6618"/>
    </w:p>
    <w:p w14:paraId="571B70E5" w14:textId="22E370EF" w:rsidR="00026029" w:rsidDel="005A2CE5" w:rsidRDefault="00026029" w:rsidP="00026029">
      <w:pPr>
        <w:numPr>
          <w:ilvl w:val="0"/>
          <w:numId w:val="61"/>
        </w:numPr>
        <w:rPr>
          <w:ins w:id="6619" w:author="作者" w:date="2020-09-16T17:17:00Z"/>
          <w:del w:id="6620" w:author="作者" w:date="2020-09-25T14:29:00Z"/>
        </w:rPr>
      </w:pPr>
      <w:ins w:id="6621" w:author="作者" w:date="2020-09-16T17:17:00Z">
        <w:del w:id="6622" w:author="作者" w:date="2020-09-25T14:29:00Z">
          <w:r w:rsidDel="005A2CE5">
            <w:rPr>
              <w:rFonts w:ascii="等线" w:eastAsia="等线" w:hAnsi="等线" w:hint="eastAsia"/>
            </w:rPr>
            <w:delText>总亮度与分亮度显示问题</w:delText>
          </w:r>
          <w:bookmarkStart w:id="6623" w:name="_Toc51939968"/>
          <w:bookmarkStart w:id="6624" w:name="_Toc51940811"/>
          <w:bookmarkEnd w:id="6623"/>
          <w:bookmarkEnd w:id="6624"/>
        </w:del>
      </w:ins>
    </w:p>
    <w:p w14:paraId="0A7BD9B7" w14:textId="14330F55" w:rsidR="00684520" w:rsidDel="005A2CE5" w:rsidRDefault="00026029" w:rsidP="00B83E99">
      <w:pPr>
        <w:pStyle w:val="aff9"/>
        <w:numPr>
          <w:ilvl w:val="0"/>
          <w:numId w:val="61"/>
        </w:numPr>
        <w:ind w:firstLineChars="0"/>
        <w:jc w:val="both"/>
        <w:rPr>
          <w:ins w:id="6625" w:author="作者" w:date="2020-09-25T14:28:00Z"/>
          <w:del w:id="6626" w:author="作者" w:date="2020-09-25T14:29:00Z"/>
        </w:rPr>
      </w:pPr>
      <w:ins w:id="6627" w:author="作者" w:date="2020-09-16T17:17:00Z">
        <w:del w:id="6628" w:author="作者" w:date="2020-09-25T14:29:00Z">
          <w:r w:rsidDel="005A2CE5">
            <w:rPr>
              <w:rFonts w:hint="eastAsia"/>
            </w:rPr>
            <w:delText>音乐律动时总亮度作为系数比例，显示乘以比例系数后的亮度</w:delText>
          </w:r>
        </w:del>
      </w:ins>
      <w:bookmarkStart w:id="6629" w:name="_Toc51939969"/>
      <w:bookmarkStart w:id="6630" w:name="_Toc51940812"/>
      <w:bookmarkEnd w:id="6629"/>
      <w:bookmarkEnd w:id="6630"/>
    </w:p>
    <w:p w14:paraId="52C6F149" w14:textId="4F4C90AD" w:rsidR="00026029" w:rsidDel="005A2CE5" w:rsidRDefault="00026029" w:rsidP="00026029">
      <w:pPr>
        <w:pStyle w:val="aff9"/>
        <w:ind w:firstLine="480"/>
        <w:rPr>
          <w:ins w:id="6631" w:author="作者" w:date="2020-09-16T17:17:00Z"/>
          <w:del w:id="6632" w:author="作者" w:date="2020-09-25T14:30:00Z"/>
        </w:rPr>
      </w:pPr>
      <w:ins w:id="6633" w:author="作者" w:date="2020-09-16T17:17:00Z">
        <w:del w:id="6634" w:author="作者" w:date="2020-09-25T14:30:00Z">
          <w:r w:rsidDel="005A2CE5">
            <w:rPr>
              <w:rFonts w:hint="eastAsia"/>
            </w:rPr>
            <w:delText>，在</w:delText>
          </w:r>
        </w:del>
      </w:ins>
      <w:ins w:id="6635" w:author="作者" w:date="2020-09-16T17:18:00Z">
        <w:del w:id="6636" w:author="作者" w:date="2020-09-25T14:30:00Z">
          <w:r w:rsidDel="005A2CE5">
            <w:rPr>
              <w:rFonts w:hint="eastAsia"/>
            </w:rPr>
            <w:delText>自定义模式</w:delText>
          </w:r>
        </w:del>
      </w:ins>
      <w:ins w:id="6637" w:author="作者" w:date="2020-09-16T17:17:00Z">
        <w:del w:id="6638" w:author="作者" w:date="2020-09-25T14:30:00Z">
          <w:r w:rsidDel="005A2CE5">
            <w:rPr>
              <w:rFonts w:hint="eastAsia"/>
            </w:rPr>
            <w:delText>时，只显示分区的亮度条，隐掉总亮度条。</w:delText>
          </w:r>
          <w:bookmarkStart w:id="6639" w:name="_Toc51939970"/>
          <w:bookmarkStart w:id="6640" w:name="_Toc51940813"/>
          <w:bookmarkEnd w:id="6639"/>
          <w:bookmarkEnd w:id="6640"/>
        </w:del>
      </w:ins>
    </w:p>
    <w:p w14:paraId="35234D2B" w14:textId="7D17F9F5" w:rsidR="00026029" w:rsidDel="005A2CE5" w:rsidRDefault="00026029">
      <w:pPr>
        <w:ind w:firstLineChars="200" w:firstLine="400"/>
        <w:rPr>
          <w:ins w:id="6641" w:author="作者" w:date="2020-09-16T17:17:00Z"/>
          <w:del w:id="6642" w:author="作者" w:date="2020-09-25T14:30:00Z"/>
        </w:rPr>
        <w:pPrChange w:id="6643" w:author="Xu, Lidi" w:date="2020-09-25T14:28:00Z">
          <w:pPr>
            <w:numPr>
              <w:numId w:val="61"/>
            </w:numPr>
            <w:ind w:left="720" w:hanging="360"/>
          </w:pPr>
        </w:pPrChange>
      </w:pPr>
      <w:ins w:id="6644" w:author="作者" w:date="2020-09-16T17:17:00Z">
        <w:del w:id="6645" w:author="作者" w:date="2020-09-25T14:30:00Z">
          <w:r w:rsidDel="005A2CE5">
            <w:rPr>
              <w:rFonts w:ascii="等线" w:eastAsia="等线" w:hAnsi="等线" w:hint="eastAsia"/>
            </w:rPr>
            <w:delText>无音乐时</w:delText>
          </w:r>
          <w:r w:rsidDel="005A2CE5">
            <w:delText xml:space="preserve"> </w:delText>
          </w:r>
          <w:r w:rsidDel="005A2CE5">
            <w:rPr>
              <w:rFonts w:ascii="等线" w:eastAsia="等线" w:hAnsi="等线" w:hint="eastAsia"/>
            </w:rPr>
            <w:delText>音乐律动选项应如何处理</w:delText>
          </w:r>
          <w:bookmarkStart w:id="6646" w:name="_Toc51939971"/>
          <w:bookmarkStart w:id="6647" w:name="_Toc51940814"/>
          <w:bookmarkEnd w:id="6646"/>
          <w:bookmarkEnd w:id="6647"/>
        </w:del>
      </w:ins>
    </w:p>
    <w:p w14:paraId="265447AF" w14:textId="0C2CDF14" w:rsidR="00026029" w:rsidDel="005A2CE5" w:rsidRDefault="00026029" w:rsidP="00026029">
      <w:pPr>
        <w:pStyle w:val="aff9"/>
        <w:ind w:firstLine="480"/>
        <w:rPr>
          <w:ins w:id="6648" w:author="作者" w:date="2020-09-16T17:17:00Z"/>
          <w:del w:id="6649" w:author="作者" w:date="2020-09-25T14:30:00Z"/>
        </w:rPr>
      </w:pPr>
      <w:ins w:id="6650" w:author="作者" w:date="2020-09-16T17:17:00Z">
        <w:del w:id="6651" w:author="作者" w:date="2020-09-25T14:30:00Z">
          <w:r w:rsidDel="005A2CE5">
            <w:rPr>
              <w:rFonts w:hint="eastAsia"/>
            </w:rPr>
            <w:delText>如果音乐停止时，按照最近一次颜色和亮度显示，音乐恢复后，重新进行音乐律动。</w:delText>
          </w:r>
          <w:bookmarkStart w:id="6652" w:name="_Toc51939972"/>
          <w:bookmarkStart w:id="6653" w:name="_Toc51940815"/>
          <w:bookmarkEnd w:id="6652"/>
          <w:bookmarkEnd w:id="6653"/>
        </w:del>
      </w:ins>
    </w:p>
    <w:p w14:paraId="0A4ECEFB" w14:textId="7A2AD4A4" w:rsidR="00026029" w:rsidDel="005A2CE5" w:rsidRDefault="00026029" w:rsidP="00026029">
      <w:pPr>
        <w:pStyle w:val="aff9"/>
        <w:ind w:firstLine="480"/>
        <w:rPr>
          <w:ins w:id="6654" w:author="作者" w:date="2020-09-16T17:17:00Z"/>
          <w:del w:id="6655" w:author="作者" w:date="2020-09-25T14:30:00Z"/>
        </w:rPr>
      </w:pPr>
      <w:ins w:id="6656" w:author="作者" w:date="2020-09-16T17:17:00Z">
        <w:del w:id="6657" w:author="作者" w:date="2020-09-25T14:30:00Z">
          <w:r w:rsidDel="005A2CE5">
            <w:rPr>
              <w:rFonts w:hint="eastAsia"/>
            </w:rPr>
            <w:delText>如果在无音乐时，从其他模式切换到音乐律动，氛围灯显示第二种颜色，橙色和</w:delText>
          </w:r>
          <w:r w:rsidDel="005A2CE5">
            <w:delText>50%</w:delText>
          </w:r>
          <w:r w:rsidDel="005A2CE5">
            <w:rPr>
              <w:rFonts w:hint="eastAsia"/>
            </w:rPr>
            <w:delText>亮度</w:delText>
          </w:r>
          <w:bookmarkStart w:id="6658" w:name="_Toc51939973"/>
          <w:bookmarkStart w:id="6659" w:name="_Toc51940816"/>
          <w:bookmarkEnd w:id="6658"/>
          <w:bookmarkEnd w:id="6659"/>
        </w:del>
      </w:ins>
    </w:p>
    <w:p w14:paraId="0C6734D3" w14:textId="0BF41890" w:rsidR="00026029" w:rsidDel="005A2CE5" w:rsidRDefault="00026029" w:rsidP="00026029">
      <w:pPr>
        <w:numPr>
          <w:ilvl w:val="0"/>
          <w:numId w:val="61"/>
        </w:numPr>
        <w:rPr>
          <w:ins w:id="6660" w:author="作者" w:date="2020-09-16T17:17:00Z"/>
          <w:del w:id="6661" w:author="作者" w:date="2020-09-25T14:30:00Z"/>
          <w:rFonts w:ascii="等线" w:eastAsia="等线" w:hAnsi="等线"/>
        </w:rPr>
      </w:pPr>
      <w:ins w:id="6662" w:author="作者" w:date="2020-09-16T17:17:00Z">
        <w:del w:id="6663" w:author="作者" w:date="2020-09-25T14:30:00Z">
          <w:r w:rsidDel="005A2CE5">
            <w:rPr>
              <w:rFonts w:ascii="等线" w:eastAsia="等线" w:hAnsi="等线" w:hint="eastAsia"/>
            </w:rPr>
            <w:delText>当处于雷达和欢迎欢送模式时，氛围灯操作界面，可以进行更改氛围灯设置，但是氛围灯不进行执行，等雷达模式和欢迎欢送模式结束后执行。</w:delText>
          </w:r>
          <w:bookmarkStart w:id="6664" w:name="_Toc51939974"/>
          <w:bookmarkStart w:id="6665" w:name="_Toc51940817"/>
          <w:bookmarkEnd w:id="6664"/>
          <w:bookmarkEnd w:id="6665"/>
        </w:del>
      </w:ins>
    </w:p>
    <w:p w14:paraId="202295EE" w14:textId="17D8B042" w:rsidR="00B83E99" w:rsidRPr="00B83E99" w:rsidDel="005A2CE5" w:rsidRDefault="00B83E99" w:rsidP="00B83E99">
      <w:pPr>
        <w:pStyle w:val="aff9"/>
        <w:numPr>
          <w:ilvl w:val="0"/>
          <w:numId w:val="61"/>
        </w:numPr>
        <w:ind w:firstLineChars="0"/>
        <w:jc w:val="both"/>
        <w:rPr>
          <w:ins w:id="6666" w:author="作者" w:date="2020-09-25T14:00:00Z"/>
          <w:del w:id="6667" w:author="作者" w:date="2020-09-25T14:30:00Z"/>
          <w:rFonts w:ascii="Calibri" w:hAnsi="Calibri" w:cs="Calibri"/>
          <w:sz w:val="22"/>
          <w:szCs w:val="22"/>
        </w:rPr>
      </w:pPr>
      <w:ins w:id="6668" w:author="作者" w:date="2020-09-25T14:00:00Z">
        <w:del w:id="6669" w:author="作者" w:date="2020-09-25T14:30:00Z">
          <w:r w:rsidRPr="00B83E99" w:rsidDel="005A2CE5">
            <w:rPr>
              <w:sz w:val="22"/>
              <w:szCs w:val="22"/>
              <w:highlight w:val="yellow"/>
            </w:rPr>
            <w:delText>Sunny</w:delText>
          </w:r>
          <w:r w:rsidRPr="00B83E99" w:rsidDel="005A2CE5">
            <w:rPr>
              <w:rFonts w:hint="eastAsia"/>
              <w:sz w:val="22"/>
              <w:szCs w:val="22"/>
              <w:highlight w:val="yellow"/>
            </w:rPr>
            <w:delText>：主菜单</w:delText>
          </w:r>
          <w:r w:rsidRPr="00B83E99" w:rsidDel="005A2CE5">
            <w:rPr>
              <w:rFonts w:ascii="Calibri" w:hAnsi="Calibri" w:cs="Calibri"/>
              <w:sz w:val="22"/>
              <w:szCs w:val="22"/>
              <w:highlight w:val="yellow"/>
            </w:rPr>
            <w:delText xml:space="preserve"> Customize -&gt; Dynamic, IVI </w:delText>
          </w:r>
          <w:r w:rsidRPr="00B83E99" w:rsidDel="005A2CE5">
            <w:rPr>
              <w:rFonts w:hint="eastAsia"/>
              <w:sz w:val="22"/>
              <w:szCs w:val="22"/>
              <w:highlight w:val="yellow"/>
            </w:rPr>
            <w:delText>需要自动把存储显示的动态颜色的类型发出去</w:delText>
          </w:r>
          <w:bookmarkStart w:id="6670" w:name="_Toc51939975"/>
          <w:bookmarkStart w:id="6671" w:name="_Toc51940818"/>
          <w:bookmarkEnd w:id="6670"/>
          <w:bookmarkEnd w:id="6671"/>
        </w:del>
      </w:ins>
    </w:p>
    <w:p w14:paraId="06D1949C" w14:textId="694948B1" w:rsidR="00BC0F1D" w:rsidRPr="00BC0F1D" w:rsidDel="001C179E" w:rsidRDefault="00BC0F1D" w:rsidP="00BC0F1D">
      <w:pPr>
        <w:pStyle w:val="aff9"/>
        <w:numPr>
          <w:ilvl w:val="0"/>
          <w:numId w:val="61"/>
        </w:numPr>
        <w:ind w:firstLineChars="0"/>
        <w:rPr>
          <w:ins w:id="6672" w:author="作者" w:date="2020-09-25T14:02:00Z"/>
          <w:del w:id="6673" w:author="作者" w:date="2020-09-25T14:14:00Z"/>
          <w:rFonts w:ascii="等线" w:eastAsia="等线" w:hAnsi="等线" w:cs="Times New Roman"/>
          <w:sz w:val="21"/>
          <w:szCs w:val="21"/>
          <w:lang w:eastAsia="en-US"/>
        </w:rPr>
      </w:pPr>
      <w:ins w:id="6674" w:author="作者" w:date="2020-09-25T14:02:00Z">
        <w:del w:id="6675" w:author="作者" w:date="2020-09-25T14:14:00Z">
          <w:r w:rsidRPr="00BC0F1D" w:rsidDel="001C179E">
            <w:rPr>
              <w:rFonts w:ascii="等线" w:eastAsia="等线" w:hAnsi="等线" w:hint="eastAsia"/>
              <w:sz w:val="21"/>
              <w:szCs w:val="21"/>
              <w:lang w:eastAsia="en-US"/>
            </w:rPr>
            <w:delText>驾驶模式切换到normal 模式时需要IVI将Aux_AmbLghtDrvMde_D_Rq信号从auto -&gt; manual</w:delText>
          </w:r>
          <w:bookmarkStart w:id="6676" w:name="_Toc51939976"/>
          <w:bookmarkStart w:id="6677" w:name="_Toc51940819"/>
          <w:bookmarkEnd w:id="6676"/>
          <w:bookmarkEnd w:id="6677"/>
        </w:del>
      </w:ins>
    </w:p>
    <w:p w14:paraId="007F1AAC" w14:textId="09F35601" w:rsidR="00026029" w:rsidRPr="00026029" w:rsidDel="005A2CE5" w:rsidRDefault="00026029">
      <w:pPr>
        <w:pStyle w:val="a1"/>
        <w:rPr>
          <w:ins w:id="6678" w:author="作者" w:date="2020-09-14T15:37:00Z"/>
          <w:del w:id="6679" w:author="作者" w:date="2020-09-25T14:30:00Z"/>
          <w:rFonts w:ascii="微软雅黑" w:eastAsia="微软雅黑" w:hAnsi="微软雅黑"/>
          <w:lang w:eastAsia="zh-CN"/>
        </w:rPr>
        <w:pPrChange w:id="6680" w:author="作者" w:date="2020-09-14T15:07:00Z">
          <w:pPr>
            <w:pStyle w:val="a1"/>
            <w:ind w:firstLineChars="200" w:firstLine="400"/>
          </w:pPr>
        </w:pPrChange>
      </w:pPr>
      <w:bookmarkStart w:id="6681" w:name="_Toc51939977"/>
      <w:bookmarkStart w:id="6682" w:name="_Toc51940820"/>
      <w:bookmarkEnd w:id="6681"/>
      <w:bookmarkEnd w:id="6682"/>
    </w:p>
    <w:p w14:paraId="4CD9E841" w14:textId="77777777" w:rsidR="008F1350" w:rsidRPr="00E26B2A" w:rsidRDefault="008F1350" w:rsidP="008F1350">
      <w:pPr>
        <w:pStyle w:val="1"/>
        <w:keepLines w:val="0"/>
        <w:tabs>
          <w:tab w:val="clear" w:pos="432"/>
          <w:tab w:val="left" w:pos="567"/>
        </w:tabs>
        <w:spacing w:before="240" w:after="240" w:line="240" w:lineRule="auto"/>
        <w:ind w:left="567" w:hanging="567"/>
        <w:rPr>
          <w:moveTo w:id="6683" w:author="作者" w:date="2020-09-14T15:37:00Z"/>
          <w:rFonts w:ascii="微软雅黑" w:eastAsia="微软雅黑" w:hAnsi="微软雅黑" w:cs="Arial"/>
          <w:lang w:eastAsia="zh-CN"/>
        </w:rPr>
      </w:pPr>
      <w:bookmarkStart w:id="6684" w:name="_Toc51940821"/>
      <w:moveToRangeStart w:id="6685" w:author="作者" w:date="2020-09-14T15:37:00Z" w:name="move50990292"/>
      <w:moveTo w:id="6686" w:author="作者" w:date="2020-09-14T15:37:00Z">
        <w:r w:rsidRPr="00E26B2A">
          <w:rPr>
            <w:rFonts w:ascii="微软雅黑" w:eastAsia="微软雅黑" w:hAnsi="微软雅黑" w:cs="Arial" w:hint="eastAsia"/>
            <w:lang w:eastAsia="zh-CN"/>
          </w:rPr>
          <w:lastRenderedPageBreak/>
          <w:t>系统边界</w:t>
        </w:r>
        <w:bookmarkEnd w:id="6684"/>
      </w:moveTo>
    </w:p>
    <w:p w14:paraId="5EAFD483" w14:textId="33828BE5" w:rsidR="008F1350" w:rsidDel="008F1350" w:rsidRDefault="008F1350" w:rsidP="008F1350">
      <w:pPr>
        <w:pStyle w:val="a1"/>
        <w:rPr>
          <w:del w:id="6687" w:author="作者" w:date="2020-09-14T15:38:00Z"/>
          <w:moveTo w:id="6688" w:author="作者" w:date="2020-09-14T15:37:00Z"/>
          <w:rFonts w:eastAsia="微软雅黑"/>
          <w:lang w:eastAsia="zh-CN"/>
        </w:rPr>
      </w:pPr>
      <w:moveTo w:id="6689" w:author="作者" w:date="2020-09-14T15:37:00Z">
        <w:r>
          <w:rPr>
            <w:rFonts w:eastAsia="微软雅黑" w:hint="eastAsia"/>
            <w:lang w:eastAsia="zh-CN"/>
          </w:rPr>
          <w:t>请参考表格</w:t>
        </w:r>
        <w:r>
          <w:rPr>
            <w:rFonts w:eastAsia="微软雅黑" w:hint="eastAsia"/>
            <w:lang w:eastAsia="zh-CN"/>
          </w:rPr>
          <w:t>x</w:t>
        </w:r>
        <w:r>
          <w:rPr>
            <w:rFonts w:eastAsia="微软雅黑"/>
            <w:lang w:eastAsia="zh-CN"/>
          </w:rPr>
          <w:t>x</w:t>
        </w:r>
        <w:r>
          <w:rPr>
            <w:rFonts w:eastAsia="微软雅黑" w:hint="eastAsia"/>
            <w:lang w:eastAsia="zh-CN"/>
          </w:rPr>
          <w:t>（外部表格文档后续补充）</w:t>
        </w:r>
      </w:moveTo>
    </w:p>
    <w:moveToRangeEnd w:id="6685"/>
    <w:p w14:paraId="6CCC1FB0" w14:textId="59A13B20" w:rsidR="008F1350" w:rsidDel="008F1350" w:rsidRDefault="008F1350">
      <w:pPr>
        <w:pStyle w:val="a1"/>
        <w:rPr>
          <w:ins w:id="6690" w:author="作者" w:date="2020-09-14T15:34:00Z"/>
          <w:del w:id="6691" w:author="作者" w:date="2020-09-14T15:36:00Z"/>
          <w:rFonts w:ascii="微软雅黑" w:eastAsia="微软雅黑" w:hAnsi="微软雅黑"/>
          <w:lang w:eastAsia="zh-CN"/>
        </w:rPr>
        <w:pPrChange w:id="6692" w:author="作者" w:date="2020-09-14T15:38:00Z">
          <w:pPr>
            <w:pStyle w:val="a1"/>
            <w:ind w:firstLineChars="200" w:firstLine="400"/>
          </w:pPr>
        </w:pPrChange>
      </w:pPr>
    </w:p>
    <w:p w14:paraId="4A689A40" w14:textId="2DB994E0" w:rsidR="00B60A7E" w:rsidRPr="008C3AC2" w:rsidDel="008F1350" w:rsidRDefault="00A13F5D">
      <w:pPr>
        <w:pStyle w:val="31"/>
        <w:tabs>
          <w:tab w:val="clear" w:pos="432"/>
        </w:tabs>
        <w:rPr>
          <w:del w:id="6693" w:author="作者" w:date="2020-09-14T15:36:00Z"/>
          <w:rFonts w:ascii="微软雅黑" w:eastAsia="微软雅黑" w:hAnsi="微软雅黑"/>
          <w:lang w:eastAsia="zh-CN"/>
        </w:rPr>
        <w:pPrChange w:id="6694" w:author="作者" w:date="2020-09-14T15:38:00Z">
          <w:pPr>
            <w:pStyle w:val="a1"/>
            <w:ind w:firstLineChars="200" w:firstLine="400"/>
          </w:pPr>
        </w:pPrChange>
      </w:pPr>
      <w:ins w:id="6695" w:author="作者" w:date="2020-09-14T15:35:00Z">
        <w:del w:id="6696" w:author="作者" w:date="2020-09-14T15:36:00Z">
          <w:r w:rsidRPr="00A13F5D" w:rsidDel="008F1350">
            <w:rPr>
              <w:rFonts w:ascii="微软雅黑" w:eastAsia="微软雅黑" w:hAnsi="微软雅黑" w:cs="微软雅黑" w:hint="eastAsia"/>
              <w:lang w:eastAsia="zh-CN"/>
              <w:rPrChange w:id="6697" w:author="作者" w:date="2020-09-14T15:35:00Z">
                <w:rPr>
                  <w:rFonts w:ascii="微软雅黑" w:eastAsia="微软雅黑" w:hAnsi="微软雅黑" w:cs="微软雅黑" w:hint="eastAsia"/>
                </w:rPr>
              </w:rPrChange>
            </w:rPr>
            <w:delText>氛围灯设置</w:delText>
          </w:r>
        </w:del>
      </w:ins>
      <w:del w:id="6698" w:author="作者" w:date="2020-09-14T15:36:00Z">
        <w:r w:rsidR="00B60A7E" w:rsidRPr="00A13F5D" w:rsidDel="008F1350">
          <w:rPr>
            <w:rFonts w:ascii="微软雅黑" w:eastAsia="微软雅黑" w:hAnsi="微软雅黑" w:hint="eastAsia"/>
            <w:lang w:eastAsia="zh-CN"/>
            <w:rPrChange w:id="6699" w:author="作者" w:date="2020-09-14T15:35:00Z">
              <w:rPr>
                <w:rFonts w:ascii="微软雅黑" w:eastAsia="微软雅黑" w:hAnsi="微软雅黑" w:hint="eastAsia"/>
              </w:rPr>
            </w:rPrChange>
          </w:rPr>
          <w:delText>基于</w:delText>
        </w:r>
        <w:r w:rsidR="00B60A7E" w:rsidRPr="00A13F5D" w:rsidDel="008F1350">
          <w:rPr>
            <w:rFonts w:ascii="微软雅黑" w:eastAsia="微软雅黑" w:hAnsi="微软雅黑"/>
            <w:lang w:eastAsia="zh-CN"/>
            <w:rPrChange w:id="6700" w:author="作者" w:date="2020-09-14T15:35:00Z">
              <w:rPr>
                <w:rFonts w:ascii="微软雅黑" w:eastAsia="微软雅黑" w:hAnsi="微软雅黑"/>
              </w:rPr>
            </w:rPrChange>
          </w:rPr>
          <w:delText xml:space="preserve"> DLNA </w:delText>
        </w:r>
        <w:r w:rsidR="00B60A7E" w:rsidRPr="00A13F5D" w:rsidDel="008F1350">
          <w:rPr>
            <w:rFonts w:ascii="微软雅黑" w:eastAsia="微软雅黑" w:hAnsi="微软雅黑" w:hint="eastAsia"/>
            <w:lang w:eastAsia="zh-CN"/>
            <w:rPrChange w:id="6701" w:author="作者" w:date="2020-09-14T15:35:00Z">
              <w:rPr>
                <w:rFonts w:ascii="微软雅黑" w:eastAsia="微软雅黑" w:hAnsi="微软雅黑" w:hint="eastAsia"/>
              </w:rPr>
            </w:rPrChange>
          </w:rPr>
          <w:delText>的多媒体文件播放功能，如</w:delText>
        </w:r>
        <w:r w:rsidR="00B60A7E" w:rsidRPr="00A13F5D" w:rsidDel="008F1350">
          <w:rPr>
            <w:rFonts w:ascii="微软雅黑" w:eastAsia="微软雅黑" w:hAnsi="微软雅黑"/>
            <w:lang w:eastAsia="zh-CN"/>
            <w:rPrChange w:id="6702" w:author="作者" w:date="2020-09-14T15:35:00Z">
              <w:rPr>
                <w:rFonts w:ascii="微软雅黑" w:eastAsia="微软雅黑" w:hAnsi="微软雅黑"/>
              </w:rPr>
            </w:rPrChange>
          </w:rPr>
          <w:delText xml:space="preserve"> Figure 1 </w:delText>
        </w:r>
        <w:r w:rsidR="00B60A7E" w:rsidRPr="00A13F5D" w:rsidDel="008F1350">
          <w:rPr>
            <w:rFonts w:ascii="微软雅黑" w:eastAsia="微软雅黑" w:hAnsi="微软雅黑" w:hint="eastAsia"/>
            <w:lang w:eastAsia="zh-CN"/>
            <w:rPrChange w:id="6703" w:author="作者" w:date="2020-09-14T15:35:00Z">
              <w:rPr>
                <w:rFonts w:ascii="微软雅黑" w:eastAsia="微软雅黑" w:hAnsi="微软雅黑" w:hint="eastAsia"/>
              </w:rPr>
            </w:rPrChange>
          </w:rPr>
          <w:delText>所示，主要是实现智能手机或平板等设备与</w:delText>
        </w:r>
      </w:del>
    </w:p>
    <w:p w14:paraId="29F25FCB" w14:textId="03DCA8F7" w:rsidR="00B60A7E" w:rsidRPr="00E26B2A" w:rsidDel="008F1350" w:rsidRDefault="00B60A7E">
      <w:pPr>
        <w:pStyle w:val="31"/>
        <w:rPr>
          <w:del w:id="6704" w:author="作者" w:date="2020-09-14T15:36:00Z"/>
          <w:rFonts w:ascii="微软雅黑" w:eastAsia="微软雅黑" w:hAnsi="微软雅黑"/>
          <w:lang w:eastAsia="zh-CN"/>
        </w:rPr>
        <w:pPrChange w:id="6705" w:author="作者" w:date="2020-09-14T15:38:00Z">
          <w:pPr>
            <w:pStyle w:val="a1"/>
          </w:pPr>
        </w:pPrChange>
      </w:pPr>
      <w:del w:id="6706" w:author="作者" w:date="2020-09-14T15:36:00Z">
        <w:r w:rsidRPr="00E26B2A" w:rsidDel="008F1350">
          <w:rPr>
            <w:rFonts w:ascii="微软雅黑" w:eastAsia="微软雅黑" w:hAnsi="微软雅黑" w:hint="eastAsia"/>
            <w:lang w:eastAsia="zh-CN"/>
          </w:rPr>
          <w:delText>娱乐主机在同一个局域网内时，智能手机或平板等源设备能够基于 DLNA 协议把音乐/视频/图片这</w:delText>
        </w:r>
      </w:del>
    </w:p>
    <w:p w14:paraId="5251C0B8" w14:textId="261D3FD9" w:rsidR="00B60A7E" w:rsidRPr="00E26B2A" w:rsidDel="008F1350" w:rsidRDefault="00B60A7E">
      <w:pPr>
        <w:pStyle w:val="31"/>
        <w:rPr>
          <w:del w:id="6707" w:author="作者" w:date="2020-09-14T15:36:00Z"/>
          <w:rFonts w:ascii="微软雅黑" w:eastAsia="微软雅黑" w:hAnsi="微软雅黑"/>
          <w:lang w:eastAsia="zh-CN"/>
        </w:rPr>
        <w:pPrChange w:id="6708" w:author="作者" w:date="2020-09-14T15:38:00Z">
          <w:pPr>
            <w:pStyle w:val="a1"/>
          </w:pPr>
        </w:pPrChange>
      </w:pPr>
      <w:del w:id="6709" w:author="作者" w:date="2020-09-14T15:36:00Z">
        <w:r w:rsidRPr="00E26B2A" w:rsidDel="008F1350">
          <w:rPr>
            <w:rFonts w:ascii="微软雅黑" w:eastAsia="微软雅黑" w:hAnsi="微软雅黑" w:hint="eastAsia"/>
            <w:lang w:eastAsia="zh-CN"/>
          </w:rPr>
          <w:delText>三种类型的资源投射到车载娱乐主机上进行播放，以及控制。</w:delText>
        </w:r>
      </w:del>
    </w:p>
    <w:p w14:paraId="255B21BF" w14:textId="3BB6192A" w:rsidR="00B60A7E" w:rsidRPr="00E26B2A" w:rsidDel="008F1350" w:rsidRDefault="00B60A7E">
      <w:pPr>
        <w:pStyle w:val="31"/>
        <w:rPr>
          <w:del w:id="6710" w:author="作者" w:date="2020-09-14T15:36:00Z"/>
          <w:rFonts w:ascii="微软雅黑" w:eastAsia="微软雅黑" w:hAnsi="微软雅黑"/>
          <w:lang w:eastAsia="zh-CN"/>
        </w:rPr>
        <w:pPrChange w:id="6711" w:author="作者" w:date="2020-09-14T15:38:00Z">
          <w:pPr>
            <w:pStyle w:val="a1"/>
          </w:pPr>
        </w:pPrChange>
      </w:pPr>
      <w:del w:id="6712" w:author="作者" w:date="2020-09-14T15:36:00Z">
        <w:r w:rsidRPr="00E26B2A" w:rsidDel="008F1350">
          <w:rPr>
            <w:rFonts w:ascii="微软雅黑" w:eastAsia="微软雅黑" w:hAnsi="微软雅黑" w:hint="eastAsia"/>
            <w:noProof/>
          </w:rPr>
          <w:drawing>
            <wp:inline distT="0" distB="0" distL="0" distR="0" wp14:anchorId="7911147E" wp14:editId="1F4C1E2F">
              <wp:extent cx="4774019" cy="1988244"/>
              <wp:effectExtent l="0" t="0" r="0" b="0"/>
              <wp:docPr id="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cstate="print"/>
                      <a:srcRect/>
                      <a:stretch>
                        <a:fillRect/>
                      </a:stretch>
                    </pic:blipFill>
                    <pic:spPr bwMode="auto">
                      <a:xfrm>
                        <a:off x="0" y="0"/>
                        <a:ext cx="4795853" cy="1997337"/>
                      </a:xfrm>
                      <a:prstGeom prst="rect">
                        <a:avLst/>
                      </a:prstGeom>
                      <a:noFill/>
                      <a:ln w="9525">
                        <a:noFill/>
                        <a:miter lim="800000"/>
                        <a:headEnd/>
                        <a:tailEnd/>
                      </a:ln>
                    </pic:spPr>
                  </pic:pic>
                </a:graphicData>
              </a:graphic>
            </wp:inline>
          </w:drawing>
        </w:r>
      </w:del>
    </w:p>
    <w:p w14:paraId="342A5A21" w14:textId="06B05DDE" w:rsidR="00B60A7E" w:rsidRPr="00E26B2A" w:rsidDel="008F1350" w:rsidRDefault="00B60A7E">
      <w:pPr>
        <w:pStyle w:val="31"/>
        <w:rPr>
          <w:del w:id="6713" w:author="作者" w:date="2020-09-14T15:36:00Z"/>
          <w:rFonts w:ascii="微软雅黑" w:eastAsia="微软雅黑" w:hAnsi="微软雅黑"/>
          <w:lang w:eastAsia="zh-CN"/>
        </w:rPr>
        <w:pPrChange w:id="6714" w:author="作者" w:date="2020-09-14T15:38:00Z">
          <w:pPr>
            <w:pStyle w:val="a1"/>
            <w:jc w:val="center"/>
          </w:pPr>
        </w:pPrChange>
      </w:pPr>
      <w:del w:id="6715" w:author="作者" w:date="2020-09-14T15:36:00Z">
        <w:r w:rsidRPr="00E26B2A" w:rsidDel="008F1350">
          <w:rPr>
            <w:rFonts w:ascii="微软雅黑" w:eastAsia="微软雅黑" w:hAnsi="微软雅黑" w:hint="eastAsia"/>
            <w:lang w:eastAsia="zh-CN"/>
          </w:rPr>
          <w:delText>Figure 1 功能基本架构</w:delText>
        </w:r>
      </w:del>
    </w:p>
    <w:p w14:paraId="57D0713D" w14:textId="24DA8618" w:rsidR="00B60A7E" w:rsidRPr="00E26B2A" w:rsidDel="008F1350" w:rsidRDefault="00B60A7E">
      <w:pPr>
        <w:pStyle w:val="31"/>
        <w:rPr>
          <w:del w:id="6716" w:author="作者" w:date="2020-09-14T15:36:00Z"/>
          <w:rFonts w:ascii="微软雅黑" w:eastAsia="微软雅黑" w:hAnsi="微软雅黑"/>
          <w:lang w:eastAsia="zh-CN"/>
        </w:rPr>
        <w:pPrChange w:id="6717" w:author="作者" w:date="2020-09-14T15:38:00Z">
          <w:pPr>
            <w:pStyle w:val="a1"/>
            <w:ind w:firstLineChars="200" w:firstLine="400"/>
          </w:pPr>
        </w:pPrChange>
      </w:pPr>
      <w:del w:id="6718" w:author="作者" w:date="2020-09-14T15:36:00Z">
        <w:r w:rsidRPr="00E26B2A" w:rsidDel="008F1350">
          <w:rPr>
            <w:rFonts w:ascii="微软雅黑" w:eastAsia="微软雅黑" w:hAnsi="微软雅黑" w:hint="eastAsia"/>
            <w:lang w:eastAsia="zh-CN"/>
          </w:rPr>
          <w:delText>因此娱乐主机必须能够支持 DLNA 协议用来作为播放设备。在主机上必须支持且只支持播放</w:delText>
        </w:r>
      </w:del>
    </w:p>
    <w:p w14:paraId="72951569" w14:textId="1C418563" w:rsidR="00B60A7E" w:rsidRPr="00E26B2A" w:rsidDel="008F1350" w:rsidRDefault="00B60A7E">
      <w:pPr>
        <w:pStyle w:val="31"/>
        <w:rPr>
          <w:del w:id="6719" w:author="作者" w:date="2020-09-14T15:36:00Z"/>
          <w:rFonts w:ascii="微软雅黑" w:eastAsia="微软雅黑" w:hAnsi="微软雅黑"/>
          <w:lang w:eastAsia="zh-CN"/>
        </w:rPr>
        <w:pPrChange w:id="6720" w:author="作者" w:date="2020-09-14T15:38:00Z">
          <w:pPr>
            <w:pStyle w:val="a1"/>
          </w:pPr>
        </w:pPrChange>
      </w:pPr>
      <w:del w:id="6721" w:author="作者" w:date="2020-09-14T15:36:00Z">
        <w:r w:rsidRPr="00E26B2A" w:rsidDel="008F1350">
          <w:rPr>
            <w:rFonts w:ascii="微软雅黑" w:eastAsia="微软雅黑" w:hAnsi="微软雅黑" w:hint="eastAsia"/>
            <w:lang w:eastAsia="zh-CN"/>
          </w:rPr>
          <w:delText>或查看的多媒体源类型有：音频文件，视频文件和图片。</w:delText>
        </w:r>
      </w:del>
    </w:p>
    <w:p w14:paraId="5C635EB2" w14:textId="62146D1D" w:rsidR="00B60A7E" w:rsidRPr="00B942E1" w:rsidDel="008F1350" w:rsidRDefault="00B60A7E">
      <w:pPr>
        <w:pStyle w:val="31"/>
        <w:rPr>
          <w:del w:id="6722" w:author="作者" w:date="2020-09-14T15:36:00Z"/>
          <w:rFonts w:ascii="微软雅黑" w:eastAsia="微软雅黑" w:hAnsi="微软雅黑"/>
          <w:lang w:eastAsia="zh-CN"/>
        </w:rPr>
        <w:pPrChange w:id="6723" w:author="作者" w:date="2020-09-14T15:38:00Z">
          <w:pPr>
            <w:pStyle w:val="a1"/>
            <w:ind w:firstLineChars="200" w:firstLine="400"/>
          </w:pPr>
        </w:pPrChange>
      </w:pPr>
      <w:del w:id="6724" w:author="作者" w:date="2020-09-14T15:36:00Z">
        <w:r w:rsidRPr="00E26B2A" w:rsidDel="008F1350">
          <w:rPr>
            <w:rFonts w:ascii="微软雅黑" w:eastAsia="微软雅黑" w:hAnsi="微软雅黑" w:hint="eastAsia"/>
            <w:lang w:eastAsia="zh-CN"/>
          </w:rPr>
          <w:delText>针对不同类型的多媒体源文件，娱乐主机上需要</w:delText>
        </w:r>
        <w:r w:rsidRPr="00B942E1" w:rsidDel="008F1350">
          <w:rPr>
            <w:rFonts w:ascii="微软雅黑" w:eastAsia="微软雅黑" w:hAnsi="微软雅黑" w:hint="eastAsia"/>
            <w:lang w:eastAsia="zh-CN"/>
          </w:rPr>
          <w:delText>支持的基本控制功能如图所示</w:delText>
        </w:r>
        <w:r w:rsidR="00B942E1" w:rsidDel="008F1350">
          <w:rPr>
            <w:rFonts w:ascii="微软雅黑" w:eastAsia="微软雅黑" w:hAnsi="微软雅黑" w:hint="eastAsia"/>
            <w:lang w:eastAsia="zh-CN"/>
          </w:rPr>
          <w:delText>：</w:delText>
        </w:r>
      </w:del>
    </w:p>
    <w:p w14:paraId="6B34AEC0" w14:textId="6B8D4267" w:rsidR="00B942E1" w:rsidRPr="00E26B2A" w:rsidDel="008F1350" w:rsidRDefault="00B942E1">
      <w:pPr>
        <w:pStyle w:val="31"/>
        <w:rPr>
          <w:del w:id="6725" w:author="作者" w:date="2020-09-14T15:36:00Z"/>
          <w:rFonts w:ascii="微软雅黑" w:eastAsia="微软雅黑" w:hAnsi="微软雅黑"/>
          <w:lang w:eastAsia="zh-CN"/>
        </w:rPr>
        <w:pPrChange w:id="6726" w:author="作者" w:date="2020-09-14T15:38:00Z">
          <w:pPr>
            <w:pStyle w:val="a1"/>
            <w:ind w:firstLineChars="200" w:firstLine="480"/>
          </w:pPr>
        </w:pPrChange>
      </w:pPr>
      <w:del w:id="6727" w:author="作者" w:date="2020-09-14T15:36:00Z">
        <w:r w:rsidRPr="00B942E1" w:rsidDel="008F1350">
          <w:rPr>
            <w:rFonts w:ascii="微软雅黑" w:eastAsia="微软雅黑" w:hAnsi="微软雅黑"/>
            <w:noProof/>
          </w:rPr>
          <w:drawing>
            <wp:inline distT="0" distB="0" distL="0" distR="0" wp14:anchorId="462EC704" wp14:editId="3A127CDA">
              <wp:extent cx="5577401" cy="21158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6062" cy="2134339"/>
                      </a:xfrm>
                      <a:prstGeom prst="rect">
                        <a:avLst/>
                      </a:prstGeom>
                      <a:noFill/>
                      <a:ln>
                        <a:noFill/>
                      </a:ln>
                    </pic:spPr>
                  </pic:pic>
                </a:graphicData>
              </a:graphic>
            </wp:inline>
          </w:drawing>
        </w:r>
      </w:del>
    </w:p>
    <w:p w14:paraId="5F20DEA7" w14:textId="068FD289" w:rsidR="002167CE" w:rsidRPr="00A13F5D" w:rsidDel="008F1350" w:rsidRDefault="00A55D39">
      <w:pPr>
        <w:pStyle w:val="31"/>
        <w:rPr>
          <w:del w:id="6728" w:author="作者" w:date="2020-09-14T15:36:00Z"/>
          <w:rFonts w:ascii="微软雅黑" w:eastAsia="微软雅黑" w:hAnsi="微软雅黑"/>
          <w:lang w:eastAsia="zh-CN"/>
        </w:rPr>
        <w:pPrChange w:id="6729" w:author="作者" w:date="2020-09-14T15:38:00Z">
          <w:pPr>
            <w:pStyle w:val="31"/>
            <w:tabs>
              <w:tab w:val="clear" w:pos="432"/>
            </w:tabs>
          </w:pPr>
        </w:pPrChange>
      </w:pPr>
      <w:ins w:id="6730" w:author="作者" w:date="2020-09-14T13:28:00Z">
        <w:del w:id="6731" w:author="作者" w:date="2020-09-14T15:36:00Z">
          <w:r w:rsidRPr="00A13F5D" w:rsidDel="008F1350">
            <w:rPr>
              <w:rFonts w:ascii="微软雅黑" w:eastAsia="微软雅黑" w:hAnsi="微软雅黑" w:cs="微软雅黑"/>
              <w:b w:val="0"/>
              <w:lang w:eastAsia="zh-CN"/>
            </w:rPr>
            <w:delText>LIN</w:delText>
          </w:r>
          <w:r w:rsidRPr="00A13F5D" w:rsidDel="008F1350">
            <w:rPr>
              <w:rFonts w:ascii="微软雅黑" w:eastAsia="微软雅黑" w:hAnsi="微软雅黑" w:cs="微软雅黑" w:hint="eastAsia"/>
              <w:b w:val="0"/>
              <w:lang w:eastAsia="zh-CN"/>
            </w:rPr>
            <w:delText>信号</w:delText>
          </w:r>
        </w:del>
      </w:ins>
      <w:del w:id="6732" w:author="作者" w:date="2020-09-14T15:36:00Z">
        <w:r w:rsidR="002167CE" w:rsidRPr="00A13F5D" w:rsidDel="008F1350">
          <w:rPr>
            <w:rFonts w:ascii="微软雅黑" w:eastAsia="微软雅黑" w:hAnsi="微软雅黑" w:cs="微软雅黑" w:hint="eastAsia"/>
            <w:lang w:eastAsia="zh-CN"/>
            <w:rPrChange w:id="6733" w:author="作者" w:date="2020-09-14T15:35:00Z">
              <w:rPr>
                <w:rFonts w:ascii="微软雅黑" w:eastAsia="微软雅黑" w:hAnsi="微软雅黑" w:cs="微软雅黑" w:hint="eastAsia"/>
              </w:rPr>
            </w:rPrChange>
          </w:rPr>
          <w:delText>共享局域网</w:delText>
        </w:r>
      </w:del>
    </w:p>
    <w:p w14:paraId="0B0AA3E2" w14:textId="2FE087A8" w:rsidR="002167CE" w:rsidRPr="00E26B2A" w:rsidDel="008F1350" w:rsidRDefault="002167CE" w:rsidP="008F1350">
      <w:pPr>
        <w:pStyle w:val="a1"/>
        <w:ind w:firstLineChars="200" w:firstLine="400"/>
        <w:rPr>
          <w:del w:id="6734" w:author="作者" w:date="2020-09-14T15:36:00Z"/>
          <w:rFonts w:ascii="微软雅黑" w:eastAsia="微软雅黑" w:hAnsi="微软雅黑"/>
          <w:lang w:eastAsia="zh-CN"/>
        </w:rPr>
      </w:pPr>
      <w:del w:id="6735" w:author="作者" w:date="2020-09-14T15:36:00Z">
        <w:r w:rsidRPr="00E26B2A" w:rsidDel="008F1350">
          <w:rPr>
            <w:rFonts w:ascii="微软雅黑" w:eastAsia="微软雅黑" w:hAnsi="微软雅黑" w:hint="eastAsia"/>
            <w:lang w:eastAsia="zh-CN"/>
          </w:rPr>
          <w:delText>基于 DLNA 协议实现的多媒体文件共享播放，要求源设备和播放设备必须处于同一个局域网</w:delText>
        </w:r>
      </w:del>
    </w:p>
    <w:p w14:paraId="323DC834" w14:textId="5D5AE2D6" w:rsidR="002167CE" w:rsidRPr="00E26B2A" w:rsidDel="008F1350" w:rsidRDefault="002167CE" w:rsidP="008F1350">
      <w:pPr>
        <w:pStyle w:val="a1"/>
        <w:rPr>
          <w:del w:id="6736" w:author="作者" w:date="2020-09-14T15:36:00Z"/>
          <w:rFonts w:ascii="微软雅黑" w:eastAsia="微软雅黑" w:hAnsi="微软雅黑"/>
          <w:lang w:eastAsia="zh-CN"/>
        </w:rPr>
      </w:pPr>
      <w:del w:id="6737" w:author="作者" w:date="2020-09-14T15:36:00Z">
        <w:r w:rsidRPr="00E26B2A" w:rsidDel="008F1350">
          <w:rPr>
            <w:rFonts w:ascii="微软雅黑" w:eastAsia="微软雅黑" w:hAnsi="微软雅黑" w:hint="eastAsia"/>
            <w:lang w:eastAsia="zh-CN"/>
          </w:rPr>
          <w:delText>内。因此娱乐主机的 WIFI 模块必须要支持以下两个功能：</w:delText>
        </w:r>
      </w:del>
    </w:p>
    <w:p w14:paraId="07364816" w14:textId="74912378" w:rsidR="002167CE" w:rsidRPr="00290CC9" w:rsidDel="008F1350" w:rsidRDefault="002167CE" w:rsidP="008F1350">
      <w:pPr>
        <w:pStyle w:val="a1"/>
        <w:rPr>
          <w:del w:id="6738" w:author="作者" w:date="2020-09-14T15:36:00Z"/>
          <w:rFonts w:ascii="微软雅黑" w:eastAsia="微软雅黑" w:hAnsi="微软雅黑"/>
          <w:b/>
          <w:lang w:eastAsia="zh-CN"/>
        </w:rPr>
      </w:pPr>
      <w:del w:id="6739" w:author="作者" w:date="2020-09-14T15:36:00Z">
        <w:r w:rsidRPr="00290CC9" w:rsidDel="008F1350">
          <w:rPr>
            <w:rFonts w:ascii="微软雅黑" w:eastAsia="微软雅黑" w:hAnsi="微软雅黑" w:hint="eastAsia"/>
            <w:b/>
            <w:lang w:eastAsia="zh-CN"/>
          </w:rPr>
          <w:delText>1. 无限局域网连接</w:delText>
        </w:r>
      </w:del>
    </w:p>
    <w:p w14:paraId="48783BA0" w14:textId="0AEB0BD4" w:rsidR="002167CE" w:rsidRPr="00E26B2A" w:rsidDel="008F1350" w:rsidRDefault="002167CE" w:rsidP="008F1350">
      <w:pPr>
        <w:pStyle w:val="a1"/>
        <w:ind w:firstLineChars="200" w:firstLine="400"/>
        <w:rPr>
          <w:del w:id="6740" w:author="作者" w:date="2020-09-14T15:36:00Z"/>
          <w:rFonts w:ascii="微软雅黑" w:eastAsia="微软雅黑" w:hAnsi="微软雅黑"/>
          <w:lang w:eastAsia="zh-CN"/>
        </w:rPr>
      </w:pPr>
      <w:del w:id="6741" w:author="作者" w:date="2020-09-14T15:36:00Z">
        <w:r w:rsidRPr="00E26B2A" w:rsidDel="008F1350">
          <w:rPr>
            <w:rFonts w:ascii="微软雅黑" w:eastAsia="微软雅黑" w:hAnsi="微软雅黑" w:hint="eastAsia"/>
            <w:lang w:eastAsia="zh-CN"/>
          </w:rPr>
          <w:delText>多个设备共享文件时，如果主机不作为热点，那么 WIFI 模块必须具备通过无线方式连接到其</w:delText>
        </w:r>
      </w:del>
    </w:p>
    <w:p w14:paraId="4794357A" w14:textId="63D02249" w:rsidR="002167CE" w:rsidRPr="00E26B2A" w:rsidDel="008F1350" w:rsidRDefault="002167CE" w:rsidP="008F1350">
      <w:pPr>
        <w:pStyle w:val="a1"/>
        <w:rPr>
          <w:del w:id="6742" w:author="作者" w:date="2020-09-14T15:36:00Z"/>
          <w:rFonts w:ascii="微软雅黑" w:eastAsia="微软雅黑" w:hAnsi="微软雅黑"/>
          <w:lang w:eastAsia="zh-CN"/>
        </w:rPr>
      </w:pPr>
      <w:del w:id="6743" w:author="作者" w:date="2020-09-14T15:36:00Z">
        <w:r w:rsidRPr="00E26B2A" w:rsidDel="008F1350">
          <w:rPr>
            <w:rFonts w:ascii="微软雅黑" w:eastAsia="微软雅黑" w:hAnsi="微软雅黑" w:hint="eastAsia"/>
            <w:lang w:eastAsia="zh-CN"/>
          </w:rPr>
          <w:delText>他局域网的功能。</w:delText>
        </w:r>
      </w:del>
    </w:p>
    <w:p w14:paraId="1BD466AF" w14:textId="7399A33F" w:rsidR="002167CE" w:rsidRPr="00290CC9" w:rsidDel="008F1350" w:rsidRDefault="002167CE" w:rsidP="008F1350">
      <w:pPr>
        <w:pStyle w:val="a1"/>
        <w:rPr>
          <w:del w:id="6744" w:author="作者" w:date="2020-09-14T15:36:00Z"/>
          <w:rFonts w:ascii="微软雅黑" w:eastAsia="微软雅黑" w:hAnsi="微软雅黑"/>
          <w:b/>
          <w:lang w:eastAsia="zh-CN"/>
        </w:rPr>
      </w:pPr>
      <w:del w:id="6745" w:author="作者" w:date="2020-09-14T15:36:00Z">
        <w:r w:rsidRPr="00290CC9" w:rsidDel="008F1350">
          <w:rPr>
            <w:rFonts w:ascii="微软雅黑" w:eastAsia="微软雅黑" w:hAnsi="微软雅黑" w:hint="eastAsia"/>
            <w:b/>
            <w:lang w:eastAsia="zh-CN"/>
          </w:rPr>
          <w:delText>2. 热点</w:delText>
        </w:r>
      </w:del>
    </w:p>
    <w:p w14:paraId="3E74077D" w14:textId="3EE39BAA" w:rsidR="002167CE" w:rsidRPr="00E26B2A" w:rsidDel="008F1350" w:rsidRDefault="002167CE" w:rsidP="008F1350">
      <w:pPr>
        <w:pStyle w:val="a1"/>
        <w:ind w:firstLineChars="200" w:firstLine="400"/>
        <w:rPr>
          <w:del w:id="6746" w:author="作者" w:date="2020-09-14T15:36:00Z"/>
          <w:rFonts w:ascii="微软雅黑" w:eastAsia="微软雅黑" w:hAnsi="微软雅黑"/>
          <w:lang w:eastAsia="zh-CN"/>
        </w:rPr>
      </w:pPr>
      <w:del w:id="6747" w:author="作者" w:date="2020-09-14T15:36:00Z">
        <w:r w:rsidRPr="00E26B2A" w:rsidDel="008F1350">
          <w:rPr>
            <w:rFonts w:ascii="微软雅黑" w:eastAsia="微软雅黑" w:hAnsi="微软雅黑" w:hint="eastAsia"/>
            <w:lang w:eastAsia="zh-CN"/>
          </w:rPr>
          <w:delText>多个设备共享文件时，如果娱乐主机作为局域网的热点，那么 WIFI 模块必须具备无线路由的</w:delText>
        </w:r>
      </w:del>
    </w:p>
    <w:p w14:paraId="04501DEE" w14:textId="35049618" w:rsidR="002167CE" w:rsidRPr="00E26B2A" w:rsidDel="008F1350" w:rsidRDefault="002167CE" w:rsidP="008F1350">
      <w:pPr>
        <w:pStyle w:val="a1"/>
        <w:rPr>
          <w:del w:id="6748" w:author="作者" w:date="2020-09-14T15:36:00Z"/>
          <w:rFonts w:ascii="微软雅黑" w:eastAsia="微软雅黑" w:hAnsi="微软雅黑"/>
          <w:lang w:eastAsia="zh-CN"/>
        </w:rPr>
      </w:pPr>
      <w:del w:id="6749" w:author="作者" w:date="2020-09-14T15:36:00Z">
        <w:r w:rsidRPr="00E26B2A" w:rsidDel="008F1350">
          <w:rPr>
            <w:rFonts w:ascii="微软雅黑" w:eastAsia="微软雅黑" w:hAnsi="微软雅黑" w:hint="eastAsia"/>
            <w:lang w:eastAsia="zh-CN"/>
          </w:rPr>
          <w:delText>功能，允许其他设备通过无线的方式共享主机的网络。如果主机的热点能够访问外部网络，那么</w:delText>
        </w:r>
      </w:del>
    </w:p>
    <w:p w14:paraId="1098ECEF" w14:textId="4E0C135F" w:rsidR="002167CE" w:rsidRPr="00E26B2A" w:rsidDel="008F1350" w:rsidRDefault="002167CE" w:rsidP="008F1350">
      <w:pPr>
        <w:pStyle w:val="a1"/>
        <w:rPr>
          <w:del w:id="6750" w:author="作者" w:date="2020-09-14T15:36:00Z"/>
          <w:rFonts w:ascii="微软雅黑" w:eastAsia="微软雅黑" w:hAnsi="微软雅黑"/>
          <w:lang w:eastAsia="zh-CN"/>
        </w:rPr>
      </w:pPr>
      <w:del w:id="6751" w:author="作者" w:date="2020-09-14T15:36:00Z">
        <w:r w:rsidRPr="00E26B2A" w:rsidDel="008F1350">
          <w:rPr>
            <w:rFonts w:ascii="微软雅黑" w:eastAsia="微软雅黑" w:hAnsi="微软雅黑" w:hint="eastAsia"/>
            <w:lang w:eastAsia="zh-CN"/>
          </w:rPr>
          <w:delText>连接到该热点上的其他设备也可以通过主机访问外网。</w:delText>
        </w:r>
      </w:del>
    </w:p>
    <w:p w14:paraId="55C64C83" w14:textId="584F9083" w:rsidR="002167CE" w:rsidRPr="00E26B2A" w:rsidDel="008F1350" w:rsidRDefault="002167CE" w:rsidP="008F1350">
      <w:pPr>
        <w:pStyle w:val="31"/>
        <w:tabs>
          <w:tab w:val="clear" w:pos="432"/>
        </w:tabs>
        <w:rPr>
          <w:del w:id="6752" w:author="作者" w:date="2020-09-14T15:36:00Z"/>
          <w:rFonts w:ascii="微软雅黑" w:eastAsia="微软雅黑" w:hAnsi="微软雅黑"/>
          <w:lang w:eastAsia="zh-CN"/>
        </w:rPr>
      </w:pPr>
      <w:del w:id="6753" w:author="作者" w:date="2020-09-14T15:36:00Z">
        <w:r w:rsidRPr="00E26B2A" w:rsidDel="008F1350">
          <w:rPr>
            <w:rFonts w:ascii="微软雅黑" w:eastAsia="微软雅黑" w:hAnsi="微软雅黑" w:cs="微软雅黑" w:hint="eastAsia"/>
            <w:lang w:eastAsia="zh-CN"/>
          </w:rPr>
          <w:delText>播放设备查询和选择</w:delText>
        </w:r>
      </w:del>
    </w:p>
    <w:p w14:paraId="33722691" w14:textId="38E011CD" w:rsidR="002167CE" w:rsidRPr="00290CC9" w:rsidDel="008F1350" w:rsidRDefault="00AB3435" w:rsidP="008F1350">
      <w:pPr>
        <w:pStyle w:val="a1"/>
        <w:rPr>
          <w:del w:id="6754" w:author="作者" w:date="2020-09-14T15:36:00Z"/>
          <w:rFonts w:ascii="微软雅黑" w:eastAsia="微软雅黑" w:hAnsi="微软雅黑"/>
          <w:b/>
          <w:lang w:eastAsia="zh-CN"/>
        </w:rPr>
      </w:pPr>
      <w:del w:id="6755" w:author="作者" w:date="2020-09-14T15:36:00Z">
        <w:r w:rsidRPr="00290CC9" w:rsidDel="008F1350">
          <w:rPr>
            <w:rFonts w:ascii="微软雅黑" w:eastAsia="微软雅黑" w:hAnsi="微软雅黑" w:hint="eastAsia"/>
            <w:b/>
            <w:lang w:eastAsia="zh-CN"/>
          </w:rPr>
          <w:delText>2.4.3.1</w:delText>
        </w:r>
        <w:r w:rsidR="002167CE" w:rsidRPr="00290CC9" w:rsidDel="008F1350">
          <w:rPr>
            <w:rFonts w:ascii="微软雅黑" w:eastAsia="微软雅黑" w:hAnsi="微软雅黑" w:hint="eastAsia"/>
            <w:b/>
            <w:lang w:eastAsia="zh-CN"/>
          </w:rPr>
          <w:delText xml:space="preserve"> 多屏选择</w:delText>
        </w:r>
      </w:del>
    </w:p>
    <w:p w14:paraId="65DFC154" w14:textId="5886DF00" w:rsidR="0015466B" w:rsidDel="008F1350" w:rsidRDefault="002167CE" w:rsidP="008F1350">
      <w:pPr>
        <w:pStyle w:val="a1"/>
        <w:rPr>
          <w:del w:id="6756" w:author="作者" w:date="2020-09-14T15:36:00Z"/>
          <w:rFonts w:ascii="微软雅黑" w:eastAsia="微软雅黑" w:hAnsi="微软雅黑"/>
          <w:lang w:eastAsia="zh-CN"/>
        </w:rPr>
      </w:pPr>
      <w:del w:id="6757" w:author="作者" w:date="2020-09-14T15:36:00Z">
        <w:r w:rsidRPr="00E26B2A" w:rsidDel="008F1350">
          <w:rPr>
            <w:rFonts w:ascii="微软雅黑" w:eastAsia="微软雅黑" w:hAnsi="微软雅黑" w:hint="eastAsia"/>
            <w:lang w:eastAsia="zh-CN"/>
          </w:rPr>
          <w:delText>主机目前支持主屏和副屏两块显示屏，因此主机要求两块屏都可以作为支持DLNA 协议的显示设备，</w:delText>
        </w:r>
      </w:del>
    </w:p>
    <w:p w14:paraId="6C951ED1" w14:textId="1C600E29" w:rsidR="006104B2" w:rsidDel="008F1350" w:rsidRDefault="002167CE" w:rsidP="008F1350">
      <w:pPr>
        <w:pStyle w:val="a1"/>
        <w:rPr>
          <w:del w:id="6758" w:author="作者" w:date="2020-09-14T15:36:00Z"/>
          <w:rFonts w:ascii="微软雅黑" w:eastAsia="微软雅黑" w:hAnsi="微软雅黑"/>
          <w:lang w:eastAsia="zh-CN"/>
        </w:rPr>
      </w:pPr>
      <w:del w:id="6759" w:author="作者" w:date="2020-09-14T15:36:00Z">
        <w:r w:rsidRPr="00E26B2A" w:rsidDel="008F1350">
          <w:rPr>
            <w:rFonts w:ascii="微软雅黑" w:eastAsia="微软雅黑" w:hAnsi="微软雅黑" w:hint="eastAsia"/>
            <w:lang w:eastAsia="zh-CN"/>
          </w:rPr>
          <w:delText>两个屏幕的播放相互独立</w:delText>
        </w:r>
        <w:r w:rsidR="00151FBE" w:rsidDel="008F1350">
          <w:rPr>
            <w:rFonts w:ascii="微软雅黑" w:eastAsia="微软雅黑" w:hAnsi="微软雅黑" w:hint="eastAsia"/>
            <w:lang w:eastAsia="zh-CN"/>
          </w:rPr>
          <w:delText>，</w:delText>
        </w:r>
        <w:r w:rsidR="00AA7A5B" w:rsidRPr="00914B85" w:rsidDel="008F1350">
          <w:rPr>
            <w:rFonts w:ascii="微软雅黑" w:eastAsia="微软雅黑" w:hAnsi="微软雅黑" w:hint="eastAsia"/>
            <w:lang w:eastAsia="zh-CN"/>
          </w:rPr>
          <w:delText>不支持双开，同一时间只支持一块屏的播放即可</w:delText>
        </w:r>
        <w:r w:rsidRPr="00E26B2A" w:rsidDel="008F1350">
          <w:rPr>
            <w:rFonts w:ascii="微软雅黑" w:eastAsia="微软雅黑" w:hAnsi="微软雅黑" w:hint="eastAsia"/>
            <w:lang w:eastAsia="zh-CN"/>
          </w:rPr>
          <w:delText>。</w:delText>
        </w:r>
        <w:r w:rsidR="006104B2" w:rsidRPr="00914B85" w:rsidDel="008F1350">
          <w:rPr>
            <w:rFonts w:ascii="微软雅黑" w:eastAsia="微软雅黑" w:hAnsi="微软雅黑"/>
            <w:lang w:eastAsia="zh-CN"/>
          </w:rPr>
          <w:delText xml:space="preserve"> </w:delText>
        </w:r>
        <w:r w:rsidR="006104B2" w:rsidDel="008F1350">
          <w:rPr>
            <w:rFonts w:ascii="微软雅黑" w:eastAsia="微软雅黑" w:hAnsi="微软雅黑" w:hint="eastAsia"/>
            <w:lang w:eastAsia="zh-CN"/>
          </w:rPr>
          <w:delText>由于</w:delText>
        </w:r>
        <w:r w:rsidR="006104B2" w:rsidRPr="00914B85" w:rsidDel="008F1350">
          <w:rPr>
            <w:rFonts w:ascii="微软雅黑" w:eastAsia="微软雅黑" w:hAnsi="微软雅黑" w:hint="eastAsia"/>
            <w:lang w:eastAsia="zh-CN"/>
          </w:rPr>
          <w:delText>只有一个</w:delText>
        </w:r>
        <w:r w:rsidR="006104B2" w:rsidRPr="00914B85" w:rsidDel="008F1350">
          <w:rPr>
            <w:rFonts w:ascii="微软雅黑" w:eastAsia="微软雅黑" w:hAnsi="微软雅黑"/>
            <w:lang w:eastAsia="zh-CN"/>
          </w:rPr>
          <w:delText>DLNA</w:delText>
        </w:r>
        <w:r w:rsidR="006104B2" w:rsidRPr="00914B85" w:rsidDel="008F1350">
          <w:rPr>
            <w:rFonts w:ascii="微软雅黑" w:eastAsia="微软雅黑" w:hAnsi="微软雅黑" w:hint="eastAsia"/>
            <w:lang w:eastAsia="zh-CN"/>
          </w:rPr>
          <w:delText>设备，</w:delText>
        </w:r>
      </w:del>
    </w:p>
    <w:p w14:paraId="5C9A73CA" w14:textId="24A70A6E" w:rsidR="006104B2" w:rsidDel="008F1350" w:rsidRDefault="006104B2" w:rsidP="008F1350">
      <w:pPr>
        <w:pStyle w:val="a1"/>
        <w:rPr>
          <w:del w:id="6760" w:author="作者" w:date="2020-09-14T15:36:00Z"/>
          <w:rFonts w:ascii="微软雅黑" w:eastAsia="微软雅黑" w:hAnsi="微软雅黑"/>
          <w:lang w:eastAsia="zh-CN"/>
        </w:rPr>
      </w:pPr>
      <w:del w:id="6761" w:author="作者" w:date="2020-09-14T15:36:00Z">
        <w:r w:rsidRPr="00914B85" w:rsidDel="008F1350">
          <w:rPr>
            <w:rFonts w:ascii="微软雅黑" w:eastAsia="微软雅黑" w:hAnsi="微软雅黑" w:hint="eastAsia"/>
            <w:lang w:eastAsia="zh-CN"/>
          </w:rPr>
          <w:delText>双屏模式下，默认投到主屏，可以拖到副屏</w:delText>
        </w:r>
        <w:r w:rsidR="00914B85" w:rsidDel="008F1350">
          <w:rPr>
            <w:rFonts w:ascii="微软雅黑" w:eastAsia="微软雅黑" w:hAnsi="微软雅黑" w:hint="eastAsia"/>
            <w:lang w:eastAsia="zh-CN"/>
          </w:rPr>
          <w:delText>.</w:delText>
        </w:r>
      </w:del>
    </w:p>
    <w:p w14:paraId="42A538F1" w14:textId="14C56CC8" w:rsidR="002167CE" w:rsidRPr="00290CC9" w:rsidDel="008F1350" w:rsidRDefault="00AB3435" w:rsidP="008F1350">
      <w:pPr>
        <w:pStyle w:val="a1"/>
        <w:rPr>
          <w:del w:id="6762" w:author="作者" w:date="2020-09-14T15:36:00Z"/>
          <w:rFonts w:ascii="微软雅黑" w:eastAsia="微软雅黑" w:hAnsi="微软雅黑"/>
          <w:b/>
          <w:lang w:eastAsia="zh-CN"/>
        </w:rPr>
      </w:pPr>
      <w:del w:id="6763" w:author="作者" w:date="2020-09-14T15:36:00Z">
        <w:r w:rsidRPr="00290CC9" w:rsidDel="008F1350">
          <w:rPr>
            <w:rFonts w:ascii="微软雅黑" w:eastAsia="微软雅黑" w:hAnsi="微软雅黑" w:hint="eastAsia"/>
            <w:b/>
            <w:lang w:eastAsia="zh-CN"/>
          </w:rPr>
          <w:delText xml:space="preserve">2.4.3.2 </w:delText>
        </w:r>
        <w:r w:rsidR="002167CE" w:rsidRPr="00290CC9" w:rsidDel="008F1350">
          <w:rPr>
            <w:rFonts w:ascii="微软雅黑" w:eastAsia="微软雅黑" w:hAnsi="微软雅黑" w:hint="eastAsia"/>
            <w:b/>
            <w:lang w:eastAsia="zh-CN"/>
          </w:rPr>
          <w:delText>DLNA 设备连接</w:delText>
        </w:r>
      </w:del>
    </w:p>
    <w:p w14:paraId="1508A5B0" w14:textId="0FF91BAE" w:rsidR="00AF2F0A" w:rsidDel="008F1350" w:rsidRDefault="002167CE" w:rsidP="008F1350">
      <w:pPr>
        <w:pStyle w:val="a1"/>
        <w:ind w:firstLineChars="200" w:firstLine="400"/>
        <w:rPr>
          <w:del w:id="6764" w:author="作者" w:date="2020-09-14T15:36:00Z"/>
          <w:rFonts w:ascii="微软雅黑" w:eastAsia="微软雅黑" w:hAnsi="微软雅黑"/>
          <w:lang w:eastAsia="zh-CN"/>
        </w:rPr>
      </w:pPr>
      <w:del w:id="6765" w:author="作者" w:date="2020-09-14T15:36:00Z">
        <w:r w:rsidRPr="00E26B2A" w:rsidDel="008F1350">
          <w:rPr>
            <w:rFonts w:ascii="微软雅黑" w:eastAsia="微软雅黑" w:hAnsi="微软雅黑" w:hint="eastAsia"/>
            <w:lang w:eastAsia="zh-CN"/>
          </w:rPr>
          <w:delText>当主机中的某一块显示屏已经作为播放器播放投屏内容时，如果新的DLNA 服务端也请求作为播放</w:delText>
        </w:r>
      </w:del>
    </w:p>
    <w:p w14:paraId="56E57DE5" w14:textId="5231D217" w:rsidR="002167CE" w:rsidRPr="00E26B2A" w:rsidDel="008F1350" w:rsidRDefault="002167CE" w:rsidP="008F1350">
      <w:pPr>
        <w:pStyle w:val="a1"/>
        <w:ind w:firstLineChars="200" w:firstLine="400"/>
        <w:rPr>
          <w:del w:id="6766" w:author="作者" w:date="2020-09-14T15:36:00Z"/>
          <w:rFonts w:ascii="微软雅黑" w:eastAsia="微软雅黑" w:hAnsi="微软雅黑"/>
          <w:lang w:eastAsia="zh-CN"/>
        </w:rPr>
      </w:pPr>
      <w:del w:id="6767" w:author="作者" w:date="2020-09-14T15:36:00Z">
        <w:r w:rsidRPr="00E26B2A" w:rsidDel="008F1350">
          <w:rPr>
            <w:rFonts w:ascii="微软雅黑" w:eastAsia="微软雅黑" w:hAnsi="微软雅黑" w:hint="eastAsia"/>
            <w:lang w:eastAsia="zh-CN"/>
          </w:rPr>
          <w:delText>设备，则该屏幕退出之前的播放连接，并开始播放最新链接请求的投屏内容。</w:delText>
        </w:r>
      </w:del>
    </w:p>
    <w:p w14:paraId="3D1BA3C4" w14:textId="5DA5E8D9" w:rsidR="002167CE" w:rsidRPr="00E26B2A" w:rsidDel="008F1350" w:rsidRDefault="002167CE" w:rsidP="008F1350">
      <w:pPr>
        <w:pStyle w:val="31"/>
        <w:tabs>
          <w:tab w:val="clear" w:pos="432"/>
        </w:tabs>
        <w:rPr>
          <w:del w:id="6768" w:author="作者" w:date="2020-09-14T15:36:00Z"/>
          <w:rFonts w:ascii="微软雅黑" w:eastAsia="微软雅黑" w:hAnsi="微软雅黑"/>
          <w:lang w:eastAsia="zh-CN"/>
        </w:rPr>
      </w:pPr>
      <w:del w:id="6769" w:author="作者" w:date="2020-09-14T15:36:00Z">
        <w:r w:rsidRPr="00E26B2A" w:rsidDel="008F1350">
          <w:rPr>
            <w:rFonts w:ascii="微软雅黑" w:eastAsia="微软雅黑" w:hAnsi="微软雅黑" w:cs="微软雅黑" w:hint="eastAsia"/>
            <w:lang w:eastAsia="zh-CN"/>
          </w:rPr>
          <w:delText>图片投屏</w:delText>
        </w:r>
      </w:del>
    </w:p>
    <w:p w14:paraId="68666D6B" w14:textId="604ACB0E" w:rsidR="002167CE" w:rsidRPr="00E26B2A" w:rsidDel="008F1350" w:rsidRDefault="002167CE" w:rsidP="008F1350">
      <w:pPr>
        <w:pStyle w:val="a1"/>
        <w:ind w:firstLineChars="200" w:firstLine="400"/>
        <w:rPr>
          <w:del w:id="6770" w:author="作者" w:date="2020-09-14T15:36:00Z"/>
          <w:rFonts w:ascii="微软雅黑" w:eastAsia="微软雅黑" w:hAnsi="微软雅黑"/>
          <w:lang w:eastAsia="zh-CN"/>
        </w:rPr>
      </w:pPr>
      <w:del w:id="6771" w:author="作者" w:date="2020-09-14T15:36:00Z">
        <w:r w:rsidRPr="00E26B2A" w:rsidDel="008F1350">
          <w:rPr>
            <w:rFonts w:ascii="微软雅黑" w:eastAsia="微软雅黑" w:hAnsi="微软雅黑" w:hint="eastAsia"/>
            <w:lang w:eastAsia="zh-CN"/>
          </w:rPr>
          <w:delText>共享局域网内，存在的 DLNA 服务设备选择娱乐主机作为图片源的播放设备时，主机需要响</w:delText>
        </w:r>
      </w:del>
    </w:p>
    <w:p w14:paraId="3C808C32" w14:textId="72E87750" w:rsidR="002167CE" w:rsidRPr="00E26B2A" w:rsidDel="008F1350" w:rsidRDefault="002167CE" w:rsidP="008F1350">
      <w:pPr>
        <w:pStyle w:val="a1"/>
        <w:rPr>
          <w:del w:id="6772" w:author="作者" w:date="2020-09-14T15:36:00Z"/>
          <w:rFonts w:ascii="微软雅黑" w:eastAsia="微软雅黑" w:hAnsi="微软雅黑"/>
          <w:lang w:eastAsia="zh-CN"/>
        </w:rPr>
      </w:pPr>
      <w:del w:id="6773" w:author="作者" w:date="2020-09-14T15:36:00Z">
        <w:r w:rsidRPr="00E26B2A" w:rsidDel="008F1350">
          <w:rPr>
            <w:rFonts w:ascii="微软雅黑" w:eastAsia="微软雅黑" w:hAnsi="微软雅黑" w:hint="eastAsia"/>
            <w:lang w:eastAsia="zh-CN"/>
          </w:rPr>
          <w:delText>应该请求进行图片资源的播放。</w:delText>
        </w:r>
      </w:del>
    </w:p>
    <w:p w14:paraId="2A8F2A57" w14:textId="32EBF201" w:rsidR="002167CE" w:rsidRPr="00290CC9" w:rsidDel="008F1350" w:rsidRDefault="00627E3E" w:rsidP="008F1350">
      <w:pPr>
        <w:pStyle w:val="a1"/>
        <w:rPr>
          <w:del w:id="6774" w:author="作者" w:date="2020-09-14T15:36:00Z"/>
          <w:rFonts w:ascii="微软雅黑" w:eastAsia="微软雅黑" w:hAnsi="微软雅黑"/>
          <w:b/>
          <w:lang w:eastAsia="zh-CN"/>
        </w:rPr>
      </w:pPr>
      <w:del w:id="6775" w:author="作者" w:date="2020-09-14T15:36:00Z">
        <w:r w:rsidRPr="00290CC9" w:rsidDel="008F1350">
          <w:rPr>
            <w:rFonts w:ascii="微软雅黑" w:eastAsia="微软雅黑" w:hAnsi="微软雅黑" w:hint="eastAsia"/>
            <w:b/>
            <w:lang w:eastAsia="zh-CN"/>
          </w:rPr>
          <w:delText>2.4.4</w:delText>
        </w:r>
        <w:r w:rsidR="002167CE" w:rsidRPr="00290CC9" w:rsidDel="008F1350">
          <w:rPr>
            <w:rFonts w:ascii="微软雅黑" w:eastAsia="微软雅黑" w:hAnsi="微软雅黑" w:hint="eastAsia"/>
            <w:b/>
            <w:lang w:eastAsia="zh-CN"/>
          </w:rPr>
          <w:delText>.1 图片格式 – 以 OS 图片解码库支持的格式为准</w:delText>
        </w:r>
      </w:del>
    </w:p>
    <w:p w14:paraId="51580CB8" w14:textId="65690DDC" w:rsidR="002167CE" w:rsidRPr="00E26B2A" w:rsidDel="008F1350" w:rsidRDefault="002167CE" w:rsidP="008F1350">
      <w:pPr>
        <w:pStyle w:val="a1"/>
        <w:ind w:firstLineChars="200" w:firstLine="400"/>
        <w:rPr>
          <w:del w:id="6776" w:author="作者" w:date="2020-09-14T15:36:00Z"/>
          <w:rFonts w:ascii="微软雅黑" w:eastAsia="微软雅黑" w:hAnsi="微软雅黑"/>
          <w:lang w:eastAsia="zh-CN"/>
        </w:rPr>
      </w:pPr>
      <w:del w:id="6777" w:author="作者" w:date="2020-09-14T15:36:00Z">
        <w:r w:rsidRPr="00E26B2A" w:rsidDel="008F1350">
          <w:rPr>
            <w:rFonts w:ascii="微软雅黑" w:eastAsia="微软雅黑" w:hAnsi="微软雅黑" w:hint="eastAsia"/>
            <w:lang w:eastAsia="zh-CN"/>
          </w:rPr>
          <w:delText>DLNA 中媒体格式针对图片类型定义了一组必须支持和可选支持的文件存储格式，因此娱乐</w:delText>
        </w:r>
      </w:del>
    </w:p>
    <w:p w14:paraId="39ECC2C4" w14:textId="2D9AB53A" w:rsidR="002167CE" w:rsidRPr="00E26B2A" w:rsidDel="008F1350" w:rsidRDefault="002167CE" w:rsidP="008F1350">
      <w:pPr>
        <w:pStyle w:val="a1"/>
        <w:rPr>
          <w:del w:id="6778" w:author="作者" w:date="2020-09-14T15:36:00Z"/>
          <w:rFonts w:ascii="微软雅黑" w:eastAsia="微软雅黑" w:hAnsi="微软雅黑"/>
          <w:lang w:eastAsia="zh-CN"/>
        </w:rPr>
      </w:pPr>
      <w:del w:id="6779" w:author="作者" w:date="2020-09-14T15:36:00Z">
        <w:r w:rsidRPr="00E26B2A" w:rsidDel="008F1350">
          <w:rPr>
            <w:rFonts w:ascii="微软雅黑" w:eastAsia="微软雅黑" w:hAnsi="微软雅黑" w:hint="eastAsia"/>
            <w:lang w:eastAsia="zh-CN"/>
          </w:rPr>
          <w:delText>主机基于 DLNA 协议作为图片浏览器时要求支持的图片存储格式如表所示</w:delText>
        </w:r>
      </w:del>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rsidDel="008F1350" w14:paraId="0C461F01" w14:textId="42635E02" w:rsidTr="00EB286F">
        <w:trPr>
          <w:trHeight w:val="487"/>
          <w:jc w:val="center"/>
          <w:del w:id="6780" w:author="作者" w:date="2020-09-14T15:36:00Z"/>
        </w:trPr>
        <w:tc>
          <w:tcPr>
            <w:tcW w:w="2754" w:type="dxa"/>
          </w:tcPr>
          <w:p w14:paraId="4AF89D76" w14:textId="7D9472DA" w:rsidR="00627E3E" w:rsidRPr="00E26B2A" w:rsidDel="008F1350" w:rsidRDefault="00627E3E" w:rsidP="008F1350">
            <w:pPr>
              <w:pStyle w:val="a1"/>
              <w:rPr>
                <w:del w:id="6781" w:author="作者" w:date="2020-09-14T15:36:00Z"/>
                <w:rFonts w:ascii="微软雅黑" w:eastAsia="微软雅黑" w:hAnsi="微软雅黑"/>
                <w:lang w:eastAsia="zh-CN"/>
              </w:rPr>
            </w:pPr>
            <w:del w:id="6782" w:author="作者" w:date="2020-09-14T15:36:00Z">
              <w:r w:rsidRPr="00E26B2A" w:rsidDel="008F1350">
                <w:rPr>
                  <w:rFonts w:ascii="微软雅黑" w:eastAsia="微软雅黑" w:hAnsi="微软雅黑" w:hint="eastAsia"/>
                  <w:lang w:eastAsia="zh-CN"/>
                </w:rPr>
                <w:delText xml:space="preserve">媒体类型  </w:delText>
              </w:r>
            </w:del>
          </w:p>
        </w:tc>
        <w:tc>
          <w:tcPr>
            <w:tcW w:w="2754" w:type="dxa"/>
          </w:tcPr>
          <w:p w14:paraId="3EBDA3EA" w14:textId="7EB35F7E" w:rsidR="00627E3E" w:rsidRPr="00E26B2A" w:rsidDel="008F1350" w:rsidRDefault="00627E3E" w:rsidP="008F1350">
            <w:pPr>
              <w:pStyle w:val="a1"/>
              <w:rPr>
                <w:del w:id="6783" w:author="作者" w:date="2020-09-14T15:36:00Z"/>
                <w:rFonts w:ascii="微软雅黑" w:eastAsia="微软雅黑" w:hAnsi="微软雅黑"/>
                <w:lang w:eastAsia="zh-CN"/>
              </w:rPr>
            </w:pPr>
            <w:del w:id="6784" w:author="作者" w:date="2020-09-14T15:36:00Z">
              <w:r w:rsidRPr="00E26B2A" w:rsidDel="008F1350">
                <w:rPr>
                  <w:rFonts w:ascii="微软雅黑" w:eastAsia="微软雅黑" w:hAnsi="微软雅黑" w:hint="eastAsia"/>
                  <w:lang w:eastAsia="zh-CN"/>
                </w:rPr>
                <w:delText>存储格式</w:delText>
              </w:r>
            </w:del>
          </w:p>
        </w:tc>
      </w:tr>
      <w:tr w:rsidR="00627E3E" w:rsidRPr="00E26B2A" w:rsidDel="008F1350" w14:paraId="6C7CEB47" w14:textId="21592AF0" w:rsidTr="00EB286F">
        <w:trPr>
          <w:trHeight w:val="1375"/>
          <w:jc w:val="center"/>
          <w:del w:id="6785" w:author="作者" w:date="2020-09-14T15:36:00Z"/>
        </w:trPr>
        <w:tc>
          <w:tcPr>
            <w:tcW w:w="2754" w:type="dxa"/>
          </w:tcPr>
          <w:p w14:paraId="7920186A" w14:textId="0062AF14" w:rsidR="00627E3E" w:rsidRPr="00E26B2A" w:rsidDel="008F1350" w:rsidRDefault="00627E3E" w:rsidP="008F1350">
            <w:pPr>
              <w:pStyle w:val="a1"/>
              <w:rPr>
                <w:del w:id="6786" w:author="作者" w:date="2020-09-14T15:36:00Z"/>
                <w:rFonts w:ascii="微软雅黑" w:eastAsia="微软雅黑" w:hAnsi="微软雅黑"/>
                <w:lang w:eastAsia="zh-CN"/>
              </w:rPr>
            </w:pPr>
            <w:del w:id="6787" w:author="作者" w:date="2020-09-14T15:36:00Z">
              <w:r w:rsidRPr="00E26B2A" w:rsidDel="008F1350">
                <w:rPr>
                  <w:rFonts w:ascii="微软雅黑" w:eastAsia="微软雅黑" w:hAnsi="微软雅黑" w:hint="eastAsia"/>
                  <w:lang w:eastAsia="zh-CN"/>
                </w:rPr>
                <w:delText>图片</w:delText>
              </w:r>
            </w:del>
          </w:p>
          <w:p w14:paraId="5F559D68" w14:textId="64E3358E" w:rsidR="00627E3E" w:rsidRPr="00E26B2A" w:rsidDel="008F1350" w:rsidRDefault="00627E3E" w:rsidP="008F1350">
            <w:pPr>
              <w:pStyle w:val="a1"/>
              <w:rPr>
                <w:del w:id="6788" w:author="作者" w:date="2020-09-14T15:36:00Z"/>
                <w:rFonts w:ascii="微软雅黑" w:eastAsia="微软雅黑" w:hAnsi="微软雅黑"/>
                <w:lang w:eastAsia="zh-CN"/>
              </w:rPr>
            </w:pPr>
          </w:p>
        </w:tc>
        <w:tc>
          <w:tcPr>
            <w:tcW w:w="2754" w:type="dxa"/>
          </w:tcPr>
          <w:p w14:paraId="72848535" w14:textId="7B8A77A1" w:rsidR="00627E3E" w:rsidRPr="00E26B2A" w:rsidDel="008F1350" w:rsidRDefault="00627E3E" w:rsidP="008F1350">
            <w:pPr>
              <w:pStyle w:val="a1"/>
              <w:rPr>
                <w:del w:id="6789" w:author="作者" w:date="2020-09-14T15:36:00Z"/>
                <w:rFonts w:ascii="微软雅黑" w:eastAsia="微软雅黑" w:hAnsi="微软雅黑"/>
                <w:lang w:eastAsia="zh-CN"/>
              </w:rPr>
            </w:pPr>
            <w:del w:id="6790" w:author="作者" w:date="2020-09-14T15:36:00Z">
              <w:r w:rsidRPr="00E26B2A" w:rsidDel="008F1350">
                <w:rPr>
                  <w:rFonts w:ascii="微软雅黑" w:eastAsia="微软雅黑" w:hAnsi="微软雅黑"/>
                  <w:lang w:eastAsia="zh-CN"/>
                </w:rPr>
                <w:delText>JPEG</w:delText>
              </w:r>
            </w:del>
          </w:p>
          <w:p w14:paraId="60F727B5" w14:textId="0A1C4B0F" w:rsidR="00627E3E" w:rsidRPr="00E26B2A" w:rsidDel="008F1350" w:rsidRDefault="00627E3E" w:rsidP="008F1350">
            <w:pPr>
              <w:pStyle w:val="a1"/>
              <w:rPr>
                <w:del w:id="6791" w:author="作者" w:date="2020-09-14T15:36:00Z"/>
                <w:rFonts w:ascii="微软雅黑" w:eastAsia="微软雅黑" w:hAnsi="微软雅黑"/>
                <w:lang w:eastAsia="zh-CN"/>
              </w:rPr>
            </w:pPr>
            <w:del w:id="6792" w:author="作者" w:date="2020-09-14T15:36:00Z">
              <w:r w:rsidRPr="00E26B2A" w:rsidDel="008F1350">
                <w:rPr>
                  <w:rFonts w:ascii="微软雅黑" w:eastAsia="微软雅黑" w:hAnsi="微软雅黑"/>
                  <w:lang w:eastAsia="zh-CN"/>
                </w:rPr>
                <w:delText>PNG</w:delText>
              </w:r>
            </w:del>
          </w:p>
          <w:p w14:paraId="04BB2280" w14:textId="7A7843C1" w:rsidR="00627E3E" w:rsidRPr="00E26B2A" w:rsidDel="008F1350" w:rsidRDefault="00627E3E" w:rsidP="008F1350">
            <w:pPr>
              <w:pStyle w:val="a1"/>
              <w:rPr>
                <w:del w:id="6793" w:author="作者" w:date="2020-09-14T15:36:00Z"/>
                <w:rFonts w:ascii="微软雅黑" w:eastAsia="微软雅黑" w:hAnsi="微软雅黑"/>
                <w:lang w:eastAsia="zh-CN"/>
              </w:rPr>
            </w:pPr>
            <w:del w:id="6794" w:author="作者" w:date="2020-09-14T15:36:00Z">
              <w:r w:rsidRPr="00E26B2A" w:rsidDel="008F1350">
                <w:rPr>
                  <w:rFonts w:ascii="微软雅黑" w:eastAsia="微软雅黑" w:hAnsi="微软雅黑"/>
                  <w:lang w:eastAsia="zh-CN"/>
                </w:rPr>
                <w:delText>GIF</w:delText>
              </w:r>
            </w:del>
          </w:p>
          <w:p w14:paraId="1A273084" w14:textId="72CC43FD" w:rsidR="00627E3E" w:rsidRPr="00E26B2A" w:rsidDel="008F1350" w:rsidRDefault="00627E3E" w:rsidP="008F1350">
            <w:pPr>
              <w:pStyle w:val="a1"/>
              <w:rPr>
                <w:del w:id="6795" w:author="作者" w:date="2020-09-14T15:36:00Z"/>
                <w:rFonts w:ascii="微软雅黑" w:eastAsia="微软雅黑" w:hAnsi="微软雅黑"/>
                <w:lang w:eastAsia="zh-CN"/>
              </w:rPr>
            </w:pPr>
            <w:del w:id="6796" w:author="作者" w:date="2020-09-14T15:36:00Z">
              <w:r w:rsidRPr="00E26B2A" w:rsidDel="008F1350">
                <w:rPr>
                  <w:rFonts w:ascii="微软雅黑" w:eastAsia="微软雅黑" w:hAnsi="微软雅黑"/>
                  <w:lang w:eastAsia="zh-CN"/>
                </w:rPr>
                <w:delText>TIFF</w:delText>
              </w:r>
            </w:del>
          </w:p>
        </w:tc>
      </w:tr>
    </w:tbl>
    <w:p w14:paraId="0F5AECE5" w14:textId="06DE2D19" w:rsidR="002167CE" w:rsidRPr="00E26B2A" w:rsidDel="008F1350" w:rsidRDefault="002167CE" w:rsidP="008F1350">
      <w:pPr>
        <w:pStyle w:val="a1"/>
        <w:ind w:firstLineChars="200" w:firstLine="400"/>
        <w:rPr>
          <w:del w:id="6797" w:author="作者" w:date="2020-09-14T15:36:00Z"/>
          <w:rFonts w:ascii="微软雅黑" w:eastAsia="微软雅黑" w:hAnsi="微软雅黑"/>
          <w:lang w:eastAsia="zh-CN"/>
        </w:rPr>
      </w:pPr>
      <w:del w:id="6798" w:author="作者" w:date="2020-09-14T15:36:00Z">
        <w:r w:rsidRPr="00E26B2A" w:rsidDel="008F1350">
          <w:rPr>
            <w:rFonts w:ascii="微软雅黑" w:eastAsia="微软雅黑" w:hAnsi="微软雅黑" w:hint="eastAsia"/>
            <w:lang w:eastAsia="zh-CN"/>
          </w:rPr>
          <w:delText>针对不同格式的图片文件如果需要通过 DLNA 投屏播放时，对于图片的尺寸和色彩空间的要</w:delText>
        </w:r>
      </w:del>
    </w:p>
    <w:p w14:paraId="2E3EC876" w14:textId="0CA4AE3F" w:rsidR="002167CE" w:rsidRPr="00E26B2A" w:rsidDel="008F1350" w:rsidRDefault="002167CE" w:rsidP="008F1350">
      <w:pPr>
        <w:pStyle w:val="a1"/>
        <w:rPr>
          <w:del w:id="6799" w:author="作者" w:date="2020-09-14T15:36:00Z"/>
          <w:rFonts w:ascii="微软雅黑" w:eastAsia="微软雅黑" w:hAnsi="微软雅黑"/>
          <w:lang w:eastAsia="zh-CN"/>
        </w:rPr>
      </w:pPr>
      <w:del w:id="6800" w:author="作者" w:date="2020-09-14T15:36:00Z">
        <w:r w:rsidRPr="00E26B2A" w:rsidDel="008F1350">
          <w:rPr>
            <w:rFonts w:ascii="微软雅黑" w:eastAsia="微软雅黑" w:hAnsi="微软雅黑" w:hint="eastAsia"/>
            <w:lang w:eastAsia="zh-CN"/>
          </w:rPr>
          <w:delText>求必须满足 DLNA 官方协议的规定。</w:delText>
        </w:r>
      </w:del>
    </w:p>
    <w:p w14:paraId="399D2458" w14:textId="40C16EAE" w:rsidR="002167CE" w:rsidRPr="00290CC9" w:rsidDel="008F1350" w:rsidRDefault="00627E3E" w:rsidP="008F1350">
      <w:pPr>
        <w:pStyle w:val="a1"/>
        <w:rPr>
          <w:del w:id="6801" w:author="作者" w:date="2020-09-14T15:36:00Z"/>
          <w:rFonts w:ascii="微软雅黑" w:eastAsia="微软雅黑" w:hAnsi="微软雅黑"/>
          <w:b/>
          <w:lang w:eastAsia="zh-CN"/>
        </w:rPr>
      </w:pPr>
      <w:del w:id="6802" w:author="作者" w:date="2020-09-14T15:36:00Z">
        <w:r w:rsidRPr="00290CC9" w:rsidDel="008F1350">
          <w:rPr>
            <w:rFonts w:ascii="微软雅黑" w:eastAsia="微软雅黑" w:hAnsi="微软雅黑" w:hint="eastAsia"/>
            <w:b/>
            <w:lang w:eastAsia="zh-CN"/>
          </w:rPr>
          <w:delText>2.4.4</w:delText>
        </w:r>
        <w:r w:rsidR="002167CE" w:rsidRPr="00290CC9" w:rsidDel="008F1350">
          <w:rPr>
            <w:rFonts w:ascii="微软雅黑" w:eastAsia="微软雅黑" w:hAnsi="微软雅黑" w:hint="eastAsia"/>
            <w:b/>
            <w:lang w:eastAsia="zh-CN"/>
          </w:rPr>
          <w:delText>.2 浏览功能</w:delText>
        </w:r>
      </w:del>
    </w:p>
    <w:p w14:paraId="5C8816C3" w14:textId="1A62E17E" w:rsidR="002167CE" w:rsidRPr="00E26B2A" w:rsidDel="008F1350" w:rsidRDefault="002167CE" w:rsidP="008F1350">
      <w:pPr>
        <w:pStyle w:val="a1"/>
        <w:ind w:firstLineChars="200" w:firstLine="400"/>
        <w:rPr>
          <w:del w:id="6803" w:author="作者" w:date="2020-09-14T15:36:00Z"/>
          <w:rFonts w:ascii="微软雅黑" w:eastAsia="微软雅黑" w:hAnsi="微软雅黑"/>
          <w:lang w:eastAsia="zh-CN"/>
        </w:rPr>
      </w:pPr>
      <w:del w:id="6804" w:author="作者" w:date="2020-09-14T15:36:00Z">
        <w:r w:rsidRPr="00E26B2A" w:rsidDel="008F1350">
          <w:rPr>
            <w:rFonts w:ascii="微软雅黑" w:eastAsia="微软雅黑" w:hAnsi="微软雅黑" w:hint="eastAsia"/>
            <w:lang w:eastAsia="zh-CN"/>
          </w:rPr>
          <w:delText>娱乐主机支持 DLNA 协议作为图片浏览器的基本功能如下：</w:delText>
        </w:r>
      </w:del>
    </w:p>
    <w:p w14:paraId="6BDE2C06" w14:textId="1585C625" w:rsidR="002167CE" w:rsidRPr="00E26B2A" w:rsidDel="008F1350" w:rsidRDefault="002167CE" w:rsidP="008F1350">
      <w:pPr>
        <w:pStyle w:val="a1"/>
        <w:rPr>
          <w:del w:id="6805" w:author="作者" w:date="2020-09-14T15:36:00Z"/>
          <w:rFonts w:ascii="微软雅黑" w:eastAsia="微软雅黑" w:hAnsi="微软雅黑"/>
          <w:lang w:eastAsia="zh-CN"/>
        </w:rPr>
      </w:pPr>
      <w:del w:id="6806" w:author="作者" w:date="2020-09-14T15:36:00Z">
        <w:r w:rsidRPr="00E26B2A" w:rsidDel="008F1350">
          <w:rPr>
            <w:rFonts w:ascii="微软雅黑" w:eastAsia="微软雅黑" w:hAnsi="微软雅黑" w:hint="eastAsia"/>
            <w:lang w:eastAsia="zh-CN"/>
          </w:rPr>
          <w:delText>1）主机要求支持 DLNA 协议，作为共享图片的显示设备；</w:delText>
        </w:r>
      </w:del>
    </w:p>
    <w:p w14:paraId="454BE5AE" w14:textId="23BCD9CE" w:rsidR="002167CE" w:rsidRPr="00E26B2A" w:rsidDel="008F1350" w:rsidRDefault="002167CE" w:rsidP="008F1350">
      <w:pPr>
        <w:pStyle w:val="a1"/>
        <w:rPr>
          <w:del w:id="6807" w:author="作者" w:date="2020-09-14T15:36:00Z"/>
          <w:rFonts w:ascii="微软雅黑" w:eastAsia="微软雅黑" w:hAnsi="微软雅黑"/>
          <w:lang w:eastAsia="zh-CN"/>
        </w:rPr>
      </w:pPr>
      <w:del w:id="6808" w:author="作者" w:date="2020-09-14T15:36:00Z">
        <w:r w:rsidRPr="00E26B2A" w:rsidDel="008F1350">
          <w:rPr>
            <w:rFonts w:ascii="微软雅黑" w:eastAsia="微软雅黑" w:hAnsi="微软雅黑" w:hint="eastAsia"/>
            <w:lang w:eastAsia="zh-CN"/>
          </w:rPr>
          <w:delText>2）基于 DLNA 协议的图片投屏只支持本地图片的投射；</w:delText>
        </w:r>
      </w:del>
    </w:p>
    <w:p w14:paraId="0BB715A9" w14:textId="57DA4075" w:rsidR="002167CE" w:rsidRPr="00E26B2A" w:rsidDel="008F1350" w:rsidRDefault="002167CE" w:rsidP="008F1350">
      <w:pPr>
        <w:pStyle w:val="a1"/>
        <w:rPr>
          <w:del w:id="6809" w:author="作者" w:date="2020-09-14T15:36:00Z"/>
          <w:rFonts w:ascii="微软雅黑" w:eastAsia="微软雅黑" w:hAnsi="微软雅黑"/>
          <w:lang w:eastAsia="zh-CN"/>
        </w:rPr>
      </w:pPr>
      <w:del w:id="6810" w:author="作者" w:date="2020-09-14T15:36:00Z">
        <w:r w:rsidRPr="00E26B2A" w:rsidDel="008F1350">
          <w:rPr>
            <w:rFonts w:ascii="微软雅黑" w:eastAsia="微软雅黑" w:hAnsi="微软雅黑" w:hint="eastAsia"/>
            <w:lang w:eastAsia="zh-CN"/>
          </w:rPr>
          <w:delText>3）图片只允许单张投射到主机屏幕上，当服务设备端切换浏览的图片时主机要求及时响应图片的</w:delText>
        </w:r>
      </w:del>
    </w:p>
    <w:p w14:paraId="09C6B8E2" w14:textId="56317A46" w:rsidR="002167CE" w:rsidRPr="00E26B2A" w:rsidDel="008F1350" w:rsidRDefault="002167CE" w:rsidP="008F1350">
      <w:pPr>
        <w:pStyle w:val="a1"/>
        <w:rPr>
          <w:del w:id="6811" w:author="作者" w:date="2020-09-14T15:36:00Z"/>
          <w:rFonts w:ascii="微软雅黑" w:eastAsia="微软雅黑" w:hAnsi="微软雅黑"/>
          <w:lang w:eastAsia="zh-CN"/>
        </w:rPr>
      </w:pPr>
      <w:del w:id="6812" w:author="作者" w:date="2020-09-14T15:36:00Z">
        <w:r w:rsidRPr="00E26B2A" w:rsidDel="008F1350">
          <w:rPr>
            <w:rFonts w:ascii="微软雅黑" w:eastAsia="微软雅黑" w:hAnsi="微软雅黑" w:hint="eastAsia"/>
            <w:lang w:eastAsia="zh-CN"/>
          </w:rPr>
          <w:delText>切换；</w:delText>
        </w:r>
      </w:del>
    </w:p>
    <w:p w14:paraId="0F8EE326" w14:textId="7EDA4DBD" w:rsidR="002167CE" w:rsidRPr="00E26B2A" w:rsidDel="008F1350" w:rsidRDefault="003D38A8" w:rsidP="008F1350">
      <w:pPr>
        <w:pStyle w:val="a1"/>
        <w:rPr>
          <w:del w:id="6813" w:author="作者" w:date="2020-09-14T15:36:00Z"/>
          <w:rFonts w:ascii="微软雅黑" w:eastAsia="微软雅黑" w:hAnsi="微软雅黑"/>
          <w:lang w:eastAsia="zh-CN"/>
        </w:rPr>
      </w:pPr>
      <w:del w:id="6814" w:author="作者" w:date="2020-09-14T15:36:00Z">
        <w:r w:rsidDel="008F1350">
          <w:rPr>
            <w:rFonts w:ascii="微软雅黑" w:eastAsia="微软雅黑" w:hAnsi="微软雅黑"/>
            <w:lang w:eastAsia="zh-CN"/>
          </w:rPr>
          <w:delText>4</w:delText>
        </w:r>
        <w:r w:rsidR="002167CE" w:rsidRPr="00E26B2A" w:rsidDel="008F1350">
          <w:rPr>
            <w:rFonts w:ascii="微软雅黑" w:eastAsia="微软雅黑" w:hAnsi="微软雅黑" w:hint="eastAsia"/>
            <w:lang w:eastAsia="zh-CN"/>
          </w:rPr>
          <w:delText>）主机端要求投屏显示的图片能够另存到主机本地；</w:delText>
        </w:r>
      </w:del>
    </w:p>
    <w:p w14:paraId="77ACD8FB" w14:textId="60E8EC4C" w:rsidR="002167CE" w:rsidDel="008F1350" w:rsidRDefault="003D38A8" w:rsidP="008F1350">
      <w:pPr>
        <w:pStyle w:val="a1"/>
        <w:rPr>
          <w:del w:id="6815" w:author="作者" w:date="2020-09-14T15:36:00Z"/>
          <w:rFonts w:ascii="微软雅黑" w:eastAsia="微软雅黑" w:hAnsi="微软雅黑"/>
          <w:lang w:eastAsia="zh-CN"/>
        </w:rPr>
      </w:pPr>
      <w:del w:id="6816" w:author="作者" w:date="2020-09-14T15:36:00Z">
        <w:r w:rsidDel="008F1350">
          <w:rPr>
            <w:rFonts w:ascii="微软雅黑" w:eastAsia="微软雅黑" w:hAnsi="微软雅黑"/>
            <w:lang w:eastAsia="zh-CN"/>
          </w:rPr>
          <w:delText>5</w:delText>
        </w:r>
        <w:r w:rsidR="002167CE" w:rsidRPr="00E26B2A" w:rsidDel="008F1350">
          <w:rPr>
            <w:rFonts w:ascii="微软雅黑" w:eastAsia="微软雅黑" w:hAnsi="微软雅黑" w:hint="eastAsia"/>
            <w:lang w:eastAsia="zh-CN"/>
          </w:rPr>
          <w:delText>）主机端要求投屏显示的图片能够被放大/缩小查看；</w:delText>
        </w:r>
      </w:del>
    </w:p>
    <w:p w14:paraId="71FFCE3D" w14:textId="62BE1C83" w:rsidR="004D4388" w:rsidRPr="00E26B2A" w:rsidDel="008F1350" w:rsidRDefault="004D4388" w:rsidP="008F1350">
      <w:pPr>
        <w:pStyle w:val="a1"/>
        <w:rPr>
          <w:ins w:id="6817" w:author="作者" w:date="2020-04-01T14:05:00Z"/>
          <w:del w:id="6818" w:author="作者" w:date="2020-09-14T15:36:00Z"/>
          <w:rFonts w:ascii="微软雅黑" w:eastAsia="微软雅黑" w:hAnsi="微软雅黑"/>
          <w:lang w:eastAsia="zh-CN"/>
        </w:rPr>
      </w:pPr>
    </w:p>
    <w:p w14:paraId="3D0D0D85" w14:textId="6488A8AF" w:rsidR="002167CE" w:rsidRPr="00E26B2A" w:rsidDel="008F1350" w:rsidRDefault="004D4388" w:rsidP="008F1350">
      <w:pPr>
        <w:pStyle w:val="a1"/>
        <w:rPr>
          <w:del w:id="6819" w:author="作者" w:date="2020-09-14T15:36:00Z"/>
          <w:rFonts w:ascii="微软雅黑" w:eastAsia="微软雅黑" w:hAnsi="微软雅黑"/>
          <w:lang w:eastAsia="zh-CN"/>
        </w:rPr>
      </w:pPr>
      <w:ins w:id="6820" w:author="作者" w:date="2020-04-01T14:05:00Z">
        <w:del w:id="6821" w:author="作者" w:date="2020-09-14T15:36:00Z">
          <w:r w:rsidDel="008F1350">
            <w:rPr>
              <w:rFonts w:ascii="微软雅黑" w:eastAsia="微软雅黑" w:hAnsi="微软雅黑"/>
              <w:lang w:eastAsia="zh-CN"/>
            </w:rPr>
            <w:delText>5</w:delText>
          </w:r>
          <w:r w:rsidRPr="00E26B2A" w:rsidDel="008F1350">
            <w:rPr>
              <w:rFonts w:ascii="微软雅黑" w:eastAsia="微软雅黑" w:hAnsi="微软雅黑" w:hint="eastAsia"/>
              <w:lang w:eastAsia="zh-CN"/>
            </w:rPr>
            <w:delText>）</w:delText>
          </w:r>
        </w:del>
      </w:ins>
      <w:del w:id="6822" w:author="作者" w:date="2020-09-14T15:36:00Z">
        <w:r w:rsidR="003D38A8" w:rsidDel="008F1350">
          <w:rPr>
            <w:rFonts w:ascii="微软雅黑" w:eastAsia="微软雅黑" w:hAnsi="微软雅黑"/>
            <w:lang w:eastAsia="zh-CN"/>
          </w:rPr>
          <w:delText>6</w:delText>
        </w:r>
        <w:r w:rsidR="002167CE" w:rsidRPr="00E26B2A" w:rsidDel="008F1350">
          <w:rPr>
            <w:rFonts w:ascii="微软雅黑" w:eastAsia="微软雅黑" w:hAnsi="微软雅黑" w:hint="eastAsia"/>
            <w:lang w:eastAsia="zh-CN"/>
          </w:rPr>
          <w:delText>）主机端要求能够主动退出图片的投屏显示；</w:delText>
        </w:r>
      </w:del>
    </w:p>
    <w:p w14:paraId="38CC765E" w14:textId="70AE0097" w:rsidR="002167CE" w:rsidRPr="00E26B2A" w:rsidDel="008F1350" w:rsidRDefault="002167CE" w:rsidP="008F1350">
      <w:pPr>
        <w:pStyle w:val="31"/>
        <w:tabs>
          <w:tab w:val="clear" w:pos="432"/>
        </w:tabs>
        <w:rPr>
          <w:del w:id="6823" w:author="作者" w:date="2020-09-14T15:36:00Z"/>
          <w:rFonts w:ascii="微软雅黑" w:eastAsia="微软雅黑" w:hAnsi="微软雅黑"/>
          <w:lang w:eastAsia="zh-CN"/>
        </w:rPr>
      </w:pPr>
      <w:del w:id="6824" w:author="作者" w:date="2020-09-14T15:36:00Z">
        <w:r w:rsidRPr="00E26B2A" w:rsidDel="008F1350">
          <w:rPr>
            <w:rFonts w:ascii="微软雅黑" w:eastAsia="微软雅黑" w:hAnsi="微软雅黑" w:cs="微软雅黑" w:hint="eastAsia"/>
            <w:lang w:eastAsia="zh-CN"/>
          </w:rPr>
          <w:delText>音频投屏</w:delText>
        </w:r>
      </w:del>
    </w:p>
    <w:p w14:paraId="16E5BFD4" w14:textId="1E8D6119" w:rsidR="002167CE" w:rsidRPr="00E26B2A" w:rsidDel="008F1350" w:rsidRDefault="002167CE" w:rsidP="008F1350">
      <w:pPr>
        <w:pStyle w:val="a1"/>
        <w:ind w:firstLineChars="200" w:firstLine="400"/>
        <w:rPr>
          <w:del w:id="6825" w:author="作者" w:date="2020-09-14T15:36:00Z"/>
          <w:rFonts w:ascii="微软雅黑" w:eastAsia="微软雅黑" w:hAnsi="微软雅黑"/>
          <w:lang w:eastAsia="zh-CN"/>
        </w:rPr>
      </w:pPr>
      <w:del w:id="6826" w:author="作者" w:date="2020-09-14T15:36:00Z">
        <w:r w:rsidRPr="00E26B2A" w:rsidDel="008F1350">
          <w:rPr>
            <w:rFonts w:ascii="微软雅黑" w:eastAsia="微软雅黑" w:hAnsi="微软雅黑" w:hint="eastAsia"/>
            <w:lang w:eastAsia="zh-CN"/>
          </w:rPr>
          <w:delText>共享局域网内，存在的 DLNA 服务设备选择娱乐主机作为音频源的播放设备时，主机需要响</w:delText>
        </w:r>
      </w:del>
    </w:p>
    <w:p w14:paraId="06FCED07" w14:textId="215D47D1" w:rsidR="002167CE" w:rsidRPr="00E26B2A" w:rsidDel="008F1350" w:rsidRDefault="002167CE" w:rsidP="008F1350">
      <w:pPr>
        <w:pStyle w:val="a1"/>
        <w:rPr>
          <w:del w:id="6827" w:author="作者" w:date="2020-09-14T15:36:00Z"/>
          <w:rFonts w:ascii="微软雅黑" w:eastAsia="微软雅黑" w:hAnsi="微软雅黑"/>
          <w:lang w:eastAsia="zh-CN"/>
        </w:rPr>
      </w:pPr>
      <w:del w:id="6828" w:author="作者" w:date="2020-09-14T15:36:00Z">
        <w:r w:rsidRPr="00E26B2A" w:rsidDel="008F1350">
          <w:rPr>
            <w:rFonts w:ascii="微软雅黑" w:eastAsia="微软雅黑" w:hAnsi="微软雅黑" w:hint="eastAsia"/>
            <w:lang w:eastAsia="zh-CN"/>
          </w:rPr>
          <w:delText>应该请求进行音频资源的播放。</w:delText>
        </w:r>
      </w:del>
    </w:p>
    <w:p w14:paraId="301DE42F" w14:textId="6C4C06F0" w:rsidR="002167CE" w:rsidRPr="00290CC9" w:rsidDel="008F1350" w:rsidRDefault="00627E3E" w:rsidP="008F1350">
      <w:pPr>
        <w:pStyle w:val="a1"/>
        <w:rPr>
          <w:del w:id="6829" w:author="作者" w:date="2020-09-14T15:36:00Z"/>
          <w:rFonts w:ascii="微软雅黑" w:eastAsia="微软雅黑" w:hAnsi="微软雅黑"/>
          <w:b/>
          <w:lang w:eastAsia="zh-CN"/>
        </w:rPr>
      </w:pPr>
      <w:del w:id="6830" w:author="作者" w:date="2020-09-14T15:36:00Z">
        <w:r w:rsidRPr="00290CC9" w:rsidDel="008F1350">
          <w:rPr>
            <w:rFonts w:ascii="微软雅黑" w:eastAsia="微软雅黑" w:hAnsi="微软雅黑" w:hint="eastAsia"/>
            <w:b/>
            <w:lang w:eastAsia="zh-CN"/>
          </w:rPr>
          <w:delText>2.4.5</w:delText>
        </w:r>
        <w:r w:rsidR="002167CE" w:rsidRPr="00290CC9" w:rsidDel="008F1350">
          <w:rPr>
            <w:rFonts w:ascii="微软雅黑" w:eastAsia="微软雅黑" w:hAnsi="微软雅黑" w:hint="eastAsia"/>
            <w:b/>
            <w:lang w:eastAsia="zh-CN"/>
          </w:rPr>
          <w:delText>.1 音频格式 – 以 OS 音频解码库支持的格式为准</w:delText>
        </w:r>
      </w:del>
    </w:p>
    <w:p w14:paraId="05C7B339" w14:textId="12817378" w:rsidR="002167CE" w:rsidRPr="00E26B2A" w:rsidDel="008F1350" w:rsidRDefault="002167CE" w:rsidP="008F1350">
      <w:pPr>
        <w:pStyle w:val="a1"/>
        <w:ind w:firstLineChars="200" w:firstLine="400"/>
        <w:rPr>
          <w:del w:id="6831" w:author="作者" w:date="2020-09-14T15:36:00Z"/>
          <w:rFonts w:ascii="微软雅黑" w:eastAsia="微软雅黑" w:hAnsi="微软雅黑"/>
          <w:lang w:eastAsia="zh-CN"/>
        </w:rPr>
      </w:pPr>
      <w:del w:id="6832" w:author="作者" w:date="2020-09-14T15:36:00Z">
        <w:r w:rsidRPr="00E26B2A" w:rsidDel="008F1350">
          <w:rPr>
            <w:rFonts w:ascii="微软雅黑" w:eastAsia="微软雅黑" w:hAnsi="微软雅黑" w:hint="eastAsia"/>
            <w:lang w:eastAsia="zh-CN"/>
          </w:rPr>
          <w:delText>DLNA 中媒体格式针对音频类型定义了一组必须支持和可选支持的音频解码格式，因此娱乐</w:delText>
        </w:r>
      </w:del>
    </w:p>
    <w:p w14:paraId="59334482" w14:textId="75559FD5" w:rsidR="002167CE" w:rsidRPr="00E26B2A" w:rsidDel="008F1350" w:rsidRDefault="002167CE" w:rsidP="008F1350">
      <w:pPr>
        <w:pStyle w:val="a1"/>
        <w:rPr>
          <w:del w:id="6833" w:author="作者" w:date="2020-09-14T15:36:00Z"/>
          <w:rFonts w:ascii="微软雅黑" w:eastAsia="微软雅黑" w:hAnsi="微软雅黑"/>
          <w:lang w:eastAsia="zh-CN"/>
        </w:rPr>
      </w:pPr>
      <w:del w:id="6834" w:author="作者" w:date="2020-09-14T15:36:00Z">
        <w:r w:rsidRPr="00E26B2A" w:rsidDel="008F1350">
          <w:rPr>
            <w:rFonts w:ascii="微软雅黑" w:eastAsia="微软雅黑" w:hAnsi="微软雅黑" w:hint="eastAsia"/>
            <w:lang w:eastAsia="zh-CN"/>
          </w:rPr>
          <w:delText>主机基于 DLNA 协议作为音频资源的播放器时要求支持的音频解码格式如表所示：</w:delText>
        </w:r>
      </w:del>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754"/>
        <w:gridCol w:w="2754"/>
      </w:tblGrid>
      <w:tr w:rsidR="00627E3E" w:rsidRPr="00E26B2A" w:rsidDel="008F1350" w14:paraId="3E487BB2" w14:textId="5DD79483" w:rsidTr="00EB286F">
        <w:trPr>
          <w:trHeight w:val="487"/>
          <w:jc w:val="center"/>
          <w:del w:id="6835" w:author="作者" w:date="2020-09-14T15:36:00Z"/>
        </w:trPr>
        <w:tc>
          <w:tcPr>
            <w:tcW w:w="2754" w:type="dxa"/>
          </w:tcPr>
          <w:p w14:paraId="1ED80EEA" w14:textId="729F7927" w:rsidR="00627E3E" w:rsidRPr="00E26B2A" w:rsidDel="008F1350" w:rsidRDefault="00627E3E" w:rsidP="008F1350">
            <w:pPr>
              <w:pStyle w:val="a1"/>
              <w:rPr>
                <w:del w:id="6836" w:author="作者" w:date="2020-09-14T15:36:00Z"/>
                <w:rFonts w:ascii="微软雅黑" w:eastAsia="微软雅黑" w:hAnsi="微软雅黑"/>
                <w:lang w:eastAsia="zh-CN"/>
              </w:rPr>
            </w:pPr>
            <w:del w:id="6837" w:author="作者" w:date="2020-09-14T15:36:00Z">
              <w:r w:rsidRPr="00E26B2A" w:rsidDel="008F1350">
                <w:rPr>
                  <w:rFonts w:ascii="微软雅黑" w:eastAsia="微软雅黑" w:hAnsi="微软雅黑" w:hint="eastAsia"/>
                  <w:lang w:eastAsia="zh-CN"/>
                </w:rPr>
                <w:delText xml:space="preserve">媒体类型  </w:delText>
              </w:r>
            </w:del>
          </w:p>
        </w:tc>
        <w:tc>
          <w:tcPr>
            <w:tcW w:w="2754" w:type="dxa"/>
          </w:tcPr>
          <w:p w14:paraId="61C0D8C2" w14:textId="3FA2A66E" w:rsidR="00627E3E" w:rsidRPr="00E26B2A" w:rsidDel="008F1350" w:rsidRDefault="00627E3E" w:rsidP="008F1350">
            <w:pPr>
              <w:pStyle w:val="a1"/>
              <w:rPr>
                <w:del w:id="6838" w:author="作者" w:date="2020-09-14T15:36:00Z"/>
                <w:rFonts w:ascii="微软雅黑" w:eastAsia="微软雅黑" w:hAnsi="微软雅黑"/>
                <w:lang w:eastAsia="zh-CN"/>
              </w:rPr>
            </w:pPr>
            <w:del w:id="6839" w:author="作者" w:date="2020-09-14T15:36:00Z">
              <w:r w:rsidRPr="00E26B2A" w:rsidDel="008F1350">
                <w:rPr>
                  <w:rFonts w:ascii="微软雅黑" w:eastAsia="微软雅黑" w:hAnsi="微软雅黑" w:hint="eastAsia"/>
                  <w:lang w:eastAsia="zh-CN"/>
                </w:rPr>
                <w:delText>编解码格式</w:delText>
              </w:r>
            </w:del>
          </w:p>
        </w:tc>
      </w:tr>
      <w:tr w:rsidR="00627E3E" w:rsidRPr="00E26B2A" w:rsidDel="008F1350" w14:paraId="00B46657" w14:textId="5EAD9501" w:rsidTr="00EB286F">
        <w:trPr>
          <w:trHeight w:val="346"/>
          <w:jc w:val="center"/>
          <w:del w:id="6840" w:author="作者" w:date="2020-09-14T15:36:00Z"/>
        </w:trPr>
        <w:tc>
          <w:tcPr>
            <w:tcW w:w="2754" w:type="dxa"/>
          </w:tcPr>
          <w:p w14:paraId="7DBE20BF" w14:textId="0EE92024" w:rsidR="00627E3E" w:rsidRPr="00E26B2A" w:rsidDel="008F1350" w:rsidRDefault="00627E3E" w:rsidP="008F1350">
            <w:pPr>
              <w:pStyle w:val="a1"/>
              <w:rPr>
                <w:del w:id="6841" w:author="作者" w:date="2020-09-14T15:36:00Z"/>
                <w:rFonts w:ascii="微软雅黑" w:eastAsia="微软雅黑" w:hAnsi="微软雅黑"/>
                <w:lang w:eastAsia="zh-CN"/>
              </w:rPr>
            </w:pPr>
            <w:del w:id="6842" w:author="作者" w:date="2020-09-14T15:36:00Z">
              <w:r w:rsidRPr="00E26B2A" w:rsidDel="008F1350">
                <w:rPr>
                  <w:rFonts w:ascii="微软雅黑" w:eastAsia="微软雅黑" w:hAnsi="微软雅黑" w:hint="eastAsia"/>
                  <w:lang w:eastAsia="zh-CN"/>
                </w:rPr>
                <w:delText>音频</w:delText>
              </w:r>
            </w:del>
          </w:p>
        </w:tc>
        <w:tc>
          <w:tcPr>
            <w:tcW w:w="2754" w:type="dxa"/>
          </w:tcPr>
          <w:p w14:paraId="01FB2B5D" w14:textId="2082AD3E" w:rsidR="00627E3E" w:rsidRPr="00E26B2A" w:rsidDel="008F1350" w:rsidRDefault="00627E3E" w:rsidP="008F1350">
            <w:pPr>
              <w:pStyle w:val="a1"/>
              <w:rPr>
                <w:del w:id="6843" w:author="作者" w:date="2020-09-14T15:36:00Z"/>
                <w:rFonts w:ascii="微软雅黑" w:eastAsia="微软雅黑" w:hAnsi="微软雅黑"/>
                <w:lang w:eastAsia="zh-CN"/>
              </w:rPr>
            </w:pPr>
            <w:del w:id="6844" w:author="作者" w:date="2020-09-14T15:36:00Z">
              <w:r w:rsidRPr="00E26B2A" w:rsidDel="008F1350">
                <w:rPr>
                  <w:rFonts w:ascii="微软雅黑" w:eastAsia="微软雅黑" w:hAnsi="微软雅黑"/>
                  <w:lang w:eastAsia="zh-CN"/>
                </w:rPr>
                <w:delText>PCM</w:delText>
              </w:r>
            </w:del>
          </w:p>
          <w:p w14:paraId="1BBB3886" w14:textId="503CE4C9" w:rsidR="00627E3E" w:rsidRPr="00E26B2A" w:rsidDel="008F1350" w:rsidRDefault="00627E3E" w:rsidP="008F1350">
            <w:pPr>
              <w:pStyle w:val="a1"/>
              <w:rPr>
                <w:del w:id="6845" w:author="作者" w:date="2020-09-14T15:36:00Z"/>
                <w:rFonts w:ascii="微软雅黑" w:eastAsia="微软雅黑" w:hAnsi="微软雅黑"/>
                <w:lang w:eastAsia="zh-CN"/>
              </w:rPr>
            </w:pPr>
            <w:del w:id="6846" w:author="作者" w:date="2020-09-14T15:36:00Z">
              <w:r w:rsidRPr="00E26B2A" w:rsidDel="008F1350">
                <w:rPr>
                  <w:rFonts w:ascii="微软雅黑" w:eastAsia="微软雅黑" w:hAnsi="微软雅黑"/>
                  <w:lang w:eastAsia="zh-CN"/>
                </w:rPr>
                <w:delText>MP3</w:delText>
              </w:r>
            </w:del>
          </w:p>
          <w:p w14:paraId="787426D3" w14:textId="4B21D4E0" w:rsidR="00627E3E" w:rsidRPr="00E26B2A" w:rsidDel="008F1350" w:rsidRDefault="00627E3E" w:rsidP="008F1350">
            <w:pPr>
              <w:pStyle w:val="a1"/>
              <w:rPr>
                <w:del w:id="6847" w:author="作者" w:date="2020-09-14T15:36:00Z"/>
                <w:rFonts w:ascii="微软雅黑" w:eastAsia="微软雅黑" w:hAnsi="微软雅黑"/>
                <w:lang w:eastAsia="zh-CN"/>
              </w:rPr>
            </w:pPr>
            <w:del w:id="6848" w:author="作者" w:date="2020-09-14T15:36:00Z">
              <w:r w:rsidRPr="00E26B2A" w:rsidDel="008F1350">
                <w:rPr>
                  <w:rFonts w:ascii="微软雅黑" w:eastAsia="微软雅黑" w:hAnsi="微软雅黑"/>
                  <w:lang w:eastAsia="zh-CN"/>
                </w:rPr>
                <w:delText>OGG</w:delText>
              </w:r>
            </w:del>
          </w:p>
          <w:p w14:paraId="1B025BB3" w14:textId="6BF077C1" w:rsidR="00627E3E" w:rsidRPr="00E26B2A" w:rsidDel="008F1350" w:rsidRDefault="00627E3E" w:rsidP="008F1350">
            <w:pPr>
              <w:pStyle w:val="a1"/>
              <w:rPr>
                <w:del w:id="6849" w:author="作者" w:date="2020-09-14T15:36:00Z"/>
                <w:rFonts w:ascii="微软雅黑" w:eastAsia="微软雅黑" w:hAnsi="微软雅黑"/>
                <w:lang w:eastAsia="zh-CN"/>
              </w:rPr>
            </w:pPr>
            <w:del w:id="6850" w:author="作者" w:date="2020-09-14T15:36:00Z">
              <w:r w:rsidRPr="00E26B2A" w:rsidDel="008F1350">
                <w:rPr>
                  <w:rFonts w:ascii="微软雅黑" w:eastAsia="微软雅黑" w:hAnsi="微软雅黑"/>
                  <w:lang w:eastAsia="zh-CN"/>
                </w:rPr>
                <w:delText>MPC</w:delText>
              </w:r>
            </w:del>
          </w:p>
          <w:p w14:paraId="44849CFF" w14:textId="032F13EA" w:rsidR="00627E3E" w:rsidRPr="00E26B2A" w:rsidDel="008F1350" w:rsidRDefault="00627E3E" w:rsidP="008F1350">
            <w:pPr>
              <w:pStyle w:val="a1"/>
              <w:rPr>
                <w:del w:id="6851" w:author="作者" w:date="2020-09-14T15:36:00Z"/>
                <w:rFonts w:ascii="微软雅黑" w:eastAsia="微软雅黑" w:hAnsi="微软雅黑"/>
                <w:lang w:eastAsia="zh-CN"/>
              </w:rPr>
            </w:pPr>
            <w:del w:id="6852" w:author="作者" w:date="2020-09-14T15:36:00Z">
              <w:r w:rsidRPr="00E26B2A" w:rsidDel="008F1350">
                <w:rPr>
                  <w:rFonts w:ascii="微软雅黑" w:eastAsia="微软雅黑" w:hAnsi="微软雅黑"/>
                  <w:lang w:eastAsia="zh-CN"/>
                </w:rPr>
                <w:delText>mp3PRO</w:delText>
              </w:r>
            </w:del>
          </w:p>
          <w:p w14:paraId="2E87BA9B" w14:textId="401BA198" w:rsidR="00627E3E" w:rsidRPr="00E26B2A" w:rsidDel="008F1350" w:rsidRDefault="00627E3E" w:rsidP="008F1350">
            <w:pPr>
              <w:pStyle w:val="a1"/>
              <w:rPr>
                <w:del w:id="6853" w:author="作者" w:date="2020-09-14T15:36:00Z"/>
                <w:rFonts w:ascii="微软雅黑" w:eastAsia="微软雅黑" w:hAnsi="微软雅黑"/>
                <w:lang w:eastAsia="zh-CN"/>
              </w:rPr>
            </w:pPr>
            <w:del w:id="6854" w:author="作者" w:date="2020-09-14T15:36:00Z">
              <w:r w:rsidRPr="00E26B2A" w:rsidDel="008F1350">
                <w:rPr>
                  <w:rFonts w:ascii="微软雅黑" w:eastAsia="微软雅黑" w:hAnsi="微软雅黑"/>
                  <w:lang w:eastAsia="zh-CN"/>
                </w:rPr>
                <w:delText>WMA</w:delText>
              </w:r>
            </w:del>
          </w:p>
          <w:p w14:paraId="280E893A" w14:textId="7F1316CA" w:rsidR="00627E3E" w:rsidRPr="00E26B2A" w:rsidDel="008F1350" w:rsidRDefault="00627E3E" w:rsidP="008F1350">
            <w:pPr>
              <w:pStyle w:val="a1"/>
              <w:rPr>
                <w:del w:id="6855" w:author="作者" w:date="2020-09-14T15:36:00Z"/>
                <w:rFonts w:ascii="微软雅黑" w:eastAsia="微软雅黑" w:hAnsi="微软雅黑"/>
                <w:lang w:eastAsia="zh-CN"/>
              </w:rPr>
            </w:pPr>
            <w:del w:id="6856" w:author="作者" w:date="2020-09-14T15:36:00Z">
              <w:r w:rsidRPr="00E26B2A" w:rsidDel="008F1350">
                <w:rPr>
                  <w:rFonts w:ascii="微软雅黑" w:eastAsia="微软雅黑" w:hAnsi="微软雅黑"/>
                  <w:lang w:eastAsia="zh-CN"/>
                </w:rPr>
                <w:delText>RA</w:delText>
              </w:r>
            </w:del>
          </w:p>
          <w:p w14:paraId="50B34365" w14:textId="1A5E3AAC" w:rsidR="00627E3E" w:rsidRPr="00E26B2A" w:rsidDel="008F1350" w:rsidRDefault="00627E3E" w:rsidP="008F1350">
            <w:pPr>
              <w:pStyle w:val="a1"/>
              <w:rPr>
                <w:del w:id="6857" w:author="作者" w:date="2020-09-14T15:36:00Z"/>
                <w:rFonts w:ascii="微软雅黑" w:eastAsia="微软雅黑" w:hAnsi="微软雅黑"/>
                <w:lang w:eastAsia="zh-CN"/>
              </w:rPr>
            </w:pPr>
            <w:del w:id="6858" w:author="作者" w:date="2020-09-14T15:36:00Z">
              <w:r w:rsidRPr="00E26B2A" w:rsidDel="008F1350">
                <w:rPr>
                  <w:rFonts w:ascii="微软雅黑" w:eastAsia="微软雅黑" w:hAnsi="微软雅黑"/>
                  <w:lang w:eastAsia="zh-CN"/>
                </w:rPr>
                <w:delText>APE</w:delText>
              </w:r>
            </w:del>
          </w:p>
          <w:p w14:paraId="082D64EB" w14:textId="2BFD928E" w:rsidR="00627E3E" w:rsidRPr="00E26B2A" w:rsidDel="008F1350" w:rsidRDefault="00627E3E" w:rsidP="008F1350">
            <w:pPr>
              <w:pStyle w:val="a1"/>
              <w:rPr>
                <w:del w:id="6859" w:author="作者" w:date="2020-09-14T15:36:00Z"/>
                <w:rFonts w:ascii="微软雅黑" w:eastAsia="微软雅黑" w:hAnsi="微软雅黑"/>
                <w:lang w:eastAsia="zh-CN"/>
              </w:rPr>
            </w:pPr>
            <w:del w:id="6860" w:author="作者" w:date="2020-09-14T15:36:00Z">
              <w:r w:rsidRPr="00E26B2A" w:rsidDel="008F1350">
                <w:rPr>
                  <w:rFonts w:ascii="微软雅黑" w:eastAsia="微软雅黑" w:hAnsi="微软雅黑"/>
                  <w:lang w:eastAsia="zh-CN"/>
                </w:rPr>
                <w:delText>LPCM</w:delText>
              </w:r>
            </w:del>
          </w:p>
          <w:p w14:paraId="50853C13" w14:textId="39EC22A9" w:rsidR="00627E3E" w:rsidRPr="00E26B2A" w:rsidDel="008F1350" w:rsidRDefault="00627E3E" w:rsidP="008F1350">
            <w:pPr>
              <w:pStyle w:val="a1"/>
              <w:rPr>
                <w:del w:id="6861" w:author="作者" w:date="2020-09-14T15:36:00Z"/>
                <w:rFonts w:ascii="微软雅黑" w:eastAsia="微软雅黑" w:hAnsi="微软雅黑"/>
                <w:lang w:eastAsia="zh-CN"/>
              </w:rPr>
            </w:pPr>
            <w:del w:id="6862" w:author="作者" w:date="2020-09-14T15:36:00Z">
              <w:r w:rsidRPr="00E26B2A" w:rsidDel="008F1350">
                <w:rPr>
                  <w:rFonts w:ascii="微软雅黑" w:eastAsia="微软雅黑" w:hAnsi="微软雅黑"/>
                  <w:lang w:eastAsia="zh-CN"/>
                </w:rPr>
                <w:delText>AAC</w:delText>
              </w:r>
            </w:del>
          </w:p>
          <w:p w14:paraId="225E814B" w14:textId="32FA7567" w:rsidR="00627E3E" w:rsidRPr="00E26B2A" w:rsidDel="008F1350" w:rsidRDefault="00627E3E" w:rsidP="008F1350">
            <w:pPr>
              <w:pStyle w:val="a1"/>
              <w:rPr>
                <w:del w:id="6863" w:author="作者" w:date="2020-09-14T15:36:00Z"/>
                <w:rFonts w:ascii="微软雅黑" w:eastAsia="微软雅黑" w:hAnsi="微软雅黑"/>
                <w:lang w:eastAsia="zh-CN"/>
              </w:rPr>
            </w:pPr>
            <w:del w:id="6864" w:author="作者" w:date="2020-09-14T15:36:00Z">
              <w:r w:rsidRPr="00E26B2A" w:rsidDel="008F1350">
                <w:rPr>
                  <w:rFonts w:ascii="微软雅黑" w:eastAsia="微软雅黑" w:hAnsi="微软雅黑"/>
                  <w:lang w:eastAsia="zh-CN"/>
                </w:rPr>
                <w:delText>AC-3</w:delText>
              </w:r>
            </w:del>
          </w:p>
          <w:p w14:paraId="1E92CC4D" w14:textId="4D76B93F" w:rsidR="00627E3E" w:rsidRPr="00E26B2A" w:rsidDel="008F1350" w:rsidRDefault="00627E3E" w:rsidP="008F1350">
            <w:pPr>
              <w:pStyle w:val="a1"/>
              <w:rPr>
                <w:del w:id="6865" w:author="作者" w:date="2020-09-14T15:36:00Z"/>
                <w:rFonts w:ascii="微软雅黑" w:eastAsia="微软雅黑" w:hAnsi="微软雅黑"/>
                <w:lang w:eastAsia="zh-CN"/>
              </w:rPr>
            </w:pPr>
            <w:del w:id="6866" w:author="作者" w:date="2020-09-14T15:36:00Z">
              <w:r w:rsidRPr="00E26B2A" w:rsidDel="008F1350">
                <w:rPr>
                  <w:rFonts w:ascii="微软雅黑" w:eastAsia="微软雅黑" w:hAnsi="微软雅黑"/>
                  <w:lang w:eastAsia="zh-CN"/>
                </w:rPr>
                <w:delText>ATRAC3Plus</w:delText>
              </w:r>
            </w:del>
          </w:p>
        </w:tc>
      </w:tr>
    </w:tbl>
    <w:p w14:paraId="23C6CC35" w14:textId="443A2F84" w:rsidR="00627E3E" w:rsidRPr="00E26B2A" w:rsidDel="008F1350" w:rsidRDefault="00627E3E" w:rsidP="008F1350">
      <w:pPr>
        <w:pStyle w:val="a1"/>
        <w:rPr>
          <w:del w:id="6867" w:author="作者" w:date="2020-09-14T15:36:00Z"/>
          <w:rFonts w:ascii="微软雅黑" w:eastAsia="微软雅黑" w:hAnsi="微软雅黑"/>
          <w:lang w:eastAsia="zh-CN"/>
        </w:rPr>
      </w:pPr>
    </w:p>
    <w:p w14:paraId="1C94D45D" w14:textId="49A605A1" w:rsidR="002167CE" w:rsidRPr="00290CC9" w:rsidDel="008F1350" w:rsidRDefault="00627E3E" w:rsidP="008F1350">
      <w:pPr>
        <w:pStyle w:val="a1"/>
        <w:rPr>
          <w:del w:id="6868" w:author="作者" w:date="2020-09-14T15:36:00Z"/>
          <w:rFonts w:ascii="微软雅黑" w:eastAsia="微软雅黑" w:hAnsi="微软雅黑"/>
          <w:b/>
          <w:lang w:eastAsia="zh-CN"/>
        </w:rPr>
      </w:pPr>
      <w:del w:id="6869" w:author="作者" w:date="2020-09-14T15:36:00Z">
        <w:r w:rsidRPr="00290CC9" w:rsidDel="008F1350">
          <w:rPr>
            <w:rFonts w:ascii="微软雅黑" w:eastAsia="微软雅黑" w:hAnsi="微软雅黑" w:hint="eastAsia"/>
            <w:b/>
            <w:lang w:eastAsia="zh-CN"/>
          </w:rPr>
          <w:delText>2.4.5</w:delText>
        </w:r>
        <w:r w:rsidR="002167CE" w:rsidRPr="00290CC9" w:rsidDel="008F1350">
          <w:rPr>
            <w:rFonts w:ascii="微软雅黑" w:eastAsia="微软雅黑" w:hAnsi="微软雅黑" w:hint="eastAsia"/>
            <w:b/>
            <w:lang w:eastAsia="zh-CN"/>
          </w:rPr>
          <w:delText>.2 音频源类型</w:delText>
        </w:r>
      </w:del>
    </w:p>
    <w:p w14:paraId="14A3C13A" w14:textId="14F9E3D4" w:rsidR="002167CE" w:rsidRPr="00E26B2A" w:rsidDel="008F1350" w:rsidRDefault="002167CE" w:rsidP="008F1350">
      <w:pPr>
        <w:pStyle w:val="a1"/>
        <w:ind w:firstLineChars="200" w:firstLine="400"/>
        <w:rPr>
          <w:del w:id="6870" w:author="作者" w:date="2020-09-14T15:36:00Z"/>
          <w:rFonts w:ascii="微软雅黑" w:eastAsia="微软雅黑" w:hAnsi="微软雅黑"/>
          <w:lang w:eastAsia="zh-CN"/>
        </w:rPr>
      </w:pPr>
      <w:del w:id="6871" w:author="作者" w:date="2020-09-14T15:36:00Z">
        <w:r w:rsidRPr="00E26B2A" w:rsidDel="008F1350">
          <w:rPr>
            <w:rFonts w:ascii="微软雅黑" w:eastAsia="微软雅黑" w:hAnsi="微软雅黑" w:hint="eastAsia"/>
            <w:lang w:eastAsia="zh-CN"/>
          </w:rPr>
          <w:delText>当主机作为共享音频资源的播放器时，要求主机支持播放的音频源类型如下：</w:delText>
        </w:r>
      </w:del>
    </w:p>
    <w:p w14:paraId="69388A33" w14:textId="2D2A35FB" w:rsidR="002167CE" w:rsidRPr="00E26B2A" w:rsidDel="008F1350" w:rsidRDefault="002167CE" w:rsidP="008F1350">
      <w:pPr>
        <w:pStyle w:val="a1"/>
        <w:rPr>
          <w:del w:id="6872" w:author="作者" w:date="2020-09-14T15:36:00Z"/>
          <w:rFonts w:ascii="微软雅黑" w:eastAsia="微软雅黑" w:hAnsi="微软雅黑"/>
          <w:lang w:eastAsia="zh-CN"/>
        </w:rPr>
      </w:pPr>
      <w:del w:id="6873" w:author="作者" w:date="2020-09-14T15:36:00Z">
        <w:r w:rsidRPr="00E26B2A" w:rsidDel="008F1350">
          <w:rPr>
            <w:rFonts w:ascii="微软雅黑" w:eastAsia="微软雅黑" w:hAnsi="微软雅黑" w:hint="eastAsia"/>
            <w:lang w:eastAsia="zh-CN"/>
          </w:rPr>
          <w:delText>1）在线音频流</w:delText>
        </w:r>
      </w:del>
    </w:p>
    <w:p w14:paraId="391AAA98" w14:textId="24DB89A5" w:rsidR="002167CE" w:rsidRPr="00E26B2A" w:rsidDel="008F1350" w:rsidRDefault="002167CE" w:rsidP="008F1350">
      <w:pPr>
        <w:pStyle w:val="a1"/>
        <w:rPr>
          <w:del w:id="6874" w:author="作者" w:date="2020-09-14T15:36:00Z"/>
          <w:rFonts w:ascii="微软雅黑" w:eastAsia="微软雅黑" w:hAnsi="微软雅黑"/>
          <w:lang w:eastAsia="zh-CN"/>
        </w:rPr>
      </w:pPr>
      <w:del w:id="6875" w:author="作者" w:date="2020-09-14T15:36:00Z">
        <w:r w:rsidRPr="00E26B2A" w:rsidDel="008F1350">
          <w:rPr>
            <w:rFonts w:ascii="微软雅黑" w:eastAsia="微软雅黑" w:hAnsi="微软雅黑" w:hint="eastAsia"/>
            <w:lang w:eastAsia="zh-CN"/>
          </w:rPr>
          <w:delText>主机要求支持通过外网获取的在线音频流的投屏播放。</w:delText>
        </w:r>
      </w:del>
    </w:p>
    <w:p w14:paraId="4F0F6621" w14:textId="2952574F" w:rsidR="002167CE" w:rsidRPr="00E26B2A" w:rsidDel="008F1350" w:rsidRDefault="002167CE" w:rsidP="008F1350">
      <w:pPr>
        <w:pStyle w:val="a1"/>
        <w:rPr>
          <w:del w:id="6876" w:author="作者" w:date="2020-09-14T15:36:00Z"/>
          <w:rFonts w:ascii="微软雅黑" w:eastAsia="微软雅黑" w:hAnsi="微软雅黑"/>
          <w:lang w:eastAsia="zh-CN"/>
        </w:rPr>
      </w:pPr>
      <w:del w:id="6877" w:author="作者" w:date="2020-09-14T15:36:00Z">
        <w:r w:rsidRPr="00E26B2A" w:rsidDel="008F1350">
          <w:rPr>
            <w:rFonts w:ascii="微软雅黑" w:eastAsia="微软雅黑" w:hAnsi="微软雅黑" w:hint="eastAsia"/>
            <w:lang w:eastAsia="zh-CN"/>
          </w:rPr>
          <w:delText>2）本地音频流</w:delText>
        </w:r>
      </w:del>
    </w:p>
    <w:p w14:paraId="1CCDE2D2" w14:textId="25028C35" w:rsidR="002167CE" w:rsidRPr="00E26B2A" w:rsidDel="008F1350" w:rsidRDefault="002167CE" w:rsidP="008F1350">
      <w:pPr>
        <w:pStyle w:val="a1"/>
        <w:rPr>
          <w:del w:id="6878" w:author="作者" w:date="2020-09-14T15:36:00Z"/>
          <w:rFonts w:ascii="微软雅黑" w:eastAsia="微软雅黑" w:hAnsi="微软雅黑"/>
          <w:lang w:eastAsia="zh-CN"/>
        </w:rPr>
      </w:pPr>
      <w:del w:id="6879" w:author="作者" w:date="2020-09-14T15:36:00Z">
        <w:r w:rsidRPr="00E26B2A" w:rsidDel="008F1350">
          <w:rPr>
            <w:rFonts w:ascii="微软雅黑" w:eastAsia="微软雅黑" w:hAnsi="微软雅黑" w:hint="eastAsia"/>
            <w:lang w:eastAsia="zh-CN"/>
          </w:rPr>
          <w:delText>当音频源文件存在充当服务端的设备本地时，主机作为共享音频资源的播放器，要求支持本地音</w:delText>
        </w:r>
      </w:del>
    </w:p>
    <w:p w14:paraId="21835C2C" w14:textId="6C05166C" w:rsidR="002167CE" w:rsidRPr="00E26B2A" w:rsidDel="008F1350" w:rsidRDefault="002167CE" w:rsidP="008F1350">
      <w:pPr>
        <w:pStyle w:val="a1"/>
        <w:rPr>
          <w:del w:id="6880" w:author="作者" w:date="2020-09-14T15:36:00Z"/>
          <w:rFonts w:ascii="微软雅黑" w:eastAsia="微软雅黑" w:hAnsi="微软雅黑"/>
          <w:lang w:eastAsia="zh-CN"/>
        </w:rPr>
      </w:pPr>
      <w:del w:id="6881" w:author="作者" w:date="2020-09-14T15:36:00Z">
        <w:r w:rsidRPr="00E26B2A" w:rsidDel="008F1350">
          <w:rPr>
            <w:rFonts w:ascii="微软雅黑" w:eastAsia="微软雅黑" w:hAnsi="微软雅黑" w:hint="eastAsia"/>
            <w:lang w:eastAsia="zh-CN"/>
          </w:rPr>
          <w:delText>频文件的投屏播放。</w:delText>
        </w:r>
      </w:del>
    </w:p>
    <w:p w14:paraId="4773BB35" w14:textId="73BE3944" w:rsidR="002167CE" w:rsidRPr="00290CC9" w:rsidDel="008F1350" w:rsidRDefault="00627E3E" w:rsidP="008F1350">
      <w:pPr>
        <w:pStyle w:val="a1"/>
        <w:rPr>
          <w:del w:id="6882" w:author="作者" w:date="2020-09-14T15:36:00Z"/>
          <w:rFonts w:ascii="微软雅黑" w:eastAsia="微软雅黑" w:hAnsi="微软雅黑"/>
          <w:b/>
          <w:lang w:eastAsia="zh-CN"/>
        </w:rPr>
      </w:pPr>
      <w:del w:id="6883" w:author="作者" w:date="2020-09-14T15:36:00Z">
        <w:r w:rsidRPr="00290CC9" w:rsidDel="008F1350">
          <w:rPr>
            <w:rFonts w:ascii="微软雅黑" w:eastAsia="微软雅黑" w:hAnsi="微软雅黑" w:hint="eastAsia"/>
            <w:b/>
            <w:lang w:eastAsia="zh-CN"/>
          </w:rPr>
          <w:delText>2.4.5</w:delText>
        </w:r>
        <w:r w:rsidR="002167CE" w:rsidRPr="00290CC9" w:rsidDel="008F1350">
          <w:rPr>
            <w:rFonts w:ascii="微软雅黑" w:eastAsia="微软雅黑" w:hAnsi="微软雅黑" w:hint="eastAsia"/>
            <w:b/>
            <w:lang w:eastAsia="zh-CN"/>
          </w:rPr>
          <w:delText>.3 播放控制</w:delText>
        </w:r>
      </w:del>
    </w:p>
    <w:p w14:paraId="3DE1B513" w14:textId="6E634C26" w:rsidR="002167CE" w:rsidRPr="00E26B2A" w:rsidDel="008F1350" w:rsidRDefault="002167CE" w:rsidP="008F1350">
      <w:pPr>
        <w:pStyle w:val="a1"/>
        <w:rPr>
          <w:del w:id="6884" w:author="作者" w:date="2020-09-14T15:36:00Z"/>
          <w:rFonts w:ascii="微软雅黑" w:eastAsia="微软雅黑" w:hAnsi="微软雅黑"/>
          <w:lang w:eastAsia="zh-CN"/>
        </w:rPr>
      </w:pPr>
      <w:del w:id="6885" w:author="作者" w:date="2020-09-14T15:36:00Z">
        <w:r w:rsidRPr="00E26B2A" w:rsidDel="008F1350">
          <w:rPr>
            <w:rFonts w:ascii="微软雅黑" w:eastAsia="微软雅黑" w:hAnsi="微软雅黑" w:hint="eastAsia"/>
            <w:lang w:eastAsia="zh-CN"/>
          </w:rPr>
          <w:delText>1）播放/暂停</w:delText>
        </w:r>
      </w:del>
    </w:p>
    <w:p w14:paraId="16EC650F" w14:textId="29CC5A84" w:rsidR="002167CE" w:rsidRPr="00E26B2A" w:rsidDel="008F1350" w:rsidRDefault="002167CE" w:rsidP="008F1350">
      <w:pPr>
        <w:pStyle w:val="a1"/>
        <w:ind w:firstLineChars="200" w:firstLine="400"/>
        <w:rPr>
          <w:del w:id="6886" w:author="作者" w:date="2020-09-14T15:36:00Z"/>
          <w:rFonts w:ascii="微软雅黑" w:eastAsia="微软雅黑" w:hAnsi="微软雅黑"/>
          <w:lang w:eastAsia="zh-CN"/>
        </w:rPr>
      </w:pPr>
      <w:del w:id="6887" w:author="作者" w:date="2020-09-14T15:36:00Z">
        <w:r w:rsidRPr="00E26B2A" w:rsidDel="008F1350">
          <w:rPr>
            <w:rFonts w:ascii="微软雅黑" w:eastAsia="微软雅黑" w:hAnsi="微软雅黑" w:hint="eastAsia"/>
            <w:lang w:eastAsia="zh-CN"/>
          </w:rPr>
          <w:delText>当主机作为DLNA 协议中的播放器模块时，用户可以通过主机控制投射音频的播放和暂停。</w:delText>
        </w:r>
      </w:del>
    </w:p>
    <w:p w14:paraId="05EDAB0C" w14:textId="234C2A5E" w:rsidR="002167CE" w:rsidRPr="00E26B2A" w:rsidDel="008F1350" w:rsidRDefault="002167CE" w:rsidP="008F1350">
      <w:pPr>
        <w:pStyle w:val="a1"/>
        <w:rPr>
          <w:del w:id="6888" w:author="作者" w:date="2020-09-14T15:36:00Z"/>
          <w:rFonts w:ascii="微软雅黑" w:eastAsia="微软雅黑" w:hAnsi="微软雅黑"/>
          <w:lang w:eastAsia="zh-CN"/>
        </w:rPr>
      </w:pPr>
      <w:del w:id="6889" w:author="作者" w:date="2020-09-14T15:36:00Z">
        <w:r w:rsidRPr="00E26B2A" w:rsidDel="008F1350">
          <w:rPr>
            <w:rFonts w:ascii="微软雅黑" w:eastAsia="微软雅黑" w:hAnsi="微软雅黑" w:hint="eastAsia"/>
            <w:lang w:eastAsia="zh-CN"/>
          </w:rPr>
          <w:delText>当主机开始播放或暂停音频时，需要同步播放或暂停的状态信息到音频源的服务设备。</w:delText>
        </w:r>
      </w:del>
    </w:p>
    <w:p w14:paraId="09C7A07D" w14:textId="5211963E" w:rsidR="002167CE" w:rsidRPr="00E26B2A" w:rsidDel="008F1350" w:rsidRDefault="002167CE" w:rsidP="008F1350">
      <w:pPr>
        <w:pStyle w:val="a1"/>
        <w:ind w:firstLineChars="200" w:firstLine="400"/>
        <w:rPr>
          <w:del w:id="6890" w:author="作者" w:date="2020-09-14T15:36:00Z"/>
          <w:rFonts w:ascii="微软雅黑" w:eastAsia="微软雅黑" w:hAnsi="微软雅黑"/>
          <w:lang w:eastAsia="zh-CN"/>
        </w:rPr>
      </w:pPr>
      <w:del w:id="6891" w:author="作者" w:date="2020-09-14T15:36:00Z">
        <w:r w:rsidRPr="00E26B2A" w:rsidDel="008F1350">
          <w:rPr>
            <w:rFonts w:ascii="微软雅黑" w:eastAsia="微软雅黑" w:hAnsi="微软雅黑" w:hint="eastAsia"/>
            <w:lang w:eastAsia="zh-CN"/>
          </w:rPr>
          <w:delText>当主机作为DLNA 协议中的播放器模块时，如果用户通过音频源的服务设备控制音频资源的</w:delText>
        </w:r>
      </w:del>
    </w:p>
    <w:p w14:paraId="4A648692" w14:textId="68D708ED" w:rsidR="002167CE" w:rsidRPr="00E26B2A" w:rsidDel="008F1350" w:rsidRDefault="002167CE" w:rsidP="008F1350">
      <w:pPr>
        <w:pStyle w:val="a1"/>
        <w:rPr>
          <w:del w:id="6892" w:author="作者" w:date="2020-09-14T15:36:00Z"/>
          <w:rFonts w:ascii="微软雅黑" w:eastAsia="微软雅黑" w:hAnsi="微软雅黑"/>
          <w:lang w:eastAsia="zh-CN"/>
        </w:rPr>
      </w:pPr>
      <w:del w:id="6893" w:author="作者" w:date="2020-09-14T15:36:00Z">
        <w:r w:rsidRPr="00E26B2A" w:rsidDel="008F1350">
          <w:rPr>
            <w:rFonts w:ascii="微软雅黑" w:eastAsia="微软雅黑" w:hAnsi="微软雅黑" w:hint="eastAsia"/>
            <w:lang w:eastAsia="zh-CN"/>
          </w:rPr>
          <w:delText>播放和暂停，那么主机也需要同时响应此控制命令继续播放或暂停音频资源并同步播放/暂停的状</w:delText>
        </w:r>
      </w:del>
    </w:p>
    <w:p w14:paraId="0D8B5A7F" w14:textId="36953419" w:rsidR="002167CE" w:rsidRPr="00E26B2A" w:rsidDel="008F1350" w:rsidRDefault="002167CE" w:rsidP="008F1350">
      <w:pPr>
        <w:pStyle w:val="a1"/>
        <w:rPr>
          <w:del w:id="6894" w:author="作者" w:date="2020-09-14T15:36:00Z"/>
          <w:rFonts w:ascii="微软雅黑" w:eastAsia="微软雅黑" w:hAnsi="微软雅黑"/>
          <w:lang w:eastAsia="zh-CN"/>
        </w:rPr>
      </w:pPr>
      <w:del w:id="6895" w:author="作者" w:date="2020-09-14T15:36:00Z">
        <w:r w:rsidRPr="00E26B2A" w:rsidDel="008F1350">
          <w:rPr>
            <w:rFonts w:ascii="微软雅黑" w:eastAsia="微软雅黑" w:hAnsi="微软雅黑" w:hint="eastAsia"/>
            <w:lang w:eastAsia="zh-CN"/>
          </w:rPr>
          <w:delText>态信息到服务设备。</w:delText>
        </w:r>
      </w:del>
    </w:p>
    <w:p w14:paraId="361B6A3E" w14:textId="56F3057E" w:rsidR="002167CE" w:rsidRPr="00E26B2A" w:rsidDel="008F1350" w:rsidRDefault="002167CE" w:rsidP="008F1350">
      <w:pPr>
        <w:pStyle w:val="a1"/>
        <w:rPr>
          <w:del w:id="6896" w:author="作者" w:date="2020-09-14T15:36:00Z"/>
          <w:rFonts w:ascii="微软雅黑" w:eastAsia="微软雅黑" w:hAnsi="微软雅黑"/>
          <w:lang w:eastAsia="zh-CN"/>
        </w:rPr>
      </w:pPr>
      <w:del w:id="6897" w:author="作者" w:date="2020-09-14T15:36:00Z">
        <w:r w:rsidRPr="00E26B2A" w:rsidDel="008F1350">
          <w:rPr>
            <w:rFonts w:ascii="微软雅黑" w:eastAsia="微软雅黑" w:hAnsi="微软雅黑" w:hint="eastAsia"/>
            <w:lang w:eastAsia="zh-CN"/>
          </w:rPr>
          <w:delText>2）快进/快退 – 要求双向同步（包括播放进度）</w:delText>
        </w:r>
      </w:del>
    </w:p>
    <w:p w14:paraId="54C79787" w14:textId="207A6384" w:rsidR="002167CE" w:rsidRPr="00E26B2A" w:rsidDel="008F1350" w:rsidRDefault="002167CE" w:rsidP="008F1350">
      <w:pPr>
        <w:pStyle w:val="a1"/>
        <w:ind w:firstLineChars="200" w:firstLine="400"/>
        <w:rPr>
          <w:del w:id="6898" w:author="作者" w:date="2020-09-14T15:36:00Z"/>
          <w:rFonts w:ascii="微软雅黑" w:eastAsia="微软雅黑" w:hAnsi="微软雅黑"/>
          <w:lang w:eastAsia="zh-CN"/>
        </w:rPr>
      </w:pPr>
      <w:del w:id="6899" w:author="作者" w:date="2020-09-14T15:36:00Z">
        <w:r w:rsidRPr="00E26B2A" w:rsidDel="008F1350">
          <w:rPr>
            <w:rFonts w:ascii="微软雅黑" w:eastAsia="微软雅黑" w:hAnsi="微软雅黑" w:hint="eastAsia"/>
            <w:lang w:eastAsia="zh-CN"/>
          </w:rPr>
          <w:delText>当主机作为DLNA 协议中的播放器模块时，用户可以通过主机控制投射音频的播放快进和快</w:delText>
        </w:r>
      </w:del>
    </w:p>
    <w:p w14:paraId="080CE911" w14:textId="49E996D4" w:rsidR="002167CE" w:rsidRPr="00E26B2A" w:rsidDel="008F1350" w:rsidRDefault="002167CE" w:rsidP="008F1350">
      <w:pPr>
        <w:pStyle w:val="a1"/>
        <w:rPr>
          <w:del w:id="6900" w:author="作者" w:date="2020-09-14T15:36:00Z"/>
          <w:rFonts w:ascii="微软雅黑" w:eastAsia="微软雅黑" w:hAnsi="微软雅黑"/>
          <w:lang w:eastAsia="zh-CN"/>
        </w:rPr>
      </w:pPr>
      <w:del w:id="6901" w:author="作者" w:date="2020-09-14T15:36:00Z">
        <w:r w:rsidRPr="00E26B2A" w:rsidDel="008F1350">
          <w:rPr>
            <w:rFonts w:ascii="微软雅黑" w:eastAsia="微软雅黑" w:hAnsi="微软雅黑" w:hint="eastAsia"/>
            <w:lang w:eastAsia="zh-CN"/>
          </w:rPr>
          <w:delText>退，音频播放的进度需要同步到音频源的服务设备。播放快进或快退的最小时间步长为 1s。</w:delText>
        </w:r>
      </w:del>
    </w:p>
    <w:p w14:paraId="7255EE8A" w14:textId="6412F283" w:rsidR="002167CE" w:rsidRPr="00E26B2A" w:rsidDel="008F1350" w:rsidRDefault="002167CE" w:rsidP="008F1350">
      <w:pPr>
        <w:pStyle w:val="a1"/>
        <w:ind w:firstLineChars="200" w:firstLine="400"/>
        <w:rPr>
          <w:del w:id="6902" w:author="作者" w:date="2020-09-14T15:36:00Z"/>
          <w:rFonts w:ascii="微软雅黑" w:eastAsia="微软雅黑" w:hAnsi="微软雅黑"/>
          <w:lang w:eastAsia="zh-CN"/>
        </w:rPr>
      </w:pPr>
      <w:del w:id="6903" w:author="作者" w:date="2020-09-14T15:36:00Z">
        <w:r w:rsidRPr="00E26B2A" w:rsidDel="008F1350">
          <w:rPr>
            <w:rFonts w:ascii="微软雅黑" w:eastAsia="微软雅黑" w:hAnsi="微软雅黑" w:hint="eastAsia"/>
            <w:lang w:eastAsia="zh-CN"/>
          </w:rPr>
          <w:delText>当主机作为 DLNA 协议中的播放器模块时，如果用户通过音频源的服务设备控制播放的快进</w:delText>
        </w:r>
      </w:del>
    </w:p>
    <w:p w14:paraId="65AD1B44" w14:textId="69CC4F8E" w:rsidR="002167CE" w:rsidRPr="00E26B2A" w:rsidDel="008F1350" w:rsidRDefault="002167CE" w:rsidP="008F1350">
      <w:pPr>
        <w:pStyle w:val="a1"/>
        <w:rPr>
          <w:del w:id="6904" w:author="作者" w:date="2020-09-14T15:36:00Z"/>
          <w:rFonts w:ascii="微软雅黑" w:eastAsia="微软雅黑" w:hAnsi="微软雅黑"/>
          <w:lang w:eastAsia="zh-CN"/>
        </w:rPr>
      </w:pPr>
      <w:del w:id="6905" w:author="作者" w:date="2020-09-14T15:36:00Z">
        <w:r w:rsidRPr="00E26B2A" w:rsidDel="008F1350">
          <w:rPr>
            <w:rFonts w:ascii="微软雅黑" w:eastAsia="微软雅黑" w:hAnsi="微软雅黑" w:hint="eastAsia"/>
            <w:lang w:eastAsia="zh-CN"/>
          </w:rPr>
          <w:delText>和快退，那么主机也需要同时响应该控制命令更新播放的进度，并同步快进或快退的状态信息到</w:delText>
        </w:r>
      </w:del>
    </w:p>
    <w:p w14:paraId="3CFBF8B6" w14:textId="653F308E" w:rsidR="002167CE" w:rsidRPr="00E26B2A" w:rsidDel="008F1350" w:rsidRDefault="002167CE" w:rsidP="008F1350">
      <w:pPr>
        <w:pStyle w:val="a1"/>
        <w:rPr>
          <w:del w:id="6906" w:author="作者" w:date="2020-09-14T15:36:00Z"/>
          <w:rFonts w:ascii="微软雅黑" w:eastAsia="微软雅黑" w:hAnsi="微软雅黑"/>
          <w:lang w:eastAsia="zh-CN"/>
        </w:rPr>
      </w:pPr>
      <w:del w:id="6907" w:author="作者" w:date="2020-09-14T15:36:00Z">
        <w:r w:rsidRPr="00E26B2A" w:rsidDel="008F1350">
          <w:rPr>
            <w:rFonts w:ascii="微软雅黑" w:eastAsia="微软雅黑" w:hAnsi="微软雅黑" w:hint="eastAsia"/>
            <w:lang w:eastAsia="zh-CN"/>
          </w:rPr>
          <w:delText>服务设备。</w:delText>
        </w:r>
      </w:del>
    </w:p>
    <w:p w14:paraId="2E67C60E" w14:textId="37155184" w:rsidR="0066750A" w:rsidDel="008F1350" w:rsidRDefault="002167CE" w:rsidP="008F1350">
      <w:pPr>
        <w:pStyle w:val="a1"/>
        <w:ind w:firstLineChars="200" w:firstLine="400"/>
        <w:rPr>
          <w:del w:id="6908" w:author="作者" w:date="2020-09-14T15:36:00Z"/>
          <w:rFonts w:ascii="微软雅黑" w:eastAsia="微软雅黑" w:hAnsi="微软雅黑"/>
          <w:highlight w:val="yellow"/>
          <w:lang w:eastAsia="zh-CN"/>
        </w:rPr>
      </w:pPr>
      <w:del w:id="6909" w:author="作者" w:date="2020-09-14T15:36:00Z">
        <w:r w:rsidRPr="009D505E" w:rsidDel="008F1350">
          <w:rPr>
            <w:rFonts w:ascii="微软雅黑" w:eastAsia="微软雅黑" w:hAnsi="微软雅黑" w:hint="eastAsia"/>
            <w:highlight w:val="yellow"/>
            <w:lang w:eastAsia="zh-CN"/>
          </w:rPr>
          <w:delText>如果播放的是在线音频流，当快进到音频结尾时，如果</w:delText>
        </w:r>
        <w:r w:rsidR="0066750A" w:rsidDel="008F1350">
          <w:rPr>
            <w:rFonts w:ascii="微软雅黑" w:eastAsia="微软雅黑" w:hAnsi="微软雅黑" w:hint="eastAsia"/>
            <w:highlight w:val="yellow"/>
            <w:lang w:eastAsia="zh-CN"/>
          </w:rPr>
          <w:delText>服务器端可以顺序播放，</w:delText>
        </w:r>
        <w:r w:rsidRPr="009D505E" w:rsidDel="008F1350">
          <w:rPr>
            <w:rFonts w:ascii="微软雅黑" w:eastAsia="微软雅黑" w:hAnsi="微软雅黑" w:hint="eastAsia"/>
            <w:highlight w:val="yellow"/>
            <w:lang w:eastAsia="zh-CN"/>
          </w:rPr>
          <w:delText>则主机自动</w:delText>
        </w:r>
      </w:del>
    </w:p>
    <w:p w14:paraId="54BF86E6" w14:textId="52473D1A" w:rsidR="0066750A" w:rsidDel="008F1350" w:rsidRDefault="002167CE" w:rsidP="008F1350">
      <w:pPr>
        <w:pStyle w:val="a1"/>
        <w:rPr>
          <w:del w:id="6910" w:author="作者" w:date="2020-09-14T15:36:00Z"/>
          <w:rFonts w:ascii="微软雅黑" w:eastAsia="微软雅黑" w:hAnsi="微软雅黑"/>
          <w:lang w:eastAsia="zh-CN"/>
        </w:rPr>
      </w:pPr>
      <w:del w:id="6911" w:author="作者" w:date="2020-09-14T15:36:00Z">
        <w:r w:rsidRPr="009D505E" w:rsidDel="008F1350">
          <w:rPr>
            <w:rFonts w:ascii="微软雅黑" w:eastAsia="微软雅黑" w:hAnsi="微软雅黑" w:hint="eastAsia"/>
            <w:highlight w:val="yellow"/>
            <w:lang w:eastAsia="zh-CN"/>
          </w:rPr>
          <w:delText>顺序播放，否则将自动退出当前投屏的播放动作</w:delText>
        </w:r>
        <w:r w:rsidRPr="00E26B2A" w:rsidDel="008F1350">
          <w:rPr>
            <w:rFonts w:ascii="微软雅黑" w:eastAsia="微软雅黑" w:hAnsi="微软雅黑" w:hint="eastAsia"/>
            <w:lang w:eastAsia="zh-CN"/>
          </w:rPr>
          <w:delText>。如果播放的是本地音频文件，当快进到音频</w:delText>
        </w:r>
      </w:del>
    </w:p>
    <w:p w14:paraId="52D23630" w14:textId="24CC242C" w:rsidR="000C1DB0" w:rsidDel="008F1350" w:rsidRDefault="002167CE" w:rsidP="008F1350">
      <w:pPr>
        <w:pStyle w:val="a1"/>
        <w:rPr>
          <w:ins w:id="6912" w:author="作者" w:date="2020-03-19T16:22:00Z"/>
          <w:del w:id="6913" w:author="作者" w:date="2020-09-14T15:36:00Z"/>
          <w:rFonts w:ascii="微软雅黑" w:eastAsia="微软雅黑" w:hAnsi="微软雅黑"/>
          <w:lang w:eastAsia="zh-CN"/>
        </w:rPr>
      </w:pPr>
      <w:del w:id="6914" w:author="作者" w:date="2020-09-14T15:36:00Z">
        <w:r w:rsidRPr="00E26B2A" w:rsidDel="008F1350">
          <w:rPr>
            <w:rFonts w:ascii="微软雅黑" w:eastAsia="微软雅黑" w:hAnsi="微软雅黑" w:hint="eastAsia"/>
            <w:lang w:eastAsia="zh-CN"/>
          </w:rPr>
          <w:delText>结尾时，主机自</w:delText>
        </w:r>
      </w:del>
    </w:p>
    <w:p w14:paraId="76A067AA" w14:textId="4774E8A4" w:rsidR="002167CE" w:rsidRPr="00E26B2A" w:rsidDel="008F1350" w:rsidRDefault="002167CE" w:rsidP="008F1350">
      <w:pPr>
        <w:pStyle w:val="a1"/>
        <w:rPr>
          <w:del w:id="6915" w:author="作者" w:date="2020-09-14T15:36:00Z"/>
          <w:rFonts w:ascii="微软雅黑" w:eastAsia="微软雅黑" w:hAnsi="微软雅黑"/>
          <w:lang w:eastAsia="zh-CN"/>
        </w:rPr>
      </w:pPr>
      <w:del w:id="6916" w:author="作者" w:date="2020-09-14T15:36:00Z">
        <w:r w:rsidRPr="00E26B2A" w:rsidDel="008F1350">
          <w:rPr>
            <w:rFonts w:ascii="微软雅黑" w:eastAsia="微软雅黑" w:hAnsi="微软雅黑" w:hint="eastAsia"/>
            <w:lang w:eastAsia="zh-CN"/>
          </w:rPr>
          <w:delText>动退出当前的投屏播放。</w:delText>
        </w:r>
      </w:del>
    </w:p>
    <w:p w14:paraId="02B5CFAF" w14:textId="05EA7316" w:rsidR="002167CE" w:rsidDel="008F1350" w:rsidRDefault="002167CE" w:rsidP="008F1350">
      <w:pPr>
        <w:pStyle w:val="a1"/>
        <w:ind w:firstLineChars="200" w:firstLine="400"/>
        <w:rPr>
          <w:ins w:id="6917" w:author="作者" w:date="2020-04-09T09:47:00Z"/>
          <w:del w:id="6918" w:author="作者" w:date="2020-09-14T15:36:00Z"/>
          <w:rFonts w:ascii="微软雅黑" w:eastAsia="微软雅黑" w:hAnsi="微软雅黑"/>
          <w:lang w:eastAsia="zh-CN"/>
        </w:rPr>
      </w:pPr>
      <w:del w:id="6919" w:author="作者" w:date="2020-09-14T15:36:00Z">
        <w:r w:rsidRPr="00E26B2A" w:rsidDel="008F1350">
          <w:rPr>
            <w:rFonts w:ascii="微软雅黑" w:eastAsia="微软雅黑" w:hAnsi="微软雅黑" w:hint="eastAsia"/>
            <w:lang w:eastAsia="zh-CN"/>
          </w:rPr>
          <w:delText>如果用户持续快退到音频的开始位置时，音频资源将从初始位置开始重新播放。</w:delText>
        </w:r>
      </w:del>
    </w:p>
    <w:p w14:paraId="34D12726" w14:textId="561D59C9" w:rsidR="00870F4D" w:rsidRPr="00E26B2A" w:rsidDel="008F1350" w:rsidRDefault="00870F4D">
      <w:pPr>
        <w:pStyle w:val="a1"/>
        <w:ind w:firstLineChars="200" w:firstLine="400"/>
        <w:rPr>
          <w:del w:id="6920" w:author="作者" w:date="2020-09-14T15:36:00Z"/>
          <w:moveFrom w:id="6921" w:author="作者" w:date="2020-05-20T14:04:00Z"/>
          <w:rFonts w:ascii="微软雅黑" w:eastAsia="微软雅黑" w:hAnsi="微软雅黑"/>
          <w:lang w:eastAsia="zh-CN"/>
        </w:rPr>
        <w:pPrChange w:id="6922" w:author="作者" w:date="2020-09-14T15:38:00Z">
          <w:pPr>
            <w:pStyle w:val="a1"/>
            <w:ind w:firstLineChars="200" w:firstLine="440"/>
          </w:pPr>
        </w:pPrChange>
      </w:pPr>
      <w:moveFromRangeStart w:id="6923" w:author="作者" w:date="2020-05-20T14:04:00Z" w:name="move40875893"/>
      <w:moveFrom w:id="6924" w:author="作者" w:date="2020-05-20T14:04:00Z">
        <w:ins w:id="6925" w:author="作者" w:date="2020-04-09T09:47:00Z">
          <w:del w:id="6926" w:author="作者" w:date="2020-09-14T15:36:00Z">
            <w:r w:rsidRPr="00870F4D" w:rsidDel="008F1350">
              <w:rPr>
                <w:rFonts w:ascii="微软雅黑" w:eastAsia="微软雅黑" w:hAnsi="微软雅黑" w:hint="eastAsia"/>
                <w:lang w:eastAsia="zh-CN"/>
                <w:rPrChange w:id="6927" w:author="作者" w:date="2020-04-09T09:48:00Z">
                  <w:rPr>
                    <w:rFonts w:ascii="微软雅黑" w:eastAsia="微软雅黑" w:hAnsi="微软雅黑" w:cs="微软雅黑" w:hint="eastAsia"/>
                    <w:sz w:val="22"/>
                    <w:szCs w:val="22"/>
                  </w:rPr>
                </w:rPrChange>
              </w:rPr>
              <w:delText>支持实体按键控制音频的快进快退</w:delText>
            </w:r>
          </w:del>
        </w:ins>
      </w:moveFrom>
    </w:p>
    <w:moveFromRangeEnd w:id="6923"/>
    <w:p w14:paraId="13ED27D8" w14:textId="07E3C584" w:rsidR="002167CE" w:rsidRPr="00E26B2A" w:rsidDel="008F1350" w:rsidRDefault="002167CE" w:rsidP="008F1350">
      <w:pPr>
        <w:pStyle w:val="a1"/>
        <w:rPr>
          <w:del w:id="6928" w:author="作者" w:date="2020-09-14T15:36:00Z"/>
          <w:rFonts w:ascii="微软雅黑" w:eastAsia="微软雅黑" w:hAnsi="微软雅黑"/>
          <w:lang w:eastAsia="zh-CN"/>
        </w:rPr>
      </w:pPr>
      <w:del w:id="6929" w:author="作者" w:date="2020-09-14T15:36:00Z">
        <w:r w:rsidRPr="00E26B2A" w:rsidDel="008F1350">
          <w:rPr>
            <w:rFonts w:ascii="微软雅黑" w:eastAsia="微软雅黑" w:hAnsi="微软雅黑" w:hint="eastAsia"/>
            <w:lang w:eastAsia="zh-CN"/>
          </w:rPr>
          <w:delText>3）后台播放</w:delText>
        </w:r>
      </w:del>
    </w:p>
    <w:p w14:paraId="0C1E56F3" w14:textId="1E7DFD9C" w:rsidR="002167CE" w:rsidRPr="00E26B2A" w:rsidDel="008F1350" w:rsidRDefault="002167CE" w:rsidP="008F1350">
      <w:pPr>
        <w:pStyle w:val="a1"/>
        <w:ind w:firstLineChars="200" w:firstLine="400"/>
        <w:rPr>
          <w:del w:id="6930" w:author="作者" w:date="2020-09-14T15:36:00Z"/>
          <w:rFonts w:ascii="微软雅黑" w:eastAsia="微软雅黑" w:hAnsi="微软雅黑"/>
          <w:lang w:eastAsia="zh-CN"/>
        </w:rPr>
      </w:pPr>
      <w:del w:id="6931" w:author="作者" w:date="2020-09-14T15:36:00Z">
        <w:r w:rsidRPr="00E26B2A" w:rsidDel="008F1350">
          <w:rPr>
            <w:rFonts w:ascii="微软雅黑" w:eastAsia="微软雅黑" w:hAnsi="微软雅黑" w:hint="eastAsia"/>
            <w:lang w:eastAsia="zh-CN"/>
          </w:rPr>
          <w:delText>主机播放投射的音频资源时，允许在主机端的音频播放器应用退到后台进行继续播放。</w:delText>
        </w:r>
      </w:del>
    </w:p>
    <w:p w14:paraId="02FA6BB8" w14:textId="234B8D24" w:rsidR="002167CE" w:rsidRPr="00E26B2A" w:rsidDel="008F1350" w:rsidRDefault="002167CE" w:rsidP="008F1350">
      <w:pPr>
        <w:pStyle w:val="a1"/>
        <w:rPr>
          <w:del w:id="6932" w:author="作者" w:date="2020-09-14T15:36:00Z"/>
          <w:rFonts w:ascii="微软雅黑" w:eastAsia="微软雅黑" w:hAnsi="微软雅黑"/>
          <w:lang w:eastAsia="zh-CN"/>
        </w:rPr>
      </w:pPr>
      <w:del w:id="6933" w:author="作者" w:date="2020-09-14T15:36:00Z">
        <w:r w:rsidRPr="00E26B2A" w:rsidDel="008F1350">
          <w:rPr>
            <w:rFonts w:ascii="微软雅黑" w:eastAsia="微软雅黑" w:hAnsi="微软雅黑" w:hint="eastAsia"/>
            <w:lang w:eastAsia="zh-CN"/>
          </w:rPr>
          <w:delText>4</w:delText>
        </w:r>
      </w:del>
      <w:ins w:id="6934" w:author="作者" w:date="2020-04-01T14:03:00Z">
        <w:del w:id="6935" w:author="作者" w:date="2020-09-14T15:36:00Z">
          <w:r w:rsidR="00CC2081" w:rsidDel="008F1350">
            <w:rPr>
              <w:rFonts w:ascii="微软雅黑" w:eastAsia="微软雅黑" w:hAnsi="微软雅黑"/>
              <w:lang w:eastAsia="zh-CN"/>
            </w:rPr>
            <w:delText>3</w:delText>
          </w:r>
        </w:del>
      </w:ins>
      <w:del w:id="6936" w:author="作者" w:date="2020-09-14T15:36:00Z">
        <w:r w:rsidRPr="00E26B2A" w:rsidDel="008F1350">
          <w:rPr>
            <w:rFonts w:ascii="微软雅黑" w:eastAsia="微软雅黑" w:hAnsi="微软雅黑" w:hint="eastAsia"/>
            <w:lang w:eastAsia="zh-CN"/>
          </w:rPr>
          <w:delText>）退出</w:delText>
        </w:r>
      </w:del>
    </w:p>
    <w:p w14:paraId="5C03113D" w14:textId="54D9F647" w:rsidR="002167CE" w:rsidRPr="00E26B2A" w:rsidDel="008F1350" w:rsidRDefault="002167CE" w:rsidP="008F1350">
      <w:pPr>
        <w:pStyle w:val="a1"/>
        <w:ind w:firstLineChars="200" w:firstLine="400"/>
        <w:rPr>
          <w:del w:id="6937" w:author="作者" w:date="2020-09-14T15:36:00Z"/>
          <w:rFonts w:ascii="微软雅黑" w:eastAsia="微软雅黑" w:hAnsi="微软雅黑"/>
          <w:lang w:eastAsia="zh-CN"/>
        </w:rPr>
      </w:pPr>
      <w:del w:id="6938" w:author="作者" w:date="2020-09-14T15:36:00Z">
        <w:r w:rsidRPr="00E26B2A" w:rsidDel="008F1350">
          <w:rPr>
            <w:rFonts w:ascii="微软雅黑" w:eastAsia="微软雅黑" w:hAnsi="微软雅黑" w:hint="eastAsia"/>
            <w:lang w:eastAsia="zh-CN"/>
          </w:rPr>
          <w:delText>音频播放过程中，允许用户操作主机端主动断开当前的投屏播放，因此主机需要提供退出当</w:delText>
        </w:r>
      </w:del>
    </w:p>
    <w:p w14:paraId="7CB92F1F" w14:textId="03C1FE9B" w:rsidR="002167CE" w:rsidRPr="00E26B2A" w:rsidDel="008F1350" w:rsidRDefault="002167CE" w:rsidP="008F1350">
      <w:pPr>
        <w:pStyle w:val="a1"/>
        <w:rPr>
          <w:del w:id="6939" w:author="作者" w:date="2020-09-14T15:36:00Z"/>
          <w:rFonts w:ascii="微软雅黑" w:eastAsia="微软雅黑" w:hAnsi="微软雅黑"/>
          <w:lang w:eastAsia="zh-CN"/>
        </w:rPr>
      </w:pPr>
      <w:del w:id="6940" w:author="作者" w:date="2020-09-14T15:36:00Z">
        <w:r w:rsidRPr="00E26B2A" w:rsidDel="008F1350">
          <w:rPr>
            <w:rFonts w:ascii="微软雅黑" w:eastAsia="微软雅黑" w:hAnsi="微软雅黑" w:hint="eastAsia"/>
            <w:lang w:eastAsia="zh-CN"/>
          </w:rPr>
          <w:delText>前投屏的功能接口。</w:delText>
        </w:r>
      </w:del>
    </w:p>
    <w:p w14:paraId="6751A08F" w14:textId="77CCB3C1" w:rsidR="002167CE" w:rsidRPr="00E26B2A" w:rsidDel="008F1350" w:rsidRDefault="002167CE" w:rsidP="008F1350">
      <w:pPr>
        <w:pStyle w:val="a1"/>
        <w:ind w:firstLineChars="200" w:firstLine="400"/>
        <w:rPr>
          <w:del w:id="6941" w:author="作者" w:date="2020-09-14T15:36:00Z"/>
          <w:rFonts w:ascii="微软雅黑" w:eastAsia="微软雅黑" w:hAnsi="微软雅黑"/>
          <w:lang w:eastAsia="zh-CN"/>
        </w:rPr>
      </w:pPr>
      <w:del w:id="6942" w:author="作者" w:date="2020-09-14T15:36:00Z">
        <w:r w:rsidRPr="00E26B2A" w:rsidDel="008F1350">
          <w:rPr>
            <w:rFonts w:ascii="微软雅黑" w:eastAsia="微软雅黑" w:hAnsi="微软雅黑" w:hint="eastAsia"/>
            <w:lang w:eastAsia="zh-CN"/>
          </w:rPr>
          <w:delText>音频播放过程中，当用户通过服务设备主动退出投屏播放时，主机需要及时响应该请求退出</w:delText>
        </w:r>
      </w:del>
    </w:p>
    <w:p w14:paraId="41898828" w14:textId="6B334A86" w:rsidR="002167CE" w:rsidRPr="00E26B2A" w:rsidDel="008F1350" w:rsidRDefault="002167CE" w:rsidP="008F1350">
      <w:pPr>
        <w:pStyle w:val="a1"/>
        <w:rPr>
          <w:del w:id="6943" w:author="作者" w:date="2020-09-14T15:36:00Z"/>
          <w:rFonts w:ascii="微软雅黑" w:eastAsia="微软雅黑" w:hAnsi="微软雅黑"/>
          <w:lang w:eastAsia="zh-CN"/>
        </w:rPr>
      </w:pPr>
      <w:del w:id="6944" w:author="作者" w:date="2020-09-14T15:36:00Z">
        <w:r w:rsidRPr="00E26B2A" w:rsidDel="008F1350">
          <w:rPr>
            <w:rFonts w:ascii="微软雅黑" w:eastAsia="微软雅黑" w:hAnsi="微软雅黑" w:hint="eastAsia"/>
            <w:lang w:eastAsia="zh-CN"/>
          </w:rPr>
          <w:delText>当前的音频播放。</w:delText>
        </w:r>
      </w:del>
    </w:p>
    <w:p w14:paraId="54394A2F" w14:textId="141FDD87" w:rsidR="002167CE" w:rsidRPr="00E26B2A" w:rsidDel="008F1350" w:rsidRDefault="002167CE" w:rsidP="008F1350">
      <w:pPr>
        <w:pStyle w:val="a1"/>
        <w:ind w:firstLineChars="200" w:firstLine="400"/>
        <w:rPr>
          <w:del w:id="6945" w:author="作者" w:date="2020-09-14T15:36:00Z"/>
          <w:rFonts w:ascii="微软雅黑" w:eastAsia="微软雅黑" w:hAnsi="微软雅黑"/>
          <w:lang w:eastAsia="zh-CN"/>
        </w:rPr>
      </w:pPr>
      <w:del w:id="6946" w:author="作者" w:date="2020-09-14T15:36:00Z">
        <w:r w:rsidRPr="00E26B2A" w:rsidDel="008F1350">
          <w:rPr>
            <w:rFonts w:ascii="微软雅黑" w:eastAsia="微软雅黑" w:hAnsi="微软雅黑" w:hint="eastAsia"/>
            <w:lang w:eastAsia="zh-CN"/>
          </w:rPr>
          <w:delText>音频播放结束且无法获取下一资源的相关信息时，主机自动退出当前的投屏播放。</w:delText>
        </w:r>
      </w:del>
    </w:p>
    <w:p w14:paraId="34DFDD3E" w14:textId="11C0A229" w:rsidR="002167CE" w:rsidRPr="00E26B2A" w:rsidDel="008F1350" w:rsidRDefault="002167CE" w:rsidP="008F1350">
      <w:pPr>
        <w:pStyle w:val="a1"/>
        <w:ind w:firstLineChars="200" w:firstLine="400"/>
        <w:rPr>
          <w:del w:id="6947" w:author="作者" w:date="2020-09-14T15:36:00Z"/>
          <w:rFonts w:ascii="微软雅黑" w:eastAsia="微软雅黑" w:hAnsi="微软雅黑"/>
          <w:lang w:eastAsia="zh-CN"/>
        </w:rPr>
      </w:pPr>
      <w:del w:id="6948" w:author="作者" w:date="2020-09-14T15:36:00Z">
        <w:r w:rsidRPr="00E26B2A" w:rsidDel="008F1350">
          <w:rPr>
            <w:rFonts w:ascii="微软雅黑" w:eastAsia="微软雅黑" w:hAnsi="微软雅黑" w:hint="eastAsia"/>
            <w:lang w:eastAsia="zh-CN"/>
          </w:rPr>
          <w:delText>播放过程中网络发生异常时，主机自动退出当前的投屏播放。</w:delText>
        </w:r>
      </w:del>
    </w:p>
    <w:p w14:paraId="0B376A25" w14:textId="05C7352D" w:rsidR="002167CE" w:rsidRPr="009D505E" w:rsidDel="008F1350" w:rsidRDefault="002167CE" w:rsidP="008F1350">
      <w:pPr>
        <w:pStyle w:val="a1"/>
        <w:rPr>
          <w:del w:id="6949" w:author="作者" w:date="2020-09-14T15:36:00Z"/>
          <w:rFonts w:ascii="微软雅黑" w:eastAsia="微软雅黑" w:hAnsi="微软雅黑"/>
          <w:lang w:eastAsia="zh-CN"/>
        </w:rPr>
      </w:pPr>
      <w:del w:id="6950" w:author="作者" w:date="2020-09-14T15:36:00Z">
        <w:r w:rsidRPr="009D505E" w:rsidDel="008F1350">
          <w:rPr>
            <w:rFonts w:ascii="微软雅黑" w:eastAsia="微软雅黑" w:hAnsi="微软雅黑" w:hint="eastAsia"/>
            <w:lang w:eastAsia="zh-CN"/>
          </w:rPr>
          <w:delText>5</w:delText>
        </w:r>
      </w:del>
      <w:ins w:id="6951" w:author="作者" w:date="2020-04-01T14:03:00Z">
        <w:del w:id="6952" w:author="作者" w:date="2020-09-14T15:36:00Z">
          <w:r w:rsidR="00CC2081" w:rsidDel="008F1350">
            <w:rPr>
              <w:rFonts w:ascii="微软雅黑" w:eastAsia="微软雅黑" w:hAnsi="微软雅黑"/>
              <w:lang w:eastAsia="zh-CN"/>
            </w:rPr>
            <w:delText>4</w:delText>
          </w:r>
        </w:del>
      </w:ins>
      <w:del w:id="6953" w:author="作者" w:date="2020-09-14T15:36:00Z">
        <w:r w:rsidRPr="009D505E" w:rsidDel="008F1350">
          <w:rPr>
            <w:rFonts w:ascii="微软雅黑" w:eastAsia="微软雅黑" w:hAnsi="微软雅黑" w:hint="eastAsia"/>
            <w:lang w:eastAsia="zh-CN"/>
          </w:rPr>
          <w:delText>）音量调节</w:delText>
        </w:r>
      </w:del>
    </w:p>
    <w:p w14:paraId="67EFC004" w14:textId="1EE0CF62" w:rsidR="002167CE" w:rsidRPr="009D505E" w:rsidDel="008F1350" w:rsidRDefault="002167CE" w:rsidP="008F1350">
      <w:pPr>
        <w:pStyle w:val="a1"/>
        <w:ind w:firstLineChars="200" w:firstLine="400"/>
        <w:rPr>
          <w:del w:id="6954" w:author="作者" w:date="2020-09-14T15:36:00Z"/>
          <w:rFonts w:ascii="微软雅黑" w:eastAsia="微软雅黑" w:hAnsi="微软雅黑"/>
          <w:lang w:eastAsia="zh-CN"/>
        </w:rPr>
      </w:pPr>
      <w:del w:id="6955" w:author="作者" w:date="2020-09-14T15:36:00Z">
        <w:r w:rsidRPr="009D505E" w:rsidDel="008F1350">
          <w:rPr>
            <w:rFonts w:ascii="微软雅黑" w:eastAsia="微软雅黑" w:hAnsi="微软雅黑" w:hint="eastAsia"/>
            <w:lang w:eastAsia="zh-CN"/>
          </w:rPr>
          <w:delText>当主机作为</w:delText>
        </w:r>
        <w:r w:rsidRPr="009D505E" w:rsidDel="008F1350">
          <w:rPr>
            <w:rFonts w:ascii="微软雅黑" w:eastAsia="微软雅黑" w:hAnsi="微软雅黑"/>
            <w:lang w:eastAsia="zh-CN"/>
          </w:rPr>
          <w:delText xml:space="preserve">DLNA </w:delText>
        </w:r>
        <w:r w:rsidRPr="009D505E" w:rsidDel="008F1350">
          <w:rPr>
            <w:rFonts w:ascii="微软雅黑" w:eastAsia="微软雅黑" w:hAnsi="微软雅黑" w:hint="eastAsia"/>
            <w:lang w:eastAsia="zh-CN"/>
          </w:rPr>
          <w:delText>协议中的播放器模块时，用户可以通过主机调节播放的音量大小</w:delText>
        </w:r>
      </w:del>
      <w:ins w:id="6956" w:author="作者" w:date="2020-03-20T13:17:00Z">
        <w:del w:id="6957" w:author="作者" w:date="2020-09-14T15:36:00Z">
          <w:r w:rsidR="009D505E" w:rsidDel="008F1350">
            <w:rPr>
              <w:rFonts w:ascii="微软雅黑" w:eastAsia="微软雅黑" w:hAnsi="微软雅黑" w:hint="eastAsia"/>
              <w:lang w:eastAsia="zh-CN"/>
            </w:rPr>
            <w:delText>。</w:delText>
          </w:r>
        </w:del>
      </w:ins>
      <w:del w:id="6958" w:author="作者" w:date="2020-09-14T15:36:00Z">
        <w:r w:rsidRPr="009D505E" w:rsidDel="008F1350">
          <w:rPr>
            <w:rFonts w:ascii="微软雅黑" w:eastAsia="微软雅黑" w:hAnsi="微软雅黑" w:hint="eastAsia"/>
            <w:lang w:eastAsia="zh-CN"/>
          </w:rPr>
          <w:delText>，音频播</w:delText>
        </w:r>
      </w:del>
    </w:p>
    <w:p w14:paraId="73A64A98" w14:textId="2DF32477" w:rsidR="002167CE" w:rsidRPr="009D505E" w:rsidDel="008F1350" w:rsidRDefault="002167CE">
      <w:pPr>
        <w:pStyle w:val="a1"/>
        <w:ind w:firstLineChars="200" w:firstLine="400"/>
        <w:rPr>
          <w:del w:id="6959" w:author="作者" w:date="2020-09-14T15:36:00Z"/>
          <w:rFonts w:ascii="微软雅黑" w:eastAsia="微软雅黑" w:hAnsi="微软雅黑"/>
          <w:lang w:eastAsia="zh-CN"/>
        </w:rPr>
        <w:pPrChange w:id="6960" w:author="作者" w:date="2020-09-14T15:38:00Z">
          <w:pPr>
            <w:pStyle w:val="a1"/>
          </w:pPr>
        </w:pPrChange>
      </w:pPr>
      <w:del w:id="6961" w:author="作者" w:date="2020-09-14T15:36:00Z">
        <w:r w:rsidRPr="009D505E" w:rsidDel="008F1350">
          <w:rPr>
            <w:rFonts w:ascii="微软雅黑" w:eastAsia="微软雅黑" w:hAnsi="微软雅黑" w:hint="eastAsia"/>
            <w:lang w:eastAsia="zh-CN"/>
          </w:rPr>
          <w:delText>放的音量信息需要同步到音频源的服务设备。</w:delText>
        </w:r>
      </w:del>
    </w:p>
    <w:p w14:paraId="4D888DB2" w14:textId="1D90C0F2" w:rsidR="002167CE" w:rsidRPr="009D505E" w:rsidDel="008F1350" w:rsidRDefault="002167CE" w:rsidP="008F1350">
      <w:pPr>
        <w:pStyle w:val="a1"/>
        <w:ind w:firstLineChars="200" w:firstLine="400"/>
        <w:rPr>
          <w:del w:id="6962" w:author="作者" w:date="2020-09-14T15:36:00Z"/>
          <w:rFonts w:ascii="微软雅黑" w:eastAsia="微软雅黑" w:hAnsi="微软雅黑"/>
          <w:highlight w:val="yellow"/>
          <w:lang w:eastAsia="zh-CN"/>
        </w:rPr>
      </w:pPr>
      <w:del w:id="6963" w:author="作者" w:date="2020-09-14T15:36:00Z">
        <w:r w:rsidRPr="009D505E" w:rsidDel="008F1350">
          <w:rPr>
            <w:rFonts w:ascii="微软雅黑" w:eastAsia="微软雅黑" w:hAnsi="微软雅黑" w:hint="eastAsia"/>
            <w:highlight w:val="yellow"/>
            <w:lang w:eastAsia="zh-CN"/>
          </w:rPr>
          <w:delText>当主机作为</w:delText>
        </w:r>
        <w:r w:rsidRPr="009D505E" w:rsidDel="008F1350">
          <w:rPr>
            <w:rFonts w:ascii="微软雅黑" w:eastAsia="微软雅黑" w:hAnsi="微软雅黑"/>
            <w:highlight w:val="yellow"/>
            <w:lang w:eastAsia="zh-CN"/>
          </w:rPr>
          <w:delText xml:space="preserve">DLNA </w:delText>
        </w:r>
        <w:r w:rsidRPr="009D505E" w:rsidDel="008F1350">
          <w:rPr>
            <w:rFonts w:ascii="微软雅黑" w:eastAsia="微软雅黑" w:hAnsi="微软雅黑" w:hint="eastAsia"/>
            <w:highlight w:val="yellow"/>
            <w:lang w:eastAsia="zh-CN"/>
          </w:rPr>
          <w:delText>协议中的播放器模块时，如果用户通过音频源的服务设备调节播放的音量</w:delText>
        </w:r>
      </w:del>
    </w:p>
    <w:p w14:paraId="0AB0D5D6" w14:textId="5CE2BCA0" w:rsidR="002167CE" w:rsidDel="008F1350" w:rsidRDefault="002167CE" w:rsidP="008F1350">
      <w:pPr>
        <w:pStyle w:val="a1"/>
        <w:rPr>
          <w:ins w:id="6964" w:author="作者" w:date="2020-05-20T14:04:00Z"/>
          <w:del w:id="6965" w:author="作者" w:date="2020-09-14T15:36:00Z"/>
          <w:rFonts w:ascii="微软雅黑" w:eastAsia="微软雅黑" w:hAnsi="微软雅黑"/>
          <w:lang w:eastAsia="zh-CN"/>
        </w:rPr>
      </w:pPr>
      <w:del w:id="6966" w:author="作者" w:date="2020-09-14T15:36:00Z">
        <w:r w:rsidRPr="009D505E" w:rsidDel="008F1350">
          <w:rPr>
            <w:rFonts w:ascii="微软雅黑" w:eastAsia="微软雅黑" w:hAnsi="微软雅黑" w:hint="eastAsia"/>
            <w:highlight w:val="yellow"/>
            <w:lang w:eastAsia="zh-CN"/>
          </w:rPr>
          <w:delText>大小，那么主机也需要同时响应此控制命令更新其音量，并同步音量的状态信息到服务设备</w:delText>
        </w:r>
        <w:r w:rsidRPr="009D505E" w:rsidDel="008F1350">
          <w:rPr>
            <w:rFonts w:ascii="微软雅黑" w:eastAsia="微软雅黑" w:hAnsi="微软雅黑" w:hint="eastAsia"/>
            <w:lang w:eastAsia="zh-CN"/>
          </w:rPr>
          <w:delText>。</w:delText>
        </w:r>
      </w:del>
    </w:p>
    <w:p w14:paraId="1FE021CC" w14:textId="0E71877C" w:rsidR="00E40CAC" w:rsidRPr="00E26B2A" w:rsidDel="008F1350" w:rsidRDefault="00E40CAC" w:rsidP="008F1350">
      <w:pPr>
        <w:pStyle w:val="a1"/>
        <w:ind w:firstLineChars="200" w:firstLine="400"/>
        <w:rPr>
          <w:del w:id="6967" w:author="作者" w:date="2020-09-14T15:36:00Z"/>
          <w:moveTo w:id="6968" w:author="作者" w:date="2020-05-20T14:04:00Z"/>
          <w:rFonts w:ascii="微软雅黑" w:eastAsia="微软雅黑" w:hAnsi="微软雅黑"/>
          <w:lang w:eastAsia="zh-CN"/>
        </w:rPr>
      </w:pPr>
      <w:moveToRangeStart w:id="6969" w:author="作者" w:date="2020-05-20T14:04:00Z" w:name="move40875893"/>
      <w:moveTo w:id="6970" w:author="作者" w:date="2020-05-20T14:04:00Z">
        <w:del w:id="6971" w:author="作者" w:date="2020-09-14T15:36:00Z">
          <w:r w:rsidRPr="006F4334" w:rsidDel="008F1350">
            <w:rPr>
              <w:rFonts w:ascii="微软雅黑" w:eastAsia="微软雅黑" w:hAnsi="微软雅黑" w:hint="eastAsia"/>
              <w:lang w:eastAsia="zh-CN"/>
            </w:rPr>
            <w:delText>支持实体按键控制音频的</w:delText>
          </w:r>
        </w:del>
      </w:moveTo>
      <w:ins w:id="6972" w:author="作者" w:date="2020-05-20T14:04:00Z">
        <w:del w:id="6973" w:author="作者" w:date="2020-09-14T15:36:00Z">
          <w:r w:rsidDel="008F1350">
            <w:rPr>
              <w:rFonts w:ascii="微软雅黑" w:eastAsia="微软雅黑" w:hAnsi="微软雅黑" w:hint="eastAsia"/>
              <w:lang w:eastAsia="zh-CN"/>
            </w:rPr>
            <w:delText>音量调节</w:delText>
          </w:r>
        </w:del>
      </w:ins>
      <w:moveTo w:id="6974" w:author="作者" w:date="2020-05-20T14:04:00Z">
        <w:del w:id="6975" w:author="作者" w:date="2020-09-14T15:36:00Z">
          <w:r w:rsidRPr="006F4334" w:rsidDel="008F1350">
            <w:rPr>
              <w:rFonts w:ascii="微软雅黑" w:eastAsia="微软雅黑" w:hAnsi="微软雅黑" w:hint="eastAsia"/>
              <w:lang w:eastAsia="zh-CN"/>
            </w:rPr>
            <w:delText>快进快退</w:delText>
          </w:r>
        </w:del>
      </w:moveTo>
    </w:p>
    <w:moveToRangeEnd w:id="6969"/>
    <w:p w14:paraId="53E41016" w14:textId="34674643" w:rsidR="00E40CAC" w:rsidRPr="00E40CAC" w:rsidDel="008F1350" w:rsidRDefault="00E40CAC">
      <w:pPr>
        <w:pStyle w:val="a1"/>
        <w:ind w:firstLineChars="200" w:firstLine="400"/>
        <w:rPr>
          <w:del w:id="6976" w:author="作者" w:date="2020-09-14T15:36:00Z"/>
          <w:rFonts w:ascii="微软雅黑" w:eastAsia="微软雅黑" w:hAnsi="微软雅黑"/>
          <w:lang w:eastAsia="zh-CN"/>
        </w:rPr>
        <w:pPrChange w:id="6977" w:author="作者" w:date="2020-09-14T15:38:00Z">
          <w:pPr>
            <w:pStyle w:val="a1"/>
          </w:pPr>
        </w:pPrChange>
      </w:pPr>
    </w:p>
    <w:p w14:paraId="3D0822FF" w14:textId="3F557EC1" w:rsidR="002167CE" w:rsidRPr="00290CC9" w:rsidDel="008F1350" w:rsidRDefault="00627E3E" w:rsidP="008F1350">
      <w:pPr>
        <w:pStyle w:val="a1"/>
        <w:rPr>
          <w:del w:id="6978" w:author="作者" w:date="2020-09-14T15:36:00Z"/>
          <w:rFonts w:ascii="微软雅黑" w:eastAsia="微软雅黑" w:hAnsi="微软雅黑"/>
          <w:b/>
          <w:lang w:eastAsia="zh-CN"/>
        </w:rPr>
      </w:pPr>
      <w:del w:id="6979" w:author="作者" w:date="2020-09-14T15:36:00Z">
        <w:r w:rsidRPr="00290CC9" w:rsidDel="008F1350">
          <w:rPr>
            <w:rFonts w:ascii="微软雅黑" w:eastAsia="微软雅黑" w:hAnsi="微软雅黑" w:hint="eastAsia"/>
            <w:b/>
            <w:lang w:eastAsia="zh-CN"/>
          </w:rPr>
          <w:delText>2.4.5</w:delText>
        </w:r>
        <w:r w:rsidR="002167CE" w:rsidRPr="00290CC9" w:rsidDel="008F1350">
          <w:rPr>
            <w:rFonts w:ascii="微软雅黑" w:eastAsia="微软雅黑" w:hAnsi="微软雅黑" w:hint="eastAsia"/>
            <w:b/>
            <w:lang w:eastAsia="zh-CN"/>
          </w:rPr>
          <w:delText>.4 音频信息显示</w:delText>
        </w:r>
      </w:del>
    </w:p>
    <w:p w14:paraId="7C336993" w14:textId="10073B05" w:rsidR="002167CE" w:rsidRPr="00E26B2A" w:rsidDel="008F1350" w:rsidRDefault="002167CE" w:rsidP="008F1350">
      <w:pPr>
        <w:pStyle w:val="a1"/>
        <w:rPr>
          <w:del w:id="6980" w:author="作者" w:date="2020-09-14T15:36:00Z"/>
          <w:rFonts w:ascii="微软雅黑" w:eastAsia="微软雅黑" w:hAnsi="微软雅黑"/>
          <w:lang w:eastAsia="zh-CN"/>
        </w:rPr>
      </w:pPr>
      <w:del w:id="6981" w:author="作者" w:date="2020-09-14T15:36:00Z">
        <w:r w:rsidRPr="00E26B2A" w:rsidDel="008F1350">
          <w:rPr>
            <w:rFonts w:ascii="微软雅黑" w:eastAsia="微软雅黑" w:hAnsi="微软雅黑" w:hint="eastAsia"/>
            <w:lang w:eastAsia="zh-CN"/>
          </w:rPr>
          <w:delText>1）本地音频资源</w:delText>
        </w:r>
      </w:del>
    </w:p>
    <w:p w14:paraId="5B661D8B" w14:textId="797E7479" w:rsidR="002167CE" w:rsidRPr="00E26B2A" w:rsidDel="008F1350" w:rsidRDefault="002167CE" w:rsidP="008F1350">
      <w:pPr>
        <w:pStyle w:val="a1"/>
        <w:ind w:firstLineChars="200" w:firstLine="400"/>
        <w:rPr>
          <w:del w:id="6982" w:author="作者" w:date="2020-09-14T15:36:00Z"/>
          <w:rFonts w:ascii="微软雅黑" w:eastAsia="微软雅黑" w:hAnsi="微软雅黑"/>
          <w:lang w:eastAsia="zh-CN"/>
        </w:rPr>
      </w:pPr>
      <w:del w:id="6983" w:author="作者" w:date="2020-09-14T15:36:00Z">
        <w:r w:rsidRPr="00E26B2A" w:rsidDel="008F1350">
          <w:rPr>
            <w:rFonts w:ascii="微软雅黑" w:eastAsia="微软雅黑" w:hAnsi="微软雅黑" w:hint="eastAsia"/>
            <w:lang w:eastAsia="zh-CN"/>
          </w:rPr>
          <w:delText>当 DLNA 资源服务端投射播放的音频是本地资源时，投射到主机屏幕后，主机上要求显示音</w:delText>
        </w:r>
      </w:del>
    </w:p>
    <w:p w14:paraId="7788421F" w14:textId="60CB7FAC" w:rsidR="002167CE" w:rsidRPr="008F1350" w:rsidDel="008F1350" w:rsidRDefault="002167CE" w:rsidP="008F1350">
      <w:pPr>
        <w:pStyle w:val="a1"/>
        <w:rPr>
          <w:del w:id="6984" w:author="作者" w:date="2020-09-14T15:36:00Z"/>
          <w:rFonts w:ascii="微软雅黑" w:eastAsia="微软雅黑" w:hAnsi="微软雅黑"/>
          <w:b/>
          <w:i/>
          <w:lang w:eastAsia="zh-CN"/>
          <w:rPrChange w:id="6985" w:author="作者" w:date="2020-09-14T15:36:00Z">
            <w:rPr>
              <w:del w:id="6986" w:author="作者" w:date="2020-09-14T15:36:00Z"/>
              <w:rFonts w:ascii="微软雅黑" w:eastAsia="微软雅黑" w:hAnsi="微软雅黑"/>
              <w:lang w:eastAsia="zh-CN"/>
            </w:rPr>
          </w:rPrChange>
        </w:rPr>
      </w:pPr>
      <w:del w:id="6987" w:author="作者" w:date="2020-09-14T15:36:00Z">
        <w:r w:rsidRPr="00E26B2A" w:rsidDel="008F1350">
          <w:rPr>
            <w:rFonts w:ascii="微软雅黑" w:eastAsia="微软雅黑" w:hAnsi="微软雅黑" w:hint="eastAsia"/>
            <w:lang w:eastAsia="zh-CN"/>
          </w:rPr>
          <w:delText>频的相关信息如下：</w:delText>
        </w:r>
      </w:del>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3939"/>
        <w:gridCol w:w="3939"/>
      </w:tblGrid>
      <w:tr w:rsidR="00122F8D" w:rsidRPr="008F1350" w:rsidDel="008F1350" w14:paraId="15E65D39" w14:textId="1B5EB45D" w:rsidTr="00EB286F">
        <w:trPr>
          <w:trHeight w:val="274"/>
          <w:jc w:val="center"/>
          <w:del w:id="6988" w:author="作者" w:date="2020-09-14T15:36:00Z"/>
        </w:trPr>
        <w:tc>
          <w:tcPr>
            <w:tcW w:w="3939" w:type="dxa"/>
          </w:tcPr>
          <w:p w14:paraId="415D9D4B" w14:textId="38EAFD44" w:rsidR="00122F8D" w:rsidRPr="008F1350" w:rsidDel="008F1350" w:rsidRDefault="00122F8D" w:rsidP="008F1350">
            <w:pPr>
              <w:pStyle w:val="a1"/>
              <w:rPr>
                <w:del w:id="6989" w:author="作者" w:date="2020-09-14T15:36:00Z"/>
                <w:rFonts w:ascii="微软雅黑" w:eastAsia="微软雅黑" w:hAnsi="微软雅黑"/>
                <w:b/>
                <w:i/>
                <w:lang w:eastAsia="zh-CN"/>
                <w:rPrChange w:id="6990" w:author="作者" w:date="2020-09-14T15:36:00Z">
                  <w:rPr>
                    <w:del w:id="6991" w:author="作者" w:date="2020-09-14T15:36:00Z"/>
                    <w:rFonts w:ascii="微软雅黑" w:eastAsia="微软雅黑" w:hAnsi="微软雅黑"/>
                    <w:lang w:eastAsia="zh-CN"/>
                  </w:rPr>
                </w:rPrChange>
              </w:rPr>
            </w:pPr>
            <w:del w:id="6992" w:author="作者" w:date="2020-09-14T15:36:00Z">
              <w:r w:rsidRPr="008F1350" w:rsidDel="008F1350">
                <w:rPr>
                  <w:rFonts w:ascii="微软雅黑" w:eastAsia="微软雅黑" w:hAnsi="微软雅黑" w:hint="eastAsia"/>
                  <w:b/>
                  <w:i/>
                  <w:lang w:eastAsia="zh-CN"/>
                  <w:rPrChange w:id="6993" w:author="作者" w:date="2020-09-14T15:36:00Z">
                    <w:rPr>
                      <w:rFonts w:ascii="微软雅黑" w:eastAsia="微软雅黑" w:hAnsi="微软雅黑" w:hint="eastAsia"/>
                    </w:rPr>
                  </w:rPrChange>
                </w:rPr>
                <w:delText>信息属性</w:delText>
              </w:r>
              <w:r w:rsidRPr="008F1350" w:rsidDel="008F1350">
                <w:rPr>
                  <w:rFonts w:ascii="微软雅黑" w:eastAsia="微软雅黑" w:hAnsi="微软雅黑"/>
                  <w:b/>
                  <w:i/>
                  <w:lang w:eastAsia="zh-CN"/>
                  <w:rPrChange w:id="6994" w:author="作者" w:date="2020-09-14T15:36:00Z">
                    <w:rPr>
                      <w:rFonts w:ascii="微软雅黑" w:eastAsia="微软雅黑" w:hAnsi="微软雅黑"/>
                    </w:rPr>
                  </w:rPrChange>
                </w:rPr>
                <w:delText xml:space="preserve">  </w:delText>
              </w:r>
            </w:del>
          </w:p>
        </w:tc>
        <w:tc>
          <w:tcPr>
            <w:tcW w:w="3939" w:type="dxa"/>
          </w:tcPr>
          <w:p w14:paraId="3F680DCE" w14:textId="4B912C56" w:rsidR="00122F8D" w:rsidRPr="008F1350" w:rsidDel="008F1350" w:rsidRDefault="00122F8D" w:rsidP="008F1350">
            <w:pPr>
              <w:pStyle w:val="a1"/>
              <w:rPr>
                <w:del w:id="6995" w:author="作者" w:date="2020-09-14T15:36:00Z"/>
                <w:rFonts w:ascii="微软雅黑" w:eastAsia="微软雅黑" w:hAnsi="微软雅黑"/>
                <w:b/>
                <w:i/>
                <w:lang w:eastAsia="zh-CN"/>
                <w:rPrChange w:id="6996" w:author="作者" w:date="2020-09-14T15:36:00Z">
                  <w:rPr>
                    <w:del w:id="6997" w:author="作者" w:date="2020-09-14T15:36:00Z"/>
                    <w:rFonts w:ascii="微软雅黑" w:eastAsia="微软雅黑" w:hAnsi="微软雅黑"/>
                    <w:lang w:eastAsia="zh-CN"/>
                  </w:rPr>
                </w:rPrChange>
              </w:rPr>
            </w:pPr>
            <w:del w:id="6998" w:author="作者" w:date="2020-09-14T15:36:00Z">
              <w:r w:rsidRPr="008F1350" w:rsidDel="008F1350">
                <w:rPr>
                  <w:rFonts w:ascii="微软雅黑" w:eastAsia="微软雅黑" w:hAnsi="微软雅黑" w:hint="eastAsia"/>
                  <w:b/>
                  <w:i/>
                  <w:lang w:eastAsia="zh-CN"/>
                  <w:rPrChange w:id="6999" w:author="作者" w:date="2020-09-14T15:36:00Z">
                    <w:rPr>
                      <w:rFonts w:ascii="微软雅黑" w:eastAsia="微软雅黑" w:hAnsi="微软雅黑" w:hint="eastAsia"/>
                    </w:rPr>
                  </w:rPrChange>
                </w:rPr>
                <w:delText>显示要求</w:delText>
              </w:r>
            </w:del>
          </w:p>
        </w:tc>
      </w:tr>
      <w:tr w:rsidR="00122F8D" w:rsidRPr="00E26B2A" w:rsidDel="008F1350" w14:paraId="15B214A0" w14:textId="6841E190" w:rsidTr="00EB286F">
        <w:trPr>
          <w:trHeight w:val="274"/>
          <w:jc w:val="center"/>
          <w:del w:id="7000" w:author="作者" w:date="2020-09-14T15:36:00Z"/>
        </w:trPr>
        <w:tc>
          <w:tcPr>
            <w:tcW w:w="3939" w:type="dxa"/>
          </w:tcPr>
          <w:p w14:paraId="41930ED3" w14:textId="1826843D" w:rsidR="00122F8D" w:rsidRPr="00E26B2A" w:rsidDel="008F1350" w:rsidRDefault="00122F8D" w:rsidP="008F1350">
            <w:pPr>
              <w:pStyle w:val="a1"/>
              <w:rPr>
                <w:del w:id="7001" w:author="作者" w:date="2020-09-14T15:36:00Z"/>
                <w:rFonts w:ascii="微软雅黑" w:eastAsia="微软雅黑" w:hAnsi="微软雅黑"/>
                <w:lang w:eastAsia="zh-CN"/>
              </w:rPr>
            </w:pPr>
            <w:del w:id="7002" w:author="作者" w:date="2020-09-14T15:36:00Z">
              <w:r w:rsidRPr="00E26B2A" w:rsidDel="008F1350">
                <w:rPr>
                  <w:rFonts w:ascii="微软雅黑" w:eastAsia="微软雅黑" w:hAnsi="微软雅黑" w:hint="eastAsia"/>
                  <w:lang w:eastAsia="zh-CN"/>
                </w:rPr>
                <w:delText xml:space="preserve">歌曲名  </w:delText>
              </w:r>
            </w:del>
          </w:p>
        </w:tc>
        <w:tc>
          <w:tcPr>
            <w:tcW w:w="3939" w:type="dxa"/>
          </w:tcPr>
          <w:p w14:paraId="41AC9A8E" w14:textId="14144258" w:rsidR="00122F8D" w:rsidRPr="00E26B2A" w:rsidDel="008F1350" w:rsidRDefault="00122F8D" w:rsidP="008F1350">
            <w:pPr>
              <w:pStyle w:val="a1"/>
              <w:rPr>
                <w:del w:id="7003" w:author="作者" w:date="2020-09-14T15:36:00Z"/>
                <w:rFonts w:ascii="微软雅黑" w:eastAsia="微软雅黑" w:hAnsi="微软雅黑"/>
                <w:lang w:eastAsia="zh-CN"/>
              </w:rPr>
            </w:pPr>
            <w:del w:id="7004" w:author="作者" w:date="2020-09-14T15:36:00Z">
              <w:r w:rsidRPr="00E26B2A" w:rsidDel="008F1350">
                <w:rPr>
                  <w:rFonts w:ascii="微软雅黑" w:eastAsia="微软雅黑" w:hAnsi="微软雅黑" w:hint="eastAsia"/>
                  <w:lang w:eastAsia="zh-CN"/>
                </w:rPr>
                <w:delText>Y</w:delText>
              </w:r>
            </w:del>
          </w:p>
        </w:tc>
      </w:tr>
      <w:tr w:rsidR="00122F8D" w:rsidRPr="00E26B2A" w:rsidDel="008F1350" w14:paraId="3570C80D" w14:textId="2223FAC4" w:rsidTr="00EB286F">
        <w:trPr>
          <w:trHeight w:val="274"/>
          <w:jc w:val="center"/>
          <w:del w:id="7005" w:author="作者" w:date="2020-09-14T15:36:00Z"/>
        </w:trPr>
        <w:tc>
          <w:tcPr>
            <w:tcW w:w="3939" w:type="dxa"/>
          </w:tcPr>
          <w:p w14:paraId="6BCE0C33" w14:textId="66D2D9FA" w:rsidR="00122F8D" w:rsidRPr="00E26B2A" w:rsidDel="008F1350" w:rsidRDefault="00122F8D" w:rsidP="008F1350">
            <w:pPr>
              <w:pStyle w:val="a1"/>
              <w:rPr>
                <w:del w:id="7006" w:author="作者" w:date="2020-09-14T15:36:00Z"/>
                <w:rFonts w:ascii="微软雅黑" w:eastAsia="微软雅黑" w:hAnsi="微软雅黑"/>
                <w:lang w:eastAsia="zh-CN"/>
              </w:rPr>
            </w:pPr>
            <w:del w:id="7007" w:author="作者" w:date="2020-09-14T15:36:00Z">
              <w:r w:rsidRPr="00E26B2A" w:rsidDel="008F1350">
                <w:rPr>
                  <w:rFonts w:ascii="微软雅黑" w:eastAsia="微软雅黑" w:hAnsi="微软雅黑" w:hint="eastAsia"/>
                  <w:lang w:eastAsia="zh-CN"/>
                </w:rPr>
                <w:delText xml:space="preserve">歌曲副标题  </w:delText>
              </w:r>
            </w:del>
          </w:p>
        </w:tc>
        <w:tc>
          <w:tcPr>
            <w:tcW w:w="3939" w:type="dxa"/>
          </w:tcPr>
          <w:p w14:paraId="5AB6E4B5" w14:textId="446CEF45" w:rsidR="00122F8D" w:rsidRPr="00E26B2A" w:rsidDel="008F1350" w:rsidRDefault="00122F8D" w:rsidP="008F1350">
            <w:pPr>
              <w:pStyle w:val="a1"/>
              <w:rPr>
                <w:del w:id="7008" w:author="作者" w:date="2020-09-14T15:36:00Z"/>
                <w:rFonts w:ascii="微软雅黑" w:eastAsia="微软雅黑" w:hAnsi="微软雅黑"/>
                <w:lang w:eastAsia="zh-CN"/>
              </w:rPr>
            </w:pPr>
            <w:del w:id="7009" w:author="作者" w:date="2020-09-14T15:36:00Z">
              <w:r w:rsidRPr="00E26B2A" w:rsidDel="008F1350">
                <w:rPr>
                  <w:rFonts w:ascii="微软雅黑" w:eastAsia="微软雅黑" w:hAnsi="微软雅黑" w:hint="eastAsia"/>
                  <w:lang w:eastAsia="zh-CN"/>
                </w:rPr>
                <w:delText>Y/N</w:delText>
              </w:r>
            </w:del>
          </w:p>
        </w:tc>
      </w:tr>
      <w:tr w:rsidR="00122F8D" w:rsidRPr="00E26B2A" w:rsidDel="008F1350" w14:paraId="2238D091" w14:textId="04285710" w:rsidTr="00EB286F">
        <w:trPr>
          <w:trHeight w:val="280"/>
          <w:jc w:val="center"/>
          <w:del w:id="7010" w:author="作者" w:date="2020-09-14T15:36:00Z"/>
        </w:trPr>
        <w:tc>
          <w:tcPr>
            <w:tcW w:w="3939" w:type="dxa"/>
          </w:tcPr>
          <w:p w14:paraId="42B75B76" w14:textId="29C85665" w:rsidR="00122F8D" w:rsidRPr="00E26B2A" w:rsidDel="008F1350" w:rsidRDefault="00122F8D" w:rsidP="008F1350">
            <w:pPr>
              <w:pStyle w:val="a1"/>
              <w:rPr>
                <w:del w:id="7011" w:author="作者" w:date="2020-09-14T15:36:00Z"/>
                <w:rFonts w:ascii="微软雅黑" w:eastAsia="微软雅黑" w:hAnsi="微软雅黑"/>
                <w:lang w:eastAsia="zh-CN"/>
              </w:rPr>
            </w:pPr>
            <w:del w:id="7012" w:author="作者" w:date="2020-09-14T15:36:00Z">
              <w:r w:rsidRPr="00E26B2A" w:rsidDel="008F1350">
                <w:rPr>
                  <w:rFonts w:ascii="微软雅黑" w:eastAsia="微软雅黑" w:hAnsi="微软雅黑" w:hint="eastAsia"/>
                  <w:lang w:eastAsia="zh-CN"/>
                </w:rPr>
                <w:delText xml:space="preserve">专辑名  </w:delText>
              </w:r>
            </w:del>
          </w:p>
        </w:tc>
        <w:tc>
          <w:tcPr>
            <w:tcW w:w="3939" w:type="dxa"/>
          </w:tcPr>
          <w:p w14:paraId="0F3C9550" w14:textId="7A861032" w:rsidR="00122F8D" w:rsidRPr="00E26B2A" w:rsidDel="008F1350" w:rsidRDefault="00122F8D" w:rsidP="008F1350">
            <w:pPr>
              <w:pStyle w:val="a1"/>
              <w:rPr>
                <w:del w:id="7013" w:author="作者" w:date="2020-09-14T15:36:00Z"/>
                <w:rFonts w:ascii="微软雅黑" w:eastAsia="微软雅黑" w:hAnsi="微软雅黑"/>
                <w:lang w:eastAsia="zh-CN"/>
              </w:rPr>
            </w:pPr>
            <w:del w:id="7014" w:author="作者" w:date="2020-09-14T15:36:00Z">
              <w:r w:rsidRPr="00E26B2A" w:rsidDel="008F1350">
                <w:rPr>
                  <w:rFonts w:ascii="微软雅黑" w:eastAsia="微软雅黑" w:hAnsi="微软雅黑" w:hint="eastAsia"/>
                  <w:lang w:eastAsia="zh-CN"/>
                </w:rPr>
                <w:delText>Y/N</w:delText>
              </w:r>
            </w:del>
          </w:p>
        </w:tc>
      </w:tr>
      <w:tr w:rsidR="00122F8D" w:rsidRPr="00E26B2A" w:rsidDel="008F1350" w14:paraId="66DB10A8" w14:textId="00126441" w:rsidTr="00EB286F">
        <w:trPr>
          <w:trHeight w:val="274"/>
          <w:jc w:val="center"/>
          <w:del w:id="7015" w:author="作者" w:date="2020-09-14T15:36:00Z"/>
        </w:trPr>
        <w:tc>
          <w:tcPr>
            <w:tcW w:w="3939" w:type="dxa"/>
          </w:tcPr>
          <w:p w14:paraId="78A60E7C" w14:textId="5484F4D9" w:rsidR="00122F8D" w:rsidRPr="00E26B2A" w:rsidDel="008F1350" w:rsidRDefault="00122F8D" w:rsidP="008F1350">
            <w:pPr>
              <w:pStyle w:val="a1"/>
              <w:rPr>
                <w:del w:id="7016" w:author="作者" w:date="2020-09-14T15:36:00Z"/>
                <w:rFonts w:ascii="微软雅黑" w:eastAsia="微软雅黑" w:hAnsi="微软雅黑"/>
                <w:lang w:eastAsia="zh-CN"/>
              </w:rPr>
            </w:pPr>
            <w:del w:id="7017" w:author="作者" w:date="2020-09-14T15:36:00Z">
              <w:r w:rsidRPr="00E26B2A" w:rsidDel="008F1350">
                <w:rPr>
                  <w:rFonts w:ascii="微软雅黑" w:eastAsia="微软雅黑" w:hAnsi="微软雅黑" w:hint="eastAsia"/>
                  <w:lang w:eastAsia="zh-CN"/>
                </w:rPr>
                <w:delText xml:space="preserve">歌手名  </w:delText>
              </w:r>
            </w:del>
          </w:p>
        </w:tc>
        <w:tc>
          <w:tcPr>
            <w:tcW w:w="3939" w:type="dxa"/>
          </w:tcPr>
          <w:p w14:paraId="158693A6" w14:textId="4714B28B" w:rsidR="00122F8D" w:rsidRPr="00E26B2A" w:rsidDel="008F1350" w:rsidRDefault="00122F8D" w:rsidP="008F1350">
            <w:pPr>
              <w:pStyle w:val="a1"/>
              <w:rPr>
                <w:del w:id="7018" w:author="作者" w:date="2020-09-14T15:36:00Z"/>
                <w:rFonts w:ascii="微软雅黑" w:eastAsia="微软雅黑" w:hAnsi="微软雅黑"/>
                <w:lang w:eastAsia="zh-CN"/>
              </w:rPr>
            </w:pPr>
            <w:del w:id="7019" w:author="作者" w:date="2020-09-14T15:36:00Z">
              <w:r w:rsidRPr="00E26B2A" w:rsidDel="008F1350">
                <w:rPr>
                  <w:rFonts w:ascii="微软雅黑" w:eastAsia="微软雅黑" w:hAnsi="微软雅黑" w:hint="eastAsia"/>
                  <w:lang w:eastAsia="zh-CN"/>
                </w:rPr>
                <w:delText>Y/N</w:delText>
              </w:r>
            </w:del>
          </w:p>
        </w:tc>
      </w:tr>
      <w:tr w:rsidR="00122F8D" w:rsidRPr="00E26B2A" w:rsidDel="008F1350" w14:paraId="4243DCCA" w14:textId="4C35E62E" w:rsidTr="00EB286F">
        <w:trPr>
          <w:trHeight w:val="280"/>
          <w:jc w:val="center"/>
          <w:del w:id="7020" w:author="作者" w:date="2020-09-14T15:36:00Z"/>
        </w:trPr>
        <w:tc>
          <w:tcPr>
            <w:tcW w:w="3939" w:type="dxa"/>
          </w:tcPr>
          <w:p w14:paraId="7D1AF690" w14:textId="0ED40329" w:rsidR="00122F8D" w:rsidRPr="00E26B2A" w:rsidDel="008F1350" w:rsidRDefault="00122F8D" w:rsidP="008F1350">
            <w:pPr>
              <w:pStyle w:val="a1"/>
              <w:rPr>
                <w:del w:id="7021" w:author="作者" w:date="2020-09-14T15:36:00Z"/>
                <w:rFonts w:ascii="微软雅黑" w:eastAsia="微软雅黑" w:hAnsi="微软雅黑"/>
                <w:lang w:eastAsia="zh-CN"/>
              </w:rPr>
            </w:pPr>
            <w:del w:id="7022" w:author="作者" w:date="2020-09-14T15:36:00Z">
              <w:r w:rsidRPr="00E26B2A" w:rsidDel="008F1350">
                <w:rPr>
                  <w:rFonts w:ascii="微软雅黑" w:eastAsia="微软雅黑" w:hAnsi="微软雅黑" w:hint="eastAsia"/>
                  <w:lang w:eastAsia="zh-CN"/>
                </w:rPr>
                <w:delText xml:space="preserve">专辑封面  </w:delText>
              </w:r>
            </w:del>
          </w:p>
        </w:tc>
        <w:tc>
          <w:tcPr>
            <w:tcW w:w="3939" w:type="dxa"/>
          </w:tcPr>
          <w:p w14:paraId="0E71E3FB" w14:textId="253DBAD9" w:rsidR="00122F8D" w:rsidRPr="00E26B2A" w:rsidDel="008F1350" w:rsidRDefault="00122F8D" w:rsidP="008F1350">
            <w:pPr>
              <w:pStyle w:val="a1"/>
              <w:rPr>
                <w:del w:id="7023" w:author="作者" w:date="2020-09-14T15:36:00Z"/>
                <w:rFonts w:ascii="微软雅黑" w:eastAsia="微软雅黑" w:hAnsi="微软雅黑"/>
                <w:lang w:eastAsia="zh-CN"/>
              </w:rPr>
            </w:pPr>
            <w:del w:id="7024" w:author="作者" w:date="2020-09-14T15:36:00Z">
              <w:r w:rsidRPr="00E26B2A" w:rsidDel="008F1350">
                <w:rPr>
                  <w:rFonts w:ascii="微软雅黑" w:eastAsia="微软雅黑" w:hAnsi="微软雅黑" w:hint="eastAsia"/>
                  <w:lang w:eastAsia="zh-CN"/>
                </w:rPr>
                <w:delText>Y/Default</w:delText>
              </w:r>
            </w:del>
          </w:p>
        </w:tc>
      </w:tr>
    </w:tbl>
    <w:p w14:paraId="407A0B99" w14:textId="4ACC5A43" w:rsidR="00122F8D" w:rsidRPr="00E26B2A" w:rsidDel="008F1350" w:rsidRDefault="00122F8D" w:rsidP="008F1350">
      <w:pPr>
        <w:pStyle w:val="a1"/>
        <w:rPr>
          <w:del w:id="7025" w:author="作者" w:date="2020-09-14T15:36:00Z"/>
          <w:rFonts w:ascii="微软雅黑" w:eastAsia="微软雅黑" w:hAnsi="微软雅黑"/>
          <w:lang w:eastAsia="zh-CN"/>
        </w:rPr>
      </w:pPr>
    </w:p>
    <w:p w14:paraId="251BBABC" w14:textId="17497293" w:rsidR="002167CE" w:rsidRPr="00E26B2A" w:rsidDel="008F1350" w:rsidRDefault="002167CE" w:rsidP="008F1350">
      <w:pPr>
        <w:pStyle w:val="31"/>
        <w:tabs>
          <w:tab w:val="clear" w:pos="432"/>
        </w:tabs>
        <w:rPr>
          <w:del w:id="7026" w:author="作者" w:date="2020-09-14T15:36:00Z"/>
          <w:rFonts w:ascii="微软雅黑" w:eastAsia="微软雅黑" w:hAnsi="微软雅黑"/>
          <w:lang w:eastAsia="zh-CN"/>
        </w:rPr>
      </w:pPr>
      <w:del w:id="7027" w:author="作者" w:date="2020-09-14T15:36:00Z">
        <w:r w:rsidRPr="00E26B2A" w:rsidDel="008F1350">
          <w:rPr>
            <w:rFonts w:ascii="微软雅黑" w:eastAsia="微软雅黑" w:hAnsi="微软雅黑" w:cs="微软雅黑" w:hint="eastAsia"/>
            <w:lang w:eastAsia="zh-CN"/>
          </w:rPr>
          <w:delText>视频投屏</w:delText>
        </w:r>
      </w:del>
    </w:p>
    <w:p w14:paraId="33D78315" w14:textId="7A23C681" w:rsidR="002167CE" w:rsidRPr="00E26B2A" w:rsidDel="008F1350" w:rsidRDefault="002167CE" w:rsidP="008F1350">
      <w:pPr>
        <w:pStyle w:val="a1"/>
        <w:ind w:firstLineChars="200" w:firstLine="400"/>
        <w:rPr>
          <w:del w:id="7028" w:author="作者" w:date="2020-09-14T15:36:00Z"/>
          <w:rFonts w:ascii="微软雅黑" w:eastAsia="微软雅黑" w:hAnsi="微软雅黑"/>
          <w:lang w:eastAsia="zh-CN"/>
        </w:rPr>
      </w:pPr>
      <w:del w:id="7029" w:author="作者" w:date="2020-09-14T15:36:00Z">
        <w:r w:rsidRPr="00E26B2A" w:rsidDel="008F1350">
          <w:rPr>
            <w:rFonts w:ascii="微软雅黑" w:eastAsia="微软雅黑" w:hAnsi="微软雅黑" w:hint="eastAsia"/>
            <w:lang w:eastAsia="zh-CN"/>
          </w:rPr>
          <w:delText>共享局域网内，服务设备选择娱乐主机作为视频源的播放设备时，主机需要响应该请求进行</w:delText>
        </w:r>
      </w:del>
    </w:p>
    <w:p w14:paraId="6DCC8CBA" w14:textId="4C51ADAE" w:rsidR="002167CE" w:rsidRPr="00E26B2A" w:rsidDel="008F1350" w:rsidRDefault="002167CE" w:rsidP="008F1350">
      <w:pPr>
        <w:pStyle w:val="a1"/>
        <w:rPr>
          <w:del w:id="7030" w:author="作者" w:date="2020-09-14T15:36:00Z"/>
          <w:rFonts w:ascii="微软雅黑" w:eastAsia="微软雅黑" w:hAnsi="微软雅黑"/>
          <w:lang w:eastAsia="zh-CN"/>
        </w:rPr>
      </w:pPr>
      <w:del w:id="7031" w:author="作者" w:date="2020-09-14T15:36:00Z">
        <w:r w:rsidRPr="00E26B2A" w:rsidDel="008F1350">
          <w:rPr>
            <w:rFonts w:ascii="微软雅黑" w:eastAsia="微软雅黑" w:hAnsi="微软雅黑" w:hint="eastAsia"/>
            <w:lang w:eastAsia="zh-CN"/>
          </w:rPr>
          <w:delText>视频资源的播放。</w:delText>
        </w:r>
      </w:del>
    </w:p>
    <w:p w14:paraId="5B3F9C14" w14:textId="335B0F4E" w:rsidR="002167CE" w:rsidRPr="00290CC9" w:rsidDel="008F1350" w:rsidRDefault="007677D9" w:rsidP="008F1350">
      <w:pPr>
        <w:pStyle w:val="a1"/>
        <w:rPr>
          <w:del w:id="7032" w:author="作者" w:date="2020-09-14T15:36:00Z"/>
          <w:rFonts w:ascii="微软雅黑" w:eastAsia="微软雅黑" w:hAnsi="微软雅黑"/>
          <w:b/>
          <w:lang w:eastAsia="zh-CN"/>
        </w:rPr>
      </w:pPr>
      <w:del w:id="7033" w:author="作者" w:date="2020-09-14T15:36:00Z">
        <w:r w:rsidRPr="00290CC9" w:rsidDel="008F1350">
          <w:rPr>
            <w:rFonts w:ascii="微软雅黑" w:eastAsia="微软雅黑" w:hAnsi="微软雅黑" w:hint="eastAsia"/>
            <w:b/>
            <w:lang w:eastAsia="zh-CN"/>
          </w:rPr>
          <w:delText>2.4.6.</w:delText>
        </w:r>
        <w:r w:rsidR="002167CE" w:rsidRPr="00290CC9" w:rsidDel="008F1350">
          <w:rPr>
            <w:rFonts w:ascii="微软雅黑" w:eastAsia="微软雅黑" w:hAnsi="微软雅黑" w:hint="eastAsia"/>
            <w:b/>
            <w:lang w:eastAsia="zh-CN"/>
          </w:rPr>
          <w:delText>1 视频格式 -- 以 OS 视频解码库支持的格式为准</w:delText>
        </w:r>
      </w:del>
    </w:p>
    <w:p w14:paraId="3253834F" w14:textId="75603A73" w:rsidR="002167CE" w:rsidRPr="00E26B2A" w:rsidDel="008F1350" w:rsidRDefault="002167CE" w:rsidP="008F1350">
      <w:pPr>
        <w:pStyle w:val="a1"/>
        <w:ind w:firstLineChars="200" w:firstLine="400"/>
        <w:rPr>
          <w:del w:id="7034" w:author="作者" w:date="2020-09-14T15:36:00Z"/>
          <w:rFonts w:ascii="微软雅黑" w:eastAsia="微软雅黑" w:hAnsi="微软雅黑"/>
          <w:lang w:eastAsia="zh-CN"/>
        </w:rPr>
      </w:pPr>
      <w:del w:id="7035" w:author="作者" w:date="2020-09-14T15:36:00Z">
        <w:r w:rsidRPr="00E26B2A" w:rsidDel="008F1350">
          <w:rPr>
            <w:rFonts w:ascii="微软雅黑" w:eastAsia="微软雅黑" w:hAnsi="微软雅黑" w:hint="eastAsia"/>
            <w:lang w:eastAsia="zh-CN"/>
          </w:rPr>
          <w:delText>DLNA 中媒体格式针对视频类型定义了一组必须支持和可选支持的编码格式，因此娱乐主机</w:delText>
        </w:r>
      </w:del>
    </w:p>
    <w:p w14:paraId="48E13196" w14:textId="5DE34057" w:rsidR="002167CE" w:rsidRPr="00E26B2A" w:rsidDel="008F1350" w:rsidRDefault="002167CE" w:rsidP="008F1350">
      <w:pPr>
        <w:pStyle w:val="a1"/>
        <w:rPr>
          <w:del w:id="7036" w:author="作者" w:date="2020-09-14T15:36:00Z"/>
          <w:rFonts w:ascii="微软雅黑" w:eastAsia="微软雅黑" w:hAnsi="微软雅黑"/>
          <w:lang w:eastAsia="zh-CN"/>
        </w:rPr>
      </w:pPr>
      <w:del w:id="7037" w:author="作者" w:date="2020-09-14T15:36:00Z">
        <w:r w:rsidRPr="00E26B2A" w:rsidDel="008F1350">
          <w:rPr>
            <w:rFonts w:ascii="微软雅黑" w:eastAsia="微软雅黑" w:hAnsi="微软雅黑" w:hint="eastAsia"/>
            <w:lang w:eastAsia="zh-CN"/>
          </w:rPr>
          <w:delText>基于 DLNA 协议作为播放器时要求支持的编解码格式如表所示：</w:delText>
        </w:r>
      </w:del>
    </w:p>
    <w:tbl>
      <w:tblPr>
        <w:tblStyle w:val="aff1"/>
        <w:tblW w:w="0" w:type="auto"/>
        <w:jc w:val="center"/>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Look w:val="04A0" w:firstRow="1" w:lastRow="0" w:firstColumn="1" w:lastColumn="0" w:noHBand="0" w:noVBand="1"/>
      </w:tblPr>
      <w:tblGrid>
        <w:gridCol w:w="2979"/>
        <w:gridCol w:w="2979"/>
        <w:gridCol w:w="2979"/>
      </w:tblGrid>
      <w:tr w:rsidR="00A10742" w:rsidRPr="00E26B2A" w:rsidDel="008F1350" w14:paraId="5431D440" w14:textId="59E71F38" w:rsidTr="00EB286F">
        <w:trPr>
          <w:trHeight w:val="536"/>
          <w:jc w:val="center"/>
          <w:del w:id="7038" w:author="作者" w:date="2020-09-14T15:36:00Z"/>
        </w:trPr>
        <w:tc>
          <w:tcPr>
            <w:tcW w:w="2979" w:type="dxa"/>
          </w:tcPr>
          <w:p w14:paraId="023810B4" w14:textId="3786A04B" w:rsidR="00A10742" w:rsidRPr="00E26B2A" w:rsidDel="008F1350" w:rsidRDefault="00A10742" w:rsidP="008F1350">
            <w:pPr>
              <w:pStyle w:val="a1"/>
              <w:rPr>
                <w:del w:id="7039" w:author="作者" w:date="2020-09-14T15:36:00Z"/>
                <w:rFonts w:ascii="微软雅黑" w:eastAsia="微软雅黑" w:hAnsi="微软雅黑"/>
                <w:lang w:eastAsia="zh-CN"/>
              </w:rPr>
            </w:pPr>
            <w:del w:id="7040" w:author="作者" w:date="2020-09-14T15:36:00Z">
              <w:r w:rsidRPr="00E26B2A" w:rsidDel="008F1350">
                <w:rPr>
                  <w:rFonts w:ascii="微软雅黑" w:eastAsia="微软雅黑" w:hAnsi="微软雅黑" w:hint="eastAsia"/>
                  <w:lang w:eastAsia="zh-CN"/>
                </w:rPr>
                <w:delText xml:space="preserve">媒体类型  </w:delText>
              </w:r>
            </w:del>
          </w:p>
        </w:tc>
        <w:tc>
          <w:tcPr>
            <w:tcW w:w="2979" w:type="dxa"/>
          </w:tcPr>
          <w:p w14:paraId="3BE56843" w14:textId="17288EA3" w:rsidR="00A10742" w:rsidRPr="00E26B2A" w:rsidDel="008F1350" w:rsidRDefault="00A10742" w:rsidP="008F1350">
            <w:pPr>
              <w:pStyle w:val="a1"/>
              <w:rPr>
                <w:del w:id="7041" w:author="作者" w:date="2020-09-14T15:36:00Z"/>
                <w:rFonts w:ascii="微软雅黑" w:eastAsia="微软雅黑" w:hAnsi="微软雅黑"/>
                <w:lang w:eastAsia="zh-CN"/>
              </w:rPr>
            </w:pPr>
            <w:del w:id="7042" w:author="作者" w:date="2020-09-14T15:36:00Z">
              <w:r w:rsidRPr="00E26B2A" w:rsidDel="008F1350">
                <w:rPr>
                  <w:rFonts w:ascii="微软雅黑" w:eastAsia="微软雅黑" w:hAnsi="微软雅黑" w:hint="eastAsia"/>
                  <w:lang w:eastAsia="zh-CN"/>
                </w:rPr>
                <w:delText xml:space="preserve">文件格式  </w:delText>
              </w:r>
            </w:del>
          </w:p>
        </w:tc>
        <w:tc>
          <w:tcPr>
            <w:tcW w:w="2979" w:type="dxa"/>
          </w:tcPr>
          <w:p w14:paraId="6ADDA5E3" w14:textId="0B9E7B26" w:rsidR="00A10742" w:rsidRPr="00E26B2A" w:rsidDel="008F1350" w:rsidRDefault="00A10742" w:rsidP="008F1350">
            <w:pPr>
              <w:pStyle w:val="a1"/>
              <w:rPr>
                <w:del w:id="7043" w:author="作者" w:date="2020-09-14T15:36:00Z"/>
                <w:rFonts w:ascii="微软雅黑" w:eastAsia="微软雅黑" w:hAnsi="微软雅黑"/>
                <w:lang w:eastAsia="zh-CN"/>
              </w:rPr>
            </w:pPr>
            <w:del w:id="7044" w:author="作者" w:date="2020-09-14T15:36:00Z">
              <w:r w:rsidRPr="00E26B2A" w:rsidDel="008F1350">
                <w:rPr>
                  <w:rFonts w:ascii="微软雅黑" w:eastAsia="微软雅黑" w:hAnsi="微软雅黑" w:hint="eastAsia"/>
                  <w:lang w:eastAsia="zh-CN"/>
                </w:rPr>
                <w:delText>编解码格式</w:delText>
              </w:r>
            </w:del>
          </w:p>
        </w:tc>
      </w:tr>
      <w:tr w:rsidR="00A10742" w:rsidRPr="00E26B2A" w:rsidDel="008F1350" w14:paraId="5ADE62F1" w14:textId="4D01F364" w:rsidTr="00EB286F">
        <w:trPr>
          <w:trHeight w:val="5328"/>
          <w:jc w:val="center"/>
          <w:del w:id="7045" w:author="作者" w:date="2020-09-14T15:36:00Z"/>
        </w:trPr>
        <w:tc>
          <w:tcPr>
            <w:tcW w:w="2979" w:type="dxa"/>
          </w:tcPr>
          <w:p w14:paraId="16A86C8D" w14:textId="741D0570" w:rsidR="00A10742" w:rsidRPr="00E26B2A" w:rsidDel="008F1350" w:rsidRDefault="00A10742" w:rsidP="008F1350">
            <w:pPr>
              <w:pStyle w:val="a1"/>
              <w:rPr>
                <w:del w:id="7046" w:author="作者" w:date="2020-09-14T15:36:00Z"/>
                <w:rFonts w:ascii="微软雅黑" w:eastAsia="微软雅黑" w:hAnsi="微软雅黑"/>
                <w:lang w:eastAsia="zh-CN"/>
              </w:rPr>
            </w:pPr>
            <w:del w:id="7047" w:author="作者" w:date="2020-09-14T15:36:00Z">
              <w:r w:rsidRPr="00E26B2A" w:rsidDel="008F1350">
                <w:rPr>
                  <w:rFonts w:ascii="微软雅黑" w:eastAsia="微软雅黑" w:hAnsi="微软雅黑" w:hint="eastAsia"/>
                  <w:lang w:eastAsia="zh-CN"/>
                </w:rPr>
                <w:delText>视频</w:delText>
              </w:r>
            </w:del>
          </w:p>
          <w:p w14:paraId="565913C5" w14:textId="18669E9D" w:rsidR="00A10742" w:rsidRPr="00E26B2A" w:rsidDel="008F1350" w:rsidRDefault="00A10742" w:rsidP="008F1350">
            <w:pPr>
              <w:pStyle w:val="a1"/>
              <w:rPr>
                <w:del w:id="7048" w:author="作者" w:date="2020-09-14T15:36:00Z"/>
                <w:rFonts w:ascii="微软雅黑" w:eastAsia="微软雅黑" w:hAnsi="微软雅黑"/>
                <w:lang w:eastAsia="zh-CN"/>
              </w:rPr>
            </w:pPr>
          </w:p>
        </w:tc>
        <w:tc>
          <w:tcPr>
            <w:tcW w:w="2979" w:type="dxa"/>
          </w:tcPr>
          <w:p w14:paraId="32584F66" w14:textId="33DFA981" w:rsidR="00A10742" w:rsidRPr="00E26B2A" w:rsidDel="008F1350" w:rsidRDefault="00A10742" w:rsidP="008F1350">
            <w:pPr>
              <w:pStyle w:val="a1"/>
              <w:rPr>
                <w:del w:id="7049" w:author="作者" w:date="2020-09-14T15:36:00Z"/>
                <w:rFonts w:ascii="微软雅黑" w:eastAsia="微软雅黑" w:hAnsi="微软雅黑"/>
                <w:lang w:eastAsia="zh-CN"/>
              </w:rPr>
            </w:pPr>
            <w:del w:id="7050" w:author="作者" w:date="2020-09-14T15:36:00Z">
              <w:r w:rsidRPr="00E26B2A" w:rsidDel="008F1350">
                <w:rPr>
                  <w:rFonts w:ascii="微软雅黑" w:eastAsia="微软雅黑" w:hAnsi="微软雅黑"/>
                  <w:lang w:eastAsia="zh-CN"/>
                </w:rPr>
                <w:delText>.wmv</w:delText>
              </w:r>
            </w:del>
          </w:p>
          <w:p w14:paraId="00EAC5F0" w14:textId="267683BF" w:rsidR="00A10742" w:rsidRPr="00E26B2A" w:rsidDel="008F1350" w:rsidRDefault="00A10742" w:rsidP="008F1350">
            <w:pPr>
              <w:pStyle w:val="a1"/>
              <w:rPr>
                <w:del w:id="7051" w:author="作者" w:date="2020-09-14T15:36:00Z"/>
                <w:rFonts w:ascii="微软雅黑" w:eastAsia="微软雅黑" w:hAnsi="微软雅黑"/>
                <w:lang w:eastAsia="zh-CN"/>
              </w:rPr>
            </w:pPr>
            <w:del w:id="7052" w:author="作者" w:date="2020-09-14T15:36:00Z">
              <w:r w:rsidRPr="00E26B2A" w:rsidDel="008F1350">
                <w:rPr>
                  <w:rFonts w:ascii="微软雅黑" w:eastAsia="微软雅黑" w:hAnsi="微软雅黑"/>
                  <w:lang w:eastAsia="zh-CN"/>
                </w:rPr>
                <w:delText>.asf</w:delText>
              </w:r>
            </w:del>
          </w:p>
          <w:p w14:paraId="49B83F69" w14:textId="2BA8ED9C" w:rsidR="00A10742" w:rsidRPr="00E26B2A" w:rsidDel="008F1350" w:rsidRDefault="00A10742" w:rsidP="008F1350">
            <w:pPr>
              <w:pStyle w:val="a1"/>
              <w:rPr>
                <w:del w:id="7053" w:author="作者" w:date="2020-09-14T15:36:00Z"/>
                <w:rFonts w:ascii="微软雅黑" w:eastAsia="微软雅黑" w:hAnsi="微软雅黑"/>
                <w:lang w:eastAsia="zh-CN"/>
              </w:rPr>
            </w:pPr>
            <w:del w:id="7054" w:author="作者" w:date="2020-09-14T15:36:00Z">
              <w:r w:rsidRPr="00E26B2A" w:rsidDel="008F1350">
                <w:rPr>
                  <w:rFonts w:ascii="微软雅黑" w:eastAsia="微软雅黑" w:hAnsi="微软雅黑"/>
                  <w:lang w:eastAsia="zh-CN"/>
                </w:rPr>
                <w:delText>.asx</w:delText>
              </w:r>
            </w:del>
          </w:p>
          <w:p w14:paraId="3C6573F7" w14:textId="0AB04E7F" w:rsidR="00A10742" w:rsidRPr="00E26B2A" w:rsidDel="008F1350" w:rsidRDefault="00A10742" w:rsidP="008F1350">
            <w:pPr>
              <w:pStyle w:val="a1"/>
              <w:rPr>
                <w:del w:id="7055" w:author="作者" w:date="2020-09-14T15:36:00Z"/>
                <w:rFonts w:ascii="微软雅黑" w:eastAsia="微软雅黑" w:hAnsi="微软雅黑"/>
                <w:lang w:eastAsia="zh-CN"/>
              </w:rPr>
            </w:pPr>
            <w:del w:id="7056" w:author="作者" w:date="2020-09-14T15:36:00Z">
              <w:r w:rsidRPr="00E26B2A" w:rsidDel="008F1350">
                <w:rPr>
                  <w:rFonts w:ascii="微软雅黑" w:eastAsia="微软雅黑" w:hAnsi="微软雅黑"/>
                  <w:lang w:eastAsia="zh-CN"/>
                </w:rPr>
                <w:delText>.rm</w:delText>
              </w:r>
            </w:del>
          </w:p>
          <w:p w14:paraId="1B1EA15A" w14:textId="28C002EE" w:rsidR="00A10742" w:rsidRPr="00E26B2A" w:rsidDel="008F1350" w:rsidRDefault="00A10742" w:rsidP="008F1350">
            <w:pPr>
              <w:pStyle w:val="a1"/>
              <w:rPr>
                <w:del w:id="7057" w:author="作者" w:date="2020-09-14T15:36:00Z"/>
                <w:rFonts w:ascii="微软雅黑" w:eastAsia="微软雅黑" w:hAnsi="微软雅黑"/>
                <w:lang w:eastAsia="zh-CN"/>
              </w:rPr>
            </w:pPr>
            <w:del w:id="7058" w:author="作者" w:date="2020-09-14T15:36:00Z">
              <w:r w:rsidRPr="00E26B2A" w:rsidDel="008F1350">
                <w:rPr>
                  <w:rFonts w:ascii="微软雅黑" w:eastAsia="微软雅黑" w:hAnsi="微软雅黑"/>
                  <w:lang w:eastAsia="zh-CN"/>
                </w:rPr>
                <w:delText>.rmvb</w:delText>
              </w:r>
            </w:del>
          </w:p>
          <w:p w14:paraId="0120AC47" w14:textId="693D1F0D" w:rsidR="00A10742" w:rsidRPr="00E26B2A" w:rsidDel="008F1350" w:rsidRDefault="00A10742" w:rsidP="008F1350">
            <w:pPr>
              <w:pStyle w:val="a1"/>
              <w:rPr>
                <w:del w:id="7059" w:author="作者" w:date="2020-09-14T15:36:00Z"/>
                <w:rFonts w:ascii="微软雅黑" w:eastAsia="微软雅黑" w:hAnsi="微软雅黑"/>
                <w:lang w:eastAsia="zh-CN"/>
              </w:rPr>
            </w:pPr>
            <w:del w:id="7060" w:author="作者" w:date="2020-09-14T15:36:00Z">
              <w:r w:rsidRPr="00E26B2A" w:rsidDel="008F1350">
                <w:rPr>
                  <w:rFonts w:ascii="微软雅黑" w:eastAsia="微软雅黑" w:hAnsi="微软雅黑"/>
                  <w:lang w:eastAsia="zh-CN"/>
                </w:rPr>
                <w:delText>.mp4</w:delText>
              </w:r>
            </w:del>
          </w:p>
          <w:p w14:paraId="5D7DC435" w14:textId="68DD3792" w:rsidR="00A10742" w:rsidRPr="00E26B2A" w:rsidDel="008F1350" w:rsidRDefault="00A10742" w:rsidP="008F1350">
            <w:pPr>
              <w:pStyle w:val="a1"/>
              <w:rPr>
                <w:del w:id="7061" w:author="作者" w:date="2020-09-14T15:36:00Z"/>
                <w:rFonts w:ascii="微软雅黑" w:eastAsia="微软雅黑" w:hAnsi="微软雅黑"/>
                <w:lang w:eastAsia="zh-CN"/>
              </w:rPr>
            </w:pPr>
            <w:del w:id="7062" w:author="作者" w:date="2020-09-14T15:36:00Z">
              <w:r w:rsidRPr="00E26B2A" w:rsidDel="008F1350">
                <w:rPr>
                  <w:rFonts w:ascii="微软雅黑" w:eastAsia="微软雅黑" w:hAnsi="微软雅黑"/>
                  <w:lang w:eastAsia="zh-CN"/>
                </w:rPr>
                <w:delText>.3gp</w:delText>
              </w:r>
            </w:del>
          </w:p>
          <w:p w14:paraId="3CDD09BC" w14:textId="09A9D3EE" w:rsidR="00A10742" w:rsidRPr="00E26B2A" w:rsidDel="008F1350" w:rsidRDefault="00A10742" w:rsidP="008F1350">
            <w:pPr>
              <w:pStyle w:val="a1"/>
              <w:rPr>
                <w:del w:id="7063" w:author="作者" w:date="2020-09-14T15:36:00Z"/>
                <w:rFonts w:ascii="微软雅黑" w:eastAsia="微软雅黑" w:hAnsi="微软雅黑"/>
                <w:lang w:eastAsia="zh-CN"/>
              </w:rPr>
            </w:pPr>
            <w:del w:id="7064" w:author="作者" w:date="2020-09-14T15:36:00Z">
              <w:r w:rsidRPr="00E26B2A" w:rsidDel="008F1350">
                <w:rPr>
                  <w:rFonts w:ascii="微软雅黑" w:eastAsia="微软雅黑" w:hAnsi="微软雅黑"/>
                  <w:lang w:eastAsia="zh-CN"/>
                </w:rPr>
                <w:delText>.mov</w:delText>
              </w:r>
            </w:del>
          </w:p>
          <w:p w14:paraId="06CB467F" w14:textId="5333F68D" w:rsidR="00A10742" w:rsidRPr="00E26B2A" w:rsidDel="008F1350" w:rsidRDefault="00A10742" w:rsidP="008F1350">
            <w:pPr>
              <w:pStyle w:val="a1"/>
              <w:rPr>
                <w:del w:id="7065" w:author="作者" w:date="2020-09-14T15:36:00Z"/>
                <w:rFonts w:ascii="微软雅黑" w:eastAsia="微软雅黑" w:hAnsi="微软雅黑"/>
                <w:lang w:eastAsia="zh-CN"/>
              </w:rPr>
            </w:pPr>
            <w:del w:id="7066" w:author="作者" w:date="2020-09-14T15:36:00Z">
              <w:r w:rsidRPr="00E26B2A" w:rsidDel="008F1350">
                <w:rPr>
                  <w:rFonts w:ascii="微软雅黑" w:eastAsia="微软雅黑" w:hAnsi="微软雅黑"/>
                  <w:lang w:eastAsia="zh-CN"/>
                </w:rPr>
                <w:delText>.m4v</w:delText>
              </w:r>
            </w:del>
          </w:p>
          <w:p w14:paraId="3F5C1768" w14:textId="0B8655B2" w:rsidR="00A10742" w:rsidRPr="00E26B2A" w:rsidDel="008F1350" w:rsidRDefault="00A10742" w:rsidP="008F1350">
            <w:pPr>
              <w:pStyle w:val="a1"/>
              <w:rPr>
                <w:del w:id="7067" w:author="作者" w:date="2020-09-14T15:36:00Z"/>
                <w:rFonts w:ascii="微软雅黑" w:eastAsia="微软雅黑" w:hAnsi="微软雅黑"/>
                <w:lang w:eastAsia="zh-CN"/>
              </w:rPr>
            </w:pPr>
            <w:del w:id="7068" w:author="作者" w:date="2020-09-14T15:36:00Z">
              <w:r w:rsidRPr="00E26B2A" w:rsidDel="008F1350">
                <w:rPr>
                  <w:rFonts w:ascii="微软雅黑" w:eastAsia="微软雅黑" w:hAnsi="微软雅黑"/>
                  <w:lang w:eastAsia="zh-CN"/>
                </w:rPr>
                <w:delText>.avi</w:delText>
              </w:r>
            </w:del>
          </w:p>
          <w:p w14:paraId="4AFABD22" w14:textId="3B92324E" w:rsidR="00A10742" w:rsidRPr="00E26B2A" w:rsidDel="008F1350" w:rsidRDefault="00A10742" w:rsidP="008F1350">
            <w:pPr>
              <w:pStyle w:val="a1"/>
              <w:rPr>
                <w:del w:id="7069" w:author="作者" w:date="2020-09-14T15:36:00Z"/>
                <w:rFonts w:ascii="微软雅黑" w:eastAsia="微软雅黑" w:hAnsi="微软雅黑"/>
                <w:lang w:eastAsia="zh-CN"/>
              </w:rPr>
            </w:pPr>
            <w:del w:id="7070" w:author="作者" w:date="2020-09-14T15:36:00Z">
              <w:r w:rsidRPr="00E26B2A" w:rsidDel="008F1350">
                <w:rPr>
                  <w:rFonts w:ascii="微软雅黑" w:eastAsia="微软雅黑" w:hAnsi="微软雅黑"/>
                  <w:lang w:eastAsia="zh-CN"/>
                </w:rPr>
                <w:delText>.dat</w:delText>
              </w:r>
            </w:del>
          </w:p>
          <w:p w14:paraId="10369EB7" w14:textId="72A0AD5B" w:rsidR="00A10742" w:rsidRPr="00E26B2A" w:rsidDel="008F1350" w:rsidRDefault="00A10742" w:rsidP="008F1350">
            <w:pPr>
              <w:pStyle w:val="a1"/>
              <w:rPr>
                <w:del w:id="7071" w:author="作者" w:date="2020-09-14T15:36:00Z"/>
                <w:rFonts w:ascii="微软雅黑" w:eastAsia="微软雅黑" w:hAnsi="微软雅黑"/>
                <w:lang w:eastAsia="zh-CN"/>
              </w:rPr>
            </w:pPr>
            <w:del w:id="7072" w:author="作者" w:date="2020-09-14T15:36:00Z">
              <w:r w:rsidRPr="00E26B2A" w:rsidDel="008F1350">
                <w:rPr>
                  <w:rFonts w:ascii="微软雅黑" w:eastAsia="微软雅黑" w:hAnsi="微软雅黑"/>
                  <w:lang w:eastAsia="zh-CN"/>
                </w:rPr>
                <w:delText>.mkv</w:delText>
              </w:r>
            </w:del>
          </w:p>
          <w:p w14:paraId="1A739266" w14:textId="19275FCA" w:rsidR="00A10742" w:rsidRPr="00E26B2A" w:rsidDel="008F1350" w:rsidRDefault="00A10742" w:rsidP="008F1350">
            <w:pPr>
              <w:pStyle w:val="a1"/>
              <w:rPr>
                <w:del w:id="7073" w:author="作者" w:date="2020-09-14T15:36:00Z"/>
                <w:rFonts w:ascii="微软雅黑" w:eastAsia="微软雅黑" w:hAnsi="微软雅黑"/>
                <w:lang w:eastAsia="zh-CN"/>
              </w:rPr>
            </w:pPr>
            <w:del w:id="7074" w:author="作者" w:date="2020-09-14T15:36:00Z">
              <w:r w:rsidRPr="00E26B2A" w:rsidDel="008F1350">
                <w:rPr>
                  <w:rFonts w:ascii="微软雅黑" w:eastAsia="微软雅黑" w:hAnsi="微软雅黑"/>
                  <w:lang w:eastAsia="zh-CN"/>
                </w:rPr>
                <w:delText>.flv</w:delText>
              </w:r>
            </w:del>
          </w:p>
          <w:p w14:paraId="5EC40435" w14:textId="1692993C" w:rsidR="00A10742" w:rsidRPr="00E26B2A" w:rsidDel="008F1350" w:rsidRDefault="00A10742" w:rsidP="008F1350">
            <w:pPr>
              <w:pStyle w:val="a1"/>
              <w:rPr>
                <w:del w:id="7075" w:author="作者" w:date="2020-09-14T15:36:00Z"/>
                <w:rFonts w:ascii="微软雅黑" w:eastAsia="微软雅黑" w:hAnsi="微软雅黑"/>
                <w:lang w:eastAsia="zh-CN"/>
              </w:rPr>
            </w:pPr>
            <w:del w:id="7076" w:author="作者" w:date="2020-09-14T15:36:00Z">
              <w:r w:rsidRPr="00E26B2A" w:rsidDel="008F1350">
                <w:rPr>
                  <w:rFonts w:ascii="微软雅黑" w:eastAsia="微软雅黑" w:hAnsi="微软雅黑"/>
                  <w:lang w:eastAsia="zh-CN"/>
                </w:rPr>
                <w:delText>.vob</w:delText>
              </w:r>
            </w:del>
          </w:p>
        </w:tc>
        <w:tc>
          <w:tcPr>
            <w:tcW w:w="2979" w:type="dxa"/>
          </w:tcPr>
          <w:p w14:paraId="20E24517" w14:textId="110D45E7" w:rsidR="00A10742" w:rsidRPr="00E26B2A" w:rsidDel="008F1350" w:rsidRDefault="00A10742" w:rsidP="008F1350">
            <w:pPr>
              <w:pStyle w:val="a1"/>
              <w:rPr>
                <w:del w:id="7077" w:author="作者" w:date="2020-09-14T15:36:00Z"/>
                <w:rFonts w:ascii="微软雅黑" w:eastAsia="微软雅黑" w:hAnsi="微软雅黑"/>
                <w:lang w:eastAsia="zh-CN"/>
              </w:rPr>
            </w:pPr>
            <w:del w:id="7078" w:author="作者" w:date="2020-09-14T15:36:00Z">
              <w:r w:rsidRPr="00E26B2A" w:rsidDel="008F1350">
                <w:rPr>
                  <w:rFonts w:ascii="微软雅黑" w:eastAsia="微软雅黑" w:hAnsi="微软雅黑"/>
                  <w:lang w:eastAsia="zh-CN"/>
                </w:rPr>
                <w:delText>MPEG-2</w:delText>
              </w:r>
            </w:del>
          </w:p>
          <w:p w14:paraId="2381430C" w14:textId="453F5DC0" w:rsidR="00A10742" w:rsidRPr="00E26B2A" w:rsidDel="008F1350" w:rsidRDefault="00A10742" w:rsidP="008F1350">
            <w:pPr>
              <w:pStyle w:val="a1"/>
              <w:rPr>
                <w:del w:id="7079" w:author="作者" w:date="2020-09-14T15:36:00Z"/>
                <w:rFonts w:ascii="微软雅黑" w:eastAsia="微软雅黑" w:hAnsi="微软雅黑"/>
                <w:lang w:eastAsia="zh-CN"/>
              </w:rPr>
            </w:pPr>
            <w:del w:id="7080" w:author="作者" w:date="2020-09-14T15:36:00Z">
              <w:r w:rsidRPr="00E26B2A" w:rsidDel="008F1350">
                <w:rPr>
                  <w:rFonts w:ascii="微软雅黑" w:eastAsia="微软雅黑" w:hAnsi="微软雅黑"/>
                  <w:lang w:eastAsia="zh-CN"/>
                </w:rPr>
                <w:delText>MPEG-1</w:delText>
              </w:r>
            </w:del>
          </w:p>
          <w:p w14:paraId="30F5E5F9" w14:textId="2AFC5662" w:rsidR="00A10742" w:rsidRPr="00E26B2A" w:rsidDel="008F1350" w:rsidRDefault="00A10742" w:rsidP="008F1350">
            <w:pPr>
              <w:pStyle w:val="a1"/>
              <w:rPr>
                <w:del w:id="7081" w:author="作者" w:date="2020-09-14T15:36:00Z"/>
                <w:rFonts w:ascii="微软雅黑" w:eastAsia="微软雅黑" w:hAnsi="微软雅黑"/>
                <w:lang w:eastAsia="zh-CN"/>
              </w:rPr>
            </w:pPr>
            <w:del w:id="7082" w:author="作者" w:date="2020-09-14T15:36:00Z">
              <w:r w:rsidRPr="00E26B2A" w:rsidDel="008F1350">
                <w:rPr>
                  <w:rFonts w:ascii="微软雅黑" w:eastAsia="微软雅黑" w:hAnsi="微软雅黑"/>
                  <w:lang w:eastAsia="zh-CN"/>
                </w:rPr>
                <w:delText>MPEG-4</w:delText>
              </w:r>
            </w:del>
          </w:p>
          <w:p w14:paraId="6484474A" w14:textId="2D8AB9F4" w:rsidR="00A10742" w:rsidRPr="00E26B2A" w:rsidDel="008F1350" w:rsidRDefault="00A10742" w:rsidP="008F1350">
            <w:pPr>
              <w:pStyle w:val="a1"/>
              <w:rPr>
                <w:del w:id="7083" w:author="作者" w:date="2020-09-14T15:36:00Z"/>
                <w:rFonts w:ascii="微软雅黑" w:eastAsia="微软雅黑" w:hAnsi="微软雅黑"/>
                <w:lang w:eastAsia="zh-CN"/>
              </w:rPr>
            </w:pPr>
            <w:del w:id="7084" w:author="作者" w:date="2020-09-14T15:36:00Z">
              <w:r w:rsidRPr="00E26B2A" w:rsidDel="008F1350">
                <w:rPr>
                  <w:rFonts w:ascii="微软雅黑" w:eastAsia="微软雅黑" w:hAnsi="微软雅黑"/>
                  <w:lang w:eastAsia="zh-CN"/>
                </w:rPr>
                <w:delText>H.261</w:delText>
              </w:r>
            </w:del>
          </w:p>
          <w:p w14:paraId="41AFC6D0" w14:textId="3E0CA300" w:rsidR="00A10742" w:rsidRPr="00E26B2A" w:rsidDel="008F1350" w:rsidRDefault="00A10742" w:rsidP="008F1350">
            <w:pPr>
              <w:pStyle w:val="a1"/>
              <w:rPr>
                <w:del w:id="7085" w:author="作者" w:date="2020-09-14T15:36:00Z"/>
                <w:rFonts w:ascii="微软雅黑" w:eastAsia="微软雅黑" w:hAnsi="微软雅黑"/>
                <w:lang w:eastAsia="zh-CN"/>
              </w:rPr>
            </w:pPr>
            <w:del w:id="7086" w:author="作者" w:date="2020-09-14T15:36:00Z">
              <w:r w:rsidRPr="00E26B2A" w:rsidDel="008F1350">
                <w:rPr>
                  <w:rFonts w:ascii="微软雅黑" w:eastAsia="微软雅黑" w:hAnsi="微软雅黑"/>
                  <w:lang w:eastAsia="zh-CN"/>
                </w:rPr>
                <w:delText>H.262</w:delText>
              </w:r>
            </w:del>
          </w:p>
          <w:p w14:paraId="0F6AE6BE" w14:textId="05D61D48" w:rsidR="00A10742" w:rsidRPr="00E26B2A" w:rsidDel="008F1350" w:rsidRDefault="00A10742" w:rsidP="008F1350">
            <w:pPr>
              <w:pStyle w:val="a1"/>
              <w:rPr>
                <w:del w:id="7087" w:author="作者" w:date="2020-09-14T15:36:00Z"/>
                <w:rFonts w:ascii="微软雅黑" w:eastAsia="微软雅黑" w:hAnsi="微软雅黑"/>
                <w:lang w:eastAsia="zh-CN"/>
              </w:rPr>
            </w:pPr>
            <w:del w:id="7088" w:author="作者" w:date="2020-09-14T15:36:00Z">
              <w:r w:rsidRPr="00E26B2A" w:rsidDel="008F1350">
                <w:rPr>
                  <w:rFonts w:ascii="微软雅黑" w:eastAsia="微软雅黑" w:hAnsi="微软雅黑"/>
                  <w:lang w:eastAsia="zh-CN"/>
                </w:rPr>
                <w:delText>H.263</w:delText>
              </w:r>
            </w:del>
          </w:p>
          <w:p w14:paraId="1322BDF3" w14:textId="022E0450" w:rsidR="00A10742" w:rsidRPr="00E26B2A" w:rsidDel="008F1350" w:rsidRDefault="00A10742" w:rsidP="008F1350">
            <w:pPr>
              <w:pStyle w:val="a1"/>
              <w:rPr>
                <w:del w:id="7089" w:author="作者" w:date="2020-09-14T15:36:00Z"/>
                <w:rFonts w:ascii="微软雅黑" w:eastAsia="微软雅黑" w:hAnsi="微软雅黑"/>
                <w:lang w:eastAsia="zh-CN"/>
              </w:rPr>
            </w:pPr>
            <w:del w:id="7090" w:author="作者" w:date="2020-09-14T15:36:00Z">
              <w:r w:rsidRPr="00E26B2A" w:rsidDel="008F1350">
                <w:rPr>
                  <w:rFonts w:ascii="微软雅黑" w:eastAsia="微软雅黑" w:hAnsi="微软雅黑"/>
                  <w:lang w:eastAsia="zh-CN"/>
                </w:rPr>
                <w:delText>H.264</w:delText>
              </w:r>
            </w:del>
          </w:p>
          <w:p w14:paraId="36DDCC39" w14:textId="3A682A88" w:rsidR="00A10742" w:rsidRPr="00E26B2A" w:rsidDel="008F1350" w:rsidRDefault="00A10742" w:rsidP="008F1350">
            <w:pPr>
              <w:pStyle w:val="a1"/>
              <w:rPr>
                <w:del w:id="7091" w:author="作者" w:date="2020-09-14T15:36:00Z"/>
                <w:rFonts w:ascii="微软雅黑" w:eastAsia="微软雅黑" w:hAnsi="微软雅黑"/>
                <w:lang w:eastAsia="zh-CN"/>
              </w:rPr>
            </w:pPr>
            <w:del w:id="7092" w:author="作者" w:date="2020-09-14T15:36:00Z">
              <w:r w:rsidRPr="00E26B2A" w:rsidDel="008F1350">
                <w:rPr>
                  <w:rFonts w:ascii="微软雅黑" w:eastAsia="微软雅黑" w:hAnsi="微软雅黑"/>
                  <w:lang w:eastAsia="zh-CN"/>
                </w:rPr>
                <w:delText>AVC</w:delText>
              </w:r>
            </w:del>
          </w:p>
          <w:p w14:paraId="75F08257" w14:textId="49348976" w:rsidR="00A10742" w:rsidRPr="00E26B2A" w:rsidDel="008F1350" w:rsidRDefault="00A10742" w:rsidP="008F1350">
            <w:pPr>
              <w:pStyle w:val="a1"/>
              <w:rPr>
                <w:del w:id="7093" w:author="作者" w:date="2020-09-14T15:36:00Z"/>
                <w:rFonts w:ascii="微软雅黑" w:eastAsia="微软雅黑" w:hAnsi="微软雅黑"/>
                <w:lang w:eastAsia="zh-CN"/>
              </w:rPr>
            </w:pPr>
            <w:del w:id="7094" w:author="作者" w:date="2020-09-14T15:36:00Z">
              <w:r w:rsidRPr="00E26B2A" w:rsidDel="008F1350">
                <w:rPr>
                  <w:rFonts w:ascii="微软雅黑" w:eastAsia="微软雅黑" w:hAnsi="微软雅黑"/>
                  <w:lang w:eastAsia="zh-CN"/>
                </w:rPr>
                <w:delText>WMV</w:delText>
              </w:r>
            </w:del>
          </w:p>
          <w:p w14:paraId="26C5496E" w14:textId="7F8A4D7A" w:rsidR="00A10742" w:rsidRPr="00E26B2A" w:rsidDel="008F1350" w:rsidRDefault="00A10742" w:rsidP="008F1350">
            <w:pPr>
              <w:pStyle w:val="a1"/>
              <w:rPr>
                <w:del w:id="7095" w:author="作者" w:date="2020-09-14T15:36:00Z"/>
                <w:rFonts w:ascii="微软雅黑" w:eastAsia="微软雅黑" w:hAnsi="微软雅黑"/>
                <w:lang w:eastAsia="zh-CN"/>
              </w:rPr>
            </w:pPr>
            <w:del w:id="7096" w:author="作者" w:date="2020-09-14T15:36:00Z">
              <w:r w:rsidRPr="00E26B2A" w:rsidDel="008F1350">
                <w:rPr>
                  <w:rFonts w:ascii="微软雅黑" w:eastAsia="微软雅黑" w:hAnsi="微软雅黑"/>
                  <w:lang w:eastAsia="zh-CN"/>
                </w:rPr>
                <w:delText>DivX</w:delText>
              </w:r>
            </w:del>
          </w:p>
          <w:p w14:paraId="799EC451" w14:textId="77CB4AD0" w:rsidR="00A10742" w:rsidRPr="00E26B2A" w:rsidDel="008F1350" w:rsidRDefault="00A10742" w:rsidP="008F1350">
            <w:pPr>
              <w:pStyle w:val="a1"/>
              <w:rPr>
                <w:del w:id="7097" w:author="作者" w:date="2020-09-14T15:36:00Z"/>
                <w:rFonts w:ascii="微软雅黑" w:eastAsia="微软雅黑" w:hAnsi="微软雅黑"/>
                <w:lang w:eastAsia="zh-CN"/>
              </w:rPr>
            </w:pPr>
          </w:p>
        </w:tc>
      </w:tr>
    </w:tbl>
    <w:p w14:paraId="208699C9" w14:textId="5EE31779" w:rsidR="00A10742" w:rsidRPr="00E26B2A" w:rsidDel="008F1350" w:rsidRDefault="00A10742" w:rsidP="008F1350">
      <w:pPr>
        <w:pStyle w:val="a1"/>
        <w:rPr>
          <w:del w:id="7098" w:author="作者" w:date="2020-09-14T15:36:00Z"/>
          <w:rFonts w:ascii="微软雅黑" w:eastAsia="微软雅黑" w:hAnsi="微软雅黑"/>
          <w:lang w:eastAsia="zh-CN"/>
        </w:rPr>
      </w:pPr>
    </w:p>
    <w:p w14:paraId="66C66C83" w14:textId="5FDCC2F2" w:rsidR="002167CE" w:rsidRPr="00E26B2A" w:rsidDel="008F1350" w:rsidRDefault="002167CE" w:rsidP="008F1350">
      <w:pPr>
        <w:pStyle w:val="a1"/>
        <w:ind w:firstLineChars="200" w:firstLine="400"/>
        <w:rPr>
          <w:del w:id="7099" w:author="作者" w:date="2020-09-14T15:36:00Z"/>
          <w:rFonts w:ascii="微软雅黑" w:eastAsia="微软雅黑" w:hAnsi="微软雅黑"/>
          <w:lang w:eastAsia="zh-CN"/>
        </w:rPr>
      </w:pPr>
      <w:del w:id="7100" w:author="作者" w:date="2020-09-14T15:36:00Z">
        <w:r w:rsidRPr="00E26B2A" w:rsidDel="008F1350">
          <w:rPr>
            <w:rFonts w:ascii="微软雅黑" w:eastAsia="微软雅黑" w:hAnsi="微软雅黑" w:hint="eastAsia"/>
            <w:lang w:eastAsia="zh-CN"/>
          </w:rPr>
          <w:delText>如果视频源的编码格式可以被主机解码，那么源服务端可以直接传送这种编码的媒体文件到</w:delText>
        </w:r>
      </w:del>
    </w:p>
    <w:p w14:paraId="653DDC24" w14:textId="3EE7ACED" w:rsidR="002167CE" w:rsidRPr="00E26B2A" w:rsidDel="008F1350" w:rsidRDefault="002167CE" w:rsidP="008F1350">
      <w:pPr>
        <w:pStyle w:val="a1"/>
        <w:rPr>
          <w:del w:id="7101" w:author="作者" w:date="2020-09-14T15:36:00Z"/>
          <w:rFonts w:ascii="微软雅黑" w:eastAsia="微软雅黑" w:hAnsi="微软雅黑"/>
          <w:lang w:eastAsia="zh-CN"/>
        </w:rPr>
      </w:pPr>
      <w:del w:id="7102" w:author="作者" w:date="2020-09-14T15:36:00Z">
        <w:r w:rsidRPr="00E26B2A" w:rsidDel="008F1350">
          <w:rPr>
            <w:rFonts w:ascii="微软雅黑" w:eastAsia="微软雅黑" w:hAnsi="微软雅黑" w:hint="eastAsia"/>
            <w:lang w:eastAsia="zh-CN"/>
          </w:rPr>
          <w:delText>主机端，否则就必须把视频源的格式转换成表中所支持的媒体格式。</w:delText>
        </w:r>
      </w:del>
    </w:p>
    <w:p w14:paraId="11334944" w14:textId="6B2D668A" w:rsidR="002167CE" w:rsidRPr="00290CC9" w:rsidDel="008F1350" w:rsidRDefault="000712E0" w:rsidP="008F1350">
      <w:pPr>
        <w:pStyle w:val="a1"/>
        <w:rPr>
          <w:del w:id="7103" w:author="作者" w:date="2020-09-14T15:36:00Z"/>
          <w:rFonts w:ascii="微软雅黑" w:eastAsia="微软雅黑" w:hAnsi="微软雅黑"/>
          <w:b/>
          <w:lang w:eastAsia="zh-CN"/>
        </w:rPr>
      </w:pPr>
      <w:del w:id="7104" w:author="作者" w:date="2020-09-14T15:36:00Z">
        <w:r w:rsidRPr="00290CC9" w:rsidDel="008F1350">
          <w:rPr>
            <w:rFonts w:ascii="微软雅黑" w:eastAsia="微软雅黑" w:hAnsi="微软雅黑" w:hint="eastAsia"/>
            <w:b/>
            <w:lang w:eastAsia="zh-CN"/>
          </w:rPr>
          <w:delText>2.4.6.</w:delText>
        </w:r>
        <w:r w:rsidR="002167CE" w:rsidRPr="00290CC9" w:rsidDel="008F1350">
          <w:rPr>
            <w:rFonts w:ascii="微软雅黑" w:eastAsia="微软雅黑" w:hAnsi="微软雅黑" w:hint="eastAsia"/>
            <w:b/>
            <w:lang w:eastAsia="zh-CN"/>
          </w:rPr>
          <w:delText>.2 视频源类型</w:delText>
        </w:r>
      </w:del>
    </w:p>
    <w:p w14:paraId="778E76AA" w14:textId="37C46787" w:rsidR="002167CE" w:rsidRPr="00E26B2A" w:rsidDel="008F1350" w:rsidRDefault="002167CE" w:rsidP="008F1350">
      <w:pPr>
        <w:pStyle w:val="a1"/>
        <w:ind w:firstLineChars="200" w:firstLine="400"/>
        <w:rPr>
          <w:del w:id="7105" w:author="作者" w:date="2020-09-14T15:36:00Z"/>
          <w:rFonts w:ascii="微软雅黑" w:eastAsia="微软雅黑" w:hAnsi="微软雅黑"/>
          <w:lang w:eastAsia="zh-CN"/>
        </w:rPr>
      </w:pPr>
      <w:del w:id="7106" w:author="作者" w:date="2020-09-14T15:36:00Z">
        <w:r w:rsidRPr="00E26B2A" w:rsidDel="008F1350">
          <w:rPr>
            <w:rFonts w:ascii="微软雅黑" w:eastAsia="微软雅黑" w:hAnsi="微软雅黑" w:hint="eastAsia"/>
            <w:lang w:eastAsia="zh-CN"/>
          </w:rPr>
          <w:delText>当主机作为共享视频的播放器播放视频时，要求主机支持播放的视频源类型如下：</w:delText>
        </w:r>
      </w:del>
    </w:p>
    <w:p w14:paraId="2F6B441B" w14:textId="09B94728" w:rsidR="002167CE" w:rsidRPr="00E26B2A" w:rsidDel="008F1350" w:rsidRDefault="002167CE" w:rsidP="008F1350">
      <w:pPr>
        <w:pStyle w:val="a1"/>
        <w:rPr>
          <w:del w:id="7107" w:author="作者" w:date="2020-09-14T15:36:00Z"/>
          <w:rFonts w:ascii="微软雅黑" w:eastAsia="微软雅黑" w:hAnsi="微软雅黑"/>
          <w:lang w:eastAsia="zh-CN"/>
        </w:rPr>
      </w:pPr>
      <w:del w:id="7108" w:author="作者" w:date="2020-09-14T15:36:00Z">
        <w:r w:rsidRPr="00E26B2A" w:rsidDel="008F1350">
          <w:rPr>
            <w:rFonts w:ascii="微软雅黑" w:eastAsia="微软雅黑" w:hAnsi="微软雅黑" w:hint="eastAsia"/>
            <w:lang w:eastAsia="zh-CN"/>
          </w:rPr>
          <w:delText>1）在线视频流</w:delText>
        </w:r>
      </w:del>
    </w:p>
    <w:p w14:paraId="41208C76" w14:textId="19E2F885" w:rsidR="002167CE" w:rsidRPr="00E26B2A" w:rsidDel="008F1350" w:rsidRDefault="002167CE" w:rsidP="008F1350">
      <w:pPr>
        <w:pStyle w:val="a1"/>
        <w:rPr>
          <w:del w:id="7109" w:author="作者" w:date="2020-09-14T15:36:00Z"/>
          <w:rFonts w:ascii="微软雅黑" w:eastAsia="微软雅黑" w:hAnsi="微软雅黑"/>
          <w:lang w:eastAsia="zh-CN"/>
        </w:rPr>
      </w:pPr>
      <w:del w:id="7110" w:author="作者" w:date="2020-09-14T15:36:00Z">
        <w:r w:rsidRPr="00E26B2A" w:rsidDel="008F1350">
          <w:rPr>
            <w:rFonts w:ascii="微软雅黑" w:eastAsia="微软雅黑" w:hAnsi="微软雅黑" w:hint="eastAsia"/>
            <w:lang w:eastAsia="zh-CN"/>
          </w:rPr>
          <w:delText>主机要求支持通过外网获取的在线视频流的投屏播放。</w:delText>
        </w:r>
      </w:del>
    </w:p>
    <w:p w14:paraId="18B95DBE" w14:textId="7B1AAC40" w:rsidR="002167CE" w:rsidRPr="00E26B2A" w:rsidDel="008F1350" w:rsidRDefault="002167CE" w:rsidP="008F1350">
      <w:pPr>
        <w:pStyle w:val="a1"/>
        <w:rPr>
          <w:del w:id="7111" w:author="作者" w:date="2020-09-14T15:36:00Z"/>
          <w:rFonts w:ascii="微软雅黑" w:eastAsia="微软雅黑" w:hAnsi="微软雅黑"/>
          <w:lang w:eastAsia="zh-CN"/>
        </w:rPr>
      </w:pPr>
      <w:del w:id="7112" w:author="作者" w:date="2020-09-14T15:36:00Z">
        <w:r w:rsidRPr="00E26B2A" w:rsidDel="008F1350">
          <w:rPr>
            <w:rFonts w:ascii="微软雅黑" w:eastAsia="微软雅黑" w:hAnsi="微软雅黑" w:hint="eastAsia"/>
            <w:lang w:eastAsia="zh-CN"/>
          </w:rPr>
          <w:delText>2）本地视频</w:delText>
        </w:r>
      </w:del>
    </w:p>
    <w:p w14:paraId="1A4DF175" w14:textId="79793D28" w:rsidR="002167CE" w:rsidRPr="00E26B2A" w:rsidDel="008F1350" w:rsidRDefault="002167CE" w:rsidP="008F1350">
      <w:pPr>
        <w:pStyle w:val="a1"/>
        <w:rPr>
          <w:del w:id="7113" w:author="作者" w:date="2020-09-14T15:36:00Z"/>
          <w:rFonts w:ascii="微软雅黑" w:eastAsia="微软雅黑" w:hAnsi="微软雅黑"/>
          <w:lang w:eastAsia="zh-CN"/>
        </w:rPr>
      </w:pPr>
      <w:del w:id="7114" w:author="作者" w:date="2020-09-14T15:36:00Z">
        <w:r w:rsidRPr="00E26B2A" w:rsidDel="008F1350">
          <w:rPr>
            <w:rFonts w:ascii="微软雅黑" w:eastAsia="微软雅黑" w:hAnsi="微软雅黑" w:hint="eastAsia"/>
            <w:lang w:eastAsia="zh-CN"/>
          </w:rPr>
          <w:delText>当源视频文件存在服务设备的本地时，主机作为共享视频的播放器，要求支持视频文件的投</w:delText>
        </w:r>
      </w:del>
    </w:p>
    <w:p w14:paraId="3B34C828" w14:textId="2902BD5A" w:rsidR="002167CE" w:rsidRPr="00E26B2A" w:rsidDel="008F1350" w:rsidRDefault="002167CE" w:rsidP="008F1350">
      <w:pPr>
        <w:pStyle w:val="a1"/>
        <w:rPr>
          <w:del w:id="7115" w:author="作者" w:date="2020-09-14T15:36:00Z"/>
          <w:rFonts w:ascii="微软雅黑" w:eastAsia="微软雅黑" w:hAnsi="微软雅黑"/>
          <w:lang w:eastAsia="zh-CN"/>
        </w:rPr>
      </w:pPr>
      <w:del w:id="7116" w:author="作者" w:date="2020-09-14T15:36:00Z">
        <w:r w:rsidRPr="00E26B2A" w:rsidDel="008F1350">
          <w:rPr>
            <w:rFonts w:ascii="微软雅黑" w:eastAsia="微软雅黑" w:hAnsi="微软雅黑" w:hint="eastAsia"/>
            <w:lang w:eastAsia="zh-CN"/>
          </w:rPr>
          <w:delText>屏播放。</w:delText>
        </w:r>
      </w:del>
    </w:p>
    <w:p w14:paraId="72EF7846" w14:textId="19CE4547" w:rsidR="002167CE" w:rsidRPr="00290CC9" w:rsidDel="008F1350" w:rsidRDefault="000712E0" w:rsidP="008F1350">
      <w:pPr>
        <w:pStyle w:val="a1"/>
        <w:rPr>
          <w:del w:id="7117" w:author="作者" w:date="2020-09-14T15:36:00Z"/>
          <w:rFonts w:ascii="微软雅黑" w:eastAsia="微软雅黑" w:hAnsi="微软雅黑"/>
          <w:b/>
          <w:lang w:eastAsia="zh-CN"/>
        </w:rPr>
      </w:pPr>
      <w:del w:id="7118" w:author="作者" w:date="2020-09-14T15:36:00Z">
        <w:r w:rsidRPr="00290CC9" w:rsidDel="008F1350">
          <w:rPr>
            <w:rFonts w:ascii="微软雅黑" w:eastAsia="微软雅黑" w:hAnsi="微软雅黑" w:hint="eastAsia"/>
            <w:b/>
            <w:lang w:eastAsia="zh-CN"/>
          </w:rPr>
          <w:delText>2.4.6.</w:delText>
        </w:r>
        <w:r w:rsidR="002167CE" w:rsidRPr="00290CC9" w:rsidDel="008F1350">
          <w:rPr>
            <w:rFonts w:ascii="微软雅黑" w:eastAsia="微软雅黑" w:hAnsi="微软雅黑" w:hint="eastAsia"/>
            <w:b/>
            <w:lang w:eastAsia="zh-CN"/>
          </w:rPr>
          <w:delText>.3 播放控制</w:delText>
        </w:r>
      </w:del>
    </w:p>
    <w:p w14:paraId="67E61C26" w14:textId="738E6C23" w:rsidR="002167CE" w:rsidRPr="00E26B2A" w:rsidDel="008F1350" w:rsidRDefault="002167CE" w:rsidP="008F1350">
      <w:pPr>
        <w:pStyle w:val="a1"/>
        <w:rPr>
          <w:del w:id="7119" w:author="作者" w:date="2020-09-14T15:36:00Z"/>
          <w:rFonts w:ascii="微软雅黑" w:eastAsia="微软雅黑" w:hAnsi="微软雅黑"/>
          <w:lang w:eastAsia="zh-CN"/>
        </w:rPr>
      </w:pPr>
      <w:del w:id="7120" w:author="作者" w:date="2020-09-14T15:36:00Z">
        <w:r w:rsidRPr="00E26B2A" w:rsidDel="008F1350">
          <w:rPr>
            <w:rFonts w:ascii="微软雅黑" w:eastAsia="微软雅黑" w:hAnsi="微软雅黑" w:hint="eastAsia"/>
            <w:lang w:eastAsia="zh-CN"/>
          </w:rPr>
          <w:delText>当主机作为共享视频的播放器播放视频时，对于视频播放的控制，需要提供的功能如下：</w:delText>
        </w:r>
      </w:del>
    </w:p>
    <w:p w14:paraId="01D2CE6D" w14:textId="3E0F4775" w:rsidR="002167CE" w:rsidRPr="00E26B2A" w:rsidDel="008F1350" w:rsidRDefault="002167CE" w:rsidP="008F1350">
      <w:pPr>
        <w:pStyle w:val="a1"/>
        <w:rPr>
          <w:del w:id="7121" w:author="作者" w:date="2020-09-14T15:36:00Z"/>
          <w:rFonts w:ascii="微软雅黑" w:eastAsia="微软雅黑" w:hAnsi="微软雅黑"/>
          <w:lang w:eastAsia="zh-CN"/>
        </w:rPr>
      </w:pPr>
      <w:del w:id="7122" w:author="作者" w:date="2020-09-14T15:36:00Z">
        <w:r w:rsidRPr="00E26B2A" w:rsidDel="008F1350">
          <w:rPr>
            <w:rFonts w:ascii="微软雅黑" w:eastAsia="微软雅黑" w:hAnsi="微软雅黑" w:hint="eastAsia"/>
            <w:lang w:eastAsia="zh-CN"/>
          </w:rPr>
          <w:delText>1）播放视频</w:delText>
        </w:r>
      </w:del>
    </w:p>
    <w:p w14:paraId="0F45DF4D" w14:textId="13B998AF" w:rsidR="002167CE" w:rsidRPr="00E26B2A" w:rsidDel="008F1350" w:rsidRDefault="002167CE" w:rsidP="008F1350">
      <w:pPr>
        <w:pStyle w:val="a1"/>
        <w:ind w:firstLineChars="200" w:firstLine="400"/>
        <w:rPr>
          <w:del w:id="7123" w:author="作者" w:date="2020-09-14T15:36:00Z"/>
          <w:rFonts w:ascii="微软雅黑" w:eastAsia="微软雅黑" w:hAnsi="微软雅黑"/>
          <w:lang w:eastAsia="zh-CN"/>
        </w:rPr>
      </w:pPr>
      <w:del w:id="7124" w:author="作者" w:date="2020-09-14T15:36:00Z">
        <w:r w:rsidRPr="00E26B2A" w:rsidDel="008F1350">
          <w:rPr>
            <w:rFonts w:ascii="微软雅黑" w:eastAsia="微软雅黑" w:hAnsi="微软雅黑" w:hint="eastAsia"/>
            <w:lang w:eastAsia="zh-CN"/>
          </w:rPr>
          <w:delText>当主机作为DLNA 协议中的播放器模块时，用户可以通过主机控制投射视频继续播放。当主</w:delText>
        </w:r>
      </w:del>
    </w:p>
    <w:p w14:paraId="06944D31" w14:textId="1DCCA951" w:rsidR="002167CE" w:rsidRPr="00E26B2A" w:rsidDel="008F1350" w:rsidRDefault="002167CE" w:rsidP="008F1350">
      <w:pPr>
        <w:pStyle w:val="a1"/>
        <w:rPr>
          <w:del w:id="7125" w:author="作者" w:date="2020-09-14T15:36:00Z"/>
          <w:rFonts w:ascii="微软雅黑" w:eastAsia="微软雅黑" w:hAnsi="微软雅黑"/>
          <w:lang w:eastAsia="zh-CN"/>
        </w:rPr>
      </w:pPr>
      <w:del w:id="7126" w:author="作者" w:date="2020-09-14T15:36:00Z">
        <w:r w:rsidRPr="00E26B2A" w:rsidDel="008F1350">
          <w:rPr>
            <w:rFonts w:ascii="微软雅黑" w:eastAsia="微软雅黑" w:hAnsi="微软雅黑" w:hint="eastAsia"/>
            <w:lang w:eastAsia="zh-CN"/>
          </w:rPr>
          <w:delText>机继续播放视频时，需要同步播放的状态信息到源视频的服务设备。</w:delText>
        </w:r>
      </w:del>
    </w:p>
    <w:p w14:paraId="02620E79" w14:textId="737E6DB5" w:rsidR="002167CE" w:rsidRPr="00E26B2A" w:rsidDel="008F1350" w:rsidRDefault="002167CE" w:rsidP="008F1350">
      <w:pPr>
        <w:pStyle w:val="a1"/>
        <w:ind w:firstLineChars="200" w:firstLine="400"/>
        <w:rPr>
          <w:del w:id="7127" w:author="作者" w:date="2020-09-14T15:36:00Z"/>
          <w:rFonts w:ascii="微软雅黑" w:eastAsia="微软雅黑" w:hAnsi="微软雅黑"/>
          <w:lang w:eastAsia="zh-CN"/>
        </w:rPr>
      </w:pPr>
      <w:del w:id="7128" w:author="作者" w:date="2020-09-14T15:36:00Z">
        <w:r w:rsidRPr="00E26B2A" w:rsidDel="008F1350">
          <w:rPr>
            <w:rFonts w:ascii="微软雅黑" w:eastAsia="微软雅黑" w:hAnsi="微软雅黑" w:hint="eastAsia"/>
            <w:lang w:eastAsia="zh-CN"/>
          </w:rPr>
          <w:delText>当主机作为DLNA 协议中的播放器模块时，如果用户通过源视频的服务设备控制视频的播</w:delText>
        </w:r>
      </w:del>
    </w:p>
    <w:p w14:paraId="06D1D7E1" w14:textId="453DDF33" w:rsidR="002167CE" w:rsidRPr="00E26B2A" w:rsidDel="008F1350" w:rsidRDefault="002167CE" w:rsidP="008F1350">
      <w:pPr>
        <w:pStyle w:val="a1"/>
        <w:rPr>
          <w:del w:id="7129" w:author="作者" w:date="2020-09-14T15:36:00Z"/>
          <w:rFonts w:ascii="微软雅黑" w:eastAsia="微软雅黑" w:hAnsi="微软雅黑"/>
          <w:lang w:eastAsia="zh-CN"/>
        </w:rPr>
      </w:pPr>
      <w:del w:id="7130" w:author="作者" w:date="2020-09-14T15:36:00Z">
        <w:r w:rsidRPr="00E26B2A" w:rsidDel="008F1350">
          <w:rPr>
            <w:rFonts w:ascii="微软雅黑" w:eastAsia="微软雅黑" w:hAnsi="微软雅黑" w:hint="eastAsia"/>
            <w:lang w:eastAsia="zh-CN"/>
          </w:rPr>
          <w:delText>放，那么主机也需要同时响应该控制命令开始播放视频并同步播放的状态信息到服务设备。</w:delText>
        </w:r>
      </w:del>
    </w:p>
    <w:p w14:paraId="3B5394C1" w14:textId="0EFF4A6D" w:rsidR="002167CE" w:rsidRPr="00E26B2A" w:rsidDel="008F1350" w:rsidRDefault="002167CE" w:rsidP="008F1350">
      <w:pPr>
        <w:pStyle w:val="a1"/>
        <w:rPr>
          <w:del w:id="7131" w:author="作者" w:date="2020-09-14T15:36:00Z"/>
          <w:rFonts w:ascii="微软雅黑" w:eastAsia="微软雅黑" w:hAnsi="微软雅黑"/>
          <w:lang w:eastAsia="zh-CN"/>
        </w:rPr>
      </w:pPr>
      <w:del w:id="7132" w:author="作者" w:date="2020-09-14T15:36:00Z">
        <w:r w:rsidRPr="00E26B2A" w:rsidDel="008F1350">
          <w:rPr>
            <w:rFonts w:ascii="微软雅黑" w:eastAsia="微软雅黑" w:hAnsi="微软雅黑" w:hint="eastAsia"/>
            <w:lang w:eastAsia="zh-CN"/>
          </w:rPr>
          <w:delText>2）暂停播放</w:delText>
        </w:r>
      </w:del>
    </w:p>
    <w:p w14:paraId="107E7B8F" w14:textId="7EEBF83D" w:rsidR="002167CE" w:rsidRPr="00E26B2A" w:rsidDel="008F1350" w:rsidRDefault="002167CE" w:rsidP="008F1350">
      <w:pPr>
        <w:pStyle w:val="a1"/>
        <w:ind w:firstLineChars="200" w:firstLine="400"/>
        <w:rPr>
          <w:del w:id="7133" w:author="作者" w:date="2020-09-14T15:36:00Z"/>
          <w:rFonts w:ascii="微软雅黑" w:eastAsia="微软雅黑" w:hAnsi="微软雅黑"/>
          <w:lang w:eastAsia="zh-CN"/>
        </w:rPr>
      </w:pPr>
      <w:del w:id="7134" w:author="作者" w:date="2020-09-14T15:36:00Z">
        <w:r w:rsidRPr="00E26B2A" w:rsidDel="008F1350">
          <w:rPr>
            <w:rFonts w:ascii="微软雅黑" w:eastAsia="微软雅黑" w:hAnsi="微软雅黑" w:hint="eastAsia"/>
            <w:lang w:eastAsia="zh-CN"/>
          </w:rPr>
          <w:delText>当主机作为DLNA 协议中的播放器模块时，用户可以通过主机控制投射视频的暂停。当主机</w:delText>
        </w:r>
      </w:del>
    </w:p>
    <w:p w14:paraId="5F56E421" w14:textId="2217BF4F" w:rsidR="002167CE" w:rsidRPr="00E26B2A" w:rsidDel="008F1350" w:rsidRDefault="002167CE" w:rsidP="008F1350">
      <w:pPr>
        <w:pStyle w:val="a1"/>
        <w:rPr>
          <w:del w:id="7135" w:author="作者" w:date="2020-09-14T15:36:00Z"/>
          <w:rFonts w:ascii="微软雅黑" w:eastAsia="微软雅黑" w:hAnsi="微软雅黑"/>
          <w:lang w:eastAsia="zh-CN"/>
        </w:rPr>
      </w:pPr>
      <w:del w:id="7136" w:author="作者" w:date="2020-09-14T15:36:00Z">
        <w:r w:rsidRPr="00E26B2A" w:rsidDel="008F1350">
          <w:rPr>
            <w:rFonts w:ascii="微软雅黑" w:eastAsia="微软雅黑" w:hAnsi="微软雅黑" w:hint="eastAsia"/>
            <w:lang w:eastAsia="zh-CN"/>
          </w:rPr>
          <w:delText>开始暂停视频播放时，需要同步暂停的状态信息到源视频的服务设备。</w:delText>
        </w:r>
      </w:del>
    </w:p>
    <w:p w14:paraId="237AB542" w14:textId="20E2BA2F" w:rsidR="002167CE" w:rsidRPr="00E26B2A" w:rsidDel="008F1350" w:rsidRDefault="002167CE" w:rsidP="008F1350">
      <w:pPr>
        <w:pStyle w:val="a1"/>
        <w:ind w:firstLineChars="200" w:firstLine="400"/>
        <w:rPr>
          <w:del w:id="7137" w:author="作者" w:date="2020-09-14T15:36:00Z"/>
          <w:rFonts w:ascii="微软雅黑" w:eastAsia="微软雅黑" w:hAnsi="微软雅黑"/>
          <w:lang w:eastAsia="zh-CN"/>
        </w:rPr>
      </w:pPr>
      <w:del w:id="7138" w:author="作者" w:date="2020-09-14T15:36:00Z">
        <w:r w:rsidRPr="00E26B2A" w:rsidDel="008F1350">
          <w:rPr>
            <w:rFonts w:ascii="微软雅黑" w:eastAsia="微软雅黑" w:hAnsi="微软雅黑" w:hint="eastAsia"/>
            <w:lang w:eastAsia="zh-CN"/>
          </w:rPr>
          <w:delText>当主机作为DLNA 协议中的播放器模块时，如果用户通过源视频的服务设备控制视频的暂</w:delText>
        </w:r>
      </w:del>
    </w:p>
    <w:p w14:paraId="358874B4" w14:textId="0C6D9D9A" w:rsidR="002167CE" w:rsidRPr="00E26B2A" w:rsidDel="008F1350" w:rsidRDefault="002167CE" w:rsidP="008F1350">
      <w:pPr>
        <w:pStyle w:val="a1"/>
        <w:rPr>
          <w:del w:id="7139" w:author="作者" w:date="2020-09-14T15:36:00Z"/>
          <w:rFonts w:ascii="微软雅黑" w:eastAsia="微软雅黑" w:hAnsi="微软雅黑"/>
          <w:lang w:eastAsia="zh-CN"/>
        </w:rPr>
      </w:pPr>
      <w:del w:id="7140" w:author="作者" w:date="2020-09-14T15:36:00Z">
        <w:r w:rsidRPr="00E26B2A" w:rsidDel="008F1350">
          <w:rPr>
            <w:rFonts w:ascii="微软雅黑" w:eastAsia="微软雅黑" w:hAnsi="微软雅黑" w:hint="eastAsia"/>
            <w:lang w:eastAsia="zh-CN"/>
          </w:rPr>
          <w:delText>停，那么主机也需要同时响应该控制命令暂停视频的播放并同步暂停的状态信息到服务设备。</w:delText>
        </w:r>
      </w:del>
    </w:p>
    <w:p w14:paraId="4EF1DB0E" w14:textId="5A456DB2" w:rsidR="002167CE" w:rsidRPr="00E26B2A" w:rsidDel="008F1350" w:rsidRDefault="002167CE" w:rsidP="008F1350">
      <w:pPr>
        <w:pStyle w:val="a1"/>
        <w:rPr>
          <w:del w:id="7141" w:author="作者" w:date="2020-09-14T15:36:00Z"/>
          <w:rFonts w:ascii="微软雅黑" w:eastAsia="微软雅黑" w:hAnsi="微软雅黑"/>
          <w:lang w:eastAsia="zh-CN"/>
        </w:rPr>
      </w:pPr>
      <w:del w:id="7142" w:author="作者" w:date="2020-09-14T15:36:00Z">
        <w:r w:rsidRPr="00E26B2A" w:rsidDel="008F1350">
          <w:rPr>
            <w:rFonts w:ascii="微软雅黑" w:eastAsia="微软雅黑" w:hAnsi="微软雅黑" w:hint="eastAsia"/>
            <w:lang w:eastAsia="zh-CN"/>
          </w:rPr>
          <w:delText>3）快进</w:delText>
        </w:r>
      </w:del>
    </w:p>
    <w:p w14:paraId="2F6D94BC" w14:textId="04FB91CE" w:rsidR="002167CE" w:rsidRPr="00E26B2A" w:rsidDel="008F1350" w:rsidRDefault="002167CE" w:rsidP="008F1350">
      <w:pPr>
        <w:pStyle w:val="a1"/>
        <w:ind w:firstLineChars="200" w:firstLine="400"/>
        <w:rPr>
          <w:del w:id="7143" w:author="作者" w:date="2020-09-14T15:36:00Z"/>
          <w:rFonts w:ascii="微软雅黑" w:eastAsia="微软雅黑" w:hAnsi="微软雅黑"/>
          <w:lang w:eastAsia="zh-CN"/>
        </w:rPr>
      </w:pPr>
      <w:del w:id="7144" w:author="作者" w:date="2020-09-14T15:36:00Z">
        <w:r w:rsidRPr="00E26B2A" w:rsidDel="008F1350">
          <w:rPr>
            <w:rFonts w:ascii="微软雅黑" w:eastAsia="微软雅黑" w:hAnsi="微软雅黑" w:hint="eastAsia"/>
            <w:lang w:eastAsia="zh-CN"/>
          </w:rPr>
          <w:delText>当主机作为DLNA 协议中的播放器模块时，用户可以通过主机控制播放视频的快进，视频播</w:delText>
        </w:r>
      </w:del>
    </w:p>
    <w:p w14:paraId="19EFB250" w14:textId="7AA65CA8" w:rsidR="002167CE" w:rsidRPr="00E26B2A" w:rsidDel="008F1350" w:rsidRDefault="002167CE" w:rsidP="008F1350">
      <w:pPr>
        <w:pStyle w:val="a1"/>
        <w:rPr>
          <w:del w:id="7145" w:author="作者" w:date="2020-09-14T15:36:00Z"/>
          <w:rFonts w:ascii="微软雅黑" w:eastAsia="微软雅黑" w:hAnsi="微软雅黑"/>
          <w:lang w:eastAsia="zh-CN"/>
        </w:rPr>
      </w:pPr>
      <w:del w:id="7146" w:author="作者" w:date="2020-09-14T15:36:00Z">
        <w:r w:rsidRPr="00E26B2A" w:rsidDel="008F1350">
          <w:rPr>
            <w:rFonts w:ascii="微软雅黑" w:eastAsia="微软雅黑" w:hAnsi="微软雅黑" w:hint="eastAsia"/>
            <w:lang w:eastAsia="zh-CN"/>
          </w:rPr>
          <w:delText>放的进度需要同步到源视频的服务设备。播放快进的最小时间步长为 1s。</w:delText>
        </w:r>
      </w:del>
    </w:p>
    <w:p w14:paraId="1B985B84" w14:textId="01840F06" w:rsidR="002167CE" w:rsidRPr="00E26B2A" w:rsidDel="008F1350" w:rsidRDefault="002167CE" w:rsidP="008F1350">
      <w:pPr>
        <w:pStyle w:val="a1"/>
        <w:ind w:firstLineChars="200" w:firstLine="400"/>
        <w:rPr>
          <w:del w:id="7147" w:author="作者" w:date="2020-09-14T15:36:00Z"/>
          <w:rFonts w:ascii="微软雅黑" w:eastAsia="微软雅黑" w:hAnsi="微软雅黑"/>
          <w:lang w:eastAsia="zh-CN"/>
        </w:rPr>
      </w:pPr>
      <w:del w:id="7148" w:author="作者" w:date="2020-09-14T15:36:00Z">
        <w:r w:rsidRPr="00E26B2A" w:rsidDel="008F1350">
          <w:rPr>
            <w:rFonts w:ascii="微软雅黑" w:eastAsia="微软雅黑" w:hAnsi="微软雅黑" w:hint="eastAsia"/>
            <w:lang w:eastAsia="zh-CN"/>
          </w:rPr>
          <w:delText>当主机作为DLNA 协议中的播放器模块时，如果用户通过源视频的服务设备控制播放的快</w:delText>
        </w:r>
      </w:del>
    </w:p>
    <w:p w14:paraId="3EFB9020" w14:textId="51B25BAE" w:rsidR="002167CE" w:rsidRPr="00E26B2A" w:rsidDel="008F1350" w:rsidRDefault="002167CE" w:rsidP="008F1350">
      <w:pPr>
        <w:pStyle w:val="a1"/>
        <w:rPr>
          <w:del w:id="7149" w:author="作者" w:date="2020-09-14T15:36:00Z"/>
          <w:rFonts w:ascii="微软雅黑" w:eastAsia="微软雅黑" w:hAnsi="微软雅黑"/>
          <w:lang w:eastAsia="zh-CN"/>
        </w:rPr>
      </w:pPr>
      <w:del w:id="7150" w:author="作者" w:date="2020-09-14T15:36:00Z">
        <w:r w:rsidRPr="00E26B2A" w:rsidDel="008F1350">
          <w:rPr>
            <w:rFonts w:ascii="微软雅黑" w:eastAsia="微软雅黑" w:hAnsi="微软雅黑" w:hint="eastAsia"/>
            <w:lang w:eastAsia="zh-CN"/>
          </w:rPr>
          <w:delText>进，那么主机也需要同时响应该控制命令更新播放的进度，并同步快进的状态信息到服务设备。</w:delText>
        </w:r>
      </w:del>
    </w:p>
    <w:p w14:paraId="53E5EEA1" w14:textId="12E3D374" w:rsidR="00C53EDF" w:rsidDel="008F1350" w:rsidRDefault="00C53EDF" w:rsidP="008F1350">
      <w:pPr>
        <w:pStyle w:val="a1"/>
        <w:ind w:firstLineChars="200" w:firstLine="400"/>
        <w:rPr>
          <w:del w:id="7151" w:author="作者" w:date="2020-09-14T15:36:00Z"/>
          <w:rFonts w:ascii="微软雅黑" w:eastAsia="微软雅黑" w:hAnsi="微软雅黑"/>
          <w:highlight w:val="yellow"/>
          <w:lang w:eastAsia="zh-CN"/>
        </w:rPr>
      </w:pPr>
      <w:del w:id="7152" w:author="作者" w:date="2020-09-14T15:36:00Z">
        <w:r w:rsidDel="008F1350">
          <w:rPr>
            <w:rFonts w:ascii="微软雅黑" w:eastAsia="微软雅黑" w:hAnsi="微软雅黑" w:hint="eastAsia"/>
            <w:highlight w:val="yellow"/>
            <w:lang w:eastAsia="zh-CN"/>
          </w:rPr>
          <w:delText>如果播放的是在线视频流，当快进到视频</w:delText>
        </w:r>
        <w:r w:rsidRPr="0009225A" w:rsidDel="008F1350">
          <w:rPr>
            <w:rFonts w:ascii="微软雅黑" w:eastAsia="微软雅黑" w:hAnsi="微软雅黑" w:hint="eastAsia"/>
            <w:highlight w:val="yellow"/>
            <w:lang w:eastAsia="zh-CN"/>
          </w:rPr>
          <w:delText>结尾时，如果</w:delText>
        </w:r>
        <w:r w:rsidDel="008F1350">
          <w:rPr>
            <w:rFonts w:ascii="微软雅黑" w:eastAsia="微软雅黑" w:hAnsi="微软雅黑" w:hint="eastAsia"/>
            <w:highlight w:val="yellow"/>
            <w:lang w:eastAsia="zh-CN"/>
          </w:rPr>
          <w:delText>服务器端可以顺序播放</w:delText>
        </w:r>
      </w:del>
      <w:ins w:id="7153" w:author="作者" w:date="2020-03-20T13:19:00Z">
        <w:del w:id="7154" w:author="作者" w:date="2020-09-14T15:36:00Z">
          <w:r w:rsidR="009D505E" w:rsidDel="008F1350">
            <w:rPr>
              <w:rFonts w:ascii="微软雅黑" w:eastAsia="微软雅黑" w:hAnsi="微软雅黑" w:hint="eastAsia"/>
              <w:highlight w:val="yellow"/>
              <w:lang w:eastAsia="zh-CN"/>
            </w:rPr>
            <w:delText>（需要详细澄清服务器端</w:delText>
          </w:r>
        </w:del>
      </w:ins>
      <w:ins w:id="7155" w:author="作者" w:date="2020-03-20T13:20:00Z">
        <w:del w:id="7156" w:author="作者" w:date="2020-09-14T15:36:00Z">
          <w:r w:rsidR="009D505E" w:rsidDel="008F1350">
            <w:rPr>
              <w:rFonts w:ascii="微软雅黑" w:eastAsia="微软雅黑" w:hAnsi="微软雅黑" w:hint="eastAsia"/>
              <w:highlight w:val="yellow"/>
              <w:lang w:eastAsia="zh-CN"/>
            </w:rPr>
            <w:delText>可以顺序播放，是指哪些具体的场景，</w:delText>
          </w:r>
        </w:del>
      </w:ins>
      <w:ins w:id="7157" w:author="作者" w:date="2020-03-20T13:21:00Z">
        <w:del w:id="7158" w:author="作者" w:date="2020-09-14T15:36:00Z">
          <w:r w:rsidR="009D505E" w:rsidDel="008F1350">
            <w:rPr>
              <w:rFonts w:ascii="微软雅黑" w:eastAsia="微软雅黑" w:hAnsi="微软雅黑" w:hint="eastAsia"/>
              <w:highlight w:val="yellow"/>
              <w:lang w:eastAsia="zh-CN"/>
            </w:rPr>
            <w:delText>以便测试c</w:delText>
          </w:r>
          <w:r w:rsidR="009D505E" w:rsidDel="008F1350">
            <w:rPr>
              <w:rFonts w:ascii="微软雅黑" w:eastAsia="微软雅黑" w:hAnsi="微软雅黑"/>
              <w:highlight w:val="yellow"/>
              <w:lang w:eastAsia="zh-CN"/>
            </w:rPr>
            <w:delText>ase</w:delText>
          </w:r>
          <w:r w:rsidR="009D505E" w:rsidDel="008F1350">
            <w:rPr>
              <w:rFonts w:ascii="微软雅黑" w:eastAsia="微软雅黑" w:hAnsi="微软雅黑" w:hint="eastAsia"/>
              <w:highlight w:val="yellow"/>
              <w:lang w:eastAsia="zh-CN"/>
            </w:rPr>
            <w:delText>的定义</w:delText>
          </w:r>
        </w:del>
      </w:ins>
      <w:ins w:id="7159" w:author="作者" w:date="2020-03-20T13:19:00Z">
        <w:del w:id="7160" w:author="作者" w:date="2020-09-14T15:36:00Z">
          <w:r w:rsidR="009D505E" w:rsidDel="008F1350">
            <w:rPr>
              <w:rFonts w:ascii="微软雅黑" w:eastAsia="微软雅黑" w:hAnsi="微软雅黑" w:hint="eastAsia"/>
              <w:highlight w:val="yellow"/>
              <w:lang w:eastAsia="zh-CN"/>
            </w:rPr>
            <w:delText>）</w:delText>
          </w:r>
        </w:del>
      </w:ins>
      <w:del w:id="7161" w:author="作者" w:date="2020-09-14T15:36:00Z">
        <w:r w:rsidDel="008F1350">
          <w:rPr>
            <w:rFonts w:ascii="微软雅黑" w:eastAsia="微软雅黑" w:hAnsi="微软雅黑" w:hint="eastAsia"/>
            <w:highlight w:val="yellow"/>
            <w:lang w:eastAsia="zh-CN"/>
          </w:rPr>
          <w:delText>，</w:delText>
        </w:r>
        <w:r w:rsidRPr="0009225A" w:rsidDel="008F1350">
          <w:rPr>
            <w:rFonts w:ascii="微软雅黑" w:eastAsia="微软雅黑" w:hAnsi="微软雅黑" w:hint="eastAsia"/>
            <w:highlight w:val="yellow"/>
            <w:lang w:eastAsia="zh-CN"/>
          </w:rPr>
          <w:delText>则主机自动</w:delText>
        </w:r>
      </w:del>
    </w:p>
    <w:p w14:paraId="2345F964" w14:textId="2AF35B39" w:rsidR="00C53EDF" w:rsidDel="008F1350" w:rsidRDefault="00C53EDF">
      <w:pPr>
        <w:pStyle w:val="a1"/>
        <w:ind w:firstLineChars="200" w:firstLine="400"/>
        <w:rPr>
          <w:del w:id="7162" w:author="作者" w:date="2020-09-14T15:36:00Z"/>
          <w:rFonts w:ascii="微软雅黑" w:eastAsia="微软雅黑" w:hAnsi="微软雅黑"/>
          <w:lang w:eastAsia="zh-CN"/>
        </w:rPr>
        <w:pPrChange w:id="7163" w:author="作者" w:date="2020-09-14T15:38:00Z">
          <w:pPr>
            <w:pStyle w:val="a1"/>
          </w:pPr>
        </w:pPrChange>
      </w:pPr>
      <w:del w:id="7164" w:author="作者" w:date="2020-09-14T15:36:00Z">
        <w:r w:rsidRPr="0009225A" w:rsidDel="008F1350">
          <w:rPr>
            <w:rFonts w:ascii="微软雅黑" w:eastAsia="微软雅黑" w:hAnsi="微软雅黑" w:hint="eastAsia"/>
            <w:highlight w:val="yellow"/>
            <w:lang w:eastAsia="zh-CN"/>
          </w:rPr>
          <w:delText>顺序播放，否则将自动退出当前投屏的播放动作</w:delText>
        </w:r>
      </w:del>
      <w:ins w:id="7165" w:author="作者" w:date="2020-03-23T11:25:00Z">
        <w:del w:id="7166" w:author="作者" w:date="2020-09-14T15:36:00Z">
          <w:r w:rsidR="009E28B0" w:rsidDel="008F1350">
            <w:rPr>
              <w:rFonts w:ascii="微软雅黑" w:eastAsia="微软雅黑" w:hAnsi="微软雅黑" w:hint="eastAsia"/>
              <w:highlight w:val="yellow"/>
              <w:lang w:eastAsia="zh-CN"/>
            </w:rPr>
            <w:delText>（作为open项，等技术到位再补充）</w:delText>
          </w:r>
        </w:del>
      </w:ins>
      <w:del w:id="7167" w:author="作者" w:date="2020-09-14T15:36:00Z">
        <w:r w:rsidR="002167CE" w:rsidRPr="00E26B2A" w:rsidDel="008F1350">
          <w:rPr>
            <w:rFonts w:ascii="微软雅黑" w:eastAsia="微软雅黑" w:hAnsi="微软雅黑" w:hint="eastAsia"/>
            <w:lang w:eastAsia="zh-CN"/>
          </w:rPr>
          <w:delText>。如果播放的是本地视频文件，当快进到视频结尾</w:delText>
        </w:r>
      </w:del>
    </w:p>
    <w:p w14:paraId="508EAF28" w14:textId="62BC44AC" w:rsidR="002167CE" w:rsidDel="008F1350" w:rsidRDefault="002167CE">
      <w:pPr>
        <w:pStyle w:val="a1"/>
        <w:ind w:firstLineChars="200" w:firstLine="400"/>
        <w:rPr>
          <w:del w:id="7168" w:author="作者" w:date="2020-09-14T15:36:00Z"/>
          <w:rFonts w:ascii="微软雅黑" w:eastAsia="微软雅黑" w:hAnsi="微软雅黑"/>
          <w:lang w:eastAsia="zh-CN"/>
        </w:rPr>
        <w:pPrChange w:id="7169" w:author="作者" w:date="2020-09-14T15:38:00Z">
          <w:pPr>
            <w:pStyle w:val="a1"/>
          </w:pPr>
        </w:pPrChange>
      </w:pPr>
      <w:del w:id="7170" w:author="作者" w:date="2020-09-14T15:36:00Z">
        <w:r w:rsidRPr="00E26B2A" w:rsidDel="008F1350">
          <w:rPr>
            <w:rFonts w:ascii="微软雅黑" w:eastAsia="微软雅黑" w:hAnsi="微软雅黑" w:hint="eastAsia"/>
            <w:lang w:eastAsia="zh-CN"/>
          </w:rPr>
          <w:delText>时，主机自动退出当前的投屏播放。</w:delText>
        </w:r>
      </w:del>
    </w:p>
    <w:p w14:paraId="2A64D17C" w14:textId="6B98B618" w:rsidR="005A76E4" w:rsidDel="008F1350" w:rsidRDefault="005A76E4" w:rsidP="008F1350">
      <w:pPr>
        <w:pStyle w:val="a1"/>
        <w:ind w:firstLineChars="200" w:firstLine="400"/>
        <w:rPr>
          <w:ins w:id="7171" w:author="作者" w:date="2020-04-09T09:48:00Z"/>
          <w:del w:id="7172" w:author="作者" w:date="2020-09-14T15:36:00Z"/>
          <w:rFonts w:ascii="微软雅黑" w:eastAsia="微软雅黑" w:hAnsi="微软雅黑"/>
          <w:lang w:eastAsia="zh-CN"/>
        </w:rPr>
      </w:pPr>
      <w:del w:id="7173" w:author="作者" w:date="2020-09-14T15:36:00Z">
        <w:r w:rsidRPr="005A76E4" w:rsidDel="008F1350">
          <w:rPr>
            <w:rFonts w:ascii="微软雅黑" w:eastAsia="微软雅黑" w:hAnsi="微软雅黑" w:hint="eastAsia"/>
            <w:lang w:eastAsia="zh-CN"/>
          </w:rPr>
          <w:delText>DLNA</w:delText>
        </w:r>
        <w:r w:rsidDel="008F1350">
          <w:rPr>
            <w:rFonts w:ascii="微软雅黑" w:eastAsia="微软雅黑" w:hAnsi="微软雅黑" w:hint="eastAsia"/>
            <w:lang w:eastAsia="zh-CN"/>
          </w:rPr>
          <w:delText>的视频播放控制界面，需要支持拖拽进度条来控制视频的</w:delText>
        </w:r>
        <w:r w:rsidRPr="005A76E4" w:rsidDel="008F1350">
          <w:rPr>
            <w:rFonts w:ascii="微软雅黑" w:eastAsia="微软雅黑" w:hAnsi="微软雅黑" w:hint="eastAsia"/>
            <w:lang w:eastAsia="zh-CN"/>
          </w:rPr>
          <w:delText>快进</w:delText>
        </w:r>
        <w:r w:rsidR="00D04B70" w:rsidDel="008F1350">
          <w:rPr>
            <w:rFonts w:ascii="微软雅黑" w:eastAsia="微软雅黑" w:hAnsi="微软雅黑" w:hint="eastAsia"/>
            <w:lang w:eastAsia="zh-CN"/>
          </w:rPr>
          <w:delText>。</w:delText>
        </w:r>
      </w:del>
    </w:p>
    <w:p w14:paraId="1A97D5D2" w14:textId="69AC21B8" w:rsidR="00CF0887" w:rsidRPr="00CF0887" w:rsidDel="008F1350" w:rsidRDefault="00CF0887" w:rsidP="008F1350">
      <w:pPr>
        <w:pStyle w:val="a1"/>
        <w:ind w:firstLineChars="200" w:firstLine="400"/>
        <w:rPr>
          <w:del w:id="7174" w:author="作者" w:date="2020-09-14T15:36:00Z"/>
          <w:rFonts w:ascii="微软雅黑" w:eastAsia="微软雅黑" w:hAnsi="微软雅黑"/>
          <w:lang w:eastAsia="zh-CN"/>
        </w:rPr>
      </w:pPr>
      <w:ins w:id="7175" w:author="作者" w:date="2020-04-09T09:48:00Z">
        <w:del w:id="7176" w:author="作者" w:date="2020-09-14T15:36:00Z">
          <w:r w:rsidDel="008F1350">
            <w:rPr>
              <w:rFonts w:ascii="微软雅黑" w:eastAsia="微软雅黑" w:hAnsi="微软雅黑" w:hint="eastAsia"/>
              <w:lang w:eastAsia="zh-CN"/>
            </w:rPr>
            <w:delText>支持实体按键控制视频</w:delText>
          </w:r>
          <w:r w:rsidRPr="00D10FD3" w:rsidDel="008F1350">
            <w:rPr>
              <w:rFonts w:ascii="微软雅黑" w:eastAsia="微软雅黑" w:hAnsi="微软雅黑" w:hint="eastAsia"/>
              <w:lang w:eastAsia="zh-CN"/>
            </w:rPr>
            <w:delText>的</w:delText>
          </w:r>
          <w:r w:rsidDel="008F1350">
            <w:rPr>
              <w:rFonts w:ascii="微软雅黑" w:eastAsia="微软雅黑" w:hAnsi="微软雅黑" w:hint="eastAsia"/>
              <w:lang w:eastAsia="zh-CN"/>
            </w:rPr>
            <w:delText>快进</w:delText>
          </w:r>
        </w:del>
      </w:ins>
    </w:p>
    <w:p w14:paraId="0CE2848D" w14:textId="2923904B" w:rsidR="002167CE" w:rsidRPr="00E26B2A" w:rsidDel="008F1350" w:rsidRDefault="002167CE" w:rsidP="008F1350">
      <w:pPr>
        <w:pStyle w:val="a1"/>
        <w:rPr>
          <w:del w:id="7177" w:author="作者" w:date="2020-09-14T15:36:00Z"/>
          <w:rFonts w:ascii="微软雅黑" w:eastAsia="微软雅黑" w:hAnsi="微软雅黑"/>
          <w:lang w:eastAsia="zh-CN"/>
        </w:rPr>
      </w:pPr>
      <w:del w:id="7178" w:author="作者" w:date="2020-09-14T15:36:00Z">
        <w:r w:rsidRPr="00E26B2A" w:rsidDel="008F1350">
          <w:rPr>
            <w:rFonts w:ascii="微软雅黑" w:eastAsia="微软雅黑" w:hAnsi="微软雅黑" w:hint="eastAsia"/>
            <w:lang w:eastAsia="zh-CN"/>
          </w:rPr>
          <w:delText>4）快退</w:delText>
        </w:r>
      </w:del>
    </w:p>
    <w:p w14:paraId="6903C1BA" w14:textId="7E6CC5A5" w:rsidR="002167CE" w:rsidRPr="00E26B2A" w:rsidDel="008F1350" w:rsidRDefault="002167CE" w:rsidP="008F1350">
      <w:pPr>
        <w:pStyle w:val="a1"/>
        <w:ind w:firstLineChars="200" w:firstLine="400"/>
        <w:rPr>
          <w:del w:id="7179" w:author="作者" w:date="2020-09-14T15:36:00Z"/>
          <w:rFonts w:ascii="微软雅黑" w:eastAsia="微软雅黑" w:hAnsi="微软雅黑"/>
          <w:lang w:eastAsia="zh-CN"/>
        </w:rPr>
      </w:pPr>
      <w:del w:id="7180" w:author="作者" w:date="2020-09-14T15:36:00Z">
        <w:r w:rsidRPr="00E26B2A" w:rsidDel="008F1350">
          <w:rPr>
            <w:rFonts w:ascii="微软雅黑" w:eastAsia="微软雅黑" w:hAnsi="微软雅黑" w:hint="eastAsia"/>
            <w:lang w:eastAsia="zh-CN"/>
          </w:rPr>
          <w:delText>当主机作为DLNA 协议中的播放器模块时，用户可以通过主机控制播放视频的快退，视频播</w:delText>
        </w:r>
      </w:del>
    </w:p>
    <w:p w14:paraId="502BF8BA" w14:textId="70759BE2" w:rsidR="002167CE" w:rsidRPr="00E26B2A" w:rsidDel="008F1350" w:rsidRDefault="002167CE" w:rsidP="008F1350">
      <w:pPr>
        <w:pStyle w:val="a1"/>
        <w:rPr>
          <w:del w:id="7181" w:author="作者" w:date="2020-09-14T15:36:00Z"/>
          <w:rFonts w:ascii="微软雅黑" w:eastAsia="微软雅黑" w:hAnsi="微软雅黑"/>
          <w:lang w:eastAsia="zh-CN"/>
        </w:rPr>
      </w:pPr>
      <w:del w:id="7182" w:author="作者" w:date="2020-09-14T15:36:00Z">
        <w:r w:rsidRPr="00E26B2A" w:rsidDel="008F1350">
          <w:rPr>
            <w:rFonts w:ascii="微软雅黑" w:eastAsia="微软雅黑" w:hAnsi="微软雅黑" w:hint="eastAsia"/>
            <w:lang w:eastAsia="zh-CN"/>
          </w:rPr>
          <w:delText>放的进度需要同步到源视频的服务设备。播放快退的最小时间步长为 1s。</w:delText>
        </w:r>
      </w:del>
    </w:p>
    <w:p w14:paraId="41F1D096" w14:textId="6E02AB36" w:rsidR="002167CE" w:rsidRPr="00E26B2A" w:rsidDel="008F1350" w:rsidRDefault="002167CE" w:rsidP="008F1350">
      <w:pPr>
        <w:pStyle w:val="a1"/>
        <w:ind w:firstLineChars="200" w:firstLine="400"/>
        <w:rPr>
          <w:del w:id="7183" w:author="作者" w:date="2020-09-14T15:36:00Z"/>
          <w:rFonts w:ascii="微软雅黑" w:eastAsia="微软雅黑" w:hAnsi="微软雅黑"/>
          <w:lang w:eastAsia="zh-CN"/>
        </w:rPr>
      </w:pPr>
      <w:del w:id="7184" w:author="作者" w:date="2020-09-14T15:36:00Z">
        <w:r w:rsidRPr="00E26B2A" w:rsidDel="008F1350">
          <w:rPr>
            <w:rFonts w:ascii="微软雅黑" w:eastAsia="微软雅黑" w:hAnsi="微软雅黑" w:hint="eastAsia"/>
            <w:lang w:eastAsia="zh-CN"/>
          </w:rPr>
          <w:delText>当主机作为DLNA 协议中的播放器模块时，如果用户通过源视频的服务设备控制播放的快</w:delText>
        </w:r>
      </w:del>
    </w:p>
    <w:p w14:paraId="74DBDC3C" w14:textId="7DDC6762" w:rsidR="002167CE" w:rsidRPr="00E26B2A" w:rsidDel="008F1350" w:rsidRDefault="002167CE" w:rsidP="008F1350">
      <w:pPr>
        <w:pStyle w:val="a1"/>
        <w:rPr>
          <w:del w:id="7185" w:author="作者" w:date="2020-09-14T15:36:00Z"/>
          <w:rFonts w:ascii="微软雅黑" w:eastAsia="微软雅黑" w:hAnsi="微软雅黑"/>
          <w:lang w:eastAsia="zh-CN"/>
        </w:rPr>
      </w:pPr>
      <w:del w:id="7186" w:author="作者" w:date="2020-09-14T15:36:00Z">
        <w:r w:rsidRPr="00E26B2A" w:rsidDel="008F1350">
          <w:rPr>
            <w:rFonts w:ascii="微软雅黑" w:eastAsia="微软雅黑" w:hAnsi="微软雅黑" w:hint="eastAsia"/>
            <w:lang w:eastAsia="zh-CN"/>
          </w:rPr>
          <w:delText>退，那么主机也需要同时响应该控制命令更新播放的进度，并同步快退的状态信息到服务设备。</w:delText>
        </w:r>
      </w:del>
    </w:p>
    <w:p w14:paraId="319CF085" w14:textId="73D61C5F" w:rsidR="002167CE" w:rsidDel="008F1350" w:rsidRDefault="002167CE" w:rsidP="008F1350">
      <w:pPr>
        <w:pStyle w:val="a1"/>
        <w:rPr>
          <w:del w:id="7187" w:author="作者" w:date="2020-09-14T15:36:00Z"/>
          <w:rFonts w:ascii="微软雅黑" w:eastAsia="微软雅黑" w:hAnsi="微软雅黑"/>
          <w:lang w:eastAsia="zh-CN"/>
        </w:rPr>
      </w:pPr>
      <w:del w:id="7188" w:author="作者" w:date="2020-09-14T15:36:00Z">
        <w:r w:rsidRPr="00E26B2A" w:rsidDel="008F1350">
          <w:rPr>
            <w:rFonts w:ascii="微软雅黑" w:eastAsia="微软雅黑" w:hAnsi="微软雅黑" w:hint="eastAsia"/>
            <w:lang w:eastAsia="zh-CN"/>
          </w:rPr>
          <w:delText>如果用户持续快退到视频的开始位置时，视频将从初始位置开始重新播放。</w:delText>
        </w:r>
      </w:del>
    </w:p>
    <w:p w14:paraId="3CC4C70B" w14:textId="6EB0243E" w:rsidR="00FA383D" w:rsidDel="008F1350" w:rsidRDefault="00FA383D" w:rsidP="008F1350">
      <w:pPr>
        <w:pStyle w:val="a1"/>
        <w:ind w:firstLineChars="200" w:firstLine="400"/>
        <w:rPr>
          <w:ins w:id="7189" w:author="作者" w:date="2020-04-09T09:48:00Z"/>
          <w:del w:id="7190" w:author="作者" w:date="2020-09-14T15:36:00Z"/>
          <w:rFonts w:ascii="微软雅黑" w:eastAsia="微软雅黑" w:hAnsi="微软雅黑"/>
          <w:lang w:eastAsia="zh-CN"/>
        </w:rPr>
      </w:pPr>
      <w:del w:id="7191" w:author="作者" w:date="2020-09-14T15:36:00Z">
        <w:r w:rsidRPr="00FA383D" w:rsidDel="008F1350">
          <w:rPr>
            <w:rFonts w:ascii="微软雅黑" w:eastAsia="微软雅黑" w:hAnsi="微软雅黑" w:hint="eastAsia"/>
            <w:lang w:eastAsia="zh-CN"/>
          </w:rPr>
          <w:delText>DLNA的视频播放控制界面，需要支持拖拽进度条来控制视频的快退</w:delText>
        </w:r>
        <w:r w:rsidR="006D6886" w:rsidDel="008F1350">
          <w:rPr>
            <w:rFonts w:ascii="微软雅黑" w:eastAsia="微软雅黑" w:hAnsi="微软雅黑" w:hint="eastAsia"/>
            <w:lang w:eastAsia="zh-CN"/>
          </w:rPr>
          <w:delText>。</w:delText>
        </w:r>
      </w:del>
    </w:p>
    <w:p w14:paraId="72526521" w14:textId="5A197053" w:rsidR="00CF0887" w:rsidRPr="00CF0887" w:rsidDel="008F1350" w:rsidRDefault="00CF0887" w:rsidP="008F1350">
      <w:pPr>
        <w:pStyle w:val="a1"/>
        <w:ind w:firstLineChars="200" w:firstLine="400"/>
        <w:rPr>
          <w:del w:id="7192" w:author="作者" w:date="2020-09-14T15:36:00Z"/>
          <w:rFonts w:ascii="微软雅黑" w:eastAsia="微软雅黑" w:hAnsi="微软雅黑"/>
          <w:lang w:eastAsia="zh-CN"/>
        </w:rPr>
      </w:pPr>
      <w:ins w:id="7193" w:author="作者" w:date="2020-04-09T09:48:00Z">
        <w:del w:id="7194" w:author="作者" w:date="2020-09-14T15:36:00Z">
          <w:r w:rsidDel="008F1350">
            <w:rPr>
              <w:rFonts w:ascii="微软雅黑" w:eastAsia="微软雅黑" w:hAnsi="微软雅黑" w:hint="eastAsia"/>
              <w:lang w:eastAsia="zh-CN"/>
            </w:rPr>
            <w:delText>支持实体按键控制视频</w:delText>
          </w:r>
          <w:r w:rsidRPr="00D10FD3" w:rsidDel="008F1350">
            <w:rPr>
              <w:rFonts w:ascii="微软雅黑" w:eastAsia="微软雅黑" w:hAnsi="微软雅黑" w:hint="eastAsia"/>
              <w:lang w:eastAsia="zh-CN"/>
            </w:rPr>
            <w:delText>的快退</w:delText>
          </w:r>
        </w:del>
      </w:ins>
    </w:p>
    <w:p w14:paraId="6CC3E891" w14:textId="5AB35573" w:rsidR="002167CE" w:rsidRPr="00E26B2A" w:rsidDel="008F1350" w:rsidRDefault="002167CE" w:rsidP="008F1350">
      <w:pPr>
        <w:pStyle w:val="a1"/>
        <w:rPr>
          <w:del w:id="7195" w:author="作者" w:date="2020-09-14T15:36:00Z"/>
          <w:rFonts w:ascii="微软雅黑" w:eastAsia="微软雅黑" w:hAnsi="微软雅黑"/>
          <w:lang w:eastAsia="zh-CN"/>
        </w:rPr>
      </w:pPr>
      <w:del w:id="7196" w:author="作者" w:date="2020-09-14T15:36:00Z">
        <w:r w:rsidRPr="00E26B2A" w:rsidDel="008F1350">
          <w:rPr>
            <w:rFonts w:ascii="微软雅黑" w:eastAsia="微软雅黑" w:hAnsi="微软雅黑" w:hint="eastAsia"/>
            <w:lang w:eastAsia="zh-CN"/>
          </w:rPr>
          <w:delText>5）退出播放</w:delText>
        </w:r>
      </w:del>
    </w:p>
    <w:p w14:paraId="32BE031B" w14:textId="7827D295" w:rsidR="002167CE" w:rsidRPr="003440F8" w:rsidDel="008F1350" w:rsidRDefault="002167CE" w:rsidP="008F1350">
      <w:pPr>
        <w:pStyle w:val="a1"/>
        <w:ind w:firstLineChars="200" w:firstLine="400"/>
        <w:rPr>
          <w:del w:id="7197" w:author="作者" w:date="2020-09-14T15:36:00Z"/>
          <w:rFonts w:ascii="微软雅黑" w:eastAsia="微软雅黑" w:hAnsi="微软雅黑"/>
          <w:lang w:eastAsia="zh-CN"/>
        </w:rPr>
      </w:pPr>
      <w:del w:id="7198" w:author="作者" w:date="2020-09-14T15:36:00Z">
        <w:r w:rsidRPr="00E26B2A" w:rsidDel="008F1350">
          <w:rPr>
            <w:rFonts w:ascii="微软雅黑" w:eastAsia="微软雅黑" w:hAnsi="微软雅黑" w:hint="eastAsia"/>
            <w:lang w:eastAsia="zh-CN"/>
          </w:rPr>
          <w:delText>视频播放过程中，允许用户操作主机端主动退出当前的投屏播放，因此</w:delText>
        </w:r>
        <w:r w:rsidRPr="003440F8" w:rsidDel="008F1350">
          <w:rPr>
            <w:rFonts w:ascii="微软雅黑" w:eastAsia="微软雅黑" w:hAnsi="微软雅黑" w:hint="eastAsia"/>
            <w:lang w:eastAsia="zh-CN"/>
          </w:rPr>
          <w:delText>主机需要提供退出当</w:delText>
        </w:r>
      </w:del>
    </w:p>
    <w:p w14:paraId="3E89E32C" w14:textId="6E81BF9C" w:rsidR="002167CE" w:rsidRPr="00E26B2A" w:rsidDel="008F1350" w:rsidRDefault="002167CE" w:rsidP="008F1350">
      <w:pPr>
        <w:pStyle w:val="a1"/>
        <w:rPr>
          <w:del w:id="7199" w:author="作者" w:date="2020-09-14T15:36:00Z"/>
          <w:rFonts w:ascii="微软雅黑" w:eastAsia="微软雅黑" w:hAnsi="微软雅黑"/>
          <w:lang w:eastAsia="zh-CN"/>
        </w:rPr>
      </w:pPr>
      <w:del w:id="7200" w:author="作者" w:date="2020-09-14T15:36:00Z">
        <w:r w:rsidRPr="003440F8" w:rsidDel="008F1350">
          <w:rPr>
            <w:rFonts w:ascii="微软雅黑" w:eastAsia="微软雅黑" w:hAnsi="微软雅黑" w:hint="eastAsia"/>
            <w:lang w:eastAsia="zh-CN"/>
          </w:rPr>
          <w:delText>前投屏的功能接口</w:delText>
        </w:r>
        <w:r w:rsidRPr="00E26B2A" w:rsidDel="008F1350">
          <w:rPr>
            <w:rFonts w:ascii="微软雅黑" w:eastAsia="微软雅黑" w:hAnsi="微软雅黑" w:hint="eastAsia"/>
            <w:lang w:eastAsia="zh-CN"/>
          </w:rPr>
          <w:delText>。</w:delText>
        </w:r>
      </w:del>
    </w:p>
    <w:p w14:paraId="4ADCE9F2" w14:textId="6C0E7F8D" w:rsidR="002167CE" w:rsidRPr="00E26B2A" w:rsidDel="008F1350" w:rsidRDefault="002167CE" w:rsidP="008F1350">
      <w:pPr>
        <w:pStyle w:val="a1"/>
        <w:ind w:firstLineChars="200" w:firstLine="400"/>
        <w:rPr>
          <w:del w:id="7201" w:author="作者" w:date="2020-09-14T15:36:00Z"/>
          <w:rFonts w:ascii="微软雅黑" w:eastAsia="微软雅黑" w:hAnsi="微软雅黑"/>
          <w:lang w:eastAsia="zh-CN"/>
        </w:rPr>
      </w:pPr>
      <w:del w:id="7202" w:author="作者" w:date="2020-09-14T15:36:00Z">
        <w:r w:rsidRPr="00E26B2A" w:rsidDel="008F1350">
          <w:rPr>
            <w:rFonts w:ascii="微软雅黑" w:eastAsia="微软雅黑" w:hAnsi="微软雅黑" w:hint="eastAsia"/>
            <w:lang w:eastAsia="zh-CN"/>
          </w:rPr>
          <w:delText>视频播放过程中，当用户通过服务设备主动退出投屏播放时，主机需要及时响应该请求退出</w:delText>
        </w:r>
      </w:del>
    </w:p>
    <w:p w14:paraId="1807D663" w14:textId="51B9676D" w:rsidR="002167CE" w:rsidRPr="00E26B2A" w:rsidDel="008F1350" w:rsidRDefault="002167CE" w:rsidP="008F1350">
      <w:pPr>
        <w:pStyle w:val="a1"/>
        <w:rPr>
          <w:del w:id="7203" w:author="作者" w:date="2020-09-14T15:36:00Z"/>
          <w:rFonts w:ascii="微软雅黑" w:eastAsia="微软雅黑" w:hAnsi="微软雅黑"/>
          <w:lang w:eastAsia="zh-CN"/>
        </w:rPr>
      </w:pPr>
      <w:del w:id="7204" w:author="作者" w:date="2020-09-14T15:36:00Z">
        <w:r w:rsidRPr="00E26B2A" w:rsidDel="008F1350">
          <w:rPr>
            <w:rFonts w:ascii="微软雅黑" w:eastAsia="微软雅黑" w:hAnsi="微软雅黑" w:hint="eastAsia"/>
            <w:lang w:eastAsia="zh-CN"/>
          </w:rPr>
          <w:delText>当前视频播放。</w:delText>
        </w:r>
      </w:del>
    </w:p>
    <w:p w14:paraId="7FB855E6" w14:textId="624DDC49" w:rsidR="002167CE" w:rsidRPr="00E26B2A" w:rsidDel="008F1350" w:rsidRDefault="002167CE" w:rsidP="008F1350">
      <w:pPr>
        <w:pStyle w:val="a1"/>
        <w:ind w:firstLineChars="200" w:firstLine="400"/>
        <w:rPr>
          <w:del w:id="7205" w:author="作者" w:date="2020-09-14T15:36:00Z"/>
          <w:rFonts w:ascii="微软雅黑" w:eastAsia="微软雅黑" w:hAnsi="微软雅黑"/>
          <w:lang w:eastAsia="zh-CN"/>
        </w:rPr>
      </w:pPr>
      <w:del w:id="7206" w:author="作者" w:date="2020-09-14T15:36:00Z">
        <w:r w:rsidRPr="00E26B2A" w:rsidDel="008F1350">
          <w:rPr>
            <w:rFonts w:ascii="微软雅黑" w:eastAsia="微软雅黑" w:hAnsi="微软雅黑" w:hint="eastAsia"/>
            <w:lang w:eastAsia="zh-CN"/>
          </w:rPr>
          <w:delText>视频播放结束且无法获取下一视频的相关信息时，主机自动退出当前的投屏播放。</w:delText>
        </w:r>
      </w:del>
    </w:p>
    <w:p w14:paraId="5DC452C3" w14:textId="4EA99B25" w:rsidR="002167CE" w:rsidRPr="00E26B2A" w:rsidDel="008F1350" w:rsidRDefault="002167CE" w:rsidP="008F1350">
      <w:pPr>
        <w:pStyle w:val="a1"/>
        <w:ind w:firstLineChars="200" w:firstLine="400"/>
        <w:rPr>
          <w:del w:id="7207" w:author="作者" w:date="2020-09-14T15:36:00Z"/>
          <w:rFonts w:ascii="微软雅黑" w:eastAsia="微软雅黑" w:hAnsi="微软雅黑"/>
          <w:lang w:eastAsia="zh-CN"/>
        </w:rPr>
      </w:pPr>
      <w:del w:id="7208" w:author="作者" w:date="2020-09-14T15:36:00Z">
        <w:r w:rsidRPr="00E26B2A" w:rsidDel="008F1350">
          <w:rPr>
            <w:rFonts w:ascii="微软雅黑" w:eastAsia="微软雅黑" w:hAnsi="微软雅黑" w:hint="eastAsia"/>
            <w:lang w:eastAsia="zh-CN"/>
          </w:rPr>
          <w:delText>播放过程中网络发生异常时，主机自动退出当前的投屏播放。</w:delText>
        </w:r>
      </w:del>
    </w:p>
    <w:p w14:paraId="4FA7E692" w14:textId="09432D8F" w:rsidR="002167CE" w:rsidRPr="00C45CF7" w:rsidDel="008F1350" w:rsidRDefault="002167CE" w:rsidP="008F1350">
      <w:pPr>
        <w:pStyle w:val="a1"/>
        <w:rPr>
          <w:del w:id="7209" w:author="作者" w:date="2020-09-14T15:36:00Z"/>
          <w:rFonts w:ascii="微软雅黑" w:eastAsia="微软雅黑" w:hAnsi="微软雅黑"/>
          <w:lang w:eastAsia="zh-CN"/>
        </w:rPr>
      </w:pPr>
      <w:del w:id="7210" w:author="作者" w:date="2020-09-14T15:36:00Z">
        <w:r w:rsidRPr="00C45CF7" w:rsidDel="008F1350">
          <w:rPr>
            <w:rFonts w:ascii="微软雅黑" w:eastAsia="微软雅黑" w:hAnsi="微软雅黑"/>
            <w:lang w:eastAsia="zh-CN"/>
          </w:rPr>
          <w:delText>6）音量调节</w:delText>
        </w:r>
      </w:del>
    </w:p>
    <w:p w14:paraId="77453FCF" w14:textId="57495E67" w:rsidR="002167CE" w:rsidRPr="00E26B2A" w:rsidDel="008F1350" w:rsidRDefault="002167CE" w:rsidP="008F1350">
      <w:pPr>
        <w:pStyle w:val="a1"/>
        <w:ind w:firstLineChars="200" w:firstLine="400"/>
        <w:rPr>
          <w:del w:id="7211" w:author="作者" w:date="2020-09-14T15:36:00Z"/>
          <w:rFonts w:ascii="微软雅黑" w:eastAsia="微软雅黑" w:hAnsi="微软雅黑"/>
          <w:lang w:eastAsia="zh-CN"/>
        </w:rPr>
      </w:pPr>
      <w:del w:id="7212" w:author="作者" w:date="2020-09-14T15:36:00Z">
        <w:r w:rsidRPr="00C45CF7" w:rsidDel="008F1350">
          <w:rPr>
            <w:rFonts w:ascii="微软雅黑" w:eastAsia="微软雅黑" w:hAnsi="微软雅黑" w:hint="eastAsia"/>
            <w:lang w:eastAsia="zh-CN"/>
          </w:rPr>
          <w:delText>当主机作为</w:delText>
        </w:r>
        <w:r w:rsidRPr="00C45CF7" w:rsidDel="008F1350">
          <w:rPr>
            <w:rFonts w:ascii="微软雅黑" w:eastAsia="微软雅黑" w:hAnsi="微软雅黑"/>
            <w:lang w:eastAsia="zh-CN"/>
          </w:rPr>
          <w:delText xml:space="preserve">DLNA </w:delText>
        </w:r>
        <w:r w:rsidRPr="00C45CF7" w:rsidDel="008F1350">
          <w:rPr>
            <w:rFonts w:ascii="微软雅黑" w:eastAsia="微软雅黑" w:hAnsi="微软雅黑" w:hint="eastAsia"/>
            <w:lang w:eastAsia="zh-CN"/>
          </w:rPr>
          <w:delText>协议中的播放器模块时，用户可以通过主机调节播放的音量大小</w:delText>
        </w:r>
        <w:r w:rsidR="00C45CF7" w:rsidDel="008F1350">
          <w:rPr>
            <w:rFonts w:ascii="微软雅黑" w:eastAsia="微软雅黑" w:hAnsi="微软雅黑" w:hint="eastAsia"/>
            <w:lang w:eastAsia="zh-CN"/>
          </w:rPr>
          <w:delText>。</w:delText>
        </w:r>
        <w:r w:rsidRPr="00C45CF7" w:rsidDel="008F1350">
          <w:rPr>
            <w:rFonts w:ascii="微软雅黑" w:eastAsia="微软雅黑" w:hAnsi="微软雅黑" w:hint="eastAsia"/>
            <w:lang w:eastAsia="zh-CN"/>
          </w:rPr>
          <w:delText>，视频播</w:delText>
        </w:r>
      </w:del>
    </w:p>
    <w:p w14:paraId="36ADE10F" w14:textId="7DCC3648" w:rsidR="002167CE" w:rsidRPr="00C45CF7" w:rsidDel="008F1350" w:rsidRDefault="002167CE" w:rsidP="008F1350">
      <w:pPr>
        <w:pStyle w:val="a1"/>
        <w:ind w:firstLineChars="200" w:firstLine="400"/>
        <w:rPr>
          <w:del w:id="7213" w:author="作者" w:date="2020-09-14T15:36:00Z"/>
          <w:rFonts w:ascii="微软雅黑" w:eastAsia="微软雅黑" w:hAnsi="微软雅黑"/>
          <w:lang w:eastAsia="zh-CN"/>
        </w:rPr>
      </w:pPr>
      <w:del w:id="7214" w:author="作者" w:date="2020-09-14T15:36:00Z">
        <w:r w:rsidRPr="00C45CF7" w:rsidDel="008F1350">
          <w:rPr>
            <w:rFonts w:ascii="微软雅黑" w:eastAsia="微软雅黑" w:hAnsi="微软雅黑" w:hint="eastAsia"/>
            <w:lang w:eastAsia="zh-CN"/>
          </w:rPr>
          <w:delText>放的音量信息需要同步到源视频的服务设备。</w:delText>
        </w:r>
      </w:del>
    </w:p>
    <w:p w14:paraId="479FD5D7" w14:textId="58BDF3B6" w:rsidR="002167CE" w:rsidRPr="00C45CF7" w:rsidDel="008F1350" w:rsidRDefault="002167CE" w:rsidP="008F1350">
      <w:pPr>
        <w:pStyle w:val="a1"/>
        <w:ind w:firstLineChars="200" w:firstLine="400"/>
        <w:rPr>
          <w:del w:id="7215" w:author="作者" w:date="2020-09-14T15:36:00Z"/>
          <w:rFonts w:ascii="微软雅黑" w:eastAsia="微软雅黑" w:hAnsi="微软雅黑"/>
          <w:highlight w:val="yellow"/>
          <w:lang w:eastAsia="zh-CN"/>
        </w:rPr>
      </w:pPr>
      <w:del w:id="7216" w:author="作者" w:date="2020-09-14T15:36:00Z">
        <w:r w:rsidRPr="00C45CF7" w:rsidDel="008F1350">
          <w:rPr>
            <w:rFonts w:ascii="微软雅黑" w:eastAsia="微软雅黑" w:hAnsi="微软雅黑" w:hint="eastAsia"/>
            <w:highlight w:val="yellow"/>
            <w:lang w:eastAsia="zh-CN"/>
          </w:rPr>
          <w:delText>当主机作为</w:delText>
        </w:r>
        <w:r w:rsidRPr="00C45CF7" w:rsidDel="008F1350">
          <w:rPr>
            <w:rFonts w:ascii="微软雅黑" w:eastAsia="微软雅黑" w:hAnsi="微软雅黑"/>
            <w:highlight w:val="yellow"/>
            <w:lang w:eastAsia="zh-CN"/>
          </w:rPr>
          <w:delText xml:space="preserve">DLNA </w:delText>
        </w:r>
        <w:r w:rsidRPr="00C45CF7" w:rsidDel="008F1350">
          <w:rPr>
            <w:rFonts w:ascii="微软雅黑" w:eastAsia="微软雅黑" w:hAnsi="微软雅黑" w:hint="eastAsia"/>
            <w:highlight w:val="yellow"/>
            <w:lang w:eastAsia="zh-CN"/>
          </w:rPr>
          <w:delText>协议中的播放器模块时，如果用户通过源视频的服务设备调节播放的音量</w:delText>
        </w:r>
      </w:del>
    </w:p>
    <w:p w14:paraId="59DB6754" w14:textId="53272721" w:rsidR="002167CE" w:rsidDel="008F1350" w:rsidRDefault="002167CE" w:rsidP="008F1350">
      <w:pPr>
        <w:pStyle w:val="a1"/>
        <w:rPr>
          <w:ins w:id="7217" w:author="作者" w:date="2020-04-07T11:26:00Z"/>
          <w:del w:id="7218" w:author="作者" w:date="2020-09-14T15:36:00Z"/>
          <w:rFonts w:ascii="微软雅黑" w:eastAsia="微软雅黑" w:hAnsi="微软雅黑"/>
          <w:lang w:eastAsia="zh-CN"/>
        </w:rPr>
      </w:pPr>
      <w:del w:id="7219" w:author="作者" w:date="2020-09-14T15:36:00Z">
        <w:r w:rsidRPr="00C45CF7" w:rsidDel="008F1350">
          <w:rPr>
            <w:rFonts w:ascii="微软雅黑" w:eastAsia="微软雅黑" w:hAnsi="微软雅黑" w:hint="eastAsia"/>
            <w:highlight w:val="yellow"/>
            <w:lang w:eastAsia="zh-CN"/>
          </w:rPr>
          <w:delText>大小，那么主机也需要同时响应该控制命令更新其音量，并同步音量的状态信息到服务设备</w:delText>
        </w:r>
        <w:r w:rsidRPr="00E26B2A" w:rsidDel="008F1350">
          <w:rPr>
            <w:rFonts w:ascii="微软雅黑" w:eastAsia="微软雅黑" w:hAnsi="微软雅黑" w:hint="eastAsia"/>
            <w:lang w:eastAsia="zh-CN"/>
          </w:rPr>
          <w:delText>。</w:delText>
        </w:r>
      </w:del>
    </w:p>
    <w:p w14:paraId="2D1592DD" w14:textId="0449F0EB" w:rsidR="00905AC6" w:rsidDel="008F1350" w:rsidRDefault="00905AC6">
      <w:pPr>
        <w:pStyle w:val="a1"/>
        <w:ind w:firstLineChars="200" w:firstLine="400"/>
        <w:rPr>
          <w:ins w:id="7220" w:author="作者" w:date="2020-05-20T14:05:00Z"/>
          <w:del w:id="7221" w:author="作者" w:date="2020-09-14T15:36:00Z"/>
          <w:rFonts w:ascii="微软雅黑" w:eastAsia="微软雅黑" w:hAnsi="微软雅黑"/>
          <w:lang w:eastAsia="zh-CN"/>
        </w:rPr>
        <w:pPrChange w:id="7222" w:author="作者" w:date="2020-09-14T15:38:00Z">
          <w:pPr>
            <w:pStyle w:val="a1"/>
          </w:pPr>
        </w:pPrChange>
      </w:pPr>
      <w:ins w:id="7223" w:author="作者" w:date="2020-04-07T11:26:00Z">
        <w:del w:id="7224" w:author="作者" w:date="2020-09-14T15:36:00Z">
          <w:r w:rsidDel="008F1350">
            <w:rPr>
              <w:rFonts w:ascii="微软雅黑" w:eastAsia="微软雅黑" w:hAnsi="微软雅黑" w:hint="eastAsia"/>
              <w:lang w:eastAsia="zh-CN"/>
            </w:rPr>
            <w:delText>手指在屏幕</w:delText>
          </w:r>
        </w:del>
      </w:ins>
      <w:ins w:id="7225" w:author="作者" w:date="2020-04-07T11:27:00Z">
        <w:del w:id="7226" w:author="作者" w:date="2020-09-14T15:36:00Z">
          <w:r w:rsidDel="008F1350">
            <w:rPr>
              <w:rFonts w:ascii="微软雅黑" w:eastAsia="微软雅黑" w:hAnsi="微软雅黑" w:hint="eastAsia"/>
              <w:lang w:eastAsia="zh-CN"/>
            </w:rPr>
            <w:delText>右</w:delText>
          </w:r>
        </w:del>
      </w:ins>
      <w:ins w:id="7227" w:author="作者" w:date="2020-04-07T11:26:00Z">
        <w:del w:id="7228" w:author="作者" w:date="2020-09-14T15:36:00Z">
          <w:r w:rsidDel="008F1350">
            <w:rPr>
              <w:rFonts w:ascii="微软雅黑" w:eastAsia="微软雅黑" w:hAnsi="微软雅黑" w:hint="eastAsia"/>
              <w:lang w:eastAsia="zh-CN"/>
            </w:rPr>
            <w:delText>侧上下滑动可调节</w:delText>
          </w:r>
        </w:del>
      </w:ins>
      <w:ins w:id="7229" w:author="作者" w:date="2020-04-07T11:27:00Z">
        <w:del w:id="7230" w:author="作者" w:date="2020-09-14T15:36:00Z">
          <w:r w:rsidDel="008F1350">
            <w:rPr>
              <w:rFonts w:ascii="微软雅黑" w:eastAsia="微软雅黑" w:hAnsi="微软雅黑" w:hint="eastAsia"/>
              <w:lang w:eastAsia="zh-CN"/>
            </w:rPr>
            <w:delText>音量</w:delText>
          </w:r>
        </w:del>
      </w:ins>
      <w:ins w:id="7231" w:author="作者" w:date="2020-04-07T11:26:00Z">
        <w:del w:id="7232" w:author="作者" w:date="2020-09-14T15:36:00Z">
          <w:r w:rsidDel="008F1350">
            <w:rPr>
              <w:rFonts w:ascii="微软雅黑" w:eastAsia="微软雅黑" w:hAnsi="微软雅黑" w:hint="eastAsia"/>
              <w:lang w:eastAsia="zh-CN"/>
            </w:rPr>
            <w:delText>，展现对应的</w:delText>
          </w:r>
        </w:del>
      </w:ins>
      <w:ins w:id="7233" w:author="作者" w:date="2020-04-07T11:27:00Z">
        <w:del w:id="7234" w:author="作者" w:date="2020-09-14T15:36:00Z">
          <w:r w:rsidDel="008F1350">
            <w:rPr>
              <w:rFonts w:ascii="微软雅黑" w:eastAsia="微软雅黑" w:hAnsi="微软雅黑" w:hint="eastAsia"/>
              <w:lang w:eastAsia="zh-CN"/>
            </w:rPr>
            <w:delText>音量</w:delText>
          </w:r>
        </w:del>
      </w:ins>
      <w:ins w:id="7235" w:author="作者" w:date="2020-04-07T11:26:00Z">
        <w:del w:id="7236" w:author="作者" w:date="2020-09-14T15:36:00Z">
          <w:r w:rsidDel="008F1350">
            <w:rPr>
              <w:rFonts w:ascii="微软雅黑" w:eastAsia="微软雅黑" w:hAnsi="微软雅黑" w:hint="eastAsia"/>
              <w:lang w:eastAsia="zh-CN"/>
            </w:rPr>
            <w:delText>I</w:delText>
          </w:r>
          <w:r w:rsidDel="008F1350">
            <w:rPr>
              <w:rFonts w:ascii="微软雅黑" w:eastAsia="微软雅黑" w:hAnsi="微软雅黑"/>
              <w:lang w:eastAsia="zh-CN"/>
            </w:rPr>
            <w:delText>CON</w:delText>
          </w:r>
          <w:r w:rsidDel="008F1350">
            <w:rPr>
              <w:rFonts w:ascii="微软雅黑" w:eastAsia="微软雅黑" w:hAnsi="微软雅黑" w:hint="eastAsia"/>
              <w:lang w:eastAsia="zh-CN"/>
            </w:rPr>
            <w:delText>，I</w:delText>
          </w:r>
          <w:r w:rsidDel="008F1350">
            <w:rPr>
              <w:rFonts w:ascii="微软雅黑" w:eastAsia="微软雅黑" w:hAnsi="微软雅黑"/>
              <w:lang w:eastAsia="zh-CN"/>
            </w:rPr>
            <w:delText>CON</w:delText>
          </w:r>
          <w:r w:rsidDel="008F1350">
            <w:rPr>
              <w:rFonts w:ascii="微软雅黑" w:eastAsia="微软雅黑" w:hAnsi="微软雅黑" w:hint="eastAsia"/>
              <w:lang w:eastAsia="zh-CN"/>
            </w:rPr>
            <w:delText>下可视化显示</w:delText>
          </w:r>
        </w:del>
      </w:ins>
      <w:ins w:id="7237" w:author="作者" w:date="2020-04-07T11:27:00Z">
        <w:del w:id="7238" w:author="作者" w:date="2020-09-14T15:36:00Z">
          <w:r w:rsidDel="008F1350">
            <w:rPr>
              <w:rFonts w:ascii="微软雅黑" w:eastAsia="微软雅黑" w:hAnsi="微软雅黑" w:hint="eastAsia"/>
              <w:lang w:eastAsia="zh-CN"/>
            </w:rPr>
            <w:delText>音量</w:delText>
          </w:r>
        </w:del>
      </w:ins>
      <w:ins w:id="7239" w:author="作者" w:date="2020-04-07T11:26:00Z">
        <w:del w:id="7240" w:author="作者" w:date="2020-09-14T15:36:00Z">
          <w:r w:rsidDel="008F1350">
            <w:rPr>
              <w:rFonts w:ascii="微软雅黑" w:eastAsia="微软雅黑" w:hAnsi="微软雅黑" w:hint="eastAsia"/>
              <w:lang w:eastAsia="zh-CN"/>
            </w:rPr>
            <w:delText>水平</w:delText>
          </w:r>
        </w:del>
      </w:ins>
    </w:p>
    <w:p w14:paraId="673CB9A0" w14:textId="1F2A4951" w:rsidR="00E40CAC" w:rsidRPr="00905AC6" w:rsidDel="008F1350" w:rsidRDefault="00E40CAC">
      <w:pPr>
        <w:pStyle w:val="a1"/>
        <w:ind w:firstLineChars="200" w:firstLine="400"/>
        <w:rPr>
          <w:ins w:id="7241" w:author="作者" w:date="2020-04-07T11:22:00Z"/>
          <w:del w:id="7242" w:author="作者" w:date="2020-09-14T15:36:00Z"/>
          <w:rFonts w:ascii="微软雅黑" w:eastAsia="微软雅黑" w:hAnsi="微软雅黑"/>
          <w:lang w:eastAsia="zh-CN"/>
        </w:rPr>
        <w:pPrChange w:id="7243" w:author="作者" w:date="2020-09-14T15:38:00Z">
          <w:pPr>
            <w:pStyle w:val="a1"/>
          </w:pPr>
        </w:pPrChange>
      </w:pPr>
      <w:ins w:id="7244" w:author="作者" w:date="2020-05-20T14:05:00Z">
        <w:del w:id="7245" w:author="作者" w:date="2020-09-14T15:36:00Z">
          <w:r w:rsidRPr="006F4334" w:rsidDel="008F1350">
            <w:rPr>
              <w:rFonts w:ascii="微软雅黑" w:eastAsia="微软雅黑" w:hAnsi="微软雅黑" w:hint="eastAsia"/>
              <w:lang w:eastAsia="zh-CN"/>
            </w:rPr>
            <w:delText>支持实体按键控制</w:delText>
          </w:r>
          <w:r w:rsidR="00F63019" w:rsidDel="008F1350">
            <w:rPr>
              <w:rFonts w:ascii="微软雅黑" w:eastAsia="微软雅黑" w:hAnsi="微软雅黑" w:hint="eastAsia"/>
              <w:lang w:eastAsia="zh-CN"/>
            </w:rPr>
            <w:delText>视</w:delText>
          </w:r>
          <w:r w:rsidRPr="006F4334" w:rsidDel="008F1350">
            <w:rPr>
              <w:rFonts w:ascii="微软雅黑" w:eastAsia="微软雅黑" w:hAnsi="微软雅黑" w:hint="eastAsia"/>
              <w:lang w:eastAsia="zh-CN"/>
            </w:rPr>
            <w:delText>音频的</w:delText>
          </w:r>
          <w:r w:rsidDel="008F1350">
            <w:rPr>
              <w:rFonts w:ascii="微软雅黑" w:eastAsia="微软雅黑" w:hAnsi="微软雅黑" w:hint="eastAsia"/>
              <w:lang w:eastAsia="zh-CN"/>
            </w:rPr>
            <w:delText>音量调节</w:delText>
          </w:r>
        </w:del>
      </w:ins>
    </w:p>
    <w:p w14:paraId="51780258" w14:textId="3D15DE17" w:rsidR="00F27E24" w:rsidRPr="00C45CF7" w:rsidDel="008F1350" w:rsidRDefault="00F27E24" w:rsidP="008F1350">
      <w:pPr>
        <w:pStyle w:val="a1"/>
        <w:rPr>
          <w:ins w:id="7246" w:author="作者" w:date="2020-04-07T11:22:00Z"/>
          <w:del w:id="7247" w:author="作者" w:date="2020-09-14T15:36:00Z"/>
          <w:rFonts w:ascii="微软雅黑" w:eastAsia="微软雅黑" w:hAnsi="微软雅黑"/>
          <w:lang w:eastAsia="zh-CN"/>
        </w:rPr>
      </w:pPr>
      <w:ins w:id="7248" w:author="作者" w:date="2020-04-07T11:22:00Z">
        <w:del w:id="7249" w:author="作者" w:date="2020-09-14T15:36:00Z">
          <w:r w:rsidDel="008F1350">
            <w:rPr>
              <w:rFonts w:ascii="微软雅黑" w:eastAsia="微软雅黑" w:hAnsi="微软雅黑"/>
              <w:lang w:eastAsia="zh-CN"/>
            </w:rPr>
            <w:delText>7）</w:delText>
          </w:r>
          <w:r w:rsidDel="008F1350">
            <w:rPr>
              <w:rFonts w:ascii="微软雅黑" w:eastAsia="微软雅黑" w:hAnsi="微软雅黑" w:hint="eastAsia"/>
              <w:lang w:eastAsia="zh-CN"/>
            </w:rPr>
            <w:delText>亮度</w:delText>
          </w:r>
          <w:r w:rsidRPr="00C45CF7" w:rsidDel="008F1350">
            <w:rPr>
              <w:rFonts w:ascii="微软雅黑" w:eastAsia="微软雅黑" w:hAnsi="微软雅黑"/>
              <w:lang w:eastAsia="zh-CN"/>
            </w:rPr>
            <w:delText>调节</w:delText>
          </w:r>
        </w:del>
      </w:ins>
    </w:p>
    <w:p w14:paraId="2382FA96" w14:textId="337DBC42" w:rsidR="00F27E24" w:rsidRPr="00E26B2A" w:rsidDel="008F1350" w:rsidRDefault="00905AC6" w:rsidP="008F1350">
      <w:pPr>
        <w:pStyle w:val="a1"/>
        <w:rPr>
          <w:del w:id="7250" w:author="作者" w:date="2020-09-14T15:36:00Z"/>
          <w:rFonts w:ascii="微软雅黑" w:eastAsia="微软雅黑" w:hAnsi="微软雅黑"/>
          <w:lang w:eastAsia="zh-CN"/>
        </w:rPr>
      </w:pPr>
      <w:ins w:id="7251" w:author="作者" w:date="2020-04-07T11:23:00Z">
        <w:del w:id="7252" w:author="作者" w:date="2020-09-14T15:36:00Z">
          <w:r w:rsidDel="008F1350">
            <w:rPr>
              <w:rFonts w:ascii="微软雅黑" w:eastAsia="微软雅黑" w:hAnsi="微软雅黑"/>
              <w:lang w:eastAsia="zh-CN"/>
            </w:rPr>
            <w:delText xml:space="preserve">      </w:delText>
          </w:r>
          <w:r w:rsidDel="008F1350">
            <w:rPr>
              <w:rFonts w:ascii="微软雅黑" w:eastAsia="微软雅黑" w:hAnsi="微软雅黑" w:hint="eastAsia"/>
              <w:lang w:eastAsia="zh-CN"/>
            </w:rPr>
            <w:delText>手指在屏幕</w:delText>
          </w:r>
        </w:del>
      </w:ins>
      <w:ins w:id="7253" w:author="作者" w:date="2020-04-07T11:24:00Z">
        <w:del w:id="7254" w:author="作者" w:date="2020-09-14T15:36:00Z">
          <w:r w:rsidDel="008F1350">
            <w:rPr>
              <w:rFonts w:ascii="微软雅黑" w:eastAsia="微软雅黑" w:hAnsi="微软雅黑" w:hint="eastAsia"/>
              <w:lang w:eastAsia="zh-CN"/>
            </w:rPr>
            <w:delText>左侧上下滑动可调节亮度，展现对应的亮度I</w:delText>
          </w:r>
          <w:r w:rsidDel="008F1350">
            <w:rPr>
              <w:rFonts w:ascii="微软雅黑" w:eastAsia="微软雅黑" w:hAnsi="微软雅黑"/>
              <w:lang w:eastAsia="zh-CN"/>
            </w:rPr>
            <w:delText>CON</w:delText>
          </w:r>
          <w:r w:rsidDel="008F1350">
            <w:rPr>
              <w:rFonts w:ascii="微软雅黑" w:eastAsia="微软雅黑" w:hAnsi="微软雅黑" w:hint="eastAsia"/>
              <w:lang w:eastAsia="zh-CN"/>
            </w:rPr>
            <w:delText>，I</w:delText>
          </w:r>
          <w:r w:rsidDel="008F1350">
            <w:rPr>
              <w:rFonts w:ascii="微软雅黑" w:eastAsia="微软雅黑" w:hAnsi="微软雅黑"/>
              <w:lang w:eastAsia="zh-CN"/>
            </w:rPr>
            <w:delText>CON</w:delText>
          </w:r>
          <w:r w:rsidDel="008F1350">
            <w:rPr>
              <w:rFonts w:ascii="微软雅黑" w:eastAsia="微软雅黑" w:hAnsi="微软雅黑" w:hint="eastAsia"/>
              <w:lang w:eastAsia="zh-CN"/>
            </w:rPr>
            <w:delText>下可视化显示亮度水平</w:delText>
          </w:r>
        </w:del>
      </w:ins>
    </w:p>
    <w:p w14:paraId="5117F3A1" w14:textId="79C9DD1F" w:rsidR="002167CE" w:rsidRPr="00E26B2A" w:rsidDel="008F1350" w:rsidRDefault="000712E0" w:rsidP="008F1350">
      <w:pPr>
        <w:pStyle w:val="a1"/>
        <w:rPr>
          <w:del w:id="7255" w:author="作者" w:date="2020-09-14T15:36:00Z"/>
          <w:rFonts w:ascii="微软雅黑" w:eastAsia="微软雅黑" w:hAnsi="微软雅黑"/>
          <w:lang w:eastAsia="zh-CN"/>
        </w:rPr>
      </w:pPr>
      <w:del w:id="7256" w:author="作者" w:date="2020-09-14T15:36:00Z">
        <w:r w:rsidRPr="00E26B2A" w:rsidDel="008F1350">
          <w:rPr>
            <w:rFonts w:ascii="微软雅黑" w:eastAsia="微软雅黑" w:hAnsi="微软雅黑" w:hint="eastAsia"/>
            <w:lang w:eastAsia="zh-CN"/>
          </w:rPr>
          <w:delText>2.4.6</w:delText>
        </w:r>
        <w:r w:rsidR="002167CE" w:rsidRPr="00E26B2A" w:rsidDel="008F1350">
          <w:rPr>
            <w:rFonts w:ascii="微软雅黑" w:eastAsia="微软雅黑" w:hAnsi="微软雅黑" w:hint="eastAsia"/>
            <w:lang w:eastAsia="zh-CN"/>
          </w:rPr>
          <w:delText>.4 字幕</w:delText>
        </w:r>
      </w:del>
    </w:p>
    <w:p w14:paraId="1EEA59D5" w14:textId="1870EB35" w:rsidR="002167CE" w:rsidRPr="00E26B2A" w:rsidDel="008F1350" w:rsidRDefault="002167CE" w:rsidP="008F1350">
      <w:pPr>
        <w:pStyle w:val="a1"/>
        <w:ind w:firstLineChars="200" w:firstLine="400"/>
        <w:rPr>
          <w:del w:id="7257" w:author="作者" w:date="2020-09-14T15:36:00Z"/>
          <w:rFonts w:ascii="微软雅黑" w:eastAsia="微软雅黑" w:hAnsi="微软雅黑"/>
          <w:lang w:eastAsia="zh-CN"/>
        </w:rPr>
      </w:pPr>
      <w:del w:id="7258" w:author="作者" w:date="2020-09-14T15:36:00Z">
        <w:r w:rsidRPr="00E26B2A" w:rsidDel="008F1350">
          <w:rPr>
            <w:rFonts w:ascii="微软雅黑" w:eastAsia="微软雅黑" w:hAnsi="微软雅黑" w:hint="eastAsia"/>
            <w:lang w:eastAsia="zh-CN"/>
          </w:rPr>
          <w:delText>当用户选择投屏播放本地视频资源时，如果视频资源内嵌了字幕信息，则主机要求同步显示</w:delText>
        </w:r>
      </w:del>
    </w:p>
    <w:p w14:paraId="1F84FAE6" w14:textId="340E34D6" w:rsidR="002167CE" w:rsidRPr="00E26B2A" w:rsidDel="008F1350" w:rsidRDefault="002167CE" w:rsidP="008F1350">
      <w:pPr>
        <w:pStyle w:val="a1"/>
        <w:rPr>
          <w:del w:id="7259" w:author="作者" w:date="2020-09-14T15:36:00Z"/>
          <w:rFonts w:ascii="微软雅黑" w:eastAsia="微软雅黑" w:hAnsi="微软雅黑"/>
          <w:lang w:eastAsia="zh-CN"/>
        </w:rPr>
      </w:pPr>
      <w:del w:id="7260" w:author="作者" w:date="2020-09-14T15:36:00Z">
        <w:r w:rsidRPr="00E26B2A" w:rsidDel="008F1350">
          <w:rPr>
            <w:rFonts w:ascii="微软雅黑" w:eastAsia="微软雅黑" w:hAnsi="微软雅黑" w:hint="eastAsia"/>
            <w:lang w:eastAsia="zh-CN"/>
          </w:rPr>
          <w:delText>字幕信息；如果服务设备端选择播放的视频字幕属于外挂字幕，那么基于DLNA 协议主机端可以</w:delText>
        </w:r>
      </w:del>
    </w:p>
    <w:p w14:paraId="4B9A1E13" w14:textId="2C0D146D" w:rsidR="002167CE" w:rsidDel="008F1350" w:rsidRDefault="002167CE" w:rsidP="008F1350">
      <w:pPr>
        <w:pStyle w:val="a1"/>
        <w:rPr>
          <w:del w:id="7261" w:author="作者" w:date="2020-09-14T15:36:00Z"/>
          <w:rFonts w:ascii="微软雅黑" w:eastAsia="微软雅黑" w:hAnsi="微软雅黑"/>
          <w:lang w:eastAsia="zh-CN"/>
        </w:rPr>
      </w:pPr>
      <w:del w:id="7262" w:author="作者" w:date="2020-09-14T15:36:00Z">
        <w:r w:rsidRPr="00C45CF7" w:rsidDel="008F1350">
          <w:rPr>
            <w:rFonts w:ascii="微软雅黑" w:eastAsia="微软雅黑" w:hAnsi="微软雅黑" w:hint="eastAsia"/>
            <w:lang w:eastAsia="zh-CN"/>
          </w:rPr>
          <w:delText>不显示字幕。</w:delText>
        </w:r>
        <w:r w:rsidR="007C3EE1" w:rsidRPr="00C45CF7" w:rsidDel="008F1350">
          <w:rPr>
            <w:rFonts w:ascii="微软雅黑" w:eastAsia="微软雅黑" w:hAnsi="微软雅黑" w:hint="eastAsia"/>
            <w:lang w:eastAsia="zh-CN"/>
          </w:rPr>
          <w:delText>服务器上本地视频同级目录下如有对应的字幕文件，需要在车机端同步解析字幕并展示；</w:delText>
        </w:r>
      </w:del>
    </w:p>
    <w:p w14:paraId="028A5648" w14:textId="74279C71" w:rsidR="00A4547D" w:rsidRPr="00C45CF7" w:rsidDel="008F1350" w:rsidRDefault="00A4547D" w:rsidP="008F1350">
      <w:pPr>
        <w:pStyle w:val="31"/>
        <w:tabs>
          <w:tab w:val="clear" w:pos="432"/>
        </w:tabs>
        <w:rPr>
          <w:del w:id="7263" w:author="作者" w:date="2020-09-14T15:36:00Z"/>
          <w:rFonts w:ascii="微软雅黑" w:eastAsia="微软雅黑" w:hAnsi="微软雅黑" w:cs="微软雅黑"/>
          <w:lang w:eastAsia="zh-CN"/>
        </w:rPr>
      </w:pPr>
      <w:del w:id="7264" w:author="作者" w:date="2020-09-14T15:36:00Z">
        <w:r w:rsidRPr="00C45CF7" w:rsidDel="008F1350">
          <w:rPr>
            <w:rFonts w:ascii="微软雅黑" w:eastAsia="微软雅黑" w:hAnsi="微软雅黑" w:cs="微软雅黑" w:hint="eastAsia"/>
            <w:lang w:eastAsia="zh-CN"/>
          </w:rPr>
          <w:delText>功能开关</w:delText>
        </w:r>
        <w:r w:rsidRPr="00C45CF7" w:rsidDel="008F1350">
          <w:rPr>
            <w:rFonts w:ascii="微软雅黑" w:eastAsia="微软雅黑" w:hAnsi="微软雅黑" w:cs="微软雅黑"/>
            <w:lang w:eastAsia="zh-CN"/>
          </w:rPr>
          <w:delText xml:space="preserve"> </w:delText>
        </w:r>
      </w:del>
    </w:p>
    <w:p w14:paraId="101CA7C7" w14:textId="1FCF4A65" w:rsidR="00A4547D" w:rsidRPr="00765423" w:rsidDel="008F1350" w:rsidRDefault="00A4547D" w:rsidP="008F1350">
      <w:pPr>
        <w:ind w:firstLineChars="200" w:firstLine="400"/>
        <w:rPr>
          <w:del w:id="7265" w:author="作者" w:date="2020-09-14T15:36:00Z"/>
          <w:rFonts w:ascii="微软雅黑" w:eastAsia="微软雅黑" w:hAnsi="微软雅黑"/>
          <w:szCs w:val="19"/>
        </w:rPr>
      </w:pPr>
      <w:del w:id="7266" w:author="作者" w:date="2020-09-14T15:36:00Z">
        <w:r w:rsidRPr="00765423" w:rsidDel="008F1350">
          <w:rPr>
            <w:rFonts w:ascii="微软雅黑" w:eastAsia="微软雅黑" w:hAnsi="微软雅黑" w:hint="eastAsia"/>
            <w:szCs w:val="19"/>
          </w:rPr>
          <w:delText>用户可以通过系统设置中的</w:delText>
        </w:r>
        <w:r w:rsidRPr="00765423" w:rsidDel="008F1350">
          <w:rPr>
            <w:rFonts w:ascii="微软雅黑" w:eastAsia="微软雅黑" w:hAnsi="微软雅黑"/>
            <w:szCs w:val="19"/>
          </w:rPr>
          <w:delText>DLNA</w:delText>
        </w:r>
        <w:r w:rsidRPr="00765423" w:rsidDel="008F1350">
          <w:rPr>
            <w:rFonts w:ascii="微软雅黑" w:eastAsia="微软雅黑" w:hAnsi="微软雅黑" w:hint="eastAsia"/>
            <w:szCs w:val="19"/>
          </w:rPr>
          <w:delText>功能开关</w:delText>
        </w:r>
        <w:r w:rsidDel="008F1350">
          <w:rPr>
            <w:rFonts w:ascii="微软雅黑" w:eastAsia="微软雅黑" w:hAnsi="微软雅黑" w:hint="eastAsia"/>
            <w:szCs w:val="19"/>
          </w:rPr>
          <w:delText>（开关名称：媒体投射）</w:delText>
        </w:r>
        <w:r w:rsidRPr="00765423" w:rsidDel="008F1350">
          <w:rPr>
            <w:rFonts w:ascii="微软雅黑" w:eastAsia="微软雅黑" w:hAnsi="微软雅黑" w:hint="eastAsia"/>
            <w:szCs w:val="19"/>
          </w:rPr>
          <w:delText>来控制该功能的开和关</w:delText>
        </w:r>
        <w:r w:rsidDel="008F1350">
          <w:rPr>
            <w:rFonts w:ascii="微软雅黑" w:eastAsia="微软雅黑" w:hAnsi="微软雅黑" w:hint="eastAsia"/>
            <w:szCs w:val="19"/>
          </w:rPr>
          <w:delText>，界面</w:delText>
        </w:r>
        <w:r w:rsidR="00DE5314" w:rsidDel="008F1350">
          <w:rPr>
            <w:rFonts w:ascii="微软雅黑" w:eastAsia="微软雅黑" w:hAnsi="微软雅黑" w:hint="eastAsia"/>
            <w:szCs w:val="19"/>
          </w:rPr>
          <w:delText>需要</w:delText>
        </w:r>
        <w:r w:rsidDel="008F1350">
          <w:rPr>
            <w:rFonts w:ascii="微软雅黑" w:eastAsia="微软雅黑" w:hAnsi="微软雅黑" w:hint="eastAsia"/>
            <w:szCs w:val="19"/>
          </w:rPr>
          <w:delText>显示车机名称</w:delText>
        </w:r>
        <w:r w:rsidRPr="00765423" w:rsidDel="008F1350">
          <w:rPr>
            <w:rFonts w:ascii="微软雅黑" w:eastAsia="微软雅黑" w:hAnsi="微软雅黑" w:hint="eastAsia"/>
            <w:szCs w:val="19"/>
          </w:rPr>
          <w:delText>。</w:delText>
        </w:r>
        <w:r w:rsidRPr="00765423" w:rsidDel="008F1350">
          <w:rPr>
            <w:rFonts w:ascii="微软雅黑" w:eastAsia="微软雅黑" w:hAnsi="微软雅黑"/>
            <w:szCs w:val="19"/>
          </w:rPr>
          <w:delText xml:space="preserve"> </w:delText>
        </w:r>
      </w:del>
    </w:p>
    <w:p w14:paraId="3B78F520" w14:textId="51AD0064" w:rsidR="007D5A4F" w:rsidRPr="00765423" w:rsidDel="008F1350" w:rsidRDefault="00A4547D" w:rsidP="008F1350">
      <w:pPr>
        <w:pStyle w:val="Default"/>
        <w:ind w:firstLineChars="200" w:firstLine="400"/>
        <w:rPr>
          <w:del w:id="7267" w:author="作者" w:date="2020-09-14T15:36:00Z"/>
          <w:rFonts w:ascii="微软雅黑" w:eastAsia="微软雅黑" w:hAnsi="微软雅黑" w:cs="Times New Roman"/>
          <w:color w:val="auto"/>
          <w:sz w:val="20"/>
          <w:szCs w:val="19"/>
        </w:rPr>
      </w:pPr>
      <w:del w:id="7268" w:author="作者" w:date="2020-09-14T15:36:00Z">
        <w:r w:rsidRPr="00765423" w:rsidDel="008F1350">
          <w:rPr>
            <w:rFonts w:ascii="微软雅黑" w:eastAsia="微软雅黑" w:hAnsi="微软雅黑" w:cs="Times New Roman" w:hint="eastAsia"/>
            <w:color w:val="auto"/>
            <w:sz w:val="20"/>
            <w:szCs w:val="19"/>
          </w:rPr>
          <w:delText>该功能可通过语音指令控制开和关。</w:delText>
        </w:r>
      </w:del>
    </w:p>
    <w:p w14:paraId="094219AB" w14:textId="7383565B" w:rsidR="007D5A4F" w:rsidRPr="00C45CF7" w:rsidDel="008F1350" w:rsidRDefault="007D5A4F" w:rsidP="008F1350">
      <w:pPr>
        <w:pStyle w:val="31"/>
        <w:tabs>
          <w:tab w:val="clear" w:pos="432"/>
        </w:tabs>
        <w:rPr>
          <w:del w:id="7269" w:author="作者" w:date="2020-09-14T15:36:00Z"/>
          <w:rFonts w:ascii="微软雅黑" w:eastAsia="微软雅黑" w:hAnsi="微软雅黑" w:cs="微软雅黑"/>
          <w:lang w:eastAsia="zh-CN"/>
        </w:rPr>
      </w:pPr>
      <w:del w:id="7270" w:author="作者" w:date="2020-09-14T15:36:00Z">
        <w:r w:rsidRPr="00C45CF7" w:rsidDel="008F1350">
          <w:rPr>
            <w:rFonts w:ascii="微软雅黑" w:eastAsia="微软雅黑" w:hAnsi="微软雅黑" w:cs="微软雅黑" w:hint="eastAsia"/>
            <w:lang w:eastAsia="zh-CN"/>
          </w:rPr>
          <w:delText>异常检测</w:delText>
        </w:r>
      </w:del>
    </w:p>
    <w:p w14:paraId="47DF7C3A" w14:textId="746534CD" w:rsidR="007D5A4F" w:rsidDel="008F1350" w:rsidRDefault="007D5A4F" w:rsidP="008F1350">
      <w:pPr>
        <w:ind w:leftChars="200" w:left="400" w:firstLine="320"/>
        <w:rPr>
          <w:ins w:id="7271" w:author="作者" w:date="2020-04-15T15:08:00Z"/>
          <w:del w:id="7272" w:author="作者" w:date="2020-09-14T15:36:00Z"/>
          <w:rFonts w:ascii="微软雅黑" w:eastAsia="微软雅黑" w:hAnsi="微软雅黑"/>
          <w:szCs w:val="19"/>
        </w:rPr>
      </w:pPr>
      <w:del w:id="7273" w:author="作者" w:date="2020-09-14T15:36:00Z">
        <w:r w:rsidDel="008F1350">
          <w:rPr>
            <w:rFonts w:ascii="微软雅黑" w:eastAsia="微软雅黑" w:hAnsi="微软雅黑" w:hint="eastAsia"/>
          </w:rPr>
          <w:delText>如果</w:delText>
        </w:r>
        <w:r w:rsidRPr="00717335" w:rsidDel="008F1350">
          <w:rPr>
            <w:rFonts w:ascii="微软雅黑" w:eastAsia="微软雅黑" w:hAnsi="微软雅黑" w:hint="eastAsia"/>
          </w:rPr>
          <w:delText>检测到</w:delText>
        </w:r>
        <w:r w:rsidR="00D1589D" w:rsidRPr="00D1589D" w:rsidDel="008F1350">
          <w:rPr>
            <w:rFonts w:ascii="微软雅黑" w:eastAsia="微软雅黑" w:hAnsi="微软雅黑" w:hint="eastAsia"/>
          </w:rPr>
          <w:delText>共享局域网</w:delText>
        </w:r>
        <w:r w:rsidRPr="00717335" w:rsidDel="008F1350">
          <w:rPr>
            <w:rFonts w:ascii="微软雅黑" w:eastAsia="微软雅黑" w:hAnsi="微软雅黑" w:hint="eastAsia"/>
          </w:rPr>
          <w:delText>异常，</w:delText>
        </w:r>
        <w:r w:rsidR="00FE5CAA" w:rsidDel="008F1350">
          <w:rPr>
            <w:rFonts w:ascii="微软雅黑" w:eastAsia="微软雅黑" w:hAnsi="微软雅黑" w:hint="eastAsia"/>
          </w:rPr>
          <w:delText>进行</w:delText>
        </w:r>
        <w:r w:rsidRPr="00717335" w:rsidDel="008F1350">
          <w:rPr>
            <w:rFonts w:ascii="微软雅黑" w:eastAsia="微软雅黑" w:hAnsi="微软雅黑" w:hint="eastAsia"/>
          </w:rPr>
          <w:delText>播放异常</w:delText>
        </w:r>
      </w:del>
      <w:ins w:id="7274" w:author="作者" w:date="2020-04-15T15:09:00Z">
        <w:del w:id="7275" w:author="作者" w:date="2020-09-14T15:36:00Z">
          <w:r w:rsidR="0088676D" w:rsidDel="008F1350">
            <w:rPr>
              <w:rFonts w:ascii="微软雅黑" w:eastAsia="微软雅黑" w:hAnsi="微软雅黑" w:hint="eastAsia"/>
            </w:rPr>
            <w:delText>，</w:delText>
          </w:r>
        </w:del>
      </w:ins>
      <w:del w:id="7276" w:author="作者" w:date="2020-09-14T15:36:00Z">
        <w:r w:rsidRPr="00717335" w:rsidDel="008F1350">
          <w:rPr>
            <w:rFonts w:ascii="微软雅黑" w:eastAsia="微软雅黑" w:hAnsi="微软雅黑" w:hint="eastAsia"/>
          </w:rPr>
          <w:delText>的弹框提示</w:delText>
        </w:r>
        <w:r w:rsidR="00FE5CAA" w:rsidDel="008F1350">
          <w:rPr>
            <w:rFonts w:ascii="微软雅黑" w:eastAsia="微软雅黑" w:hAnsi="微软雅黑" w:hint="eastAsia"/>
          </w:rPr>
          <w:delText>“</w:delText>
        </w:r>
        <w:r w:rsidR="001118C8" w:rsidDel="008F1350">
          <w:rPr>
            <w:rFonts w:ascii="微软雅黑" w:eastAsia="微软雅黑" w:hAnsi="微软雅黑" w:hint="eastAsia"/>
          </w:rPr>
          <w:delText>网络异常</w:delText>
        </w:r>
      </w:del>
      <w:ins w:id="7277" w:author="作者" w:date="2020-04-15T15:07:00Z">
        <w:del w:id="7278" w:author="作者" w:date="2020-09-14T15:36:00Z">
          <w:r w:rsidR="00D35100" w:rsidDel="008F1350">
            <w:rPr>
              <w:rFonts w:ascii="微软雅黑" w:eastAsia="微软雅黑" w:hAnsi="微软雅黑" w:hint="eastAsia"/>
            </w:rPr>
            <w:delText>已退出投屏，请检查</w:delText>
          </w:r>
        </w:del>
      </w:ins>
      <w:ins w:id="7279" w:author="作者" w:date="2020-04-15T15:08:00Z">
        <w:del w:id="7280" w:author="作者" w:date="2020-09-14T15:36:00Z">
          <w:r w:rsidR="00D35100" w:rsidDel="008F1350">
            <w:rPr>
              <w:rFonts w:ascii="微软雅黑" w:eastAsia="微软雅黑" w:hAnsi="微软雅黑" w:hint="eastAsia"/>
            </w:rPr>
            <w:delText>网络设置</w:delText>
          </w:r>
        </w:del>
      </w:ins>
      <w:del w:id="7281" w:author="作者" w:date="2020-09-14T15:36:00Z">
        <w:r w:rsidR="0040612A" w:rsidDel="008F1350">
          <w:rPr>
            <w:rFonts w:ascii="微软雅黑" w:eastAsia="微软雅黑" w:hAnsi="微软雅黑" w:hint="eastAsia"/>
          </w:rPr>
          <w:delText>导致</w:delText>
        </w:r>
        <w:r w:rsidR="001118C8" w:rsidDel="008F1350">
          <w:rPr>
            <w:rFonts w:ascii="微软雅黑" w:eastAsia="微软雅黑" w:hAnsi="微软雅黑" w:hint="eastAsia"/>
          </w:rPr>
          <w:delText>媒体投射退出，请检查网络设置</w:delText>
        </w:r>
        <w:r w:rsidR="00FE5CAA" w:rsidDel="008F1350">
          <w:rPr>
            <w:rFonts w:ascii="微软雅黑" w:eastAsia="微软雅黑" w:hAnsi="微软雅黑" w:hint="eastAsia"/>
          </w:rPr>
          <w:delText>”，</w:delText>
        </w:r>
        <w:r w:rsidR="00FE5CAA" w:rsidRPr="00765423" w:rsidDel="008F1350">
          <w:rPr>
            <w:rFonts w:ascii="微软雅黑" w:eastAsia="微软雅黑" w:hAnsi="微软雅黑" w:hint="eastAsia"/>
            <w:szCs w:val="19"/>
          </w:rPr>
          <w:delText>当用户点击“确定”时，弹窗消失并退出当前播放界面回到上一层；如1</w:delText>
        </w:r>
        <w:r w:rsidR="00FE5CAA" w:rsidRPr="00765423" w:rsidDel="008F1350">
          <w:rPr>
            <w:rFonts w:ascii="微软雅黑" w:eastAsia="微软雅黑" w:hAnsi="微软雅黑"/>
            <w:szCs w:val="19"/>
          </w:rPr>
          <w:delText>0s</w:delText>
        </w:r>
        <w:r w:rsidR="00FE5CAA" w:rsidRPr="00765423" w:rsidDel="008F1350">
          <w:rPr>
            <w:rFonts w:ascii="微软雅黑" w:eastAsia="微软雅黑" w:hAnsi="微软雅黑" w:hint="eastAsia"/>
            <w:szCs w:val="19"/>
          </w:rPr>
          <w:delText>内无任何操作，将自动关闭弹窗及退出播放，回到上一层界面</w:delText>
        </w:r>
        <w:r w:rsidR="00FE5CAA" w:rsidRPr="00765423" w:rsidDel="008F1350">
          <w:rPr>
            <w:rFonts w:ascii="微软雅黑" w:eastAsia="微软雅黑" w:hAnsi="微软雅黑"/>
            <w:szCs w:val="19"/>
          </w:rPr>
          <w:delText>。</w:delText>
        </w:r>
      </w:del>
    </w:p>
    <w:p w14:paraId="62C39A8F" w14:textId="34720529" w:rsidR="008D02AC" w:rsidDel="008F1350" w:rsidRDefault="0088676D" w:rsidP="008F1350">
      <w:pPr>
        <w:ind w:leftChars="200" w:left="400" w:firstLine="320"/>
        <w:rPr>
          <w:ins w:id="7282" w:author="作者" w:date="2020-04-15T15:09:00Z"/>
          <w:del w:id="7283" w:author="作者" w:date="2020-09-14T15:36:00Z"/>
          <w:rFonts w:ascii="微软雅黑" w:eastAsia="微软雅黑" w:hAnsi="微软雅黑"/>
          <w:szCs w:val="19"/>
        </w:rPr>
      </w:pPr>
      <w:ins w:id="7284" w:author="作者" w:date="2020-04-15T15:08:00Z">
        <w:del w:id="7285" w:author="作者" w:date="2020-09-14T15:36:00Z">
          <w:r w:rsidDel="008F1350">
            <w:rPr>
              <w:rFonts w:ascii="微软雅黑" w:eastAsia="微软雅黑" w:hAnsi="微软雅黑" w:hint="eastAsia"/>
              <w:szCs w:val="19"/>
            </w:rPr>
            <w:delText>如果</w:delText>
          </w:r>
        </w:del>
      </w:ins>
      <w:ins w:id="7286" w:author="作者" w:date="2020-04-15T15:09:00Z">
        <w:del w:id="7287" w:author="作者" w:date="2020-09-14T15:36:00Z">
          <w:r w:rsidR="00952B92" w:rsidDel="008F1350">
            <w:rPr>
              <w:rFonts w:ascii="微软雅黑" w:eastAsia="微软雅黑" w:hAnsi="微软雅黑" w:hint="eastAsia"/>
              <w:szCs w:val="19"/>
            </w:rPr>
            <w:delText>由于</w:delText>
          </w:r>
          <w:r w:rsidR="00E62284" w:rsidDel="008F1350">
            <w:rPr>
              <w:rFonts w:ascii="微软雅黑" w:eastAsia="微软雅黑" w:hAnsi="微软雅黑" w:hint="eastAsia"/>
              <w:szCs w:val="19"/>
            </w:rPr>
            <w:delText>地址解析失败等</w:delText>
          </w:r>
        </w:del>
      </w:ins>
      <w:ins w:id="7288" w:author="作者" w:date="2020-04-15T15:08:00Z">
        <w:del w:id="7289" w:author="作者" w:date="2020-09-14T15:36:00Z">
          <w:r w:rsidDel="008F1350">
            <w:rPr>
              <w:rFonts w:ascii="微软雅黑" w:eastAsia="微软雅黑" w:hAnsi="微软雅黑" w:hint="eastAsia"/>
              <w:szCs w:val="19"/>
            </w:rPr>
            <w:delText>检测到</w:delText>
          </w:r>
        </w:del>
      </w:ins>
      <w:ins w:id="7290" w:author="作者" w:date="2020-04-15T15:09:00Z">
        <w:del w:id="7291" w:author="作者" w:date="2020-09-14T15:36:00Z">
          <w:r w:rsidR="008D02AC" w:rsidDel="008F1350">
            <w:rPr>
              <w:rFonts w:ascii="微软雅黑" w:eastAsia="微软雅黑" w:hAnsi="微软雅黑" w:hint="eastAsia"/>
              <w:szCs w:val="19"/>
            </w:rPr>
            <w:delText>，</w:delText>
          </w:r>
          <w:r w:rsidR="008D02AC" w:rsidRPr="00717335" w:rsidDel="008F1350">
            <w:rPr>
              <w:rFonts w:ascii="微软雅黑" w:eastAsia="微软雅黑" w:hAnsi="微软雅黑" w:hint="eastAsia"/>
            </w:rPr>
            <w:delText>播放异常</w:delText>
          </w:r>
          <w:r w:rsidR="008D02AC" w:rsidDel="008F1350">
            <w:rPr>
              <w:rFonts w:ascii="微软雅黑" w:eastAsia="微软雅黑" w:hAnsi="微软雅黑" w:hint="eastAsia"/>
            </w:rPr>
            <w:delText>，</w:delText>
          </w:r>
          <w:r w:rsidR="008D02AC" w:rsidRPr="00717335" w:rsidDel="008F1350">
            <w:rPr>
              <w:rFonts w:ascii="微软雅黑" w:eastAsia="微软雅黑" w:hAnsi="微软雅黑" w:hint="eastAsia"/>
            </w:rPr>
            <w:delText>弹框提示</w:delText>
          </w:r>
          <w:r w:rsidR="008D02AC" w:rsidDel="008F1350">
            <w:rPr>
              <w:rFonts w:ascii="微软雅黑" w:eastAsia="微软雅黑" w:hAnsi="微软雅黑" w:hint="eastAsia"/>
            </w:rPr>
            <w:delText>“源地址解析失败”，</w:delText>
          </w:r>
          <w:r w:rsidR="008D02AC" w:rsidRPr="00765423" w:rsidDel="008F1350">
            <w:rPr>
              <w:rFonts w:ascii="微软雅黑" w:eastAsia="微软雅黑" w:hAnsi="微软雅黑" w:hint="eastAsia"/>
              <w:szCs w:val="19"/>
            </w:rPr>
            <w:delText>当用户点击“确定”时，弹窗消失并退出当前播放界面回到上一层；如1</w:delText>
          </w:r>
          <w:r w:rsidR="008D02AC" w:rsidRPr="00765423" w:rsidDel="008F1350">
            <w:rPr>
              <w:rFonts w:ascii="微软雅黑" w:eastAsia="微软雅黑" w:hAnsi="微软雅黑"/>
              <w:szCs w:val="19"/>
            </w:rPr>
            <w:delText>0s</w:delText>
          </w:r>
          <w:r w:rsidR="008D02AC" w:rsidRPr="00765423" w:rsidDel="008F1350">
            <w:rPr>
              <w:rFonts w:ascii="微软雅黑" w:eastAsia="微软雅黑" w:hAnsi="微软雅黑" w:hint="eastAsia"/>
              <w:szCs w:val="19"/>
            </w:rPr>
            <w:delText>内无任何操作，将自动关闭弹窗及退出播放，回到上一层界面</w:delText>
          </w:r>
          <w:r w:rsidR="008D02AC" w:rsidRPr="00765423" w:rsidDel="008F1350">
            <w:rPr>
              <w:rFonts w:ascii="微软雅黑" w:eastAsia="微软雅黑" w:hAnsi="微软雅黑"/>
              <w:szCs w:val="19"/>
            </w:rPr>
            <w:delText>。</w:delText>
          </w:r>
        </w:del>
      </w:ins>
    </w:p>
    <w:p w14:paraId="54B7D778" w14:textId="0CE8DFA8" w:rsidR="0088676D" w:rsidRPr="00E62284" w:rsidDel="008F1350" w:rsidRDefault="00E62284" w:rsidP="008F1350">
      <w:pPr>
        <w:ind w:leftChars="200" w:left="400" w:firstLine="320"/>
        <w:rPr>
          <w:del w:id="7292" w:author="作者" w:date="2020-09-14T15:36:00Z"/>
          <w:rFonts w:ascii="微软雅黑" w:eastAsia="微软雅黑" w:hAnsi="微软雅黑"/>
          <w:szCs w:val="19"/>
          <w:rPrChange w:id="7293" w:author="作者" w:date="2020-04-15T15:10:00Z">
            <w:rPr>
              <w:del w:id="7294" w:author="作者" w:date="2020-09-14T15:36:00Z"/>
              <w:color w:val="000000" w:themeColor="text1"/>
            </w:rPr>
          </w:rPrChange>
        </w:rPr>
      </w:pPr>
      <w:ins w:id="7295" w:author="作者" w:date="2020-04-15T15:10:00Z">
        <w:del w:id="7296" w:author="作者" w:date="2020-09-14T15:36:00Z">
          <w:r w:rsidRPr="00E62284" w:rsidDel="008F1350">
            <w:rPr>
              <w:rFonts w:ascii="微软雅黑" w:eastAsia="微软雅黑" w:hAnsi="微软雅黑" w:hint="eastAsia"/>
              <w:szCs w:val="19"/>
              <w:rPrChange w:id="7297" w:author="作者" w:date="2020-04-15T15:10:00Z">
                <w:rPr>
                  <w:rFonts w:hint="eastAsia"/>
                  <w:color w:val="000000" w:themeColor="text1"/>
                </w:rPr>
              </w:rPrChange>
            </w:rPr>
            <w:delText>所有的异常都要有提示，不允许不提示直接退出投屏</w:delText>
          </w:r>
          <w:r w:rsidDel="008F1350">
            <w:rPr>
              <w:rFonts w:ascii="微软雅黑" w:eastAsia="微软雅黑" w:hAnsi="微软雅黑" w:hint="eastAsia"/>
              <w:szCs w:val="19"/>
            </w:rPr>
            <w:delText>。</w:delText>
          </w:r>
        </w:del>
      </w:ins>
    </w:p>
    <w:p w14:paraId="7280948B" w14:textId="0F61B410" w:rsidR="002167CE" w:rsidRPr="008C3AC2" w:rsidDel="008F1350" w:rsidRDefault="002167CE">
      <w:pPr>
        <w:pStyle w:val="31"/>
        <w:tabs>
          <w:tab w:val="clear" w:pos="432"/>
        </w:tabs>
        <w:rPr>
          <w:del w:id="7298" w:author="作者" w:date="2020-09-14T15:36:00Z"/>
          <w:rFonts w:ascii="微软雅黑" w:eastAsia="微软雅黑" w:hAnsi="微软雅黑" w:cs="微软雅黑"/>
          <w:lang w:eastAsia="zh-CN"/>
        </w:rPr>
        <w:pPrChange w:id="7299" w:author="作者" w:date="2020-09-14T15:38:00Z">
          <w:pPr>
            <w:pStyle w:val="21"/>
          </w:pPr>
        </w:pPrChange>
      </w:pPr>
      <w:del w:id="7300" w:author="作者" w:date="2020-09-14T15:36:00Z">
        <w:r w:rsidRPr="00270584" w:rsidDel="008F1350">
          <w:rPr>
            <w:rFonts w:ascii="微软雅黑" w:eastAsia="微软雅黑" w:hAnsi="微软雅黑" w:cs="微软雅黑"/>
            <w:lang w:eastAsia="zh-CN"/>
            <w:rPrChange w:id="7301" w:author="作者" w:date="2020-04-01T14:16:00Z">
              <w:rPr>
                <w:rFonts w:ascii="微软雅黑" w:eastAsia="微软雅黑" w:hAnsi="微软雅黑" w:cs="Arial"/>
              </w:rPr>
            </w:rPrChange>
          </w:rPr>
          <w:delText>DLNA</w:delText>
        </w:r>
        <w:r w:rsidRPr="00270584" w:rsidDel="008F1350">
          <w:rPr>
            <w:rFonts w:ascii="微软雅黑" w:eastAsia="微软雅黑" w:hAnsi="微软雅黑" w:cs="微软雅黑"/>
            <w:lang w:eastAsia="zh-CN"/>
            <w:rPrChange w:id="7302" w:author="作者" w:date="2020-04-01T14:16:00Z">
              <w:rPr>
                <w:rFonts w:ascii="微软雅黑" w:eastAsia="微软雅黑" w:hAnsi="微软雅黑"/>
              </w:rPr>
            </w:rPrChange>
          </w:rPr>
          <w:delText xml:space="preserve"> </w:delText>
        </w:r>
      </w:del>
      <w:ins w:id="7303" w:author="作者" w:date="2020-04-01T14:15:00Z">
        <w:del w:id="7304" w:author="作者" w:date="2020-09-14T15:36:00Z">
          <w:r w:rsidR="00270584" w:rsidRPr="00270584" w:rsidDel="008F1350">
            <w:rPr>
              <w:rFonts w:ascii="微软雅黑" w:eastAsia="微软雅黑" w:hAnsi="微软雅黑" w:cs="微软雅黑" w:hint="eastAsia"/>
              <w:lang w:eastAsia="zh-CN"/>
              <w:rPrChange w:id="7305" w:author="作者" w:date="2020-04-01T14:16:00Z">
                <w:rPr>
                  <w:rFonts w:ascii="微软雅黑" w:eastAsia="微软雅黑" w:hAnsi="微软雅黑" w:hint="eastAsia"/>
                </w:rPr>
              </w:rPrChange>
            </w:rPr>
            <w:delText>需要申请的系统权限</w:delText>
          </w:r>
        </w:del>
      </w:ins>
      <w:del w:id="7306" w:author="作者" w:date="2020-09-14T15:36:00Z">
        <w:r w:rsidRPr="00270584" w:rsidDel="008F1350">
          <w:rPr>
            <w:rFonts w:ascii="微软雅黑" w:eastAsia="微软雅黑" w:hAnsi="微软雅黑" w:cs="微软雅黑" w:hint="eastAsia"/>
            <w:lang w:eastAsia="zh-CN"/>
            <w:rPrChange w:id="7307" w:author="作者" w:date="2020-04-01T14:16:00Z">
              <w:rPr>
                <w:rFonts w:ascii="微软雅黑" w:eastAsia="微软雅黑" w:hAnsi="微软雅黑" w:hint="eastAsia"/>
              </w:rPr>
            </w:rPrChange>
          </w:rPr>
          <w:delText>认证</w:delText>
        </w:r>
      </w:del>
    </w:p>
    <w:p w14:paraId="49CF89F0" w14:textId="3D82ED6C" w:rsidR="002167CE" w:rsidRPr="00E26B2A" w:rsidDel="008F1350" w:rsidRDefault="00A218DE" w:rsidP="008F1350">
      <w:pPr>
        <w:pStyle w:val="a1"/>
        <w:ind w:firstLineChars="200" w:firstLine="400"/>
        <w:rPr>
          <w:del w:id="7308" w:author="作者" w:date="2020-09-14T15:36:00Z"/>
          <w:rFonts w:ascii="微软雅黑" w:eastAsia="微软雅黑" w:hAnsi="微软雅黑"/>
          <w:lang w:eastAsia="zh-CN"/>
        </w:rPr>
      </w:pPr>
      <w:ins w:id="7309" w:author="作者" w:date="2020-04-01T14:14:00Z">
        <w:del w:id="7310" w:author="作者" w:date="2020-09-14T15:36:00Z">
          <w:r w:rsidDel="008F1350">
            <w:rPr>
              <w:rFonts w:ascii="微软雅黑" w:eastAsia="微软雅黑" w:hAnsi="微软雅黑" w:hint="eastAsia"/>
              <w:lang w:eastAsia="zh-CN"/>
            </w:rPr>
            <w:delText xml:space="preserve"> </w:delText>
          </w:r>
          <w:r w:rsidDel="008F1350">
            <w:rPr>
              <w:rFonts w:ascii="微软雅黑" w:eastAsia="微软雅黑" w:hAnsi="微软雅黑"/>
              <w:lang w:eastAsia="zh-CN"/>
            </w:rPr>
            <w:delText xml:space="preserve">     </w:delText>
          </w:r>
        </w:del>
      </w:ins>
      <w:ins w:id="7311" w:author="作者" w:date="2020-04-01T14:15:00Z">
        <w:del w:id="7312" w:author="作者" w:date="2020-09-14T15:36:00Z">
          <w:r w:rsidDel="008F1350">
            <w:rPr>
              <w:rFonts w:ascii="微软雅黑" w:eastAsia="微软雅黑" w:hAnsi="微软雅黑"/>
              <w:lang w:eastAsia="zh-CN"/>
            </w:rPr>
            <w:delText xml:space="preserve"> </w:delText>
          </w:r>
        </w:del>
      </w:ins>
      <w:del w:id="7313" w:author="作者" w:date="2020-09-14T15:36:00Z">
        <w:r w:rsidR="002167CE" w:rsidRPr="00E26B2A" w:rsidDel="008F1350">
          <w:rPr>
            <w:rFonts w:ascii="微软雅黑" w:eastAsia="微软雅黑" w:hAnsi="微软雅黑" w:hint="eastAsia"/>
            <w:lang w:eastAsia="zh-CN"/>
          </w:rPr>
          <w:delText>娱乐主机要求作为显示设备支持 DLNA 协议时，需要对设备进行 DLNA 认证，获取 DLNA 标</w:delText>
        </w:r>
      </w:del>
    </w:p>
    <w:p w14:paraId="39EB9654" w14:textId="246B241F" w:rsidR="002167CE" w:rsidDel="008F1350" w:rsidRDefault="002167CE" w:rsidP="008F1350">
      <w:pPr>
        <w:pStyle w:val="a1"/>
        <w:rPr>
          <w:ins w:id="7314" w:author="作者" w:date="2020-04-28T10:57:00Z"/>
          <w:del w:id="7315" w:author="作者" w:date="2020-09-14T15:36:00Z"/>
          <w:rFonts w:ascii="微软雅黑" w:eastAsia="微软雅黑" w:hAnsi="微软雅黑"/>
          <w:lang w:eastAsia="zh-CN"/>
        </w:rPr>
      </w:pPr>
      <w:del w:id="7316" w:author="作者" w:date="2020-09-14T15:36:00Z">
        <w:r w:rsidRPr="00E26B2A" w:rsidDel="008F1350">
          <w:rPr>
            <w:rFonts w:ascii="微软雅黑" w:eastAsia="微软雅黑" w:hAnsi="微软雅黑" w:hint="eastAsia"/>
            <w:lang w:eastAsia="zh-CN"/>
          </w:rPr>
          <w:delText>章。</w:delText>
        </w:r>
      </w:del>
      <w:ins w:id="7317" w:author="作者" w:date="2020-04-01T14:14:00Z">
        <w:del w:id="7318" w:author="作者" w:date="2020-09-14T15:36:00Z">
          <w:r w:rsidR="00A218DE" w:rsidRPr="00A218DE" w:rsidDel="008F1350">
            <w:rPr>
              <w:rFonts w:ascii="微软雅黑" w:eastAsia="微软雅黑" w:hAnsi="微软雅黑" w:hint="eastAsia"/>
              <w:lang w:eastAsia="zh-CN"/>
            </w:rPr>
            <w:delText>DLNA应该要申请监听wifi网络状态、访问网络、获取当前车速等车身状态、读写存储设备权限、读写媒体数据库权限、U盘挂载权限、接受开机广播这些权限</w:delText>
          </w:r>
        </w:del>
      </w:ins>
    </w:p>
    <w:p w14:paraId="650E1AFC" w14:textId="5D80A13D" w:rsidR="00890D54" w:rsidRPr="008C3AC2" w:rsidDel="008F1350" w:rsidRDefault="00382547">
      <w:pPr>
        <w:pStyle w:val="31"/>
        <w:tabs>
          <w:tab w:val="clear" w:pos="432"/>
        </w:tabs>
        <w:rPr>
          <w:ins w:id="7319" w:author="作者" w:date="2020-04-28T10:57:00Z"/>
          <w:del w:id="7320" w:author="作者" w:date="2020-09-14T15:36:00Z"/>
          <w:rFonts w:ascii="微软雅黑" w:eastAsia="微软雅黑" w:hAnsi="微软雅黑" w:cs="微软雅黑"/>
          <w:lang w:eastAsia="zh-CN"/>
        </w:rPr>
        <w:pPrChange w:id="7321" w:author="作者" w:date="2020-09-14T15:38:00Z">
          <w:pPr>
            <w:pStyle w:val="a1"/>
          </w:pPr>
        </w:pPrChange>
      </w:pPr>
      <w:ins w:id="7322" w:author="作者" w:date="2020-04-28T10:59:00Z">
        <w:del w:id="7323" w:author="作者" w:date="2020-09-14T15:36:00Z">
          <w:r w:rsidDel="008F1350">
            <w:rPr>
              <w:rFonts w:ascii="微软雅黑" w:eastAsia="微软雅黑" w:hAnsi="微软雅黑" w:cs="微软雅黑"/>
              <w:lang w:eastAsia="zh-CN"/>
            </w:rPr>
            <w:delText xml:space="preserve"> </w:delText>
          </w:r>
        </w:del>
      </w:ins>
      <w:ins w:id="7324" w:author="作者" w:date="2020-04-28T10:58:00Z">
        <w:del w:id="7325" w:author="作者" w:date="2020-09-14T15:36:00Z">
          <w:r w:rsidR="007830BD" w:rsidRPr="00932FE0" w:rsidDel="008F1350">
            <w:rPr>
              <w:rFonts w:ascii="微软雅黑" w:eastAsia="微软雅黑" w:hAnsi="微软雅黑" w:cs="微软雅黑"/>
              <w:lang w:eastAsia="zh-CN"/>
            </w:rPr>
            <w:delText>DLNA</w:delText>
          </w:r>
          <w:r w:rsidR="007830BD" w:rsidDel="008F1350">
            <w:rPr>
              <w:rFonts w:ascii="微软雅黑" w:eastAsia="微软雅黑" w:hAnsi="微软雅黑" w:cs="微软雅黑" w:hint="eastAsia"/>
              <w:lang w:eastAsia="zh-CN"/>
            </w:rPr>
            <w:delText>界面需求</w:delText>
          </w:r>
        </w:del>
      </w:ins>
    </w:p>
    <w:p w14:paraId="1643A111" w14:textId="4E09BBD2" w:rsidR="00890D54" w:rsidRPr="00EE322F" w:rsidDel="008F1350" w:rsidRDefault="00890D54" w:rsidP="008F1350">
      <w:pPr>
        <w:numPr>
          <w:ilvl w:val="0"/>
          <w:numId w:val="45"/>
        </w:numPr>
        <w:jc w:val="both"/>
        <w:rPr>
          <w:ins w:id="7326" w:author="作者" w:date="2020-04-28T10:59:00Z"/>
          <w:del w:id="7327" w:author="作者" w:date="2020-09-14T15:36:00Z"/>
          <w:rFonts w:ascii="Calibri" w:hAnsi="Calibri" w:cs="Calibri"/>
          <w:sz w:val="22"/>
          <w:szCs w:val="22"/>
          <w:rPrChange w:id="7328" w:author="作者" w:date="2020-04-28T10:59:00Z">
            <w:rPr>
              <w:ins w:id="7329" w:author="作者" w:date="2020-04-28T10:59:00Z"/>
              <w:del w:id="7330" w:author="作者" w:date="2020-09-14T15:36:00Z"/>
              <w:sz w:val="22"/>
              <w:szCs w:val="22"/>
            </w:rPr>
          </w:rPrChange>
        </w:rPr>
      </w:pPr>
      <w:ins w:id="7331" w:author="作者" w:date="2020-04-28T10:57:00Z">
        <w:del w:id="7332" w:author="作者" w:date="2020-09-14T15:36:00Z">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 xml:space="preserve"> </w:delText>
          </w:r>
          <w:r w:rsidDel="008F1350">
            <w:rPr>
              <w:rFonts w:hint="eastAsia"/>
              <w:sz w:val="22"/>
              <w:szCs w:val="22"/>
            </w:rPr>
            <w:delText>以悬浮窗样式显示；</w:delText>
          </w:r>
        </w:del>
      </w:ins>
    </w:p>
    <w:p w14:paraId="23B60F14" w14:textId="66774060" w:rsidR="00EE322F" w:rsidDel="008F1350" w:rsidRDefault="00EE322F" w:rsidP="008F1350">
      <w:pPr>
        <w:numPr>
          <w:ilvl w:val="0"/>
          <w:numId w:val="45"/>
        </w:numPr>
        <w:jc w:val="both"/>
        <w:rPr>
          <w:ins w:id="7333" w:author="作者" w:date="2020-04-28T10:57:00Z"/>
          <w:del w:id="7334" w:author="作者" w:date="2020-09-14T15:36:00Z"/>
          <w:rFonts w:ascii="Calibri" w:hAnsi="Calibri" w:cs="Calibri"/>
          <w:sz w:val="22"/>
          <w:szCs w:val="22"/>
        </w:rPr>
      </w:pPr>
    </w:p>
    <w:p w14:paraId="3B86C92A" w14:textId="426AE9E1" w:rsidR="00890D54" w:rsidRPr="00EE322F" w:rsidDel="008F1350" w:rsidRDefault="00890D54" w:rsidP="008F1350">
      <w:pPr>
        <w:numPr>
          <w:ilvl w:val="0"/>
          <w:numId w:val="45"/>
        </w:numPr>
        <w:jc w:val="both"/>
        <w:rPr>
          <w:ins w:id="7335" w:author="作者" w:date="2020-04-28T10:59:00Z"/>
          <w:del w:id="7336" w:author="作者" w:date="2020-09-14T15:36:00Z"/>
          <w:rFonts w:ascii="Calibri" w:hAnsi="Calibri" w:cs="Calibri"/>
          <w:sz w:val="22"/>
          <w:szCs w:val="22"/>
          <w:rPrChange w:id="7337" w:author="作者" w:date="2020-04-28T10:59:00Z">
            <w:rPr>
              <w:ins w:id="7338" w:author="作者" w:date="2020-04-28T10:59:00Z"/>
              <w:del w:id="7339" w:author="作者" w:date="2020-09-14T15:36:00Z"/>
              <w:sz w:val="22"/>
              <w:szCs w:val="22"/>
            </w:rPr>
          </w:rPrChange>
        </w:rPr>
      </w:pPr>
      <w:ins w:id="7340" w:author="作者" w:date="2020-04-28T10:57:00Z">
        <w:del w:id="7341" w:author="作者" w:date="2020-09-14T15:36:00Z">
          <w:r w:rsidDel="008F1350">
            <w:rPr>
              <w:rFonts w:hint="eastAsia"/>
              <w:sz w:val="22"/>
              <w:szCs w:val="22"/>
            </w:rPr>
            <w:delText>应用的有效显示区域是占满整个屏幕；</w:delText>
          </w:r>
        </w:del>
      </w:ins>
    </w:p>
    <w:p w14:paraId="0DBF8995" w14:textId="1A9B2738" w:rsidR="00EE322F" w:rsidDel="008F1350" w:rsidRDefault="00EE322F" w:rsidP="008F1350">
      <w:pPr>
        <w:numPr>
          <w:ilvl w:val="0"/>
          <w:numId w:val="45"/>
        </w:numPr>
        <w:jc w:val="both"/>
        <w:rPr>
          <w:ins w:id="7342" w:author="作者" w:date="2020-04-28T10:57:00Z"/>
          <w:del w:id="7343" w:author="作者" w:date="2020-09-14T15:36:00Z"/>
          <w:rFonts w:ascii="Calibri" w:hAnsi="Calibri" w:cs="Calibri"/>
          <w:sz w:val="22"/>
          <w:szCs w:val="22"/>
        </w:rPr>
      </w:pPr>
    </w:p>
    <w:p w14:paraId="3CE02EBE" w14:textId="23B09942" w:rsidR="00890D54" w:rsidDel="008F1350" w:rsidRDefault="00890D54" w:rsidP="008F1350">
      <w:pPr>
        <w:numPr>
          <w:ilvl w:val="0"/>
          <w:numId w:val="45"/>
        </w:numPr>
        <w:jc w:val="both"/>
        <w:rPr>
          <w:ins w:id="7344" w:author="作者" w:date="2020-04-28T10:57:00Z"/>
          <w:del w:id="7345" w:author="作者" w:date="2020-09-14T15:36:00Z"/>
          <w:rFonts w:ascii="Calibri" w:hAnsi="Calibri" w:cs="Calibri"/>
          <w:sz w:val="22"/>
          <w:szCs w:val="22"/>
        </w:rPr>
      </w:pPr>
      <w:ins w:id="7346" w:author="作者" w:date="2020-04-28T10:57:00Z">
        <w:del w:id="7347" w:author="作者" w:date="2020-09-14T15:36:00Z">
          <w:r w:rsidDel="008F1350">
            <w:rPr>
              <w:rFonts w:hint="eastAsia"/>
              <w:sz w:val="22"/>
              <w:szCs w:val="22"/>
            </w:rPr>
            <w:delText>投屏图片和音频时，通过单击屏幕可以隐藏或显示</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5s</w:delText>
          </w:r>
          <w:r w:rsidDel="008F1350">
            <w:rPr>
              <w:rFonts w:hint="eastAsia"/>
              <w:sz w:val="22"/>
              <w:szCs w:val="22"/>
            </w:rPr>
            <w:delText>无操作后自动隐藏</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del>
      </w:ins>
    </w:p>
    <w:p w14:paraId="7F6E0ABB" w14:textId="29D83F93" w:rsidR="00890D54" w:rsidDel="008F1350" w:rsidRDefault="00890D54" w:rsidP="008F1350">
      <w:pPr>
        <w:numPr>
          <w:ilvl w:val="0"/>
          <w:numId w:val="45"/>
        </w:numPr>
        <w:jc w:val="both"/>
        <w:rPr>
          <w:ins w:id="7348" w:author="作者" w:date="2020-04-28T10:57:00Z"/>
          <w:del w:id="7349" w:author="作者" w:date="2020-09-14T15:36:00Z"/>
          <w:rFonts w:ascii="Calibri" w:hAnsi="Calibri" w:cs="Calibri"/>
          <w:sz w:val="22"/>
          <w:szCs w:val="22"/>
        </w:rPr>
      </w:pPr>
      <w:ins w:id="7350" w:author="作者" w:date="2020-04-28T10:57:00Z">
        <w:del w:id="7351" w:author="作者" w:date="2020-09-14T15:36:00Z">
          <w:r w:rsidDel="008F1350">
            <w:rPr>
              <w:rFonts w:hint="eastAsia"/>
              <w:sz w:val="22"/>
              <w:szCs w:val="22"/>
            </w:rPr>
            <w:delText>投屏视频时，通过单击屏幕可以隐藏或显示</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w:delText>
          </w:r>
          <w:r w:rsidDel="008F1350">
            <w:rPr>
              <w:rFonts w:hint="eastAsia"/>
              <w:sz w:val="22"/>
              <w:szCs w:val="22"/>
            </w:rPr>
            <w:delText>应用内功能控制栏，</w:delText>
          </w:r>
          <w:r w:rsidDel="008F1350">
            <w:rPr>
              <w:rFonts w:ascii="Calibri" w:hAnsi="Calibri" w:cs="Calibri"/>
              <w:sz w:val="22"/>
              <w:szCs w:val="22"/>
            </w:rPr>
            <w:delText>5s</w:delText>
          </w:r>
          <w:r w:rsidDel="008F1350">
            <w:rPr>
              <w:rFonts w:hint="eastAsia"/>
              <w:sz w:val="22"/>
              <w:szCs w:val="22"/>
            </w:rPr>
            <w:delText>无操作后自动隐藏</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del>
      </w:ins>
    </w:p>
    <w:p w14:paraId="3B9EB4B9" w14:textId="14C64A30" w:rsidR="00890D54" w:rsidDel="008F1350" w:rsidRDefault="00890D54" w:rsidP="008F1350">
      <w:pPr>
        <w:numPr>
          <w:ilvl w:val="0"/>
          <w:numId w:val="45"/>
        </w:numPr>
        <w:jc w:val="both"/>
        <w:rPr>
          <w:ins w:id="7352" w:author="作者" w:date="2020-04-28T10:57:00Z"/>
          <w:del w:id="7353" w:author="作者" w:date="2020-09-14T15:36:00Z"/>
          <w:rFonts w:ascii="Calibri" w:hAnsi="Calibri" w:cs="Calibri"/>
          <w:sz w:val="22"/>
          <w:szCs w:val="22"/>
        </w:rPr>
      </w:pPr>
      <w:ins w:id="7354" w:author="作者" w:date="2020-04-28T10:57:00Z">
        <w:del w:id="7355" w:author="作者" w:date="2020-09-14T15:36:00Z">
          <w:r w:rsidDel="008F1350">
            <w:rPr>
              <w:rFonts w:hint="eastAsia"/>
              <w:sz w:val="22"/>
              <w:szCs w:val="22"/>
            </w:rPr>
            <w:delText>隐藏所有</w:delText>
          </w:r>
          <w:r w:rsidDel="008F1350">
            <w:rPr>
              <w:rFonts w:ascii="Calibri" w:hAnsi="Calibri" w:cs="Calibri"/>
              <w:sz w:val="22"/>
              <w:szCs w:val="22"/>
            </w:rPr>
            <w:delText>bar</w:delText>
          </w:r>
          <w:r w:rsidDel="008F1350">
            <w:rPr>
              <w:rFonts w:hint="eastAsia"/>
              <w:sz w:val="22"/>
              <w:szCs w:val="22"/>
            </w:rPr>
            <w:delText>的状态下播放视频时，通过左右滑动屏幕调节快进</w:delText>
          </w:r>
          <w:r w:rsidDel="008F1350">
            <w:rPr>
              <w:rFonts w:ascii="Calibri" w:hAnsi="Calibri" w:cs="Calibri"/>
              <w:sz w:val="22"/>
              <w:szCs w:val="22"/>
            </w:rPr>
            <w:delText>/</w:delText>
          </w:r>
          <w:r w:rsidDel="008F1350">
            <w:rPr>
              <w:rFonts w:hint="eastAsia"/>
              <w:sz w:val="22"/>
              <w:szCs w:val="22"/>
            </w:rPr>
            <w:delText>快退时</w:delText>
          </w:r>
        </w:del>
      </w:ins>
      <w:ins w:id="7356" w:author="作者" w:date="2020-05-13T10:04:00Z">
        <w:del w:id="7357" w:author="作者" w:date="2020-09-14T15:36:00Z">
          <w:r w:rsidR="008F2E1D" w:rsidDel="008F1350">
            <w:rPr>
              <w:rFonts w:hint="eastAsia"/>
              <w:sz w:val="22"/>
              <w:szCs w:val="22"/>
            </w:rPr>
            <w:delText>不需要</w:delText>
          </w:r>
        </w:del>
      </w:ins>
      <w:ins w:id="7358" w:author="作者" w:date="2020-04-28T10:57:00Z">
        <w:del w:id="7359" w:author="作者" w:date="2020-09-14T15:36:00Z">
          <w:r w:rsidDel="008F1350">
            <w:rPr>
              <w:rFonts w:hint="eastAsia"/>
              <w:sz w:val="22"/>
              <w:szCs w:val="22"/>
            </w:rPr>
            <w:delText>是否要同步显示系统状态栏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w:delText>
          </w:r>
          <w:r w:rsidDel="008F1350">
            <w:rPr>
              <w:rFonts w:hint="eastAsia"/>
              <w:sz w:val="22"/>
              <w:szCs w:val="22"/>
            </w:rPr>
            <w:delText>应用内功能控制栏，由</w:delText>
          </w:r>
          <w:r w:rsidDel="008F1350">
            <w:rPr>
              <w:rFonts w:ascii="Calibri" w:hAnsi="Calibri" w:cs="Calibri"/>
              <w:sz w:val="22"/>
              <w:szCs w:val="22"/>
            </w:rPr>
            <w:delText>HMI</w:delText>
          </w:r>
          <w:r w:rsidDel="008F1350">
            <w:rPr>
              <w:rFonts w:hint="eastAsia"/>
              <w:sz w:val="22"/>
              <w:szCs w:val="22"/>
            </w:rPr>
            <w:delText>确认；</w:delText>
          </w:r>
          <w:r w:rsidDel="008F1350">
            <w:rPr>
              <w:rFonts w:ascii="Calibri" w:hAnsi="Calibri" w:cs="Calibri"/>
              <w:sz w:val="22"/>
              <w:szCs w:val="22"/>
            </w:rPr>
            <w:delText>//</w:delText>
          </w:r>
          <w:r w:rsidDel="008F1350">
            <w:rPr>
              <w:rFonts w:ascii="Calibri" w:hAnsi="Calibri" w:cs="Calibri"/>
              <w:sz w:val="22"/>
              <w:szCs w:val="22"/>
            </w:rPr>
            <w:fldChar w:fldCharType="begin"/>
          </w:r>
          <w:r w:rsidDel="008F1350">
            <w:rPr>
              <w:rFonts w:ascii="Calibri" w:hAnsi="Calibri" w:cs="Calibri"/>
              <w:sz w:val="22"/>
              <w:szCs w:val="22"/>
            </w:rPr>
            <w:delInstrText xml:space="preserve"> HYPERLINK "mailto:zyao8@ford.com" </w:delInstrText>
          </w:r>
          <w:r w:rsidDel="008F1350">
            <w:rPr>
              <w:rFonts w:ascii="Calibri" w:hAnsi="Calibri" w:cs="Calibri"/>
              <w:sz w:val="22"/>
              <w:szCs w:val="22"/>
            </w:rPr>
            <w:fldChar w:fldCharType="separate"/>
          </w:r>
          <w:r w:rsidDel="008F1350">
            <w:rPr>
              <w:rStyle w:val="aff6"/>
              <w:rFonts w:ascii="Calibri" w:hAnsi="Calibri" w:cs="Calibri"/>
              <w:sz w:val="22"/>
              <w:szCs w:val="22"/>
            </w:rPr>
            <w:delText>@Yao, Zhu (Z.)</w:delText>
          </w:r>
          <w:r w:rsidDel="008F1350">
            <w:rPr>
              <w:rFonts w:ascii="Calibri" w:hAnsi="Calibri" w:cs="Calibri"/>
              <w:sz w:val="22"/>
              <w:szCs w:val="22"/>
            </w:rPr>
            <w:fldChar w:fldCharType="end"/>
          </w:r>
        </w:del>
      </w:ins>
    </w:p>
    <w:p w14:paraId="0E4CF66E" w14:textId="1618DAB2" w:rsidR="00890D54" w:rsidRPr="00890D54" w:rsidDel="008F1350" w:rsidRDefault="00890D54" w:rsidP="008F1350">
      <w:pPr>
        <w:pStyle w:val="a1"/>
        <w:rPr>
          <w:del w:id="7360" w:author="作者" w:date="2020-09-14T15:36:00Z"/>
          <w:rFonts w:ascii="微软雅黑" w:eastAsia="微软雅黑" w:hAnsi="微软雅黑"/>
          <w:lang w:eastAsia="zh-CN"/>
        </w:rPr>
      </w:pPr>
    </w:p>
    <w:p w14:paraId="1DF2DBB3" w14:textId="2D56AFBD" w:rsidR="002167CE" w:rsidRPr="00E26B2A" w:rsidDel="008F1350" w:rsidRDefault="002167CE" w:rsidP="008F1350">
      <w:pPr>
        <w:pStyle w:val="21"/>
        <w:rPr>
          <w:del w:id="7361" w:author="作者" w:date="2020-09-14T15:36:00Z"/>
          <w:rFonts w:ascii="微软雅黑" w:eastAsia="微软雅黑" w:hAnsi="微软雅黑" w:cs="Arial"/>
          <w:lang w:eastAsia="zh-CN"/>
        </w:rPr>
      </w:pPr>
      <w:del w:id="7362" w:author="作者" w:date="2020-09-14T15:36:00Z">
        <w:r w:rsidRPr="00B2138D" w:rsidDel="008F1350">
          <w:rPr>
            <w:rFonts w:ascii="微软雅黑" w:eastAsia="微软雅黑" w:hAnsi="微软雅黑" w:cs="Arial" w:hint="eastAsia"/>
            <w:lang w:eastAsia="zh-CN"/>
          </w:rPr>
          <w:delText>行车安全约束</w:delText>
        </w:r>
      </w:del>
    </w:p>
    <w:p w14:paraId="7B042DF5" w14:textId="03B734A0" w:rsidR="00543135" w:rsidRPr="00C45CF7" w:rsidDel="008F1350" w:rsidRDefault="00543135" w:rsidP="008F1350">
      <w:pPr>
        <w:pStyle w:val="Default"/>
        <w:ind w:firstLineChars="200" w:firstLine="400"/>
        <w:rPr>
          <w:del w:id="7363" w:author="作者" w:date="2020-09-14T15:36:00Z"/>
          <w:rFonts w:ascii="微软雅黑" w:eastAsia="微软雅黑" w:hAnsi="微软雅黑" w:cs="Times New Roman"/>
          <w:color w:val="auto"/>
          <w:sz w:val="20"/>
          <w:szCs w:val="19"/>
        </w:rPr>
      </w:pPr>
      <w:del w:id="7364" w:author="作者" w:date="2020-09-14T15:36:00Z">
        <w:r w:rsidRPr="00C45CF7" w:rsidDel="008F1350">
          <w:rPr>
            <w:rFonts w:ascii="微软雅黑" w:eastAsia="微软雅黑" w:hAnsi="微软雅黑" w:cs="Times New Roman" w:hint="eastAsia"/>
            <w:sz w:val="20"/>
            <w:szCs w:val="19"/>
          </w:rPr>
          <w:delText>行车过程中，视频的查看受行车安全的限制，具体约束条件参见《</w:delText>
        </w:r>
        <w:r w:rsidRPr="00C45CF7" w:rsidDel="008F1350">
          <w:rPr>
            <w:rFonts w:ascii="微软雅黑" w:eastAsia="微软雅黑" w:hAnsi="微软雅黑" w:cs="Times New Roman"/>
            <w:szCs w:val="19"/>
          </w:rPr>
          <w:delText xml:space="preserve">Video Playback SPSS v1.3 May 9, 2018.pdf </w:delText>
        </w:r>
        <w:r w:rsidRPr="00C45CF7" w:rsidDel="008F1350">
          <w:rPr>
            <w:rFonts w:ascii="微软雅黑" w:eastAsia="微软雅黑" w:hAnsi="微软雅黑" w:cs="Times New Roman" w:hint="eastAsia"/>
            <w:sz w:val="20"/>
            <w:szCs w:val="19"/>
          </w:rPr>
          <w:delText>》和《随心看</w:delText>
        </w:r>
        <w:r w:rsidRPr="00C45CF7" w:rsidDel="008F1350">
          <w:rPr>
            <w:rFonts w:ascii="微软雅黑" w:eastAsia="微软雅黑" w:hAnsi="微软雅黑" w:cs="Times New Roman"/>
            <w:sz w:val="20"/>
            <w:szCs w:val="19"/>
          </w:rPr>
          <w:delText xml:space="preserve"> MRD</w:delText>
        </w:r>
        <w:r w:rsidRPr="00C45CF7" w:rsidDel="008F1350">
          <w:rPr>
            <w:rFonts w:ascii="微软雅黑" w:eastAsia="微软雅黑" w:hAnsi="微软雅黑" w:cs="Times New Roman" w:hint="eastAsia"/>
            <w:sz w:val="20"/>
            <w:szCs w:val="19"/>
          </w:rPr>
          <w:delText>》。</w:delText>
        </w:r>
        <w:r w:rsidRPr="00C45CF7" w:rsidDel="008F1350">
          <w:rPr>
            <w:rFonts w:ascii="微软雅黑" w:eastAsia="微软雅黑" w:hAnsi="微软雅黑" w:cs="Times New Roman"/>
            <w:sz w:val="20"/>
            <w:szCs w:val="19"/>
          </w:rPr>
          <w:delText xml:space="preserve"> </w:delText>
        </w:r>
        <w:r w:rsidRPr="00C45CF7" w:rsidDel="008F1350">
          <w:rPr>
            <w:rFonts w:ascii="微软雅黑" w:eastAsia="微软雅黑" w:hAnsi="微软雅黑" w:cs="Times New Roman"/>
            <w:color w:val="auto"/>
            <w:sz w:val="20"/>
            <w:szCs w:val="19"/>
          </w:rPr>
          <w:delText xml:space="preserve"> </w:delText>
        </w:r>
      </w:del>
    </w:p>
    <w:p w14:paraId="797AFF1B" w14:textId="5F106D42" w:rsidR="00A75B9D" w:rsidRPr="00E26B2A" w:rsidDel="008F1350" w:rsidRDefault="00A75B9D" w:rsidP="008F1350">
      <w:pPr>
        <w:pStyle w:val="31"/>
        <w:tabs>
          <w:tab w:val="clear" w:pos="432"/>
        </w:tabs>
        <w:rPr>
          <w:del w:id="7365" w:author="作者" w:date="2020-09-14T15:36:00Z"/>
          <w:rFonts w:ascii="微软雅黑" w:eastAsia="微软雅黑" w:hAnsi="微软雅黑"/>
          <w:lang w:eastAsia="zh-CN"/>
        </w:rPr>
      </w:pPr>
      <w:del w:id="7366" w:author="作者" w:date="2020-09-14T15:36:00Z">
        <w:r w:rsidDel="008F1350">
          <w:rPr>
            <w:rFonts w:ascii="微软雅黑" w:eastAsia="微软雅黑" w:hAnsi="微软雅黑" w:cs="微软雅黑" w:hint="eastAsia"/>
            <w:lang w:eastAsia="zh-CN"/>
          </w:rPr>
          <w:delText>车速限制</w:delText>
        </w:r>
      </w:del>
    </w:p>
    <w:p w14:paraId="740F0763" w14:textId="61EB093D" w:rsidR="00543135" w:rsidRPr="00C45CF7" w:rsidDel="008F1350" w:rsidRDefault="00543135" w:rsidP="008F1350">
      <w:pPr>
        <w:pStyle w:val="Default"/>
        <w:ind w:firstLineChars="200" w:firstLine="400"/>
        <w:rPr>
          <w:del w:id="7367" w:author="作者" w:date="2020-09-14T15:36:00Z"/>
          <w:rFonts w:ascii="微软雅黑" w:eastAsia="微软雅黑" w:hAnsi="微软雅黑"/>
          <w:szCs w:val="19"/>
        </w:rPr>
      </w:pPr>
      <w:del w:id="7368" w:author="作者" w:date="2020-09-14T15:36:00Z">
        <w:r w:rsidRPr="00C45CF7" w:rsidDel="008F1350">
          <w:rPr>
            <w:rFonts w:ascii="微软雅黑" w:eastAsia="微软雅黑" w:hAnsi="微软雅黑" w:cs="Times New Roman" w:hint="eastAsia"/>
            <w:color w:val="auto"/>
            <w:sz w:val="20"/>
            <w:szCs w:val="19"/>
          </w:rPr>
          <w:delText>播放车速限制逻辑</w:delText>
        </w:r>
        <w:r w:rsidRPr="00C45CF7" w:rsidDel="008F1350">
          <w:rPr>
            <w:rFonts w:ascii="微软雅黑" w:eastAsia="微软雅黑" w:hAnsi="微软雅黑" w:cs="Times New Roman"/>
            <w:color w:val="auto"/>
            <w:sz w:val="20"/>
            <w:szCs w:val="19"/>
          </w:rPr>
          <w:delText>：视</w:delText>
        </w:r>
        <w:r w:rsidRPr="00C45CF7" w:rsidDel="008F1350">
          <w:rPr>
            <w:rFonts w:ascii="微软雅黑" w:eastAsia="微软雅黑" w:hAnsi="微软雅黑" w:cs="Times New Roman" w:hint="eastAsia"/>
            <w:color w:val="auto"/>
            <w:sz w:val="20"/>
            <w:szCs w:val="19"/>
          </w:rPr>
          <w:delText>频文件如在车速大于</w:delText>
        </w:r>
        <w:r w:rsidRPr="00C45CF7" w:rsidDel="008F1350">
          <w:rPr>
            <w:rFonts w:ascii="微软雅黑" w:eastAsia="微软雅黑" w:hAnsi="微软雅黑" w:cs="Times New Roman"/>
            <w:color w:val="auto"/>
            <w:sz w:val="20"/>
            <w:szCs w:val="19"/>
          </w:rPr>
          <w:delText>5km/h</w:delText>
        </w:r>
        <w:r w:rsidRPr="00C45CF7" w:rsidDel="008F1350">
          <w:rPr>
            <w:rFonts w:ascii="微软雅黑" w:eastAsia="微软雅黑" w:hAnsi="微软雅黑" w:cs="Times New Roman" w:hint="eastAsia"/>
            <w:color w:val="auto"/>
            <w:sz w:val="20"/>
            <w:szCs w:val="19"/>
          </w:rPr>
          <w:delText>时被</w:delText>
        </w:r>
        <w:r w:rsidR="00410CBE" w:rsidRPr="00C45CF7" w:rsidDel="008F1350">
          <w:rPr>
            <w:rFonts w:ascii="微软雅黑" w:eastAsia="微软雅黑" w:hAnsi="微软雅黑" w:cs="Times New Roman" w:hint="eastAsia"/>
            <w:color w:val="auto"/>
            <w:sz w:val="20"/>
            <w:szCs w:val="19"/>
          </w:rPr>
          <w:delText>投屏，车机</w:delText>
        </w:r>
        <w:r w:rsidR="00CF16CA" w:rsidRPr="00C45CF7" w:rsidDel="008F1350">
          <w:rPr>
            <w:rFonts w:ascii="微软雅黑" w:eastAsia="微软雅黑" w:hAnsi="微软雅黑" w:cs="Times New Roman" w:hint="eastAsia"/>
            <w:color w:val="auto"/>
            <w:sz w:val="20"/>
            <w:szCs w:val="19"/>
          </w:rPr>
          <w:delText>弹窗</w:delText>
        </w:r>
        <w:r w:rsidR="00F11250" w:rsidRPr="00C45CF7" w:rsidDel="008F1350">
          <w:rPr>
            <w:rFonts w:ascii="微软雅黑" w:eastAsia="微软雅黑" w:hAnsi="微软雅黑" w:cs="Times New Roman" w:hint="eastAsia"/>
            <w:color w:val="auto"/>
            <w:sz w:val="20"/>
            <w:szCs w:val="19"/>
          </w:rPr>
          <w:delText>安全提示</w:delText>
        </w:r>
        <w:r w:rsidR="00E526AB" w:rsidRPr="00C45CF7" w:rsidDel="008F1350">
          <w:rPr>
            <w:rFonts w:ascii="微软雅黑" w:eastAsia="微软雅黑" w:hAnsi="微软雅黑" w:cs="Times New Roman" w:hint="eastAsia"/>
            <w:color w:val="auto"/>
            <w:sz w:val="20"/>
            <w:szCs w:val="19"/>
          </w:rPr>
          <w:delText>“开车时不要分心哦，注意驾驶安全”</w:delText>
        </w:r>
        <w:r w:rsidR="007F3966" w:rsidDel="008F1350">
          <w:rPr>
            <w:rFonts w:ascii="微软雅黑" w:eastAsia="微软雅黑" w:hAnsi="微软雅黑" w:cs="Times New Roman" w:hint="eastAsia"/>
            <w:color w:val="auto"/>
            <w:sz w:val="20"/>
            <w:szCs w:val="19"/>
          </w:rPr>
          <w:delText>。</w:delText>
        </w:r>
      </w:del>
    </w:p>
    <w:p w14:paraId="7F9B4956" w14:textId="576B072A" w:rsidR="00543135" w:rsidRPr="00C45CF7" w:rsidDel="008F1350" w:rsidRDefault="00543135" w:rsidP="008F1350">
      <w:pPr>
        <w:pStyle w:val="Default"/>
        <w:ind w:firstLineChars="200" w:firstLine="400"/>
        <w:rPr>
          <w:del w:id="7369" w:author="作者" w:date="2020-09-14T15:36:00Z"/>
          <w:rFonts w:ascii="微软雅黑" w:eastAsia="微软雅黑" w:hAnsi="微软雅黑"/>
          <w:szCs w:val="19"/>
        </w:rPr>
      </w:pPr>
      <w:del w:id="7370" w:author="作者" w:date="2020-09-14T15:36:00Z">
        <w:r w:rsidRPr="00C45CF7" w:rsidDel="008F1350">
          <w:rPr>
            <w:rFonts w:ascii="微软雅黑" w:eastAsia="微软雅黑" w:hAnsi="微软雅黑" w:cs="Times New Roman" w:hint="eastAsia"/>
            <w:color w:val="auto"/>
            <w:sz w:val="20"/>
            <w:szCs w:val="19"/>
          </w:rPr>
          <w:delText>视频播放中车辆启动（提速至</w:delText>
        </w:r>
        <w:r w:rsidRPr="00C45CF7" w:rsidDel="008F1350">
          <w:rPr>
            <w:rFonts w:ascii="微软雅黑" w:eastAsia="微软雅黑" w:hAnsi="微软雅黑" w:cs="Times New Roman"/>
            <w:color w:val="auto"/>
            <w:sz w:val="20"/>
            <w:szCs w:val="19"/>
          </w:rPr>
          <w:delText>5km/h</w:delText>
        </w:r>
        <w:r w:rsidRPr="00C45CF7" w:rsidDel="008F1350">
          <w:rPr>
            <w:rFonts w:ascii="微软雅黑" w:eastAsia="微软雅黑" w:hAnsi="微软雅黑" w:cs="Times New Roman" w:hint="eastAsia"/>
            <w:color w:val="auto"/>
            <w:sz w:val="20"/>
            <w:szCs w:val="19"/>
          </w:rPr>
          <w:delText>及以上），处于</w:delText>
        </w:r>
        <w:r w:rsidR="00094CAE" w:rsidDel="008F1350">
          <w:rPr>
            <w:rFonts w:ascii="微软雅黑" w:eastAsia="微软雅黑" w:hAnsi="微软雅黑" w:cs="Times New Roman" w:hint="eastAsia"/>
            <w:color w:val="auto"/>
            <w:sz w:val="20"/>
            <w:szCs w:val="19"/>
          </w:rPr>
          <w:delText>投屏</w:delText>
        </w:r>
        <w:r w:rsidRPr="00C45CF7" w:rsidDel="008F1350">
          <w:rPr>
            <w:rFonts w:ascii="微软雅黑" w:eastAsia="微软雅黑" w:hAnsi="微软雅黑" w:cs="Times New Roman" w:hint="eastAsia"/>
            <w:color w:val="auto"/>
            <w:sz w:val="20"/>
            <w:szCs w:val="19"/>
          </w:rPr>
          <w:delText>界面（播放中），则暂停播放并弹窗安全提示。</w:delText>
        </w:r>
      </w:del>
    </w:p>
    <w:p w14:paraId="0359697F" w14:textId="39E36F33" w:rsidR="00543135" w:rsidDel="008F1350" w:rsidRDefault="00094CAE" w:rsidP="008F1350">
      <w:pPr>
        <w:pStyle w:val="Default"/>
        <w:rPr>
          <w:ins w:id="7371" w:author="作者" w:date="2020-05-12T16:17:00Z"/>
          <w:del w:id="7372" w:author="作者" w:date="2020-09-14T15:36:00Z"/>
          <w:rFonts w:ascii="微软雅黑" w:eastAsia="微软雅黑" w:hAnsi="微软雅黑" w:cs="Times New Roman"/>
          <w:color w:val="auto"/>
          <w:sz w:val="20"/>
          <w:szCs w:val="19"/>
        </w:rPr>
      </w:pPr>
      <w:del w:id="7373" w:author="作者" w:date="2020-09-14T15:36:00Z">
        <w:r w:rsidRPr="00765423" w:rsidDel="008F1350">
          <w:rPr>
            <w:rFonts w:ascii="微软雅黑" w:eastAsia="微软雅黑" w:hAnsi="微软雅黑" w:cs="Times New Roman" w:hint="eastAsia"/>
            <w:color w:val="auto"/>
            <w:sz w:val="20"/>
            <w:szCs w:val="19"/>
          </w:rPr>
          <w:delText>当用户点击“确定”时，弹窗消失并退出当前播放界面回到上一层；如1</w:delText>
        </w:r>
        <w:r w:rsidRPr="00765423" w:rsidDel="008F1350">
          <w:rPr>
            <w:rFonts w:ascii="微软雅黑" w:eastAsia="微软雅黑" w:hAnsi="微软雅黑" w:cs="Times New Roman"/>
            <w:color w:val="auto"/>
            <w:sz w:val="20"/>
            <w:szCs w:val="19"/>
          </w:rPr>
          <w:delText>0s</w:delText>
        </w:r>
        <w:r w:rsidRPr="00765423" w:rsidDel="008F1350">
          <w:rPr>
            <w:rFonts w:ascii="微软雅黑" w:eastAsia="微软雅黑" w:hAnsi="微软雅黑" w:cs="Times New Roman" w:hint="eastAsia"/>
            <w:color w:val="auto"/>
            <w:sz w:val="20"/>
            <w:szCs w:val="19"/>
          </w:rPr>
          <w:delText>内无任何操作，将自动关闭弹窗及退出播放，回到上一层界面</w:delText>
        </w:r>
        <w:r w:rsidRPr="00765423" w:rsidDel="008F1350">
          <w:rPr>
            <w:rFonts w:ascii="微软雅黑" w:eastAsia="微软雅黑" w:hAnsi="微软雅黑" w:cs="Times New Roman"/>
            <w:color w:val="auto"/>
            <w:sz w:val="20"/>
            <w:szCs w:val="19"/>
          </w:rPr>
          <w:delText>。</w:delText>
        </w:r>
      </w:del>
    </w:p>
    <w:p w14:paraId="78F58658" w14:textId="24BDF972" w:rsidR="00262051" w:rsidRPr="00262051" w:rsidDel="008F1350" w:rsidRDefault="00262051">
      <w:pPr>
        <w:pStyle w:val="Default"/>
        <w:ind w:firstLineChars="200" w:firstLine="400"/>
        <w:rPr>
          <w:del w:id="7374" w:author="作者" w:date="2020-09-14T15:36:00Z"/>
          <w:rFonts w:ascii="微软雅黑" w:eastAsia="微软雅黑" w:hAnsi="微软雅黑" w:cs="Times New Roman"/>
          <w:color w:val="auto"/>
          <w:sz w:val="20"/>
          <w:szCs w:val="19"/>
          <w:rPrChange w:id="7375" w:author="作者" w:date="2020-05-12T16:17:00Z">
            <w:rPr>
              <w:del w:id="7376" w:author="作者" w:date="2020-09-14T15:36:00Z"/>
              <w:rFonts w:ascii="微软雅黑" w:eastAsia="微软雅黑" w:hAnsi="微软雅黑"/>
              <w:szCs w:val="19"/>
            </w:rPr>
          </w:rPrChange>
        </w:rPr>
        <w:pPrChange w:id="7377" w:author="作者" w:date="2020-09-14T15:38:00Z">
          <w:pPr>
            <w:pStyle w:val="Default"/>
          </w:pPr>
        </w:pPrChange>
      </w:pPr>
      <w:ins w:id="7378" w:author="作者" w:date="2020-05-12T16:17:00Z">
        <w:del w:id="7379" w:author="作者" w:date="2020-09-14T15:36:00Z">
          <w:r w:rsidRPr="00262051" w:rsidDel="008F1350">
            <w:rPr>
              <w:rFonts w:ascii="微软雅黑" w:eastAsia="微软雅黑" w:hAnsi="微软雅黑" w:cs="Times New Roman" w:hint="eastAsia"/>
              <w:color w:val="auto"/>
              <w:sz w:val="20"/>
              <w:szCs w:val="19"/>
              <w:rPrChange w:id="7380" w:author="作者" w:date="2020-05-12T16:17:00Z">
                <w:rPr>
                  <w:rFonts w:ascii="微软雅黑" w:eastAsia="微软雅黑" w:hAnsi="微软雅黑" w:hint="eastAsia"/>
                  <w:szCs w:val="19"/>
                </w:rPr>
              </w:rPrChange>
            </w:rPr>
            <w:delText>安全提醒弹窗消失前，车速就算回到</w:delText>
          </w:r>
          <w:r w:rsidRPr="00262051" w:rsidDel="008F1350">
            <w:rPr>
              <w:rFonts w:ascii="微软雅黑" w:eastAsia="微软雅黑" w:hAnsi="微软雅黑" w:cs="Times New Roman"/>
              <w:color w:val="auto"/>
              <w:sz w:val="20"/>
              <w:szCs w:val="19"/>
              <w:rPrChange w:id="7381" w:author="作者" w:date="2020-05-12T16:17:00Z">
                <w:rPr>
                  <w:rFonts w:ascii="微软雅黑" w:eastAsia="微软雅黑" w:hAnsi="微软雅黑"/>
                  <w:szCs w:val="19"/>
                </w:rPr>
              </w:rPrChange>
            </w:rPr>
            <w:delText>5km</w:delText>
          </w:r>
        </w:del>
      </w:ins>
      <w:ins w:id="7382" w:author="作者" w:date="2020-05-12T16:18:00Z">
        <w:del w:id="7383" w:author="作者" w:date="2020-09-14T15:36:00Z">
          <w:r w:rsidR="00701AC6" w:rsidRPr="00C45CF7" w:rsidDel="008F1350">
            <w:rPr>
              <w:rFonts w:ascii="微软雅黑" w:eastAsia="微软雅黑" w:hAnsi="微软雅黑" w:cs="Times New Roman"/>
              <w:color w:val="auto"/>
              <w:sz w:val="20"/>
              <w:szCs w:val="19"/>
            </w:rPr>
            <w:delText>/h</w:delText>
          </w:r>
        </w:del>
      </w:ins>
      <w:ins w:id="7384" w:author="作者" w:date="2020-05-12T16:17:00Z">
        <w:del w:id="7385" w:author="作者" w:date="2020-09-14T15:36:00Z">
          <w:r w:rsidRPr="00262051" w:rsidDel="008F1350">
            <w:rPr>
              <w:rFonts w:ascii="微软雅黑" w:eastAsia="微软雅黑" w:hAnsi="微软雅黑" w:cs="Times New Roman" w:hint="eastAsia"/>
              <w:color w:val="auto"/>
              <w:sz w:val="20"/>
              <w:szCs w:val="19"/>
              <w:rPrChange w:id="7386" w:author="作者" w:date="2020-05-12T16:17:00Z">
                <w:rPr>
                  <w:rFonts w:ascii="微软雅黑" w:eastAsia="微软雅黑" w:hAnsi="微软雅黑" w:hint="eastAsia"/>
                  <w:szCs w:val="19"/>
                </w:rPr>
              </w:rPrChange>
            </w:rPr>
            <w:delText>以下，也是退出</w:delText>
          </w:r>
          <w:r w:rsidRPr="00262051" w:rsidDel="008F1350">
            <w:rPr>
              <w:rFonts w:ascii="微软雅黑" w:eastAsia="微软雅黑" w:hAnsi="微软雅黑" w:cs="Times New Roman"/>
              <w:color w:val="auto"/>
              <w:sz w:val="20"/>
              <w:szCs w:val="19"/>
              <w:rPrChange w:id="7387" w:author="作者" w:date="2020-05-12T16:17:00Z">
                <w:rPr>
                  <w:rFonts w:ascii="微软雅黑" w:eastAsia="微软雅黑" w:hAnsi="微软雅黑"/>
                  <w:szCs w:val="19"/>
                </w:rPr>
              </w:rPrChange>
            </w:rPr>
            <w:delText>DLNA</w:delText>
          </w:r>
        </w:del>
      </w:ins>
    </w:p>
    <w:p w14:paraId="56D5A0CB" w14:textId="3752D45B" w:rsidR="004F2AF5" w:rsidRPr="008A4CE5" w:rsidDel="008F1350" w:rsidRDefault="00392CF3" w:rsidP="008F1350">
      <w:pPr>
        <w:pStyle w:val="31"/>
        <w:tabs>
          <w:tab w:val="clear" w:pos="432"/>
        </w:tabs>
        <w:rPr>
          <w:del w:id="7388" w:author="作者" w:date="2020-09-14T15:36:00Z"/>
          <w:rFonts w:ascii="微软雅黑" w:eastAsia="微软雅黑" w:hAnsi="微软雅黑" w:cs="微软雅黑"/>
          <w:lang w:eastAsia="zh-CN"/>
        </w:rPr>
      </w:pPr>
      <w:del w:id="7389" w:author="作者" w:date="2020-09-14T15:36:00Z">
        <w:r w:rsidRPr="008F43AC" w:rsidDel="008F1350">
          <w:rPr>
            <w:rFonts w:ascii="微软雅黑" w:eastAsia="微软雅黑" w:hAnsi="微软雅黑" w:cs="微软雅黑"/>
            <w:lang w:eastAsia="zh-CN"/>
          </w:rPr>
          <w:delText>27</w:delText>
        </w:r>
        <w:r w:rsidRPr="008F43AC" w:rsidDel="008F1350">
          <w:rPr>
            <w:rFonts w:ascii="微软雅黑" w:eastAsia="微软雅黑" w:hAnsi="微软雅黑" w:cs="微软雅黑" w:hint="eastAsia"/>
            <w:lang w:eastAsia="zh-CN"/>
          </w:rPr>
          <w:delText>寸屏</w:delText>
        </w:r>
        <w:r w:rsidR="00D840E1" w:rsidRPr="008F43AC" w:rsidDel="008F1350">
          <w:rPr>
            <w:rFonts w:ascii="微软雅黑" w:eastAsia="微软雅黑" w:hAnsi="微软雅黑" w:cs="微软雅黑" w:hint="eastAsia"/>
            <w:lang w:eastAsia="zh-CN"/>
          </w:rPr>
          <w:delText>限制</w:delText>
        </w:r>
      </w:del>
    </w:p>
    <w:p w14:paraId="28BD5ED2" w14:textId="2036DBE5" w:rsidR="00543135" w:rsidRPr="00C45CF7" w:rsidDel="008F1350" w:rsidRDefault="00B73741" w:rsidP="008F1350">
      <w:pPr>
        <w:pStyle w:val="Default"/>
        <w:ind w:firstLineChars="200" w:firstLine="400"/>
        <w:rPr>
          <w:del w:id="7390" w:author="作者" w:date="2020-09-14T15:36:00Z"/>
          <w:rFonts w:ascii="微软雅黑" w:eastAsia="微软雅黑" w:hAnsi="微软雅黑"/>
          <w:color w:val="auto"/>
          <w:szCs w:val="19"/>
        </w:rPr>
      </w:pPr>
      <w:del w:id="7391" w:author="作者" w:date="2020-09-14T15:36:00Z">
        <w:r w:rsidDel="008F1350">
          <w:rPr>
            <w:rFonts w:ascii="微软雅黑" w:eastAsia="微软雅黑" w:hAnsi="微软雅黑" w:cs="Times New Roman" w:hint="eastAsia"/>
            <w:color w:val="auto"/>
            <w:sz w:val="20"/>
            <w:szCs w:val="19"/>
          </w:rPr>
          <w:delText>2</w:delText>
        </w:r>
        <w:r w:rsidDel="008F1350">
          <w:rPr>
            <w:rFonts w:ascii="微软雅黑" w:eastAsia="微软雅黑" w:hAnsi="微软雅黑" w:cs="Times New Roman"/>
            <w:color w:val="auto"/>
            <w:sz w:val="20"/>
            <w:szCs w:val="19"/>
          </w:rPr>
          <w:delText>7</w:delText>
        </w:r>
        <w:r w:rsidDel="008F1350">
          <w:rPr>
            <w:rFonts w:ascii="微软雅黑" w:eastAsia="微软雅黑" w:hAnsi="微软雅黑" w:cs="Times New Roman" w:hint="eastAsia"/>
            <w:color w:val="auto"/>
            <w:sz w:val="20"/>
            <w:szCs w:val="19"/>
          </w:rPr>
          <w:delText>寸屏</w:delText>
        </w:r>
        <w:r w:rsidR="00543135" w:rsidRPr="00C45CF7" w:rsidDel="008F1350">
          <w:rPr>
            <w:rFonts w:ascii="微软雅黑" w:eastAsia="微软雅黑" w:hAnsi="微软雅黑" w:cs="Times New Roman" w:hint="eastAsia"/>
            <w:color w:val="auto"/>
            <w:sz w:val="20"/>
            <w:szCs w:val="19"/>
          </w:rPr>
          <w:delText>提供三个模式：独自模式（单人模式）（</w:delText>
        </w:r>
        <w:r w:rsidR="00543135" w:rsidRPr="00C45CF7" w:rsidDel="008F1350">
          <w:rPr>
            <w:rFonts w:ascii="微软雅黑" w:eastAsia="微软雅黑" w:hAnsi="微软雅黑" w:cs="Times New Roman"/>
            <w:color w:val="auto"/>
            <w:sz w:val="20"/>
            <w:szCs w:val="19"/>
          </w:rPr>
          <w:delText>solo mode</w:delText>
        </w:r>
        <w:r w:rsidR="00543135" w:rsidRPr="00C45CF7" w:rsidDel="008F1350">
          <w:rPr>
            <w:rFonts w:ascii="微软雅黑" w:eastAsia="微软雅黑" w:hAnsi="微软雅黑" w:cs="Times New Roman" w:hint="eastAsia"/>
            <w:color w:val="auto"/>
            <w:sz w:val="20"/>
            <w:szCs w:val="19"/>
          </w:rPr>
          <w:delText>）、合作模式（</w:delText>
        </w:r>
        <w:r w:rsidR="00543135" w:rsidRPr="00C45CF7" w:rsidDel="008F1350">
          <w:rPr>
            <w:rFonts w:ascii="微软雅黑" w:eastAsia="微软雅黑" w:hAnsi="微软雅黑" w:cs="Times New Roman"/>
            <w:color w:val="auto"/>
            <w:sz w:val="20"/>
            <w:szCs w:val="19"/>
          </w:rPr>
          <w:delText>co-pilot mode</w:delText>
        </w:r>
        <w:r w:rsidR="00543135" w:rsidRPr="00C45CF7" w:rsidDel="008F1350">
          <w:rPr>
            <w:rFonts w:ascii="微软雅黑" w:eastAsia="微软雅黑" w:hAnsi="微软雅黑" w:cs="Times New Roman" w:hint="eastAsia"/>
            <w:color w:val="auto"/>
            <w:sz w:val="20"/>
            <w:szCs w:val="19"/>
          </w:rPr>
          <w:delText>）和独立模式（</w:delText>
        </w:r>
        <w:r w:rsidR="00543135" w:rsidRPr="00C45CF7" w:rsidDel="008F1350">
          <w:rPr>
            <w:rFonts w:ascii="微软雅黑" w:eastAsia="微软雅黑" w:hAnsi="微软雅黑" w:cs="Times New Roman"/>
            <w:color w:val="auto"/>
            <w:sz w:val="20"/>
            <w:szCs w:val="19"/>
          </w:rPr>
          <w:delText>Individual mode</w:delText>
        </w:r>
        <w:r w:rsidR="00543135" w:rsidRPr="00C45CF7" w:rsidDel="008F1350">
          <w:rPr>
            <w:rFonts w:ascii="微软雅黑" w:eastAsia="微软雅黑" w:hAnsi="微软雅黑" w:cs="Times New Roman" w:hint="eastAsia"/>
            <w:color w:val="auto"/>
            <w:sz w:val="20"/>
            <w:szCs w:val="19"/>
          </w:rPr>
          <w:delText>）。</w:delText>
        </w:r>
      </w:del>
    </w:p>
    <w:p w14:paraId="03EB6939" w14:textId="568FD7F7" w:rsidR="00543135" w:rsidRPr="00C45CF7" w:rsidDel="008F1350" w:rsidRDefault="00543135" w:rsidP="008F1350">
      <w:pPr>
        <w:pStyle w:val="Default"/>
        <w:ind w:firstLineChars="200" w:firstLine="400"/>
        <w:rPr>
          <w:del w:id="7392" w:author="作者" w:date="2020-09-14T15:36:00Z"/>
          <w:rFonts w:ascii="微软雅黑" w:eastAsia="微软雅黑" w:hAnsi="微软雅黑"/>
          <w:color w:val="auto"/>
          <w:sz w:val="20"/>
          <w:szCs w:val="19"/>
        </w:rPr>
      </w:pPr>
      <w:del w:id="7393" w:author="作者" w:date="2020-09-14T15:36:00Z">
        <w:r w:rsidRPr="00C45CF7" w:rsidDel="008F1350">
          <w:rPr>
            <w:rFonts w:ascii="微软雅黑" w:eastAsia="微软雅黑" w:hAnsi="微软雅黑" w:cs="Times New Roman" w:hint="eastAsia"/>
            <w:color w:val="auto"/>
            <w:sz w:val="20"/>
            <w:szCs w:val="19"/>
          </w:rPr>
          <w:delText>独自模式（单人模式）</w:delText>
        </w:r>
        <w:r w:rsidRPr="00C45CF7" w:rsidDel="008F1350">
          <w:rPr>
            <w:rFonts w:ascii="微软雅黑" w:eastAsia="微软雅黑" w:hAnsi="微软雅黑" w:cs="Times New Roman"/>
            <w:color w:val="auto"/>
            <w:sz w:val="20"/>
            <w:szCs w:val="19"/>
          </w:rPr>
          <w:delText>solo mode：符合主驾独自驾驶的过程中的延伸屏模式。</w:delText>
        </w:r>
      </w:del>
    </w:p>
    <w:p w14:paraId="79305565" w14:textId="2B11CD40" w:rsidR="00543135" w:rsidRPr="00C45CF7" w:rsidDel="008F1350" w:rsidRDefault="00543135" w:rsidP="008F1350">
      <w:pPr>
        <w:pStyle w:val="Default"/>
        <w:ind w:firstLineChars="200" w:firstLine="400"/>
        <w:rPr>
          <w:del w:id="7394" w:author="作者" w:date="2020-09-14T15:36:00Z"/>
          <w:rFonts w:ascii="微软雅黑" w:eastAsia="微软雅黑" w:hAnsi="微软雅黑"/>
          <w:color w:val="auto"/>
          <w:sz w:val="20"/>
          <w:szCs w:val="19"/>
        </w:rPr>
      </w:pPr>
      <w:del w:id="7395" w:author="作者" w:date="2020-09-14T15:36:00Z">
        <w:r w:rsidRPr="00C45CF7" w:rsidDel="008F1350">
          <w:rPr>
            <w:rFonts w:ascii="微软雅黑" w:eastAsia="微软雅黑" w:hAnsi="微软雅黑" w:cs="Times New Roman" w:hint="eastAsia"/>
            <w:color w:val="auto"/>
            <w:sz w:val="20"/>
            <w:szCs w:val="19"/>
          </w:rPr>
          <w:delText>合作模式</w:delText>
        </w:r>
        <w:r w:rsidRPr="00C45CF7" w:rsidDel="008F1350">
          <w:rPr>
            <w:rFonts w:ascii="微软雅黑" w:eastAsia="微软雅黑" w:hAnsi="微软雅黑" w:cs="Times New Roman"/>
            <w:color w:val="auto"/>
            <w:sz w:val="20"/>
            <w:szCs w:val="19"/>
          </w:rPr>
          <w:delText xml:space="preserve"> co-pilot mode：符合主驾副驾互相配合，副驾帮主驾完成一些任务的延伸屏模式。</w:delText>
        </w:r>
      </w:del>
    </w:p>
    <w:p w14:paraId="37D45F68" w14:textId="27D2F765" w:rsidR="00094CAE" w:rsidDel="008F1350" w:rsidRDefault="00543135" w:rsidP="008F1350">
      <w:pPr>
        <w:pStyle w:val="Default"/>
        <w:ind w:firstLineChars="200" w:firstLine="400"/>
        <w:rPr>
          <w:del w:id="7396" w:author="作者" w:date="2020-09-14T15:36:00Z"/>
          <w:rFonts w:ascii="微软雅黑" w:eastAsia="微软雅黑" w:hAnsi="微软雅黑"/>
          <w:sz w:val="20"/>
          <w:szCs w:val="19"/>
        </w:rPr>
      </w:pPr>
      <w:del w:id="7397" w:author="作者" w:date="2020-09-14T15:36:00Z">
        <w:r w:rsidRPr="00C45CF7" w:rsidDel="008F1350">
          <w:rPr>
            <w:rFonts w:ascii="微软雅黑" w:eastAsia="微软雅黑" w:hAnsi="微软雅黑" w:hint="eastAsia"/>
            <w:color w:val="auto"/>
            <w:sz w:val="20"/>
            <w:szCs w:val="19"/>
          </w:rPr>
          <w:delText>独立模式</w:delText>
        </w:r>
        <w:r w:rsidRPr="00C45CF7" w:rsidDel="008F1350">
          <w:rPr>
            <w:rFonts w:ascii="微软雅黑" w:eastAsia="微软雅黑" w:hAnsi="微软雅黑"/>
            <w:color w:val="auto"/>
            <w:sz w:val="20"/>
            <w:szCs w:val="19"/>
          </w:rPr>
          <w:delText xml:space="preserve"> Individual mode：符合主驾副驾互不干扰，副驾可通过一些操作与主驾屏幕切换帮助主驾完成一些任务的独立屏模式。</w:delText>
        </w:r>
      </w:del>
    </w:p>
    <w:p w14:paraId="444BA0AC" w14:textId="006BC10F" w:rsidR="00F02B49" w:rsidDel="008F1350" w:rsidRDefault="00094CAE" w:rsidP="008F1350">
      <w:pPr>
        <w:pStyle w:val="Default"/>
        <w:ind w:firstLineChars="200" w:firstLine="400"/>
        <w:rPr>
          <w:del w:id="7398" w:author="作者" w:date="2020-09-14T15:36:00Z"/>
          <w:rFonts w:ascii="微软雅黑" w:eastAsia="微软雅黑" w:hAnsi="微软雅黑"/>
          <w:sz w:val="20"/>
          <w:szCs w:val="19"/>
        </w:rPr>
      </w:pPr>
      <w:del w:id="7399" w:author="作者" w:date="2020-09-14T15:36:00Z">
        <w:r w:rsidDel="008F1350">
          <w:rPr>
            <w:rFonts w:ascii="微软雅黑" w:eastAsia="微软雅黑" w:hAnsi="微软雅黑"/>
            <w:color w:val="auto"/>
            <w:sz w:val="20"/>
            <w:szCs w:val="19"/>
          </w:rPr>
          <w:delText>DLNA</w:delText>
        </w:r>
        <w:r w:rsidDel="008F1350">
          <w:rPr>
            <w:rFonts w:ascii="微软雅黑" w:eastAsia="微软雅黑" w:hAnsi="微软雅黑" w:hint="eastAsia"/>
            <w:color w:val="auto"/>
            <w:sz w:val="20"/>
            <w:szCs w:val="19"/>
          </w:rPr>
          <w:delText>投屏的画面显示策略和多媒体保持一致</w:delText>
        </w:r>
        <w:r w:rsidR="00F02B49" w:rsidDel="008F1350">
          <w:rPr>
            <w:rFonts w:ascii="微软雅黑" w:eastAsia="微软雅黑" w:hAnsi="微软雅黑" w:hint="eastAsia"/>
            <w:color w:val="auto"/>
            <w:sz w:val="20"/>
            <w:szCs w:val="19"/>
          </w:rPr>
          <w:delText>。</w:delText>
        </w:r>
      </w:del>
    </w:p>
    <w:p w14:paraId="5E81040B" w14:textId="04D7BFD7" w:rsidR="00543135" w:rsidDel="008F1350" w:rsidRDefault="00F02B49" w:rsidP="008F1350">
      <w:pPr>
        <w:pStyle w:val="Default"/>
        <w:ind w:firstLine="400"/>
        <w:rPr>
          <w:del w:id="7400" w:author="作者" w:date="2020-09-14T15:36:00Z"/>
        </w:rPr>
      </w:pPr>
      <w:del w:id="7401" w:author="作者" w:date="2020-09-14T15:36:00Z">
        <w:r w:rsidRPr="00F02B49" w:rsidDel="008F1350">
          <w:rPr>
            <w:rFonts w:ascii="微软雅黑" w:eastAsia="微软雅黑" w:hAnsi="微软雅黑" w:hint="eastAsia"/>
            <w:color w:val="auto"/>
            <w:sz w:val="20"/>
            <w:szCs w:val="19"/>
          </w:rPr>
          <w:delText>在独自模式和合作模式下，需要满足行车安全的限制要求，在独立模式下如果是在主驾屏播放时也要满足安全要求，如果是在副驾屏播放则不受车速限制</w:delText>
        </w:r>
      </w:del>
    </w:p>
    <w:p w14:paraId="6D9E3434" w14:textId="3C62546E" w:rsidR="00543135" w:rsidDel="008F1350" w:rsidRDefault="00543135" w:rsidP="008F1350">
      <w:pPr>
        <w:rPr>
          <w:ins w:id="7402" w:author="作者" w:date="2020-03-20T13:29:00Z"/>
          <w:del w:id="7403" w:author="作者" w:date="2020-09-14T15:36:00Z"/>
        </w:rPr>
      </w:pPr>
      <w:del w:id="7404" w:author="作者" w:date="2020-09-14T15:36:00Z">
        <w:r w:rsidDel="008F1350">
          <w:rPr>
            <w:noProof/>
          </w:rPr>
          <w:drawing>
            <wp:inline distT="0" distB="0" distL="0" distR="0" wp14:anchorId="1FCC78FF" wp14:editId="70099AFD">
              <wp:extent cx="4991100" cy="15303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cHi 2020-02-22 01-24-01.png"/>
                      <pic:cNvPicPr/>
                    </pic:nvPicPr>
                    <pic:blipFill>
                      <a:blip r:embed="rId26"/>
                      <a:stretch>
                        <a:fillRect/>
                      </a:stretch>
                    </pic:blipFill>
                    <pic:spPr>
                      <a:xfrm>
                        <a:off x="0" y="0"/>
                        <a:ext cx="5027010" cy="1541339"/>
                      </a:xfrm>
                      <a:prstGeom prst="rect">
                        <a:avLst/>
                      </a:prstGeom>
                    </pic:spPr>
                  </pic:pic>
                </a:graphicData>
              </a:graphic>
            </wp:inline>
          </w:drawing>
        </w:r>
      </w:del>
    </w:p>
    <w:p w14:paraId="2E2182DC" w14:textId="09303980" w:rsidR="00C45CF7" w:rsidDel="008F1350" w:rsidRDefault="00C45CF7" w:rsidP="008F1350">
      <w:pPr>
        <w:pStyle w:val="a1"/>
        <w:rPr>
          <w:ins w:id="7405" w:author="作者" w:date="2020-03-20T13:31:00Z"/>
          <w:del w:id="7406" w:author="作者" w:date="2020-09-14T15:36:00Z"/>
          <w:rFonts w:ascii="微软雅黑" w:eastAsia="微软雅黑" w:hAnsi="微软雅黑"/>
          <w:lang w:eastAsia="zh-CN"/>
        </w:rPr>
      </w:pPr>
      <w:ins w:id="7407" w:author="作者" w:date="2020-03-20T13:30:00Z">
        <w:del w:id="7408" w:author="作者" w:date="2020-09-14T15:36:00Z">
          <w:r w:rsidDel="008F1350">
            <w:rPr>
              <w:rFonts w:ascii="微软雅黑" w:eastAsia="微软雅黑" w:hAnsi="微软雅黑" w:hint="eastAsia"/>
              <w:lang w:eastAsia="zh-CN"/>
            </w:rPr>
            <w:delText>另外</w:delText>
          </w:r>
        </w:del>
      </w:ins>
      <w:ins w:id="7409" w:author="作者" w:date="2020-03-20T13:33:00Z">
        <w:del w:id="7410" w:author="作者" w:date="2020-09-14T15:36:00Z">
          <w:r w:rsidDel="008F1350">
            <w:rPr>
              <w:rFonts w:ascii="微软雅黑" w:eastAsia="微软雅黑" w:hAnsi="微软雅黑"/>
              <w:lang w:eastAsia="zh-CN"/>
            </w:rPr>
            <w:delText>Launcher</w:delText>
          </w:r>
          <w:r w:rsidDel="008F1350">
            <w:rPr>
              <w:rFonts w:ascii="微软雅黑" w:eastAsia="微软雅黑" w:hAnsi="微软雅黑" w:hint="eastAsia"/>
              <w:lang w:eastAsia="zh-CN"/>
            </w:rPr>
            <w:delText>模式切换</w:delText>
          </w:r>
        </w:del>
      </w:ins>
      <w:ins w:id="7411" w:author="作者" w:date="2020-05-12T15:45:00Z">
        <w:del w:id="7412" w:author="作者" w:date="2020-09-14T15:36:00Z">
          <w:r w:rsidR="00D259EA" w:rsidDel="008F1350">
            <w:rPr>
              <w:rFonts w:ascii="微软雅黑" w:eastAsia="微软雅黑" w:hAnsi="微软雅黑" w:hint="eastAsia"/>
              <w:lang w:eastAsia="zh-CN"/>
            </w:rPr>
            <w:delText>需求</w:delText>
          </w:r>
        </w:del>
      </w:ins>
      <w:ins w:id="7413" w:author="作者" w:date="2020-03-20T13:33:00Z">
        <w:del w:id="7414" w:author="作者" w:date="2020-09-14T15:36:00Z">
          <w:r w:rsidDel="008F1350">
            <w:rPr>
              <w:rFonts w:ascii="微软雅黑" w:eastAsia="微软雅黑" w:hAnsi="微软雅黑" w:hint="eastAsia"/>
              <w:lang w:eastAsia="zh-CN"/>
            </w:rPr>
            <w:delText>下</w:delText>
          </w:r>
        </w:del>
      </w:ins>
      <w:ins w:id="7415" w:author="作者" w:date="2020-03-20T13:30:00Z">
        <w:del w:id="7416" w:author="作者" w:date="2020-09-14T15:36:00Z">
          <w:r w:rsidDel="008F1350">
            <w:rPr>
              <w:rFonts w:ascii="微软雅黑" w:eastAsia="微软雅黑" w:hAnsi="微软雅黑" w:hint="eastAsia"/>
              <w:lang w:eastAsia="zh-CN"/>
            </w:rPr>
            <w:delText>：</w:delText>
          </w:r>
        </w:del>
      </w:ins>
    </w:p>
    <w:p w14:paraId="61E98245" w14:textId="4B5EA4FA" w:rsidR="00C45CF7" w:rsidDel="008F1350" w:rsidRDefault="00C45CF7" w:rsidP="008F1350">
      <w:pPr>
        <w:pStyle w:val="a1"/>
        <w:rPr>
          <w:ins w:id="7417" w:author="作者" w:date="2020-03-20T13:32:00Z"/>
          <w:del w:id="7418" w:author="作者" w:date="2020-09-14T15:36:00Z"/>
          <w:rFonts w:ascii="微软雅黑" w:eastAsia="微软雅黑" w:hAnsi="微软雅黑"/>
          <w:lang w:eastAsia="zh-CN"/>
        </w:rPr>
      </w:pPr>
      <w:ins w:id="7419" w:author="作者" w:date="2020-03-20T13:31:00Z">
        <w:del w:id="7420" w:author="作者" w:date="2020-09-14T15:36:00Z">
          <w:r w:rsidDel="008F1350">
            <w:rPr>
              <w:rFonts w:ascii="微软雅黑" w:eastAsia="微软雅黑" w:hAnsi="微软雅黑" w:hint="eastAsia"/>
              <w:lang w:eastAsia="zh-CN"/>
            </w:rPr>
            <w:delText>1.</w:delText>
          </w:r>
          <w:r w:rsidDel="008F1350">
            <w:rPr>
              <w:rFonts w:ascii="微软雅黑" w:eastAsia="微软雅黑" w:hAnsi="微软雅黑"/>
              <w:lang w:eastAsia="zh-CN"/>
            </w:rPr>
            <w:delText xml:space="preserve"> </w:delText>
          </w:r>
          <w:r w:rsidDel="008F1350">
            <w:rPr>
              <w:rFonts w:ascii="微软雅黑" w:eastAsia="微软雅黑" w:hAnsi="微软雅黑" w:hint="eastAsia"/>
              <w:lang w:eastAsia="zh-CN"/>
            </w:rPr>
            <w:delText>Individual</w:delText>
          </w:r>
          <w:r w:rsidDel="008F1350">
            <w:rPr>
              <w:rFonts w:ascii="微软雅黑" w:eastAsia="微软雅黑" w:hAnsi="微软雅黑"/>
              <w:lang w:eastAsia="zh-CN"/>
            </w:rPr>
            <w:delText xml:space="preserve"> </w:delText>
          </w:r>
          <w:r w:rsidDel="008F1350">
            <w:rPr>
              <w:rFonts w:ascii="微软雅黑" w:eastAsia="微软雅黑" w:hAnsi="微软雅黑" w:hint="eastAsia"/>
              <w:lang w:eastAsia="zh-CN"/>
            </w:rPr>
            <w:delText>切换到Solo</w:delText>
          </w:r>
        </w:del>
      </w:ins>
      <w:ins w:id="7421" w:author="作者" w:date="2020-03-20T13:32:00Z">
        <w:del w:id="7422" w:author="作者" w:date="2020-09-14T15:36:00Z">
          <w:r w:rsidDel="008F1350">
            <w:rPr>
              <w:rFonts w:ascii="微软雅黑" w:eastAsia="微软雅黑" w:hAnsi="微软雅黑" w:hint="eastAsia"/>
              <w:lang w:eastAsia="zh-CN"/>
            </w:rPr>
            <w:delText>或者Co</w:delText>
          </w:r>
          <w:r w:rsidDel="008F1350">
            <w:rPr>
              <w:rFonts w:ascii="微软雅黑" w:eastAsia="微软雅黑" w:hAnsi="微软雅黑"/>
              <w:lang w:eastAsia="zh-CN"/>
            </w:rPr>
            <w:delText>-pilot</w:delText>
          </w:r>
          <w:r w:rsidDel="008F1350">
            <w:rPr>
              <w:rFonts w:ascii="微软雅黑" w:eastAsia="微软雅黑" w:hAnsi="微软雅黑" w:hint="eastAsia"/>
              <w:lang w:eastAsia="zh-CN"/>
            </w:rPr>
            <w:delText>时</w:delText>
          </w:r>
        </w:del>
      </w:ins>
      <w:ins w:id="7423" w:author="作者" w:date="2020-03-20T13:31:00Z">
        <w:del w:id="7424" w:author="作者" w:date="2020-09-14T15:36:00Z">
          <w:r w:rsidDel="008F1350">
            <w:rPr>
              <w:rFonts w:ascii="微软雅黑" w:eastAsia="微软雅黑" w:hAnsi="微软雅黑" w:hint="eastAsia"/>
              <w:lang w:eastAsia="zh-CN"/>
            </w:rPr>
            <w:delText>：</w:delText>
          </w:r>
        </w:del>
      </w:ins>
    </w:p>
    <w:p w14:paraId="3D04DC2F" w14:textId="66482EB7" w:rsidR="00C45CF7" w:rsidDel="008F1350" w:rsidRDefault="00C45CF7" w:rsidP="008F1350">
      <w:pPr>
        <w:pStyle w:val="a1"/>
        <w:rPr>
          <w:ins w:id="7425" w:author="作者" w:date="2020-03-20T13:37:00Z"/>
          <w:del w:id="7426" w:author="作者" w:date="2020-09-14T15:36:00Z"/>
          <w:rFonts w:ascii="微软雅黑" w:eastAsia="微软雅黑" w:hAnsi="微软雅黑"/>
          <w:lang w:eastAsia="zh-CN"/>
        </w:rPr>
      </w:pPr>
      <w:ins w:id="7427" w:author="作者" w:date="2020-03-20T13:32:00Z">
        <w:del w:id="7428" w:author="作者" w:date="2020-09-14T15:36:00Z">
          <w:r w:rsidDel="008F1350">
            <w:rPr>
              <w:rFonts w:ascii="微软雅黑" w:eastAsia="微软雅黑" w:hAnsi="微软雅黑"/>
              <w:lang w:eastAsia="zh-CN"/>
            </w:rPr>
            <w:delText>DLNA</w:delText>
          </w:r>
          <w:r w:rsidDel="008F1350">
            <w:rPr>
              <w:rFonts w:ascii="微软雅黑" w:eastAsia="微软雅黑" w:hAnsi="微软雅黑" w:hint="eastAsia"/>
              <w:lang w:eastAsia="zh-CN"/>
            </w:rPr>
            <w:delText>播放默认是为主驾服务的，此时需要判断</w:delText>
          </w:r>
        </w:del>
      </w:ins>
      <w:ins w:id="7429" w:author="作者" w:date="2020-03-20T13:33:00Z">
        <w:del w:id="7430" w:author="作者" w:date="2020-09-14T15:36:00Z">
          <w:r w:rsidDel="008F1350">
            <w:rPr>
              <w:rFonts w:ascii="微软雅黑" w:eastAsia="微软雅黑" w:hAnsi="微软雅黑" w:hint="eastAsia"/>
              <w:lang w:eastAsia="zh-CN"/>
            </w:rPr>
            <w:delText>行车安全约束；</w:delText>
          </w:r>
        </w:del>
      </w:ins>
    </w:p>
    <w:p w14:paraId="04528C38" w14:textId="40C9D183" w:rsidR="00F212AB" w:rsidDel="008F1350" w:rsidRDefault="00F212AB" w:rsidP="008F1350">
      <w:pPr>
        <w:pStyle w:val="a1"/>
        <w:rPr>
          <w:ins w:id="7431" w:author="作者" w:date="2020-03-20T13:37:00Z"/>
          <w:del w:id="7432" w:author="作者" w:date="2020-09-14T15:36:00Z"/>
          <w:rFonts w:ascii="微软雅黑" w:eastAsia="微软雅黑" w:hAnsi="微软雅黑"/>
          <w:lang w:eastAsia="zh-CN"/>
        </w:rPr>
      </w:pPr>
      <w:ins w:id="7433" w:author="作者" w:date="2020-03-20T13:37:00Z">
        <w:del w:id="7434" w:author="作者" w:date="2020-09-14T15:36:00Z">
          <w:r w:rsidDel="008F1350">
            <w:rPr>
              <w:rFonts w:ascii="微软雅黑" w:eastAsia="微软雅黑" w:hAnsi="微软雅黑"/>
              <w:lang w:eastAsia="zh-CN"/>
            </w:rPr>
            <w:delText xml:space="preserve">2. </w:delText>
          </w:r>
          <w:r w:rsidDel="008F1350">
            <w:rPr>
              <w:rFonts w:ascii="微软雅黑" w:eastAsia="微软雅黑" w:hAnsi="微软雅黑" w:hint="eastAsia"/>
              <w:lang w:eastAsia="zh-CN"/>
            </w:rPr>
            <w:delText>Solo或者Co</w:delText>
          </w:r>
          <w:r w:rsidDel="008F1350">
            <w:rPr>
              <w:rFonts w:ascii="微软雅黑" w:eastAsia="微软雅黑" w:hAnsi="微软雅黑"/>
              <w:lang w:eastAsia="zh-CN"/>
            </w:rPr>
            <w:delText>-pilot</w:delText>
          </w:r>
          <w:r w:rsidDel="008F1350">
            <w:rPr>
              <w:rFonts w:ascii="微软雅黑" w:eastAsia="微软雅黑" w:hAnsi="微软雅黑" w:hint="eastAsia"/>
              <w:lang w:eastAsia="zh-CN"/>
            </w:rPr>
            <w:delText>切换到Individual时：</w:delText>
          </w:r>
        </w:del>
      </w:ins>
    </w:p>
    <w:p w14:paraId="55767208" w14:textId="7C8258FD" w:rsidR="00F212AB" w:rsidDel="008F1350" w:rsidRDefault="00CE5CB5" w:rsidP="008F1350">
      <w:pPr>
        <w:pStyle w:val="a1"/>
        <w:rPr>
          <w:ins w:id="7435" w:author="作者" w:date="2020-03-21T13:48:00Z"/>
          <w:del w:id="7436" w:author="作者" w:date="2020-09-14T15:36:00Z"/>
          <w:rFonts w:ascii="微软雅黑" w:eastAsia="微软雅黑" w:hAnsi="微软雅黑"/>
          <w:lang w:eastAsia="zh-CN"/>
        </w:rPr>
      </w:pPr>
      <w:ins w:id="7437" w:author="作者" w:date="2020-03-21T13:48:00Z">
        <w:del w:id="7438" w:author="作者" w:date="2020-09-14T15:36:00Z">
          <w:r w:rsidDel="008F1350">
            <w:rPr>
              <w:rFonts w:ascii="微软雅黑" w:eastAsia="微软雅黑" w:hAnsi="微软雅黑" w:hint="eastAsia"/>
              <w:lang w:eastAsia="zh-CN"/>
            </w:rPr>
            <w:delText>车速小</w:delText>
          </w:r>
          <w:r w:rsidRPr="00C45CF7" w:rsidDel="008F1350">
            <w:rPr>
              <w:rFonts w:ascii="微软雅黑" w:eastAsia="微软雅黑" w:hAnsi="微软雅黑" w:hint="eastAsia"/>
              <w:lang w:eastAsia="zh-CN"/>
            </w:rPr>
            <w:delText>于</w:delText>
          </w:r>
          <w:r w:rsidRPr="00C45CF7" w:rsidDel="008F1350">
            <w:rPr>
              <w:rFonts w:ascii="微软雅黑" w:eastAsia="微软雅黑" w:hAnsi="微软雅黑"/>
              <w:lang w:eastAsia="zh-CN"/>
            </w:rPr>
            <w:delText>5km/h</w:delText>
          </w:r>
          <w:r w:rsidDel="008F1350">
            <w:rPr>
              <w:rFonts w:ascii="微软雅黑" w:eastAsia="微软雅黑" w:hAnsi="微软雅黑" w:hint="eastAsia"/>
              <w:lang w:eastAsia="zh-CN"/>
            </w:rPr>
            <w:delText>，</w:delText>
          </w:r>
        </w:del>
      </w:ins>
      <w:ins w:id="7439" w:author="作者" w:date="2020-03-20T13:37:00Z">
        <w:del w:id="7440" w:author="作者" w:date="2020-09-14T15:36:00Z">
          <w:r w:rsidR="00F212AB" w:rsidDel="008F1350">
            <w:rPr>
              <w:rFonts w:ascii="微软雅黑" w:eastAsia="微软雅黑" w:hAnsi="微软雅黑" w:hint="eastAsia"/>
              <w:lang w:eastAsia="zh-CN"/>
            </w:rPr>
            <w:delText>D</w:delText>
          </w:r>
          <w:r w:rsidR="00F212AB" w:rsidDel="008F1350">
            <w:rPr>
              <w:rFonts w:ascii="微软雅黑" w:eastAsia="微软雅黑" w:hAnsi="微软雅黑"/>
              <w:lang w:eastAsia="zh-CN"/>
            </w:rPr>
            <w:delText>LNA</w:delText>
          </w:r>
          <w:r w:rsidR="00F212AB" w:rsidDel="008F1350">
            <w:rPr>
              <w:rFonts w:ascii="微软雅黑" w:eastAsia="微软雅黑" w:hAnsi="微软雅黑" w:hint="eastAsia"/>
              <w:lang w:eastAsia="zh-CN"/>
            </w:rPr>
            <w:delText>播放默认是</w:delText>
          </w:r>
        </w:del>
      </w:ins>
      <w:ins w:id="7441" w:author="作者" w:date="2020-03-20T13:38:00Z">
        <w:del w:id="7442" w:author="作者" w:date="2020-09-14T15:36:00Z">
          <w:r w:rsidR="00F212AB" w:rsidDel="008F1350">
            <w:rPr>
              <w:rFonts w:ascii="微软雅黑" w:eastAsia="微软雅黑" w:hAnsi="微软雅黑" w:hint="eastAsia"/>
              <w:lang w:eastAsia="zh-CN"/>
            </w:rPr>
            <w:delText>投到主驾屏，用户可以拖拽到副驾屏；</w:delText>
          </w:r>
        </w:del>
      </w:ins>
    </w:p>
    <w:p w14:paraId="5D608F29" w14:textId="178DDA70" w:rsidR="00343DA2" w:rsidDel="008F1350" w:rsidRDefault="00CE5CB5" w:rsidP="008F1350">
      <w:pPr>
        <w:pStyle w:val="a1"/>
        <w:rPr>
          <w:ins w:id="7443" w:author="作者" w:date="2020-04-28T10:55:00Z"/>
          <w:del w:id="7444" w:author="作者" w:date="2020-09-14T15:36:00Z"/>
          <w:rFonts w:ascii="微软雅黑" w:eastAsia="微软雅黑" w:hAnsi="微软雅黑"/>
          <w:lang w:eastAsia="zh-CN"/>
        </w:rPr>
      </w:pPr>
      <w:ins w:id="7445" w:author="作者" w:date="2020-03-21T13:48:00Z">
        <w:del w:id="7446" w:author="作者" w:date="2020-09-14T15:36:00Z">
          <w:r w:rsidDel="008F1350">
            <w:rPr>
              <w:rFonts w:ascii="微软雅黑" w:eastAsia="微软雅黑" w:hAnsi="微软雅黑" w:hint="eastAsia"/>
              <w:lang w:eastAsia="zh-CN"/>
            </w:rPr>
            <w:delText>车速大</w:delText>
          </w:r>
          <w:r w:rsidRPr="00C45CF7" w:rsidDel="008F1350">
            <w:rPr>
              <w:rFonts w:ascii="微软雅黑" w:eastAsia="微软雅黑" w:hAnsi="微软雅黑" w:hint="eastAsia"/>
              <w:lang w:eastAsia="zh-CN"/>
            </w:rPr>
            <w:delText>于</w:delText>
          </w:r>
          <w:r w:rsidRPr="00C45CF7" w:rsidDel="008F1350">
            <w:rPr>
              <w:rFonts w:ascii="微软雅黑" w:eastAsia="微软雅黑" w:hAnsi="微软雅黑"/>
              <w:lang w:eastAsia="zh-CN"/>
            </w:rPr>
            <w:delText>5km/h</w:delText>
          </w:r>
          <w:r w:rsidDel="008F1350">
            <w:rPr>
              <w:rFonts w:ascii="微软雅黑" w:eastAsia="微软雅黑" w:hAnsi="微软雅黑" w:hint="eastAsia"/>
              <w:lang w:eastAsia="zh-CN"/>
            </w:rPr>
            <w:delText>，D</w:delText>
          </w:r>
          <w:r w:rsidDel="008F1350">
            <w:rPr>
              <w:rFonts w:ascii="微软雅黑" w:eastAsia="微软雅黑" w:hAnsi="微软雅黑"/>
              <w:lang w:eastAsia="zh-CN"/>
            </w:rPr>
            <w:delText>LNA</w:delText>
          </w:r>
          <w:r w:rsidDel="008F1350">
            <w:rPr>
              <w:rFonts w:ascii="微软雅黑" w:eastAsia="微软雅黑" w:hAnsi="微软雅黑" w:hint="eastAsia"/>
              <w:lang w:eastAsia="zh-CN"/>
            </w:rPr>
            <w:delText>播放默认是投到</w:delText>
          </w:r>
        </w:del>
      </w:ins>
      <w:ins w:id="7447" w:author="作者" w:date="2020-03-23T13:09:00Z">
        <w:del w:id="7448" w:author="作者" w:date="2020-09-14T15:36:00Z">
          <w:r w:rsidR="005D7FA4" w:rsidDel="008F1350">
            <w:rPr>
              <w:rFonts w:ascii="微软雅黑" w:eastAsia="微软雅黑" w:hAnsi="微软雅黑" w:hint="eastAsia"/>
              <w:lang w:eastAsia="zh-CN"/>
            </w:rPr>
            <w:delText>主</w:delText>
          </w:r>
        </w:del>
      </w:ins>
      <w:ins w:id="7449" w:author="作者" w:date="2020-03-21T13:48:00Z">
        <w:del w:id="7450" w:author="作者" w:date="2020-09-14T15:36:00Z">
          <w:r w:rsidDel="008F1350">
            <w:rPr>
              <w:rFonts w:ascii="微软雅黑" w:eastAsia="微软雅黑" w:hAnsi="微软雅黑" w:hint="eastAsia"/>
              <w:lang w:eastAsia="zh-CN"/>
            </w:rPr>
            <w:delText>副驾屏</w:delText>
          </w:r>
        </w:del>
      </w:ins>
      <w:ins w:id="7451" w:author="作者" w:date="2020-03-23T13:09:00Z">
        <w:del w:id="7452" w:author="作者" w:date="2020-09-14T15:36:00Z">
          <w:r w:rsidR="005D7FA4" w:rsidDel="008F1350">
            <w:rPr>
              <w:rFonts w:ascii="微软雅黑" w:eastAsia="微软雅黑" w:hAnsi="微软雅黑" w:hint="eastAsia"/>
              <w:lang w:eastAsia="zh-CN"/>
            </w:rPr>
            <w:delText>，</w:delText>
          </w:r>
          <w:r w:rsidR="005D7FA4" w:rsidRPr="005D7FA4" w:rsidDel="008F1350">
            <w:rPr>
              <w:rFonts w:ascii="微软雅黑" w:eastAsia="微软雅黑" w:hAnsi="微软雅黑" w:hint="eastAsia"/>
              <w:lang w:eastAsia="zh-CN"/>
            </w:rPr>
            <w:delText>提示安全弹框，如果10s 内用户直接给拖到副驾则弹框取消，然后继续播放</w:delText>
          </w:r>
        </w:del>
      </w:ins>
      <w:ins w:id="7453" w:author="作者" w:date="2020-03-23T13:34:00Z">
        <w:del w:id="7454" w:author="作者" w:date="2020-09-14T15:36:00Z">
          <w:r w:rsidR="00B66750" w:rsidDel="008F1350">
            <w:rPr>
              <w:rFonts w:ascii="微软雅黑" w:eastAsia="微软雅黑" w:hAnsi="微软雅黑" w:hint="eastAsia"/>
              <w:lang w:eastAsia="zh-CN"/>
            </w:rPr>
            <w:delText>，</w:delText>
          </w:r>
        </w:del>
      </w:ins>
      <w:ins w:id="7455" w:author="作者" w:date="2020-03-23T13:10:00Z">
        <w:del w:id="7456" w:author="作者" w:date="2020-09-14T15:36:00Z">
          <w:r w:rsidR="001B511B" w:rsidDel="008F1350">
            <w:rPr>
              <w:rFonts w:ascii="微软雅黑" w:eastAsia="微软雅黑" w:hAnsi="微软雅黑" w:hint="eastAsia"/>
              <w:lang w:eastAsia="zh-CN"/>
            </w:rPr>
            <w:delText>，如果1</w:delText>
          </w:r>
          <w:r w:rsidR="001B511B" w:rsidDel="008F1350">
            <w:rPr>
              <w:rFonts w:ascii="微软雅黑" w:eastAsia="微软雅黑" w:hAnsi="微软雅黑"/>
              <w:lang w:eastAsia="zh-CN"/>
            </w:rPr>
            <w:delText>0</w:delText>
          </w:r>
          <w:r w:rsidR="001B511B" w:rsidDel="008F1350">
            <w:rPr>
              <w:rFonts w:ascii="微软雅黑" w:eastAsia="微软雅黑" w:hAnsi="微软雅黑" w:hint="eastAsia"/>
              <w:lang w:eastAsia="zh-CN"/>
            </w:rPr>
            <w:delText>s内用户没有选择</w:delText>
          </w:r>
        </w:del>
      </w:ins>
      <w:ins w:id="7457" w:author="作者" w:date="2020-03-23T13:11:00Z">
        <w:del w:id="7458" w:author="作者" w:date="2020-09-14T15:36:00Z">
          <w:r w:rsidR="001B511B" w:rsidDel="008F1350">
            <w:rPr>
              <w:rFonts w:ascii="微软雅黑" w:eastAsia="微软雅黑" w:hAnsi="微软雅黑" w:hint="eastAsia"/>
              <w:lang w:eastAsia="zh-CN"/>
            </w:rPr>
            <w:delText>，</w:delText>
          </w:r>
        </w:del>
      </w:ins>
      <w:ins w:id="7459" w:author="作者" w:date="2020-03-23T13:34:00Z">
        <w:del w:id="7460" w:author="作者" w:date="2020-09-14T15:36:00Z">
          <w:r w:rsidR="00B66750" w:rsidRPr="00765423" w:rsidDel="008F1350">
            <w:rPr>
              <w:rFonts w:ascii="微软雅黑" w:eastAsia="微软雅黑" w:hAnsi="微软雅黑" w:hint="eastAsia"/>
              <w:lang w:eastAsia="zh-CN"/>
            </w:rPr>
            <w:delText>如1</w:delText>
          </w:r>
          <w:r w:rsidR="00B66750" w:rsidRPr="00765423" w:rsidDel="008F1350">
            <w:rPr>
              <w:rFonts w:ascii="微软雅黑" w:eastAsia="微软雅黑" w:hAnsi="微软雅黑"/>
              <w:lang w:eastAsia="zh-CN"/>
            </w:rPr>
            <w:delText>0s</w:delText>
          </w:r>
          <w:r w:rsidR="00B66750" w:rsidRPr="00765423" w:rsidDel="008F1350">
            <w:rPr>
              <w:rFonts w:ascii="微软雅黑" w:eastAsia="微软雅黑" w:hAnsi="微软雅黑" w:hint="eastAsia"/>
              <w:lang w:eastAsia="zh-CN"/>
            </w:rPr>
            <w:delText>内无任何操作，将自动关闭弹窗及退出播放，回到上一层界面</w:delText>
          </w:r>
          <w:r w:rsidR="00B66750" w:rsidRPr="00765423" w:rsidDel="008F1350">
            <w:rPr>
              <w:rFonts w:ascii="微软雅黑" w:eastAsia="微软雅黑" w:hAnsi="微软雅黑"/>
              <w:lang w:eastAsia="zh-CN"/>
            </w:rPr>
            <w:delText>。</w:delText>
          </w:r>
        </w:del>
      </w:ins>
    </w:p>
    <w:p w14:paraId="73FCB8A1" w14:textId="1280F689" w:rsidR="00343DA2" w:rsidDel="008F1350" w:rsidRDefault="00343DA2" w:rsidP="008F1350">
      <w:pPr>
        <w:numPr>
          <w:ilvl w:val="0"/>
          <w:numId w:val="41"/>
        </w:numPr>
        <w:jc w:val="both"/>
        <w:rPr>
          <w:ins w:id="7461" w:author="作者" w:date="2020-04-28T10:56:00Z"/>
          <w:del w:id="7462" w:author="作者" w:date="2020-09-14T15:36:00Z"/>
          <w:rFonts w:ascii="Calibri" w:hAnsi="Calibri" w:cs="Calibri"/>
          <w:sz w:val="22"/>
          <w:szCs w:val="22"/>
        </w:rPr>
      </w:pPr>
      <w:ins w:id="7463" w:author="作者" w:date="2020-04-28T10:56:00Z">
        <w:del w:id="7464" w:author="作者" w:date="2020-09-14T15:36:00Z">
          <w:r w:rsidDel="008F1350">
            <w:rPr>
              <w:rFonts w:hint="eastAsia"/>
              <w:sz w:val="22"/>
              <w:szCs w:val="22"/>
            </w:rPr>
            <w:delText>【</w:delText>
          </w:r>
          <w:r w:rsidDel="008F1350">
            <w:rPr>
              <w:rFonts w:ascii="Calibri" w:hAnsi="Calibri" w:cs="Calibri"/>
              <w:sz w:val="22"/>
              <w:szCs w:val="22"/>
            </w:rPr>
            <w:delText xml:space="preserve">542 </w:delText>
          </w:r>
          <w:r w:rsidDel="008F1350">
            <w:rPr>
              <w:rFonts w:hint="eastAsia"/>
              <w:sz w:val="22"/>
              <w:szCs w:val="22"/>
            </w:rPr>
            <w:delText>高配】：</w:delText>
          </w:r>
        </w:del>
      </w:ins>
    </w:p>
    <w:p w14:paraId="4143E416" w14:textId="7E9BE590" w:rsidR="00343DA2" w:rsidDel="008F1350" w:rsidRDefault="00343DA2" w:rsidP="008F1350">
      <w:pPr>
        <w:numPr>
          <w:ilvl w:val="0"/>
          <w:numId w:val="42"/>
        </w:numPr>
        <w:jc w:val="both"/>
        <w:rPr>
          <w:ins w:id="7465" w:author="作者" w:date="2020-04-28T10:56:00Z"/>
          <w:del w:id="7466" w:author="作者" w:date="2020-09-14T15:36:00Z"/>
          <w:rFonts w:ascii="Calibri" w:hAnsi="Calibri" w:cs="Calibri"/>
          <w:sz w:val="22"/>
          <w:szCs w:val="22"/>
        </w:rPr>
      </w:pPr>
      <w:ins w:id="7467" w:author="作者" w:date="2020-04-28T10:56:00Z">
        <w:del w:id="7468" w:author="作者" w:date="2020-09-14T15:36:00Z">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 xml:space="preserve"> </w:delText>
          </w:r>
          <w:r w:rsidDel="008F1350">
            <w:rPr>
              <w:rFonts w:hint="eastAsia"/>
              <w:sz w:val="22"/>
              <w:szCs w:val="22"/>
            </w:rPr>
            <w:delText>以悬浮窗样式显示；</w:delText>
          </w:r>
        </w:del>
      </w:ins>
    </w:p>
    <w:p w14:paraId="6491F389" w14:textId="74CCA2F0" w:rsidR="00343DA2" w:rsidDel="008F1350" w:rsidRDefault="00343DA2" w:rsidP="008F1350">
      <w:pPr>
        <w:numPr>
          <w:ilvl w:val="0"/>
          <w:numId w:val="42"/>
        </w:numPr>
        <w:jc w:val="both"/>
        <w:rPr>
          <w:ins w:id="7469" w:author="作者" w:date="2020-04-28T10:56:00Z"/>
          <w:del w:id="7470" w:author="作者" w:date="2020-09-14T15:36:00Z"/>
          <w:rFonts w:ascii="Calibri" w:hAnsi="Calibri" w:cs="Calibri"/>
          <w:sz w:val="22"/>
          <w:szCs w:val="22"/>
        </w:rPr>
      </w:pPr>
      <w:ins w:id="7471" w:author="作者" w:date="2020-04-28T10:56:00Z">
        <w:del w:id="7472" w:author="作者" w:date="2020-09-14T15:36:00Z">
          <w:r w:rsidDel="008F1350">
            <w:rPr>
              <w:rFonts w:hint="eastAsia"/>
              <w:sz w:val="22"/>
              <w:szCs w:val="22"/>
            </w:rPr>
            <w:delText>应用的有效显示区域是占满整个屏幕；</w:delText>
          </w:r>
        </w:del>
      </w:ins>
    </w:p>
    <w:p w14:paraId="4E38BCEA" w14:textId="1531EB16" w:rsidR="00343DA2" w:rsidDel="008F1350" w:rsidRDefault="00343DA2" w:rsidP="008F1350">
      <w:pPr>
        <w:numPr>
          <w:ilvl w:val="0"/>
          <w:numId w:val="42"/>
        </w:numPr>
        <w:jc w:val="both"/>
        <w:rPr>
          <w:ins w:id="7473" w:author="作者" w:date="2020-04-28T10:56:00Z"/>
          <w:del w:id="7474" w:author="作者" w:date="2020-09-14T15:36:00Z"/>
          <w:rFonts w:ascii="Calibri" w:hAnsi="Calibri" w:cs="Calibri"/>
          <w:sz w:val="22"/>
          <w:szCs w:val="22"/>
        </w:rPr>
      </w:pPr>
      <w:ins w:id="7475" w:author="作者" w:date="2020-04-28T10:56:00Z">
        <w:del w:id="7476" w:author="作者" w:date="2020-09-14T15:36:00Z">
          <w:r w:rsidDel="008F1350">
            <w:rPr>
              <w:rFonts w:hint="eastAsia"/>
              <w:sz w:val="22"/>
              <w:szCs w:val="22"/>
            </w:rPr>
            <w:delText>投屏图片和音频时，通过单击屏幕可以隐藏或显示</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5s</w:delText>
          </w:r>
          <w:r w:rsidDel="008F1350">
            <w:rPr>
              <w:rFonts w:hint="eastAsia"/>
              <w:sz w:val="22"/>
              <w:szCs w:val="22"/>
            </w:rPr>
            <w:delText>无操作后自动隐藏</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del>
      </w:ins>
    </w:p>
    <w:p w14:paraId="71B4374B" w14:textId="3E8A056A" w:rsidR="00343DA2" w:rsidDel="008F1350" w:rsidRDefault="00343DA2" w:rsidP="008F1350">
      <w:pPr>
        <w:numPr>
          <w:ilvl w:val="0"/>
          <w:numId w:val="42"/>
        </w:numPr>
        <w:jc w:val="both"/>
        <w:rPr>
          <w:ins w:id="7477" w:author="作者" w:date="2020-04-28T10:56:00Z"/>
          <w:del w:id="7478" w:author="作者" w:date="2020-09-14T15:36:00Z"/>
          <w:rFonts w:ascii="Calibri" w:hAnsi="Calibri" w:cs="Calibri"/>
          <w:sz w:val="22"/>
          <w:szCs w:val="22"/>
        </w:rPr>
      </w:pPr>
      <w:ins w:id="7479" w:author="作者" w:date="2020-04-28T10:56:00Z">
        <w:del w:id="7480" w:author="作者" w:date="2020-09-14T15:36:00Z">
          <w:r w:rsidDel="008F1350">
            <w:rPr>
              <w:rFonts w:hint="eastAsia"/>
              <w:sz w:val="22"/>
              <w:szCs w:val="22"/>
            </w:rPr>
            <w:delText>投屏视频时，通过单击屏幕可以隐藏或显示</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w:delText>
          </w:r>
          <w:r w:rsidDel="008F1350">
            <w:rPr>
              <w:rFonts w:hint="eastAsia"/>
              <w:sz w:val="22"/>
              <w:szCs w:val="22"/>
            </w:rPr>
            <w:delText>应用内功能控制栏，</w:delText>
          </w:r>
          <w:r w:rsidDel="008F1350">
            <w:rPr>
              <w:rFonts w:ascii="Calibri" w:hAnsi="Calibri" w:cs="Calibri"/>
              <w:sz w:val="22"/>
              <w:szCs w:val="22"/>
            </w:rPr>
            <w:delText>5s</w:delText>
          </w:r>
          <w:r w:rsidDel="008F1350">
            <w:rPr>
              <w:rFonts w:hint="eastAsia"/>
              <w:sz w:val="22"/>
              <w:szCs w:val="22"/>
            </w:rPr>
            <w:delText>无操作后自动隐藏</w:delText>
          </w:r>
          <w:r w:rsidDel="008F1350">
            <w:rPr>
              <w:rFonts w:ascii="Calibri" w:hAnsi="Calibri" w:cs="Calibri"/>
              <w:sz w:val="22"/>
              <w:szCs w:val="22"/>
            </w:rPr>
            <w:delText xml:space="preserve"> </w:delText>
          </w:r>
          <w:r w:rsidDel="008F1350">
            <w:rPr>
              <w:rFonts w:hint="eastAsia"/>
              <w:sz w:val="22"/>
              <w:szCs w:val="22"/>
            </w:rPr>
            <w:delText>系统状态栏</w:delText>
          </w:r>
          <w:r w:rsidDel="008F1350">
            <w:rPr>
              <w:rFonts w:ascii="Calibri" w:hAnsi="Calibri" w:cs="Calibri"/>
              <w:sz w:val="22"/>
              <w:szCs w:val="22"/>
            </w:rPr>
            <w:delText>/</w:delText>
          </w:r>
          <w:r w:rsidDel="008F1350">
            <w:rPr>
              <w:rFonts w:hint="eastAsia"/>
              <w:sz w:val="22"/>
              <w:szCs w:val="22"/>
            </w:rPr>
            <w:delText>常驻栏；</w:delText>
          </w:r>
        </w:del>
      </w:ins>
    </w:p>
    <w:p w14:paraId="29BA33BB" w14:textId="44920AA9" w:rsidR="00343DA2" w:rsidDel="008F1350" w:rsidRDefault="00343DA2" w:rsidP="008F1350">
      <w:pPr>
        <w:numPr>
          <w:ilvl w:val="0"/>
          <w:numId w:val="42"/>
        </w:numPr>
        <w:jc w:val="both"/>
        <w:rPr>
          <w:ins w:id="7481" w:author="作者" w:date="2020-04-28T10:56:00Z"/>
          <w:del w:id="7482" w:author="作者" w:date="2020-09-14T15:36:00Z"/>
          <w:rFonts w:ascii="Calibri" w:hAnsi="Calibri" w:cs="Calibri"/>
          <w:sz w:val="22"/>
          <w:szCs w:val="22"/>
        </w:rPr>
      </w:pPr>
      <w:ins w:id="7483" w:author="作者" w:date="2020-04-28T10:56:00Z">
        <w:del w:id="7484" w:author="作者" w:date="2020-09-14T15:36:00Z">
          <w:r w:rsidDel="008F1350">
            <w:rPr>
              <w:rFonts w:hint="eastAsia"/>
              <w:sz w:val="22"/>
              <w:szCs w:val="22"/>
            </w:rPr>
            <w:delText>隐藏所有</w:delText>
          </w:r>
          <w:r w:rsidDel="008F1350">
            <w:rPr>
              <w:rFonts w:ascii="Calibri" w:hAnsi="Calibri" w:cs="Calibri"/>
              <w:sz w:val="22"/>
              <w:szCs w:val="22"/>
            </w:rPr>
            <w:delText>bar</w:delText>
          </w:r>
          <w:r w:rsidDel="008F1350">
            <w:rPr>
              <w:rFonts w:hint="eastAsia"/>
              <w:sz w:val="22"/>
              <w:szCs w:val="22"/>
            </w:rPr>
            <w:delText>的状态下播放视频时，通过左右滑动屏幕调节快进</w:delText>
          </w:r>
          <w:r w:rsidDel="008F1350">
            <w:rPr>
              <w:rFonts w:ascii="Calibri" w:hAnsi="Calibri" w:cs="Calibri"/>
              <w:sz w:val="22"/>
              <w:szCs w:val="22"/>
            </w:rPr>
            <w:delText>/</w:delText>
          </w:r>
          <w:r w:rsidDel="008F1350">
            <w:rPr>
              <w:rFonts w:hint="eastAsia"/>
              <w:sz w:val="22"/>
              <w:szCs w:val="22"/>
            </w:rPr>
            <w:delText>快退时是否要同步显示系统状态栏</w:delText>
          </w:r>
          <w:r w:rsidDel="008F1350">
            <w:rPr>
              <w:rFonts w:ascii="Calibri" w:hAnsi="Calibri" w:cs="Calibri"/>
              <w:sz w:val="22"/>
              <w:szCs w:val="22"/>
            </w:rPr>
            <w:delText>/</w:delText>
          </w:r>
          <w:r w:rsidDel="008F1350">
            <w:rPr>
              <w:rFonts w:hint="eastAsia"/>
              <w:sz w:val="22"/>
              <w:szCs w:val="22"/>
            </w:rPr>
            <w:delText>常驻栏</w:delText>
          </w:r>
          <w:r w:rsidDel="008F1350">
            <w:rPr>
              <w:rFonts w:ascii="Calibri" w:hAnsi="Calibri" w:cs="Calibri"/>
              <w:sz w:val="22"/>
              <w:szCs w:val="22"/>
            </w:rPr>
            <w:delText>/</w:delText>
          </w:r>
          <w:r w:rsidDel="008F1350">
            <w:rPr>
              <w:rFonts w:hint="eastAsia"/>
              <w:sz w:val="22"/>
              <w:szCs w:val="22"/>
            </w:rPr>
            <w:delText>应用内功能控制栏，由</w:delText>
          </w:r>
          <w:r w:rsidDel="008F1350">
            <w:rPr>
              <w:rFonts w:ascii="Calibri" w:hAnsi="Calibri" w:cs="Calibri"/>
              <w:sz w:val="22"/>
              <w:szCs w:val="22"/>
            </w:rPr>
            <w:delText>HMI</w:delText>
          </w:r>
          <w:r w:rsidDel="008F1350">
            <w:rPr>
              <w:rFonts w:hint="eastAsia"/>
              <w:sz w:val="22"/>
              <w:szCs w:val="22"/>
            </w:rPr>
            <w:delText>确认；</w:delText>
          </w:r>
          <w:r w:rsidDel="008F1350">
            <w:rPr>
              <w:rFonts w:ascii="Calibri" w:hAnsi="Calibri" w:cs="Calibri"/>
              <w:sz w:val="22"/>
              <w:szCs w:val="22"/>
            </w:rPr>
            <w:delText>//</w:delText>
          </w:r>
          <w:r w:rsidDel="008F1350">
            <w:rPr>
              <w:rFonts w:ascii="Calibri" w:hAnsi="Calibri" w:cs="Calibri"/>
              <w:sz w:val="22"/>
              <w:szCs w:val="22"/>
            </w:rPr>
            <w:fldChar w:fldCharType="begin"/>
          </w:r>
          <w:r w:rsidDel="008F1350">
            <w:rPr>
              <w:rFonts w:ascii="Calibri" w:hAnsi="Calibri" w:cs="Calibri"/>
              <w:sz w:val="22"/>
              <w:szCs w:val="22"/>
            </w:rPr>
            <w:delInstrText xml:space="preserve"> HYPERLINK "mailto:zyao8@ford.com" </w:delInstrText>
          </w:r>
          <w:r w:rsidDel="008F1350">
            <w:rPr>
              <w:rFonts w:ascii="Calibri" w:hAnsi="Calibri" w:cs="Calibri"/>
              <w:sz w:val="22"/>
              <w:szCs w:val="22"/>
            </w:rPr>
            <w:fldChar w:fldCharType="separate"/>
          </w:r>
          <w:r w:rsidDel="008F1350">
            <w:rPr>
              <w:rStyle w:val="aff6"/>
              <w:rFonts w:ascii="Calibri" w:hAnsi="Calibri" w:cs="Calibri"/>
              <w:sz w:val="22"/>
              <w:szCs w:val="22"/>
            </w:rPr>
            <w:delText>@Yao, Zhu (Z.)</w:delText>
          </w:r>
          <w:r w:rsidDel="008F1350">
            <w:rPr>
              <w:rFonts w:ascii="Calibri" w:hAnsi="Calibri" w:cs="Calibri"/>
              <w:sz w:val="22"/>
              <w:szCs w:val="22"/>
            </w:rPr>
            <w:fldChar w:fldCharType="end"/>
          </w:r>
        </w:del>
      </w:ins>
    </w:p>
    <w:p w14:paraId="675F4D98" w14:textId="47975FAE" w:rsidR="00343DA2" w:rsidDel="008F1350" w:rsidRDefault="00343DA2" w:rsidP="008F1350">
      <w:pPr>
        <w:numPr>
          <w:ilvl w:val="0"/>
          <w:numId w:val="42"/>
        </w:numPr>
        <w:jc w:val="both"/>
        <w:rPr>
          <w:ins w:id="7485" w:author="作者" w:date="2020-04-28T10:56:00Z"/>
          <w:del w:id="7486" w:author="作者" w:date="2020-09-14T15:36:00Z"/>
          <w:rFonts w:ascii="Calibri" w:hAnsi="Calibri" w:cs="Calibri"/>
          <w:sz w:val="22"/>
          <w:szCs w:val="22"/>
        </w:rPr>
      </w:pPr>
      <w:ins w:id="7487" w:author="作者" w:date="2020-04-28T10:56:00Z">
        <w:del w:id="7488" w:author="作者" w:date="2020-09-14T15:36:00Z">
          <w:r w:rsidDel="008F1350">
            <w:rPr>
              <w:rFonts w:hint="eastAsia"/>
              <w:sz w:val="22"/>
              <w:szCs w:val="22"/>
            </w:rPr>
            <w:delText>全屏</w:delText>
          </w:r>
          <w:r w:rsidDel="008F1350">
            <w:rPr>
              <w:rFonts w:ascii="Calibri" w:hAnsi="Calibri" w:cs="Calibri"/>
              <w:sz w:val="22"/>
              <w:szCs w:val="22"/>
            </w:rPr>
            <w:delText>/</w:delText>
          </w:r>
          <w:r w:rsidDel="008F1350">
            <w:rPr>
              <w:rFonts w:hint="eastAsia"/>
              <w:sz w:val="22"/>
              <w:szCs w:val="22"/>
            </w:rPr>
            <w:delText>分屏交互策略：</w:delText>
          </w:r>
        </w:del>
      </w:ins>
    </w:p>
    <w:p w14:paraId="4E30B70E" w14:textId="57B30954" w:rsidR="00343DA2" w:rsidDel="008F1350" w:rsidRDefault="00343DA2" w:rsidP="008F1350">
      <w:pPr>
        <w:numPr>
          <w:ilvl w:val="0"/>
          <w:numId w:val="43"/>
        </w:numPr>
        <w:jc w:val="both"/>
        <w:rPr>
          <w:ins w:id="7489" w:author="作者" w:date="2020-04-28T10:56:00Z"/>
          <w:del w:id="7490" w:author="作者" w:date="2020-09-14T15:36:00Z"/>
          <w:rFonts w:ascii="Calibri" w:hAnsi="Calibri" w:cs="Calibri"/>
          <w:sz w:val="22"/>
          <w:szCs w:val="22"/>
        </w:rPr>
      </w:pPr>
      <w:ins w:id="7491" w:author="作者" w:date="2020-04-28T10:56:00Z">
        <w:del w:id="7492" w:author="作者" w:date="2020-09-14T15:36:00Z">
          <w:r w:rsidDel="008F1350">
            <w:rPr>
              <w:rFonts w:hint="eastAsia"/>
              <w:sz w:val="22"/>
              <w:szCs w:val="22"/>
            </w:rPr>
            <w:delText>全屏模式下使用</w:delText>
          </w:r>
          <w:r w:rsidDel="008F1350">
            <w:rPr>
              <w:rFonts w:ascii="Calibri" w:hAnsi="Calibri" w:cs="Calibri"/>
              <w:sz w:val="22"/>
              <w:szCs w:val="22"/>
            </w:rPr>
            <w:delText>DLNA</w:delText>
          </w:r>
          <w:r w:rsidDel="008F1350">
            <w:rPr>
              <w:rFonts w:hint="eastAsia"/>
              <w:sz w:val="22"/>
              <w:szCs w:val="22"/>
            </w:rPr>
            <w:delText>时，用户切换成分屏模式时，直接切到主驾屏显示；</w:delText>
          </w:r>
        </w:del>
      </w:ins>
    </w:p>
    <w:p w14:paraId="3DEB7113" w14:textId="27A053DD" w:rsidR="00343DA2" w:rsidDel="008F1350" w:rsidRDefault="00343DA2" w:rsidP="008F1350">
      <w:pPr>
        <w:numPr>
          <w:ilvl w:val="0"/>
          <w:numId w:val="43"/>
        </w:numPr>
        <w:jc w:val="both"/>
        <w:rPr>
          <w:ins w:id="7493" w:author="作者" w:date="2020-04-28T10:56:00Z"/>
          <w:del w:id="7494" w:author="作者" w:date="2020-09-14T15:36:00Z"/>
          <w:rFonts w:ascii="Calibri" w:hAnsi="Calibri" w:cs="Calibri"/>
          <w:sz w:val="22"/>
          <w:szCs w:val="22"/>
        </w:rPr>
      </w:pPr>
      <w:ins w:id="7495" w:author="作者" w:date="2020-04-28T10:56:00Z">
        <w:del w:id="7496" w:author="作者" w:date="2020-09-14T15:36:00Z">
          <w:r w:rsidDel="008F1350">
            <w:rPr>
              <w:rFonts w:hint="eastAsia"/>
              <w:sz w:val="22"/>
              <w:szCs w:val="22"/>
            </w:rPr>
            <w:delText>全屏模式下使用</w:delText>
          </w:r>
          <w:r w:rsidDel="008F1350">
            <w:rPr>
              <w:rFonts w:ascii="Calibri" w:hAnsi="Calibri" w:cs="Calibri"/>
              <w:sz w:val="22"/>
              <w:szCs w:val="22"/>
            </w:rPr>
            <w:delText>DLNA</w:delText>
          </w:r>
          <w:r w:rsidDel="008F1350">
            <w:rPr>
              <w:rFonts w:hint="eastAsia"/>
              <w:sz w:val="22"/>
              <w:szCs w:val="22"/>
            </w:rPr>
            <w:delText>播放视频时，车速限制提示后直接退出</w:delText>
          </w:r>
          <w:r w:rsidDel="008F1350">
            <w:rPr>
              <w:rFonts w:ascii="Calibri" w:hAnsi="Calibri" w:cs="Calibri"/>
              <w:sz w:val="22"/>
              <w:szCs w:val="22"/>
            </w:rPr>
            <w:delText>DLNA</w:delText>
          </w:r>
          <w:r w:rsidDel="008F1350">
            <w:rPr>
              <w:rFonts w:hint="eastAsia"/>
              <w:sz w:val="22"/>
              <w:szCs w:val="22"/>
            </w:rPr>
            <w:delText>功能；</w:delText>
          </w:r>
        </w:del>
      </w:ins>
    </w:p>
    <w:p w14:paraId="0C5DA957" w14:textId="73D7F290" w:rsidR="00343DA2" w:rsidDel="008F1350" w:rsidRDefault="00343DA2" w:rsidP="008F1350">
      <w:pPr>
        <w:numPr>
          <w:ilvl w:val="0"/>
          <w:numId w:val="43"/>
        </w:numPr>
        <w:jc w:val="both"/>
        <w:rPr>
          <w:ins w:id="7497" w:author="作者" w:date="2020-04-28T10:56:00Z"/>
          <w:del w:id="7498" w:author="作者" w:date="2020-09-14T15:36:00Z"/>
          <w:rFonts w:ascii="Calibri" w:hAnsi="Calibri" w:cs="Calibri"/>
          <w:sz w:val="22"/>
          <w:szCs w:val="22"/>
        </w:rPr>
      </w:pPr>
      <w:ins w:id="7499" w:author="作者" w:date="2020-04-28T10:56:00Z">
        <w:del w:id="7500" w:author="作者" w:date="2020-09-14T15:36:00Z">
          <w:r w:rsidDel="008F1350">
            <w:rPr>
              <w:rFonts w:hint="eastAsia"/>
              <w:sz w:val="22"/>
              <w:szCs w:val="22"/>
            </w:rPr>
            <w:delText>分屏模式下，用户选择使用</w:delText>
          </w:r>
          <w:r w:rsidDel="008F1350">
            <w:rPr>
              <w:rFonts w:ascii="Calibri" w:hAnsi="Calibri" w:cs="Calibri"/>
              <w:sz w:val="22"/>
              <w:szCs w:val="22"/>
            </w:rPr>
            <w:delText>DLNA</w:delText>
          </w:r>
          <w:r w:rsidDel="008F1350">
            <w:rPr>
              <w:rFonts w:hint="eastAsia"/>
              <w:sz w:val="22"/>
              <w:szCs w:val="22"/>
            </w:rPr>
            <w:delText>投图片或音频时，需要弹框让用户选择在</w:delText>
          </w:r>
          <w:r w:rsidDel="008F1350">
            <w:rPr>
              <w:rFonts w:ascii="Calibri" w:hAnsi="Calibri" w:cs="Calibri"/>
              <w:sz w:val="22"/>
              <w:szCs w:val="22"/>
            </w:rPr>
            <w:delText>IVI</w:delText>
          </w:r>
          <w:r w:rsidDel="008F1350">
            <w:rPr>
              <w:rFonts w:hint="eastAsia"/>
              <w:sz w:val="22"/>
              <w:szCs w:val="22"/>
            </w:rPr>
            <w:delText>端选择投屏到主驾还是副驾；</w:delText>
          </w:r>
        </w:del>
      </w:ins>
    </w:p>
    <w:p w14:paraId="0036345E" w14:textId="6DCA2DA7" w:rsidR="00343DA2" w:rsidDel="008F1350" w:rsidRDefault="00343DA2" w:rsidP="008F1350">
      <w:pPr>
        <w:numPr>
          <w:ilvl w:val="0"/>
          <w:numId w:val="43"/>
        </w:numPr>
        <w:jc w:val="both"/>
        <w:rPr>
          <w:ins w:id="7501" w:author="作者" w:date="2020-04-28T10:56:00Z"/>
          <w:del w:id="7502" w:author="作者" w:date="2020-09-14T15:36:00Z"/>
          <w:rFonts w:ascii="Calibri" w:hAnsi="Calibri" w:cs="Calibri"/>
          <w:sz w:val="22"/>
          <w:szCs w:val="22"/>
        </w:rPr>
      </w:pPr>
      <w:ins w:id="7503" w:author="作者" w:date="2020-04-28T10:56:00Z">
        <w:del w:id="7504" w:author="作者" w:date="2020-09-14T15:36:00Z">
          <w:r w:rsidDel="008F1350">
            <w:rPr>
              <w:rFonts w:hint="eastAsia"/>
              <w:sz w:val="22"/>
              <w:szCs w:val="22"/>
            </w:rPr>
            <w:delText>分屏模式下，用户选择使用</w:delText>
          </w:r>
          <w:r w:rsidDel="008F1350">
            <w:rPr>
              <w:rFonts w:ascii="Calibri" w:hAnsi="Calibri" w:cs="Calibri"/>
              <w:sz w:val="22"/>
              <w:szCs w:val="22"/>
            </w:rPr>
            <w:delText>DLNA</w:delText>
          </w:r>
          <w:r w:rsidDel="008F1350">
            <w:rPr>
              <w:rFonts w:hint="eastAsia"/>
              <w:sz w:val="22"/>
              <w:szCs w:val="22"/>
            </w:rPr>
            <w:delText>投视频时：</w:delText>
          </w:r>
        </w:del>
      </w:ins>
    </w:p>
    <w:p w14:paraId="3A83B1BF" w14:textId="2C511FB4" w:rsidR="00343DA2" w:rsidDel="008F1350" w:rsidRDefault="00343DA2" w:rsidP="008F1350">
      <w:pPr>
        <w:numPr>
          <w:ilvl w:val="0"/>
          <w:numId w:val="44"/>
        </w:numPr>
        <w:jc w:val="both"/>
        <w:rPr>
          <w:ins w:id="7505" w:author="作者" w:date="2020-04-28T10:56:00Z"/>
          <w:del w:id="7506" w:author="作者" w:date="2020-09-14T15:36:00Z"/>
          <w:rFonts w:ascii="Calibri" w:hAnsi="Calibri" w:cs="Calibri"/>
          <w:sz w:val="22"/>
          <w:szCs w:val="22"/>
        </w:rPr>
      </w:pPr>
      <w:ins w:id="7507" w:author="作者" w:date="2020-04-28T10:56:00Z">
        <w:del w:id="7508" w:author="作者" w:date="2020-09-14T15:36:00Z">
          <w:r w:rsidDel="008F1350">
            <w:rPr>
              <w:rFonts w:hint="eastAsia"/>
              <w:sz w:val="22"/>
              <w:szCs w:val="22"/>
            </w:rPr>
            <w:delText>当前在</w:delText>
          </w:r>
          <w:r w:rsidDel="008F1350">
            <w:rPr>
              <w:rFonts w:ascii="Calibri" w:hAnsi="Calibri" w:cs="Calibri"/>
              <w:sz w:val="22"/>
              <w:szCs w:val="22"/>
            </w:rPr>
            <w:delText>P</w:delText>
          </w:r>
          <w:r w:rsidDel="008F1350">
            <w:rPr>
              <w:rFonts w:hint="eastAsia"/>
              <w:sz w:val="22"/>
              <w:szCs w:val="22"/>
            </w:rPr>
            <w:delText>档，需要弹框提示选择投屏到主驾还是副驾；</w:delText>
          </w:r>
        </w:del>
      </w:ins>
    </w:p>
    <w:p w14:paraId="6946BDAF" w14:textId="34199E3D" w:rsidR="00343DA2" w:rsidDel="008F1350" w:rsidRDefault="00343DA2" w:rsidP="008F1350">
      <w:pPr>
        <w:numPr>
          <w:ilvl w:val="0"/>
          <w:numId w:val="44"/>
        </w:numPr>
        <w:jc w:val="both"/>
        <w:rPr>
          <w:ins w:id="7509" w:author="作者" w:date="2020-04-28T10:56:00Z"/>
          <w:del w:id="7510" w:author="作者" w:date="2020-09-14T15:36:00Z"/>
          <w:rFonts w:ascii="Calibri" w:hAnsi="Calibri" w:cs="Calibri"/>
          <w:sz w:val="22"/>
          <w:szCs w:val="22"/>
        </w:rPr>
      </w:pPr>
      <w:ins w:id="7511" w:author="作者" w:date="2020-04-28T10:56:00Z">
        <w:del w:id="7512" w:author="作者" w:date="2020-09-14T15:36:00Z">
          <w:r w:rsidDel="008F1350">
            <w:rPr>
              <w:rFonts w:hint="eastAsia"/>
              <w:sz w:val="22"/>
              <w:szCs w:val="22"/>
            </w:rPr>
            <w:delText>非</w:delText>
          </w:r>
          <w:r w:rsidDel="008F1350">
            <w:rPr>
              <w:rFonts w:ascii="Calibri" w:hAnsi="Calibri" w:cs="Calibri"/>
              <w:sz w:val="22"/>
              <w:szCs w:val="22"/>
            </w:rPr>
            <w:delText>P</w:delText>
          </w:r>
          <w:r w:rsidDel="008F1350">
            <w:rPr>
              <w:rFonts w:hint="eastAsia"/>
              <w:sz w:val="22"/>
              <w:szCs w:val="22"/>
            </w:rPr>
            <w:delText>档下，默认投射到副驾屏；</w:delText>
          </w:r>
        </w:del>
      </w:ins>
    </w:p>
    <w:p w14:paraId="59E7CDDF" w14:textId="0717585B" w:rsidR="00343DA2" w:rsidDel="008F1350" w:rsidRDefault="00343DA2" w:rsidP="008F1350">
      <w:pPr>
        <w:numPr>
          <w:ilvl w:val="0"/>
          <w:numId w:val="43"/>
        </w:numPr>
        <w:jc w:val="both"/>
        <w:rPr>
          <w:ins w:id="7513" w:author="作者" w:date="2020-04-28T10:56:00Z"/>
          <w:del w:id="7514" w:author="作者" w:date="2020-09-14T15:36:00Z"/>
          <w:rFonts w:ascii="Calibri" w:hAnsi="Calibri" w:cs="Calibri"/>
          <w:sz w:val="22"/>
          <w:szCs w:val="22"/>
        </w:rPr>
      </w:pPr>
      <w:ins w:id="7515" w:author="作者" w:date="2020-04-28T10:56:00Z">
        <w:del w:id="7516" w:author="作者" w:date="2020-09-14T15:36:00Z">
          <w:r w:rsidDel="008F1350">
            <w:rPr>
              <w:rFonts w:hint="eastAsia"/>
              <w:sz w:val="22"/>
              <w:szCs w:val="22"/>
            </w:rPr>
            <w:delText>分屏模式下，在主驾屏使用</w:delText>
          </w:r>
          <w:r w:rsidDel="008F1350">
            <w:rPr>
              <w:rFonts w:ascii="Calibri" w:hAnsi="Calibri" w:cs="Calibri"/>
              <w:sz w:val="22"/>
              <w:szCs w:val="22"/>
            </w:rPr>
            <w:delText>DLNA</w:delText>
          </w:r>
          <w:r w:rsidDel="008F1350">
            <w:rPr>
              <w:rFonts w:hint="eastAsia"/>
              <w:sz w:val="22"/>
              <w:szCs w:val="22"/>
            </w:rPr>
            <w:delText>播放视频时，车速限制提示后直接退出</w:delText>
          </w:r>
          <w:r w:rsidDel="008F1350">
            <w:rPr>
              <w:rFonts w:ascii="Calibri" w:hAnsi="Calibri" w:cs="Calibri"/>
              <w:sz w:val="22"/>
              <w:szCs w:val="22"/>
            </w:rPr>
            <w:delText>DLNA</w:delText>
          </w:r>
          <w:r w:rsidDel="008F1350">
            <w:rPr>
              <w:rFonts w:hint="eastAsia"/>
              <w:sz w:val="22"/>
              <w:szCs w:val="22"/>
            </w:rPr>
            <w:delText>功能；</w:delText>
          </w:r>
        </w:del>
      </w:ins>
    </w:p>
    <w:p w14:paraId="2CD1C20C" w14:textId="622152AA" w:rsidR="00343DA2" w:rsidRPr="00F30FEA" w:rsidDel="008F1350" w:rsidRDefault="00343DA2">
      <w:pPr>
        <w:numPr>
          <w:ilvl w:val="0"/>
          <w:numId w:val="43"/>
        </w:numPr>
        <w:jc w:val="both"/>
        <w:rPr>
          <w:del w:id="7517" w:author="作者" w:date="2020-09-14T15:36:00Z"/>
          <w:rFonts w:ascii="Calibri" w:hAnsi="Calibri" w:cs="Calibri"/>
          <w:sz w:val="22"/>
          <w:szCs w:val="22"/>
          <w:rPrChange w:id="7518" w:author="作者" w:date="2020-05-13T10:05:00Z">
            <w:rPr>
              <w:del w:id="7519" w:author="作者" w:date="2020-09-14T15:36:00Z"/>
              <w:rFonts w:ascii="Calibri" w:hAnsi="Calibri" w:cs="Calibri"/>
              <w:sz w:val="22"/>
              <w:szCs w:val="22"/>
            </w:rPr>
          </w:rPrChange>
        </w:rPr>
        <w:pPrChange w:id="7520" w:author="作者" w:date="2020-09-14T15:38:00Z">
          <w:pPr>
            <w:pStyle w:val="a1"/>
          </w:pPr>
        </w:pPrChange>
      </w:pPr>
      <w:ins w:id="7521" w:author="作者" w:date="2020-04-28T10:56:00Z">
        <w:del w:id="7522" w:author="作者" w:date="2020-09-14T15:36:00Z">
          <w:r w:rsidRPr="008C3AC2" w:rsidDel="008F1350">
            <w:rPr>
              <w:rFonts w:hint="eastAsia"/>
              <w:sz w:val="22"/>
              <w:szCs w:val="22"/>
            </w:rPr>
            <w:delText>分屏模式下，在副驾屏使用</w:delText>
          </w:r>
          <w:r w:rsidRPr="00F30FEA" w:rsidDel="008F1350">
            <w:rPr>
              <w:rFonts w:ascii="Calibri" w:hAnsi="Calibri" w:cs="Calibri"/>
              <w:sz w:val="22"/>
              <w:szCs w:val="22"/>
              <w:rPrChange w:id="7523" w:author="作者" w:date="2020-05-13T10:05:00Z">
                <w:rPr>
                  <w:rFonts w:ascii="Calibri" w:hAnsi="Calibri" w:cs="Calibri"/>
                  <w:sz w:val="22"/>
                  <w:szCs w:val="22"/>
                </w:rPr>
              </w:rPrChange>
            </w:rPr>
            <w:delText>DLNA</w:delText>
          </w:r>
          <w:r w:rsidRPr="00F30FEA" w:rsidDel="008F1350">
            <w:rPr>
              <w:rFonts w:hint="eastAsia"/>
              <w:sz w:val="22"/>
              <w:szCs w:val="22"/>
              <w:rPrChange w:id="7524" w:author="作者" w:date="2020-05-13T10:05:00Z">
                <w:rPr>
                  <w:rFonts w:hint="eastAsia"/>
                  <w:sz w:val="22"/>
                  <w:szCs w:val="22"/>
                </w:rPr>
              </w:rPrChange>
            </w:rPr>
            <w:delText>功能时，用户切换到全屏模式，是否需要系统级弹窗提示用户再次确认，需要</w:delText>
          </w:r>
          <w:r w:rsidRPr="00F30FEA" w:rsidDel="008F1350">
            <w:rPr>
              <w:rFonts w:ascii="Calibri" w:hAnsi="Calibri" w:cs="Calibri"/>
              <w:sz w:val="22"/>
              <w:szCs w:val="22"/>
              <w:rPrChange w:id="7525" w:author="作者" w:date="2020-05-13T10:05:00Z">
                <w:rPr>
                  <w:rFonts w:ascii="Calibri" w:hAnsi="Calibri" w:cs="Calibri"/>
                  <w:sz w:val="22"/>
                  <w:szCs w:val="22"/>
                </w:rPr>
              </w:rPrChange>
            </w:rPr>
            <w:delText xml:space="preserve">HMI </w:delText>
          </w:r>
          <w:r w:rsidRPr="00F30FEA" w:rsidDel="008F1350">
            <w:rPr>
              <w:rFonts w:hint="eastAsia"/>
              <w:sz w:val="22"/>
              <w:szCs w:val="22"/>
              <w:rPrChange w:id="7526" w:author="作者" w:date="2020-05-13T10:05:00Z">
                <w:rPr>
                  <w:rFonts w:hint="eastAsia"/>
                  <w:sz w:val="22"/>
                  <w:szCs w:val="22"/>
                </w:rPr>
              </w:rPrChange>
            </w:rPr>
            <w:delText>优化；</w:delText>
          </w:r>
          <w:r w:rsidRPr="00F30FEA" w:rsidDel="008F1350">
            <w:rPr>
              <w:rFonts w:ascii="Calibri" w:hAnsi="Calibri" w:cs="Calibri"/>
              <w:sz w:val="22"/>
              <w:szCs w:val="22"/>
              <w:rPrChange w:id="7527" w:author="作者" w:date="2020-05-13T10:05:00Z">
                <w:rPr>
                  <w:rFonts w:ascii="Calibri" w:hAnsi="Calibri" w:cs="Calibri"/>
                  <w:sz w:val="22"/>
                  <w:szCs w:val="22"/>
                </w:rPr>
              </w:rPrChange>
            </w:rPr>
            <w:delText>//</w:delText>
          </w:r>
          <w:r w:rsidRPr="00F30FEA" w:rsidDel="008F1350">
            <w:rPr>
              <w:rFonts w:ascii="Calibri" w:hAnsi="Calibri" w:cs="Calibri"/>
              <w:sz w:val="22"/>
              <w:szCs w:val="22"/>
              <w:rPrChange w:id="7528" w:author="作者" w:date="2020-05-13T10:05:00Z">
                <w:rPr>
                  <w:rFonts w:ascii="Calibri" w:hAnsi="Calibri" w:cs="Calibri"/>
                  <w:sz w:val="22"/>
                  <w:szCs w:val="22"/>
                </w:rPr>
              </w:rPrChange>
            </w:rPr>
            <w:fldChar w:fldCharType="begin"/>
          </w:r>
          <w:r w:rsidRPr="00F30FEA" w:rsidDel="008F1350">
            <w:rPr>
              <w:rFonts w:ascii="Calibri" w:hAnsi="Calibri" w:cs="Calibri"/>
              <w:sz w:val="22"/>
              <w:szCs w:val="22"/>
              <w:rPrChange w:id="7529" w:author="作者" w:date="2020-05-13T10:05:00Z">
                <w:rPr>
                  <w:rFonts w:ascii="Calibri" w:hAnsi="Calibri" w:cs="Calibri"/>
                  <w:sz w:val="22"/>
                  <w:szCs w:val="22"/>
                </w:rPr>
              </w:rPrChange>
            </w:rPr>
            <w:delInstrText xml:space="preserve"> HYPERLINK "mailto:zyao8@ford.com" </w:delInstrText>
          </w:r>
          <w:r w:rsidRPr="00F30FEA" w:rsidDel="008F1350">
            <w:rPr>
              <w:rFonts w:ascii="Calibri" w:hAnsi="Calibri" w:cs="Calibri"/>
              <w:sz w:val="22"/>
              <w:szCs w:val="22"/>
              <w:rPrChange w:id="7530" w:author="作者" w:date="2020-05-13T10:05:00Z">
                <w:rPr>
                  <w:rFonts w:ascii="Calibri" w:hAnsi="Calibri" w:cs="Calibri"/>
                  <w:sz w:val="22"/>
                  <w:szCs w:val="22"/>
                </w:rPr>
              </w:rPrChange>
            </w:rPr>
            <w:fldChar w:fldCharType="separate"/>
          </w:r>
          <w:r w:rsidRPr="00F30FEA" w:rsidDel="008F1350">
            <w:rPr>
              <w:rStyle w:val="aff6"/>
              <w:rFonts w:ascii="Calibri" w:hAnsi="Calibri" w:cs="Calibri"/>
              <w:sz w:val="22"/>
              <w:szCs w:val="22"/>
              <w:rPrChange w:id="7531" w:author="作者" w:date="2020-05-13T10:05:00Z">
                <w:rPr>
                  <w:rStyle w:val="aff6"/>
                  <w:rFonts w:ascii="Calibri" w:hAnsi="Calibri" w:cs="Calibri"/>
                  <w:sz w:val="22"/>
                  <w:szCs w:val="22"/>
                </w:rPr>
              </w:rPrChange>
            </w:rPr>
            <w:delText>@Yao, Zhu (Z.)</w:delText>
          </w:r>
          <w:r w:rsidRPr="00F30FEA" w:rsidDel="008F1350">
            <w:rPr>
              <w:rFonts w:ascii="Calibri" w:hAnsi="Calibri" w:cs="Calibri"/>
              <w:sz w:val="22"/>
              <w:szCs w:val="22"/>
              <w:rPrChange w:id="7532" w:author="作者" w:date="2020-05-13T10:05:00Z">
                <w:rPr>
                  <w:rFonts w:ascii="Calibri" w:hAnsi="Calibri" w:cs="Calibri"/>
                  <w:sz w:val="22"/>
                  <w:szCs w:val="22"/>
                </w:rPr>
              </w:rPrChange>
            </w:rPr>
            <w:fldChar w:fldCharType="end"/>
          </w:r>
        </w:del>
      </w:ins>
    </w:p>
    <w:p w14:paraId="57078F5E" w14:textId="336D30EE" w:rsidR="00D259EA" w:rsidDel="008F1350" w:rsidRDefault="00D259EA">
      <w:pPr>
        <w:numPr>
          <w:ilvl w:val="0"/>
          <w:numId w:val="43"/>
        </w:numPr>
        <w:jc w:val="both"/>
        <w:rPr>
          <w:ins w:id="7533" w:author="作者" w:date="2020-05-12T15:45:00Z"/>
          <w:del w:id="7534" w:author="作者" w:date="2020-09-14T15:36:00Z"/>
          <w:rFonts w:ascii="Calibri" w:hAnsi="Calibri" w:cs="Calibri"/>
          <w:sz w:val="22"/>
          <w:szCs w:val="22"/>
        </w:rPr>
        <w:pPrChange w:id="7535" w:author="作者" w:date="2020-09-14T15:38:00Z">
          <w:pPr>
            <w:numPr>
              <w:numId w:val="42"/>
            </w:numPr>
            <w:ind w:left="1080" w:hanging="360"/>
            <w:jc w:val="both"/>
          </w:pPr>
        </w:pPrChange>
      </w:pPr>
    </w:p>
    <w:p w14:paraId="2B51EEE3" w14:textId="7EFAE6E2" w:rsidR="00A456BF" w:rsidDel="008F1350" w:rsidRDefault="00A456BF">
      <w:pPr>
        <w:jc w:val="both"/>
        <w:rPr>
          <w:ins w:id="7536" w:author="作者" w:date="2020-05-12T16:06:00Z"/>
          <w:del w:id="7537" w:author="作者" w:date="2020-09-14T15:36:00Z"/>
          <w:rFonts w:ascii="Calibri" w:hAnsi="Calibri" w:cs="Calibri"/>
          <w:sz w:val="22"/>
          <w:szCs w:val="22"/>
        </w:rPr>
        <w:pPrChange w:id="7538" w:author="作者" w:date="2020-09-14T15:38:00Z">
          <w:pPr>
            <w:pStyle w:val="a1"/>
          </w:pPr>
        </w:pPrChange>
      </w:pPr>
    </w:p>
    <w:p w14:paraId="060E1EA1" w14:textId="470B178B" w:rsidR="00343DA2" w:rsidRPr="00890D54" w:rsidDel="008F1350" w:rsidRDefault="00A456BF" w:rsidP="008F1350">
      <w:pPr>
        <w:rPr>
          <w:ins w:id="7539" w:author="作者" w:date="2020-04-28T10:56:00Z"/>
          <w:del w:id="7540" w:author="作者" w:date="2020-09-14T15:36:00Z"/>
          <w:rFonts w:ascii="Calibri" w:hAnsi="Calibri" w:cs="Calibri"/>
          <w:sz w:val="22"/>
          <w:szCs w:val="22"/>
        </w:rPr>
      </w:pPr>
      <w:ins w:id="7541" w:author="作者" w:date="2020-05-12T16:06:00Z">
        <w:del w:id="7542" w:author="作者" w:date="2020-09-14T15:36:00Z">
          <w:r w:rsidDel="008F1350">
            <w:rPr>
              <w:rFonts w:ascii="Calibri" w:hAnsi="Calibri" w:cs="Calibri" w:hint="eastAsia"/>
              <w:sz w:val="22"/>
              <w:szCs w:val="22"/>
            </w:rPr>
            <w:delText>下</w:delText>
          </w:r>
        </w:del>
      </w:ins>
      <w:ins w:id="7543" w:author="作者" w:date="2020-05-12T16:07:00Z">
        <w:del w:id="7544" w:author="作者" w:date="2020-09-14T15:36:00Z">
          <w:r w:rsidDel="008F1350">
            <w:rPr>
              <w:rFonts w:ascii="Calibri" w:hAnsi="Calibri" w:cs="Calibri" w:hint="eastAsia"/>
              <w:sz w:val="22"/>
              <w:szCs w:val="22"/>
            </w:rPr>
            <w:delText>表</w:delText>
          </w:r>
        </w:del>
      </w:ins>
      <w:ins w:id="7545" w:author="作者" w:date="2020-05-12T16:06:00Z">
        <w:del w:id="7546" w:author="作者" w:date="2020-09-14T15:36:00Z">
          <w:r w:rsidDel="008F1350">
            <w:rPr>
              <w:rFonts w:ascii="Calibri" w:hAnsi="Calibri" w:cs="Calibri" w:hint="eastAsia"/>
              <w:sz w:val="22"/>
              <w:szCs w:val="22"/>
            </w:rPr>
            <w:delText>是</w:delText>
          </w:r>
          <w:r w:rsidDel="008F1350">
            <w:rPr>
              <w:rFonts w:ascii="Calibri" w:hAnsi="Calibri" w:cs="Calibri" w:hint="eastAsia"/>
              <w:sz w:val="22"/>
              <w:szCs w:val="22"/>
            </w:rPr>
            <w:delText>desay</w:delText>
          </w:r>
          <w:r w:rsidDel="008F1350">
            <w:rPr>
              <w:rFonts w:ascii="Calibri" w:hAnsi="Calibri" w:cs="Calibri"/>
              <w:sz w:val="22"/>
              <w:szCs w:val="22"/>
            </w:rPr>
            <w:delText xml:space="preserve"> </w:delText>
          </w:r>
          <w:r w:rsidDel="008F1350">
            <w:rPr>
              <w:rFonts w:ascii="Calibri" w:hAnsi="Calibri" w:cs="Calibri" w:hint="eastAsia"/>
              <w:sz w:val="22"/>
              <w:szCs w:val="22"/>
            </w:rPr>
            <w:delText>fo</w:delText>
          </w:r>
          <w:r w:rsidDel="008F1350">
            <w:rPr>
              <w:rFonts w:ascii="Calibri" w:hAnsi="Calibri" w:cs="Calibri" w:hint="eastAsia"/>
              <w:sz w:val="22"/>
              <w:szCs w:val="22"/>
            </w:rPr>
            <w:delText>梳理的</w:delText>
          </w:r>
        </w:del>
      </w:ins>
      <w:ins w:id="7547" w:author="作者" w:date="2020-05-12T16:07:00Z">
        <w:del w:id="7548" w:author="作者" w:date="2020-09-14T15:36:00Z">
          <w:r w:rsidDel="008F1350">
            <w:rPr>
              <w:rFonts w:ascii="Calibri" w:hAnsi="Calibri" w:cs="Calibri" w:hint="eastAsia"/>
              <w:sz w:val="22"/>
              <w:szCs w:val="22"/>
            </w:rPr>
            <w:delText>几种情况</w:delText>
          </w:r>
        </w:del>
      </w:ins>
      <w:ins w:id="7549" w:author="作者" w:date="2020-05-12T16:06:00Z">
        <w:del w:id="7550" w:author="作者" w:date="2020-09-14T15:36:00Z">
          <w:r w:rsidDel="008F1350">
            <w:rPr>
              <w:rFonts w:ascii="Calibri" w:hAnsi="Calibri" w:cs="Calibri" w:hint="eastAsia"/>
              <w:sz w:val="22"/>
              <w:szCs w:val="22"/>
            </w:rPr>
            <w:delText>，已和</w:delText>
          </w:r>
          <w:r w:rsidDel="008F1350">
            <w:rPr>
              <w:rFonts w:ascii="Calibri" w:hAnsi="Calibri" w:cs="Calibri" w:hint="eastAsia"/>
              <w:sz w:val="22"/>
              <w:szCs w:val="22"/>
            </w:rPr>
            <w:delText>ford</w:delText>
          </w:r>
          <w:r w:rsidDel="008F1350">
            <w:rPr>
              <w:rFonts w:ascii="Calibri" w:hAnsi="Calibri" w:cs="Calibri"/>
              <w:sz w:val="22"/>
              <w:szCs w:val="22"/>
            </w:rPr>
            <w:delText xml:space="preserve"> </w:delText>
          </w:r>
          <w:r w:rsidDel="008F1350">
            <w:rPr>
              <w:rFonts w:ascii="Calibri" w:hAnsi="Calibri" w:cs="Calibri" w:hint="eastAsia"/>
              <w:sz w:val="22"/>
              <w:szCs w:val="22"/>
            </w:rPr>
            <w:delText>fo</w:delText>
          </w:r>
          <w:r w:rsidDel="008F1350">
            <w:rPr>
              <w:rFonts w:ascii="Calibri" w:hAnsi="Calibri" w:cs="Calibri" w:hint="eastAsia"/>
              <w:sz w:val="22"/>
              <w:szCs w:val="22"/>
            </w:rPr>
            <w:delText>确认，供</w:delText>
          </w:r>
        </w:del>
      </w:ins>
      <w:ins w:id="7551" w:author="作者" w:date="2020-05-12T16:07:00Z">
        <w:del w:id="7552" w:author="作者" w:date="2020-09-14T15:36:00Z">
          <w:r w:rsidDel="008F1350">
            <w:rPr>
              <w:rFonts w:ascii="Calibri" w:hAnsi="Calibri" w:cs="Calibri" w:hint="eastAsia"/>
              <w:sz w:val="22"/>
              <w:szCs w:val="22"/>
            </w:rPr>
            <w:delText>开发和测试</w:delText>
          </w:r>
        </w:del>
      </w:ins>
      <w:ins w:id="7553" w:author="作者" w:date="2020-05-12T16:06:00Z">
        <w:del w:id="7554" w:author="作者" w:date="2020-09-14T15:36:00Z">
          <w:r w:rsidDel="008F1350">
            <w:rPr>
              <w:rFonts w:ascii="Calibri" w:hAnsi="Calibri" w:cs="Calibri" w:hint="eastAsia"/>
              <w:sz w:val="22"/>
              <w:szCs w:val="22"/>
            </w:rPr>
            <w:delText>参考。先看横行</w:delText>
          </w:r>
        </w:del>
      </w:ins>
      <w:ins w:id="7555" w:author="作者" w:date="2020-05-12T16:07:00Z">
        <w:del w:id="7556" w:author="作者" w:date="2020-09-14T15:36:00Z">
          <w:r w:rsidDel="008F1350">
            <w:rPr>
              <w:rFonts w:ascii="Calibri" w:hAnsi="Calibri" w:cs="Calibri" w:hint="eastAsia"/>
              <w:sz w:val="22"/>
              <w:szCs w:val="22"/>
            </w:rPr>
            <w:delText>，再看数列。</w:delText>
          </w:r>
        </w:del>
      </w:ins>
    </w:p>
    <w:p w14:paraId="66B9B8EA" w14:textId="5E114381" w:rsidR="00343DA2" w:rsidDel="008F1350" w:rsidRDefault="00343DA2">
      <w:pPr>
        <w:jc w:val="both"/>
        <w:rPr>
          <w:ins w:id="7557" w:author="作者" w:date="2020-04-28T10:56:00Z"/>
          <w:del w:id="7558" w:author="作者" w:date="2020-09-14T15:36:00Z"/>
          <w:rFonts w:ascii="Calibri" w:hAnsi="Calibri" w:cs="Calibri"/>
          <w:sz w:val="22"/>
          <w:szCs w:val="22"/>
        </w:rPr>
        <w:pPrChange w:id="7559" w:author="作者" w:date="2020-09-14T15:38:00Z">
          <w:pPr>
            <w:numPr>
              <w:numId w:val="41"/>
            </w:numPr>
            <w:ind w:left="720" w:hanging="360"/>
            <w:jc w:val="both"/>
          </w:pPr>
        </w:pPrChange>
      </w:pPr>
      <w:ins w:id="7560" w:author="作者" w:date="2020-04-28T10:56:00Z">
        <w:del w:id="7561" w:author="作者" w:date="2020-09-14T15:36:00Z">
          <w:r w:rsidDel="008F1350">
            <w:rPr>
              <w:rFonts w:hint="eastAsia"/>
              <w:sz w:val="22"/>
              <w:szCs w:val="22"/>
            </w:rPr>
            <w:delText>【</w:delText>
          </w:r>
          <w:r w:rsidDel="008F1350">
            <w:rPr>
              <w:rFonts w:ascii="Calibri" w:hAnsi="Calibri" w:cs="Calibri"/>
              <w:sz w:val="22"/>
              <w:szCs w:val="22"/>
            </w:rPr>
            <w:delText>702&amp;725&amp;542</w:delText>
          </w:r>
          <w:r w:rsidDel="008F1350">
            <w:rPr>
              <w:rFonts w:hint="eastAsia"/>
              <w:sz w:val="22"/>
              <w:szCs w:val="22"/>
            </w:rPr>
            <w:delText>低配】：</w:delText>
          </w:r>
        </w:del>
      </w:ins>
    </w:p>
    <w:p w14:paraId="7DF7CC36" w14:textId="1A4F1B27" w:rsidR="00343DA2" w:rsidRPr="00890D54" w:rsidDel="008F1350" w:rsidRDefault="00343DA2">
      <w:pPr>
        <w:jc w:val="both"/>
        <w:rPr>
          <w:ins w:id="7562" w:author="作者" w:date="2020-04-28T10:56:00Z"/>
          <w:del w:id="7563" w:author="作者" w:date="2020-09-14T15:36:00Z"/>
          <w:rFonts w:ascii="Calibri" w:hAnsi="Calibri" w:cs="Calibri"/>
          <w:sz w:val="22"/>
          <w:szCs w:val="22"/>
          <w:rPrChange w:id="7564" w:author="作者" w:date="2020-04-28T10:57:00Z">
            <w:rPr>
              <w:ins w:id="7565" w:author="作者" w:date="2020-04-28T10:56:00Z"/>
              <w:del w:id="7566" w:author="作者" w:date="2020-09-14T15:36:00Z"/>
              <w:rFonts w:ascii="Calibri" w:hAnsi="Calibri" w:cs="Calibri"/>
            </w:rPr>
          </w:rPrChange>
        </w:rPr>
        <w:pPrChange w:id="7567" w:author="作者" w:date="2020-09-14T15:38:00Z">
          <w:pPr>
            <w:numPr>
              <w:numId w:val="45"/>
            </w:numPr>
            <w:ind w:left="1080" w:hanging="360"/>
            <w:jc w:val="both"/>
          </w:pPr>
        </w:pPrChange>
      </w:pPr>
      <w:ins w:id="7568" w:author="作者" w:date="2020-04-28T10:56:00Z">
        <w:del w:id="7569" w:author="作者" w:date="2020-09-14T15:36:00Z">
          <w:r w:rsidRPr="00890D54" w:rsidDel="008F1350">
            <w:rPr>
              <w:rFonts w:hint="eastAsia"/>
              <w:sz w:val="22"/>
              <w:szCs w:val="22"/>
              <w:rPrChange w:id="7570" w:author="作者" w:date="2020-04-28T10:57:00Z">
                <w:rPr>
                  <w:rFonts w:hint="eastAsia"/>
                </w:rPr>
              </w:rPrChange>
            </w:rPr>
            <w:delText>系统状态栏</w:delText>
          </w:r>
          <w:r w:rsidRPr="00890D54" w:rsidDel="008F1350">
            <w:rPr>
              <w:rFonts w:ascii="Calibri" w:hAnsi="Calibri" w:cs="Calibri"/>
              <w:sz w:val="22"/>
              <w:szCs w:val="22"/>
              <w:rPrChange w:id="7571" w:author="作者" w:date="2020-04-28T10:57:00Z">
                <w:rPr>
                  <w:rFonts w:ascii="Calibri" w:hAnsi="Calibri" w:cs="Calibri"/>
                </w:rPr>
              </w:rPrChange>
            </w:rPr>
            <w:delText>/</w:delText>
          </w:r>
          <w:r w:rsidRPr="00890D54" w:rsidDel="008F1350">
            <w:rPr>
              <w:rFonts w:hint="eastAsia"/>
              <w:sz w:val="22"/>
              <w:szCs w:val="22"/>
              <w:rPrChange w:id="7572" w:author="作者" w:date="2020-04-28T10:57:00Z">
                <w:rPr>
                  <w:rFonts w:hint="eastAsia"/>
                </w:rPr>
              </w:rPrChange>
            </w:rPr>
            <w:delText>常驻栏</w:delText>
          </w:r>
          <w:r w:rsidRPr="00890D54" w:rsidDel="008F1350">
            <w:rPr>
              <w:rFonts w:ascii="Calibri" w:hAnsi="Calibri" w:cs="Calibri"/>
              <w:sz w:val="22"/>
              <w:szCs w:val="22"/>
              <w:rPrChange w:id="7573" w:author="作者" w:date="2020-04-28T10:57:00Z">
                <w:rPr>
                  <w:rFonts w:ascii="Calibri" w:hAnsi="Calibri" w:cs="Calibri"/>
                </w:rPr>
              </w:rPrChange>
            </w:rPr>
            <w:delText xml:space="preserve"> </w:delText>
          </w:r>
          <w:r w:rsidRPr="00890D54" w:rsidDel="008F1350">
            <w:rPr>
              <w:rFonts w:hint="eastAsia"/>
              <w:sz w:val="22"/>
              <w:szCs w:val="22"/>
              <w:rPrChange w:id="7574" w:author="作者" w:date="2020-04-28T10:57:00Z">
                <w:rPr>
                  <w:rFonts w:hint="eastAsia"/>
                </w:rPr>
              </w:rPrChange>
            </w:rPr>
            <w:delText>以悬浮窗样式显示；</w:delText>
          </w:r>
        </w:del>
      </w:ins>
    </w:p>
    <w:p w14:paraId="26622057" w14:textId="655B8E4F" w:rsidR="00343DA2" w:rsidDel="008F1350" w:rsidRDefault="00343DA2">
      <w:pPr>
        <w:rPr>
          <w:ins w:id="7575" w:author="作者" w:date="2020-04-28T10:56:00Z"/>
          <w:del w:id="7576" w:author="作者" w:date="2020-09-14T15:36:00Z"/>
          <w:rFonts w:ascii="Calibri" w:hAnsi="Calibri" w:cs="Calibri"/>
        </w:rPr>
        <w:pPrChange w:id="7577" w:author="作者" w:date="2020-09-14T15:38:00Z">
          <w:pPr>
            <w:numPr>
              <w:numId w:val="45"/>
            </w:numPr>
            <w:ind w:left="1080" w:hanging="360"/>
            <w:jc w:val="both"/>
          </w:pPr>
        </w:pPrChange>
      </w:pPr>
      <w:ins w:id="7578" w:author="作者" w:date="2020-04-28T10:56:00Z">
        <w:del w:id="7579" w:author="作者" w:date="2020-09-14T15:36:00Z">
          <w:r w:rsidDel="008F1350">
            <w:rPr>
              <w:rFonts w:hint="eastAsia"/>
            </w:rPr>
            <w:delText>应用的有效显示区域是占满整个屏幕；</w:delText>
          </w:r>
        </w:del>
      </w:ins>
    </w:p>
    <w:p w14:paraId="1D7F72AA" w14:textId="6379C338" w:rsidR="00343DA2" w:rsidDel="008F1350" w:rsidRDefault="00343DA2">
      <w:pPr>
        <w:rPr>
          <w:ins w:id="7580" w:author="作者" w:date="2020-04-28T10:56:00Z"/>
          <w:del w:id="7581" w:author="作者" w:date="2020-09-14T15:36:00Z"/>
          <w:rFonts w:ascii="Calibri" w:hAnsi="Calibri" w:cs="Calibri"/>
        </w:rPr>
        <w:pPrChange w:id="7582" w:author="作者" w:date="2020-09-14T15:38:00Z">
          <w:pPr>
            <w:numPr>
              <w:numId w:val="45"/>
            </w:numPr>
            <w:ind w:left="1080" w:hanging="360"/>
            <w:jc w:val="both"/>
          </w:pPr>
        </w:pPrChange>
      </w:pPr>
      <w:ins w:id="7583" w:author="作者" w:date="2020-04-28T10:56:00Z">
        <w:del w:id="7584" w:author="作者" w:date="2020-09-14T15:36:00Z">
          <w:r w:rsidDel="008F1350">
            <w:rPr>
              <w:rFonts w:hint="eastAsia"/>
            </w:rPr>
            <w:delText>投屏图片和音频时，通过单击屏幕可以隐藏或显示</w:delText>
          </w:r>
          <w:r w:rsidDel="008F1350">
            <w:rPr>
              <w:rFonts w:ascii="Calibri" w:hAnsi="Calibri" w:cs="Calibri"/>
            </w:rPr>
            <w:delText xml:space="preserve"> </w:delText>
          </w:r>
          <w:r w:rsidDel="008F1350">
            <w:rPr>
              <w:rFonts w:hint="eastAsia"/>
            </w:rPr>
            <w:delText>系统状态栏</w:delText>
          </w:r>
          <w:r w:rsidDel="008F1350">
            <w:rPr>
              <w:rFonts w:ascii="Calibri" w:hAnsi="Calibri" w:cs="Calibri"/>
            </w:rPr>
            <w:delText>/</w:delText>
          </w:r>
          <w:r w:rsidDel="008F1350">
            <w:rPr>
              <w:rFonts w:hint="eastAsia"/>
            </w:rPr>
            <w:delText>常驻栏，</w:delText>
          </w:r>
          <w:r w:rsidDel="008F1350">
            <w:rPr>
              <w:rFonts w:ascii="Calibri" w:hAnsi="Calibri" w:cs="Calibri"/>
            </w:rPr>
            <w:delText>5s</w:delText>
          </w:r>
          <w:r w:rsidDel="008F1350">
            <w:rPr>
              <w:rFonts w:hint="eastAsia"/>
            </w:rPr>
            <w:delText>无操作后自动隐藏</w:delText>
          </w:r>
          <w:r w:rsidDel="008F1350">
            <w:rPr>
              <w:rFonts w:ascii="Calibri" w:hAnsi="Calibri" w:cs="Calibri"/>
            </w:rPr>
            <w:delText xml:space="preserve"> </w:delText>
          </w:r>
          <w:r w:rsidDel="008F1350">
            <w:rPr>
              <w:rFonts w:hint="eastAsia"/>
            </w:rPr>
            <w:delText>系统状态栏</w:delText>
          </w:r>
          <w:r w:rsidDel="008F1350">
            <w:rPr>
              <w:rFonts w:ascii="Calibri" w:hAnsi="Calibri" w:cs="Calibri"/>
            </w:rPr>
            <w:delText>/</w:delText>
          </w:r>
          <w:r w:rsidDel="008F1350">
            <w:rPr>
              <w:rFonts w:hint="eastAsia"/>
            </w:rPr>
            <w:delText>常驻栏；</w:delText>
          </w:r>
        </w:del>
      </w:ins>
    </w:p>
    <w:p w14:paraId="3D5E9B0E" w14:textId="1BF2251B" w:rsidR="00343DA2" w:rsidDel="008F1350" w:rsidRDefault="00343DA2">
      <w:pPr>
        <w:rPr>
          <w:ins w:id="7585" w:author="作者" w:date="2020-04-28T10:56:00Z"/>
          <w:del w:id="7586" w:author="作者" w:date="2020-09-14T15:36:00Z"/>
          <w:rFonts w:ascii="Calibri" w:hAnsi="Calibri" w:cs="Calibri"/>
        </w:rPr>
        <w:pPrChange w:id="7587" w:author="作者" w:date="2020-09-14T15:38:00Z">
          <w:pPr>
            <w:numPr>
              <w:numId w:val="45"/>
            </w:numPr>
            <w:ind w:left="1080" w:hanging="360"/>
            <w:jc w:val="both"/>
          </w:pPr>
        </w:pPrChange>
      </w:pPr>
      <w:ins w:id="7588" w:author="作者" w:date="2020-04-28T10:56:00Z">
        <w:del w:id="7589" w:author="作者" w:date="2020-09-14T15:36:00Z">
          <w:r w:rsidDel="008F1350">
            <w:rPr>
              <w:rFonts w:hint="eastAsia"/>
            </w:rPr>
            <w:delText>投屏视频时，通过单击屏幕可以隐藏或显示</w:delText>
          </w:r>
          <w:r w:rsidDel="008F1350">
            <w:rPr>
              <w:rFonts w:ascii="Calibri" w:hAnsi="Calibri" w:cs="Calibri"/>
            </w:rPr>
            <w:delText xml:space="preserve"> </w:delText>
          </w:r>
          <w:r w:rsidDel="008F1350">
            <w:rPr>
              <w:rFonts w:hint="eastAsia"/>
            </w:rPr>
            <w:delText>系统状态栏</w:delText>
          </w:r>
          <w:r w:rsidDel="008F1350">
            <w:rPr>
              <w:rFonts w:ascii="Calibri" w:hAnsi="Calibri" w:cs="Calibri"/>
            </w:rPr>
            <w:delText>/</w:delText>
          </w:r>
          <w:r w:rsidDel="008F1350">
            <w:rPr>
              <w:rFonts w:hint="eastAsia"/>
            </w:rPr>
            <w:delText>常驻栏</w:delText>
          </w:r>
          <w:r w:rsidDel="008F1350">
            <w:rPr>
              <w:rFonts w:ascii="Calibri" w:hAnsi="Calibri" w:cs="Calibri"/>
            </w:rPr>
            <w:delText>/</w:delText>
          </w:r>
          <w:r w:rsidDel="008F1350">
            <w:rPr>
              <w:rFonts w:hint="eastAsia"/>
            </w:rPr>
            <w:delText>应用内功能控制栏，</w:delText>
          </w:r>
          <w:r w:rsidDel="008F1350">
            <w:rPr>
              <w:rFonts w:ascii="Calibri" w:hAnsi="Calibri" w:cs="Calibri"/>
            </w:rPr>
            <w:delText>5s</w:delText>
          </w:r>
          <w:r w:rsidDel="008F1350">
            <w:rPr>
              <w:rFonts w:hint="eastAsia"/>
            </w:rPr>
            <w:delText>无操作后自动隐藏</w:delText>
          </w:r>
          <w:r w:rsidDel="008F1350">
            <w:rPr>
              <w:rFonts w:ascii="Calibri" w:hAnsi="Calibri" w:cs="Calibri"/>
            </w:rPr>
            <w:delText xml:space="preserve"> </w:delText>
          </w:r>
          <w:r w:rsidDel="008F1350">
            <w:rPr>
              <w:rFonts w:hint="eastAsia"/>
            </w:rPr>
            <w:delText>系统状态栏</w:delText>
          </w:r>
          <w:r w:rsidDel="008F1350">
            <w:rPr>
              <w:rFonts w:ascii="Calibri" w:hAnsi="Calibri" w:cs="Calibri"/>
            </w:rPr>
            <w:delText>/</w:delText>
          </w:r>
          <w:r w:rsidDel="008F1350">
            <w:rPr>
              <w:rFonts w:hint="eastAsia"/>
            </w:rPr>
            <w:delText>常驻栏；</w:delText>
          </w:r>
        </w:del>
      </w:ins>
    </w:p>
    <w:p w14:paraId="716F43DF" w14:textId="27FC8E6D" w:rsidR="00343DA2" w:rsidDel="008F1350" w:rsidRDefault="00343DA2">
      <w:pPr>
        <w:rPr>
          <w:ins w:id="7590" w:author="作者" w:date="2020-04-28T10:56:00Z"/>
          <w:del w:id="7591" w:author="作者" w:date="2020-09-14T15:36:00Z"/>
          <w:rFonts w:ascii="Calibri" w:hAnsi="Calibri" w:cs="Calibri"/>
        </w:rPr>
        <w:pPrChange w:id="7592" w:author="作者" w:date="2020-09-14T15:38:00Z">
          <w:pPr>
            <w:numPr>
              <w:numId w:val="45"/>
            </w:numPr>
            <w:ind w:left="1080" w:hanging="360"/>
            <w:jc w:val="both"/>
          </w:pPr>
        </w:pPrChange>
      </w:pPr>
      <w:ins w:id="7593" w:author="作者" w:date="2020-04-28T10:56:00Z">
        <w:del w:id="7594" w:author="作者" w:date="2020-09-14T15:36:00Z">
          <w:r w:rsidDel="008F1350">
            <w:rPr>
              <w:rFonts w:hint="eastAsia"/>
            </w:rPr>
            <w:delText>隐藏所有</w:delText>
          </w:r>
          <w:r w:rsidDel="008F1350">
            <w:rPr>
              <w:rFonts w:ascii="Calibri" w:hAnsi="Calibri" w:cs="Calibri"/>
            </w:rPr>
            <w:delText>bar</w:delText>
          </w:r>
          <w:r w:rsidDel="008F1350">
            <w:rPr>
              <w:rFonts w:hint="eastAsia"/>
            </w:rPr>
            <w:delText>的状态下播放视频时，通过左右滑动屏幕调节快进</w:delText>
          </w:r>
          <w:r w:rsidDel="008F1350">
            <w:rPr>
              <w:rFonts w:ascii="Calibri" w:hAnsi="Calibri" w:cs="Calibri"/>
            </w:rPr>
            <w:delText>/</w:delText>
          </w:r>
          <w:r w:rsidDel="008F1350">
            <w:rPr>
              <w:rFonts w:hint="eastAsia"/>
            </w:rPr>
            <w:delText>快退时是否要同步显示系统状态栏</w:delText>
          </w:r>
          <w:r w:rsidDel="008F1350">
            <w:rPr>
              <w:rFonts w:ascii="Calibri" w:hAnsi="Calibri" w:cs="Calibri"/>
            </w:rPr>
            <w:delText>/</w:delText>
          </w:r>
          <w:r w:rsidDel="008F1350">
            <w:rPr>
              <w:rFonts w:hint="eastAsia"/>
            </w:rPr>
            <w:delText>常驻栏</w:delText>
          </w:r>
          <w:r w:rsidDel="008F1350">
            <w:rPr>
              <w:rFonts w:ascii="Calibri" w:hAnsi="Calibri" w:cs="Calibri"/>
            </w:rPr>
            <w:delText>/</w:delText>
          </w:r>
          <w:r w:rsidDel="008F1350">
            <w:rPr>
              <w:rFonts w:hint="eastAsia"/>
            </w:rPr>
            <w:delText>应用内功能控制栏，由</w:delText>
          </w:r>
          <w:r w:rsidDel="008F1350">
            <w:rPr>
              <w:rFonts w:ascii="Calibri" w:hAnsi="Calibri" w:cs="Calibri"/>
            </w:rPr>
            <w:delText>HMI</w:delText>
          </w:r>
          <w:r w:rsidDel="008F1350">
            <w:rPr>
              <w:rFonts w:hint="eastAsia"/>
            </w:rPr>
            <w:delText>确认；</w:delText>
          </w:r>
          <w:r w:rsidDel="008F1350">
            <w:rPr>
              <w:rFonts w:ascii="Calibri" w:hAnsi="Calibri" w:cs="Calibri"/>
            </w:rPr>
            <w:delText>//</w:delText>
          </w:r>
          <w:r w:rsidDel="008F1350">
            <w:rPr>
              <w:rFonts w:ascii="Calibri" w:hAnsi="Calibri" w:cs="Calibri"/>
            </w:rPr>
            <w:fldChar w:fldCharType="begin"/>
          </w:r>
          <w:r w:rsidDel="008F1350">
            <w:rPr>
              <w:rFonts w:ascii="Calibri" w:hAnsi="Calibri" w:cs="Calibri"/>
            </w:rPr>
            <w:delInstrText xml:space="preserve"> HYPERLINK "mailto:zyao8@ford.com" </w:delInstrText>
          </w:r>
          <w:r w:rsidDel="008F1350">
            <w:rPr>
              <w:rFonts w:ascii="Calibri" w:hAnsi="Calibri" w:cs="Calibri"/>
            </w:rPr>
            <w:fldChar w:fldCharType="separate"/>
          </w:r>
          <w:r w:rsidDel="008F1350">
            <w:rPr>
              <w:rStyle w:val="aff6"/>
              <w:rFonts w:ascii="Calibri" w:hAnsi="Calibri" w:cs="Calibri"/>
              <w:sz w:val="22"/>
              <w:szCs w:val="22"/>
            </w:rPr>
            <w:delText>@Yao, Zhu (Z.)</w:delText>
          </w:r>
          <w:r w:rsidDel="008F1350">
            <w:rPr>
              <w:rFonts w:ascii="Calibri" w:hAnsi="Calibri" w:cs="Calibri"/>
            </w:rPr>
            <w:fldChar w:fldCharType="end"/>
          </w:r>
        </w:del>
      </w:ins>
    </w:p>
    <w:p w14:paraId="18F63928" w14:textId="15C1EC23" w:rsidR="00CE5CB5" w:rsidDel="008F1350" w:rsidRDefault="00CE5CB5">
      <w:pPr>
        <w:rPr>
          <w:ins w:id="7595" w:author="作者" w:date="2020-03-21T13:49:00Z"/>
          <w:del w:id="7596" w:author="作者" w:date="2020-09-14T15:36:00Z"/>
          <w:rFonts w:ascii="微软雅黑" w:eastAsia="微软雅黑" w:hAnsi="微软雅黑"/>
        </w:rPr>
        <w:pPrChange w:id="7597" w:author="作者" w:date="2020-09-14T15:38:00Z">
          <w:pPr>
            <w:pStyle w:val="a1"/>
          </w:pPr>
        </w:pPrChange>
      </w:pPr>
      <w:ins w:id="7598" w:author="作者" w:date="2020-03-21T13:48:00Z">
        <w:del w:id="7599" w:author="作者" w:date="2020-09-14T15:36:00Z">
          <w:r w:rsidDel="008F1350">
            <w:rPr>
              <w:rFonts w:ascii="微软雅黑" w:eastAsia="微软雅黑" w:hAnsi="微软雅黑" w:hint="eastAsia"/>
            </w:rPr>
            <w:delText>；</w:delText>
          </w:r>
        </w:del>
      </w:ins>
    </w:p>
    <w:p w14:paraId="5286B1D6" w14:textId="72A6B591" w:rsidR="00547E9E" w:rsidRPr="00CE5CB5" w:rsidDel="008F1350" w:rsidRDefault="00547E9E">
      <w:pPr>
        <w:jc w:val="both"/>
        <w:rPr>
          <w:ins w:id="7600" w:author="作者" w:date="2020-03-20T13:33:00Z"/>
          <w:del w:id="7601" w:author="作者" w:date="2020-09-14T15:36:00Z"/>
          <w:rFonts w:ascii="微软雅黑" w:eastAsia="微软雅黑" w:hAnsi="微软雅黑"/>
        </w:rPr>
        <w:pPrChange w:id="7602" w:author="作者" w:date="2020-09-14T15:38:00Z">
          <w:pPr>
            <w:pStyle w:val="a1"/>
          </w:pPr>
        </w:pPrChange>
      </w:pPr>
      <w:ins w:id="7603" w:author="作者" w:date="2020-03-21T13:49:00Z">
        <w:del w:id="7604" w:author="作者" w:date="2020-09-14T15:36:00Z">
          <w:r w:rsidDel="008F1350">
            <w:rPr>
              <w:rFonts w:ascii="微软雅黑" w:eastAsia="微软雅黑" w:hAnsi="微软雅黑" w:hint="eastAsia"/>
            </w:rPr>
            <w:delText>投屏发生抢占时，</w:delText>
          </w:r>
        </w:del>
      </w:ins>
    </w:p>
    <w:p w14:paraId="5612E67F" w14:textId="009082ED" w:rsidR="00C45CF7" w:rsidDel="008F1350" w:rsidRDefault="00C45CF7" w:rsidP="008F1350">
      <w:pPr>
        <w:pStyle w:val="1"/>
        <w:keepLines w:val="0"/>
        <w:pageBreakBefore w:val="0"/>
        <w:tabs>
          <w:tab w:val="clear" w:pos="432"/>
          <w:tab w:val="left" w:pos="567"/>
        </w:tabs>
        <w:spacing w:before="240" w:after="240" w:line="240" w:lineRule="auto"/>
        <w:ind w:left="567" w:hanging="567"/>
        <w:rPr>
          <w:del w:id="7605" w:author="作者" w:date="2020-09-14T15:36:00Z"/>
          <w:lang w:eastAsia="zh-CN"/>
        </w:rPr>
      </w:pPr>
    </w:p>
    <w:tbl>
      <w:tblPr>
        <w:tblW w:w="9960" w:type="dxa"/>
        <w:tblInd w:w="113" w:type="dxa"/>
        <w:tblLook w:val="04A0" w:firstRow="1" w:lastRow="0" w:firstColumn="1" w:lastColumn="0" w:noHBand="0" w:noVBand="1"/>
      </w:tblPr>
      <w:tblGrid>
        <w:gridCol w:w="1800"/>
        <w:gridCol w:w="1740"/>
        <w:gridCol w:w="1720"/>
        <w:gridCol w:w="2320"/>
        <w:gridCol w:w="2380"/>
      </w:tblGrid>
      <w:tr w:rsidR="00A456BF" w:rsidRPr="00A456BF" w:rsidDel="008F1350" w14:paraId="509B58BE" w14:textId="651C3BBB" w:rsidTr="00A456BF">
        <w:trPr>
          <w:trHeight w:val="285"/>
          <w:ins w:id="7606" w:author="作者" w:date="2020-05-12T16:06:00Z"/>
          <w:del w:id="7607" w:author="作者" w:date="2020-09-14T15:36:00Z"/>
        </w:trPr>
        <w:tc>
          <w:tcPr>
            <w:tcW w:w="18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216A28" w14:textId="4277AF21" w:rsidR="00A456BF" w:rsidRPr="00A456BF" w:rsidDel="008F1350" w:rsidRDefault="00A456BF" w:rsidP="008F1350">
            <w:pPr>
              <w:rPr>
                <w:ins w:id="7608" w:author="作者" w:date="2020-05-12T16:06:00Z"/>
                <w:del w:id="7609" w:author="作者" w:date="2020-09-14T15:36:00Z"/>
                <w:rFonts w:ascii="宋体" w:hAnsi="宋体" w:cs="Tahoma"/>
                <w:color w:val="000000"/>
                <w:sz w:val="22"/>
                <w:szCs w:val="22"/>
              </w:rPr>
            </w:pPr>
            <w:ins w:id="7610" w:author="作者" w:date="2020-05-12T16:06:00Z">
              <w:del w:id="7611" w:author="作者" w:date="2020-09-14T15:36:00Z">
                <w:r w:rsidRPr="00A456BF" w:rsidDel="008F1350">
                  <w:rPr>
                    <w:rFonts w:ascii="宋体" w:hAnsi="宋体" w:cs="Tahoma" w:hint="eastAsia"/>
                    <w:color w:val="000000"/>
                    <w:sz w:val="22"/>
                    <w:szCs w:val="22"/>
                  </w:rPr>
                  <w:delText xml:space="preserve">　</w:delText>
                </w:r>
              </w:del>
            </w:ins>
          </w:p>
        </w:tc>
        <w:tc>
          <w:tcPr>
            <w:tcW w:w="3460" w:type="dxa"/>
            <w:gridSpan w:val="2"/>
            <w:tcBorders>
              <w:top w:val="single" w:sz="4" w:space="0" w:color="auto"/>
              <w:left w:val="nil"/>
              <w:bottom w:val="single" w:sz="4" w:space="0" w:color="auto"/>
              <w:right w:val="single" w:sz="4" w:space="0" w:color="auto"/>
            </w:tcBorders>
            <w:shd w:val="clear" w:color="000000" w:fill="FFC000"/>
            <w:noWrap/>
            <w:vAlign w:val="center"/>
            <w:hideMark/>
          </w:tcPr>
          <w:p w14:paraId="13F27439" w14:textId="56489226" w:rsidR="00A456BF" w:rsidRPr="00A456BF" w:rsidDel="008F1350" w:rsidRDefault="00A7691A" w:rsidP="008F1350">
            <w:pPr>
              <w:jc w:val="center"/>
              <w:rPr>
                <w:ins w:id="7612" w:author="作者" w:date="2020-05-12T16:06:00Z"/>
                <w:del w:id="7613" w:author="作者" w:date="2020-09-14T15:36:00Z"/>
                <w:rFonts w:ascii="宋体" w:hAnsi="宋体" w:cs="Tahoma"/>
                <w:color w:val="000000"/>
                <w:sz w:val="22"/>
                <w:szCs w:val="22"/>
              </w:rPr>
            </w:pPr>
            <w:ins w:id="7614" w:author="作者" w:date="2020-05-20T13:22:00Z">
              <w:del w:id="7615" w:author="作者" w:date="2020-09-14T15:36:00Z">
                <w:r w:rsidDel="008F1350">
                  <w:rPr>
                    <w:rFonts w:ascii="宋体" w:hAnsi="宋体" w:cs="Tahoma" w:hint="eastAsia"/>
                    <w:color w:val="000000"/>
                    <w:sz w:val="22"/>
                    <w:szCs w:val="22"/>
                  </w:rPr>
                  <w:delText>全</w:delText>
                </w:r>
              </w:del>
            </w:ins>
            <w:ins w:id="7616" w:author="作者" w:date="2020-05-12T16:06:00Z">
              <w:del w:id="7617" w:author="作者" w:date="2020-09-14T15:36:00Z">
                <w:r w:rsidR="00A456BF" w:rsidRPr="00A456BF" w:rsidDel="008F1350">
                  <w:rPr>
                    <w:rFonts w:ascii="宋体" w:hAnsi="宋体" w:cs="Tahoma" w:hint="eastAsia"/>
                    <w:color w:val="000000"/>
                    <w:sz w:val="22"/>
                    <w:szCs w:val="22"/>
                  </w:rPr>
                  <w:delText>非分屏</w:delText>
                </w:r>
              </w:del>
            </w:ins>
          </w:p>
        </w:tc>
        <w:tc>
          <w:tcPr>
            <w:tcW w:w="4700" w:type="dxa"/>
            <w:gridSpan w:val="2"/>
            <w:tcBorders>
              <w:top w:val="single" w:sz="4" w:space="0" w:color="auto"/>
              <w:left w:val="nil"/>
              <w:bottom w:val="single" w:sz="4" w:space="0" w:color="auto"/>
              <w:right w:val="single" w:sz="4" w:space="0" w:color="auto"/>
            </w:tcBorders>
            <w:shd w:val="clear" w:color="000000" w:fill="FFC000"/>
            <w:vAlign w:val="center"/>
            <w:hideMark/>
          </w:tcPr>
          <w:p w14:paraId="57617391" w14:textId="03F18F89" w:rsidR="00A456BF" w:rsidRPr="00A456BF" w:rsidDel="008F1350" w:rsidRDefault="00A7691A" w:rsidP="008F1350">
            <w:pPr>
              <w:jc w:val="center"/>
              <w:rPr>
                <w:ins w:id="7618" w:author="作者" w:date="2020-05-12T16:06:00Z"/>
                <w:del w:id="7619" w:author="作者" w:date="2020-09-14T15:36:00Z"/>
                <w:rFonts w:ascii="宋体" w:hAnsi="宋体" w:cs="Tahoma"/>
                <w:color w:val="000000"/>
                <w:sz w:val="22"/>
                <w:szCs w:val="22"/>
              </w:rPr>
            </w:pPr>
            <w:ins w:id="7620" w:author="作者" w:date="2020-05-20T13:22:00Z">
              <w:del w:id="7621" w:author="作者" w:date="2020-09-14T15:36:00Z">
                <w:r w:rsidDel="008F1350">
                  <w:rPr>
                    <w:rFonts w:ascii="宋体" w:hAnsi="宋体" w:cs="Tahoma" w:hint="eastAsia"/>
                    <w:color w:val="000000"/>
                    <w:sz w:val="22"/>
                    <w:szCs w:val="22"/>
                  </w:rPr>
                  <w:delText>分</w:delText>
                </w:r>
              </w:del>
            </w:ins>
            <w:ins w:id="7622" w:author="作者" w:date="2020-05-12T16:06:00Z">
              <w:del w:id="7623" w:author="作者" w:date="2020-09-14T15:36:00Z">
                <w:r w:rsidR="00A456BF" w:rsidRPr="00A456BF" w:rsidDel="008F1350">
                  <w:rPr>
                    <w:rFonts w:ascii="宋体" w:hAnsi="宋体" w:cs="Tahoma" w:hint="eastAsia"/>
                    <w:color w:val="000000"/>
                    <w:sz w:val="22"/>
                    <w:szCs w:val="22"/>
                  </w:rPr>
                  <w:delText>分屏</w:delText>
                </w:r>
              </w:del>
            </w:ins>
          </w:p>
        </w:tc>
      </w:tr>
      <w:tr w:rsidR="00A456BF" w:rsidRPr="00A456BF" w:rsidDel="008F1350" w14:paraId="36F4322A" w14:textId="17B05333" w:rsidTr="00A456BF">
        <w:trPr>
          <w:trHeight w:val="285"/>
          <w:ins w:id="7624" w:author="作者" w:date="2020-05-12T16:06:00Z"/>
          <w:del w:id="7625" w:author="作者" w:date="2020-09-14T15:36:00Z"/>
        </w:trPr>
        <w:tc>
          <w:tcPr>
            <w:tcW w:w="1800" w:type="dxa"/>
            <w:tcBorders>
              <w:top w:val="nil"/>
              <w:left w:val="single" w:sz="4" w:space="0" w:color="auto"/>
              <w:bottom w:val="single" w:sz="4" w:space="0" w:color="auto"/>
              <w:right w:val="single" w:sz="4" w:space="0" w:color="auto"/>
            </w:tcBorders>
            <w:shd w:val="clear" w:color="auto" w:fill="auto"/>
            <w:noWrap/>
            <w:vAlign w:val="center"/>
            <w:hideMark/>
          </w:tcPr>
          <w:p w14:paraId="72A84D68" w14:textId="4C9CD3A8" w:rsidR="00A456BF" w:rsidRPr="00A456BF" w:rsidDel="008F1350" w:rsidRDefault="00A456BF" w:rsidP="008F1350">
            <w:pPr>
              <w:rPr>
                <w:ins w:id="7626" w:author="作者" w:date="2020-05-12T16:06:00Z"/>
                <w:del w:id="7627" w:author="作者" w:date="2020-09-14T15:36:00Z"/>
                <w:rFonts w:ascii="宋体" w:hAnsi="宋体" w:cs="Tahoma"/>
                <w:color w:val="000000"/>
                <w:sz w:val="22"/>
                <w:szCs w:val="22"/>
              </w:rPr>
            </w:pPr>
            <w:ins w:id="7628" w:author="作者" w:date="2020-05-12T16:06:00Z">
              <w:del w:id="7629" w:author="作者" w:date="2020-09-14T15:36:00Z">
                <w:r w:rsidRPr="00A456BF" w:rsidDel="008F1350">
                  <w:rPr>
                    <w:rFonts w:ascii="宋体" w:hAnsi="宋体" w:cs="Tahoma" w:hint="eastAsia"/>
                    <w:color w:val="000000"/>
                    <w:sz w:val="22"/>
                    <w:szCs w:val="22"/>
                  </w:rPr>
                  <w:delText xml:space="preserve">　</w:delText>
                </w:r>
              </w:del>
            </w:ins>
          </w:p>
        </w:tc>
        <w:tc>
          <w:tcPr>
            <w:tcW w:w="1740" w:type="dxa"/>
            <w:tcBorders>
              <w:top w:val="nil"/>
              <w:left w:val="nil"/>
              <w:bottom w:val="single" w:sz="4" w:space="0" w:color="auto"/>
              <w:right w:val="single" w:sz="4" w:space="0" w:color="auto"/>
            </w:tcBorders>
            <w:shd w:val="clear" w:color="000000" w:fill="FFC000"/>
            <w:noWrap/>
            <w:vAlign w:val="center"/>
            <w:hideMark/>
          </w:tcPr>
          <w:p w14:paraId="3DAE8D8F" w14:textId="0022147E" w:rsidR="00A456BF" w:rsidRPr="00A456BF" w:rsidDel="008F1350" w:rsidRDefault="00A456BF" w:rsidP="008F1350">
            <w:pPr>
              <w:rPr>
                <w:ins w:id="7630" w:author="作者" w:date="2020-05-12T16:06:00Z"/>
                <w:del w:id="7631" w:author="作者" w:date="2020-09-14T15:36:00Z"/>
                <w:rFonts w:ascii="宋体" w:hAnsi="宋体" w:cs="Tahoma"/>
                <w:color w:val="000000"/>
                <w:sz w:val="22"/>
                <w:szCs w:val="22"/>
              </w:rPr>
            </w:pPr>
            <w:ins w:id="7632" w:author="作者" w:date="2020-05-12T16:06:00Z">
              <w:del w:id="7633" w:author="作者" w:date="2020-09-14T15:36:00Z">
                <w:r w:rsidRPr="00A456BF" w:rsidDel="008F1350">
                  <w:rPr>
                    <w:rFonts w:ascii="宋体" w:hAnsi="宋体" w:cs="Tahoma" w:hint="eastAsia"/>
                    <w:color w:val="000000"/>
                    <w:sz w:val="22"/>
                    <w:szCs w:val="22"/>
                  </w:rPr>
                  <w:delText>速度&lt;5km</w:delText>
                </w:r>
              </w:del>
            </w:ins>
          </w:p>
        </w:tc>
        <w:tc>
          <w:tcPr>
            <w:tcW w:w="1720" w:type="dxa"/>
            <w:tcBorders>
              <w:top w:val="nil"/>
              <w:left w:val="nil"/>
              <w:bottom w:val="single" w:sz="4" w:space="0" w:color="auto"/>
              <w:right w:val="single" w:sz="4" w:space="0" w:color="auto"/>
            </w:tcBorders>
            <w:shd w:val="clear" w:color="000000" w:fill="FFC000"/>
            <w:noWrap/>
            <w:vAlign w:val="center"/>
            <w:hideMark/>
          </w:tcPr>
          <w:p w14:paraId="6C798DAC" w14:textId="7E8E77D2" w:rsidR="00A456BF" w:rsidRPr="00A456BF" w:rsidDel="008F1350" w:rsidRDefault="00A456BF" w:rsidP="008F1350">
            <w:pPr>
              <w:rPr>
                <w:ins w:id="7634" w:author="作者" w:date="2020-05-12T16:06:00Z"/>
                <w:del w:id="7635" w:author="作者" w:date="2020-09-14T15:36:00Z"/>
                <w:rFonts w:ascii="宋体" w:hAnsi="宋体" w:cs="Tahoma"/>
                <w:color w:val="000000"/>
                <w:sz w:val="22"/>
                <w:szCs w:val="22"/>
              </w:rPr>
            </w:pPr>
            <w:ins w:id="7636" w:author="作者" w:date="2020-05-12T16:06:00Z">
              <w:del w:id="7637" w:author="作者" w:date="2020-09-14T15:36:00Z">
                <w:r w:rsidRPr="00A456BF" w:rsidDel="008F1350">
                  <w:rPr>
                    <w:rFonts w:ascii="宋体" w:hAnsi="宋体" w:cs="Tahoma" w:hint="eastAsia"/>
                    <w:color w:val="000000"/>
                    <w:sz w:val="22"/>
                    <w:szCs w:val="22"/>
                  </w:rPr>
                  <w:delText>速度&gt;5km</w:delText>
                </w:r>
              </w:del>
            </w:ins>
          </w:p>
        </w:tc>
        <w:tc>
          <w:tcPr>
            <w:tcW w:w="2320" w:type="dxa"/>
            <w:tcBorders>
              <w:top w:val="nil"/>
              <w:left w:val="nil"/>
              <w:bottom w:val="single" w:sz="4" w:space="0" w:color="auto"/>
              <w:right w:val="single" w:sz="4" w:space="0" w:color="auto"/>
            </w:tcBorders>
            <w:shd w:val="clear" w:color="000000" w:fill="FFC000"/>
            <w:vAlign w:val="center"/>
            <w:hideMark/>
          </w:tcPr>
          <w:p w14:paraId="0E3D00D0" w14:textId="08B91950" w:rsidR="00A456BF" w:rsidRPr="00A456BF" w:rsidDel="008F1350" w:rsidRDefault="00A456BF" w:rsidP="008F1350">
            <w:pPr>
              <w:rPr>
                <w:ins w:id="7638" w:author="作者" w:date="2020-05-12T16:06:00Z"/>
                <w:del w:id="7639" w:author="作者" w:date="2020-09-14T15:36:00Z"/>
                <w:rFonts w:ascii="宋体" w:hAnsi="宋体" w:cs="Tahoma"/>
                <w:color w:val="000000"/>
                <w:sz w:val="22"/>
                <w:szCs w:val="22"/>
              </w:rPr>
            </w:pPr>
            <w:ins w:id="7640" w:author="作者" w:date="2020-05-12T16:06:00Z">
              <w:del w:id="7641" w:author="作者" w:date="2020-09-14T15:36:00Z">
                <w:r w:rsidRPr="00A456BF" w:rsidDel="008F1350">
                  <w:rPr>
                    <w:rFonts w:ascii="宋体" w:hAnsi="宋体" w:cs="Tahoma" w:hint="eastAsia"/>
                    <w:color w:val="000000"/>
                    <w:sz w:val="22"/>
                    <w:szCs w:val="22"/>
                  </w:rPr>
                  <w:delText>P挡</w:delText>
                </w:r>
              </w:del>
            </w:ins>
          </w:p>
        </w:tc>
        <w:tc>
          <w:tcPr>
            <w:tcW w:w="2380" w:type="dxa"/>
            <w:tcBorders>
              <w:top w:val="nil"/>
              <w:left w:val="nil"/>
              <w:bottom w:val="single" w:sz="4" w:space="0" w:color="auto"/>
              <w:right w:val="single" w:sz="4" w:space="0" w:color="auto"/>
            </w:tcBorders>
            <w:shd w:val="clear" w:color="000000" w:fill="FFC000"/>
            <w:vAlign w:val="center"/>
            <w:hideMark/>
          </w:tcPr>
          <w:p w14:paraId="5554F2D1" w14:textId="2B528475" w:rsidR="00A456BF" w:rsidRPr="00A456BF" w:rsidDel="008F1350" w:rsidRDefault="00A456BF" w:rsidP="008F1350">
            <w:pPr>
              <w:rPr>
                <w:ins w:id="7642" w:author="作者" w:date="2020-05-12T16:06:00Z"/>
                <w:del w:id="7643" w:author="作者" w:date="2020-09-14T15:36:00Z"/>
                <w:rFonts w:ascii="宋体" w:hAnsi="宋体" w:cs="Tahoma"/>
                <w:color w:val="000000"/>
                <w:sz w:val="22"/>
                <w:szCs w:val="22"/>
              </w:rPr>
            </w:pPr>
            <w:ins w:id="7644" w:author="作者" w:date="2020-05-12T16:06:00Z">
              <w:del w:id="7645" w:author="作者" w:date="2020-09-14T15:36:00Z">
                <w:r w:rsidRPr="00A456BF" w:rsidDel="008F1350">
                  <w:rPr>
                    <w:rFonts w:ascii="宋体" w:hAnsi="宋体" w:cs="Tahoma" w:hint="eastAsia"/>
                    <w:color w:val="000000"/>
                    <w:sz w:val="22"/>
                    <w:szCs w:val="22"/>
                  </w:rPr>
                  <w:delText>非P挡</w:delText>
                </w:r>
              </w:del>
            </w:ins>
          </w:p>
        </w:tc>
      </w:tr>
      <w:tr w:rsidR="00A456BF" w:rsidRPr="00A456BF" w:rsidDel="008F1350" w14:paraId="3BED3001" w14:textId="0E7B9B92" w:rsidTr="00A456BF">
        <w:trPr>
          <w:trHeight w:val="285"/>
          <w:ins w:id="7646" w:author="作者" w:date="2020-05-12T16:06:00Z"/>
          <w:del w:id="7647" w:author="作者" w:date="2020-09-14T15:3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513540DC" w14:textId="0AA4DF0C" w:rsidR="00A456BF" w:rsidRPr="00A456BF" w:rsidDel="008F1350" w:rsidRDefault="00A456BF" w:rsidP="008F1350">
            <w:pPr>
              <w:rPr>
                <w:ins w:id="7648" w:author="作者" w:date="2020-05-12T16:06:00Z"/>
                <w:del w:id="7649" w:author="作者" w:date="2020-09-14T15:36:00Z"/>
                <w:rFonts w:ascii="宋体" w:hAnsi="宋体" w:cs="Tahoma"/>
                <w:color w:val="000000"/>
                <w:sz w:val="22"/>
                <w:szCs w:val="22"/>
              </w:rPr>
            </w:pPr>
            <w:ins w:id="7650" w:author="作者" w:date="2020-05-12T16:06:00Z">
              <w:del w:id="7651" w:author="作者" w:date="2020-09-14T15:36:00Z">
                <w:r w:rsidRPr="00A456BF" w:rsidDel="008F1350">
                  <w:rPr>
                    <w:rFonts w:ascii="宋体" w:hAnsi="宋体" w:cs="Tahoma" w:hint="eastAsia"/>
                    <w:color w:val="000000"/>
                    <w:sz w:val="22"/>
                    <w:szCs w:val="22"/>
                  </w:rPr>
                  <w:delText>投图片/音频</w:delText>
                </w:r>
              </w:del>
            </w:ins>
          </w:p>
        </w:tc>
        <w:tc>
          <w:tcPr>
            <w:tcW w:w="1740" w:type="dxa"/>
            <w:tcBorders>
              <w:top w:val="nil"/>
              <w:left w:val="nil"/>
              <w:bottom w:val="single" w:sz="4" w:space="0" w:color="auto"/>
              <w:right w:val="single" w:sz="4" w:space="0" w:color="auto"/>
            </w:tcBorders>
            <w:shd w:val="clear" w:color="auto" w:fill="auto"/>
            <w:noWrap/>
            <w:vAlign w:val="center"/>
            <w:hideMark/>
          </w:tcPr>
          <w:p w14:paraId="03061C54" w14:textId="720D8A66" w:rsidR="00A456BF" w:rsidRPr="00A456BF" w:rsidDel="008F1350" w:rsidRDefault="00A456BF" w:rsidP="008F1350">
            <w:pPr>
              <w:rPr>
                <w:ins w:id="7652" w:author="作者" w:date="2020-05-12T16:06:00Z"/>
                <w:del w:id="7653" w:author="作者" w:date="2020-09-14T15:36:00Z"/>
                <w:rFonts w:ascii="Tahoma" w:hAnsi="Tahoma" w:cs="Tahoma"/>
                <w:color w:val="000000"/>
                <w:sz w:val="22"/>
                <w:szCs w:val="22"/>
              </w:rPr>
            </w:pPr>
            <w:ins w:id="7654" w:author="作者" w:date="2020-05-12T16:06:00Z">
              <w:del w:id="7655" w:author="作者" w:date="2020-09-14T15:36:00Z">
                <w:r w:rsidRPr="00A456BF" w:rsidDel="008F1350">
                  <w:rPr>
                    <w:rFonts w:ascii="Tahoma" w:hAnsi="Tahoma" w:cs="Tahoma"/>
                    <w:color w:val="000000"/>
                    <w:sz w:val="22"/>
                    <w:szCs w:val="22"/>
                  </w:rPr>
                  <w:delText>ok</w:delText>
                </w:r>
              </w:del>
            </w:ins>
          </w:p>
        </w:tc>
        <w:tc>
          <w:tcPr>
            <w:tcW w:w="1720" w:type="dxa"/>
            <w:tcBorders>
              <w:top w:val="nil"/>
              <w:left w:val="nil"/>
              <w:bottom w:val="single" w:sz="4" w:space="0" w:color="auto"/>
              <w:right w:val="single" w:sz="4" w:space="0" w:color="auto"/>
            </w:tcBorders>
            <w:shd w:val="clear" w:color="auto" w:fill="auto"/>
            <w:noWrap/>
            <w:vAlign w:val="center"/>
            <w:hideMark/>
          </w:tcPr>
          <w:p w14:paraId="1C798547" w14:textId="0C83705B" w:rsidR="00A456BF" w:rsidRPr="00A456BF" w:rsidDel="008F1350" w:rsidRDefault="00A456BF" w:rsidP="008F1350">
            <w:pPr>
              <w:rPr>
                <w:ins w:id="7656" w:author="作者" w:date="2020-05-12T16:06:00Z"/>
                <w:del w:id="7657" w:author="作者" w:date="2020-09-14T15:36:00Z"/>
                <w:rFonts w:ascii="Tahoma" w:hAnsi="Tahoma" w:cs="Tahoma"/>
                <w:color w:val="000000"/>
                <w:sz w:val="22"/>
                <w:szCs w:val="22"/>
              </w:rPr>
            </w:pPr>
            <w:ins w:id="7658" w:author="作者" w:date="2020-05-12T16:06:00Z">
              <w:del w:id="7659" w:author="作者" w:date="2020-09-14T15:36:00Z">
                <w:r w:rsidRPr="00A456BF" w:rsidDel="008F1350">
                  <w:rPr>
                    <w:rFonts w:ascii="Tahoma" w:hAnsi="Tahoma" w:cs="Tahoma"/>
                    <w:color w:val="000000"/>
                    <w:sz w:val="22"/>
                    <w:szCs w:val="22"/>
                  </w:rPr>
                  <w:delText>ok</w:delText>
                </w:r>
              </w:del>
            </w:ins>
          </w:p>
        </w:tc>
        <w:tc>
          <w:tcPr>
            <w:tcW w:w="4700" w:type="dxa"/>
            <w:gridSpan w:val="2"/>
            <w:tcBorders>
              <w:top w:val="single" w:sz="4" w:space="0" w:color="auto"/>
              <w:left w:val="nil"/>
              <w:bottom w:val="single" w:sz="4" w:space="0" w:color="auto"/>
              <w:right w:val="single" w:sz="4" w:space="0" w:color="auto"/>
            </w:tcBorders>
            <w:shd w:val="clear" w:color="auto" w:fill="auto"/>
            <w:vAlign w:val="center"/>
            <w:hideMark/>
          </w:tcPr>
          <w:p w14:paraId="7CFAC890" w14:textId="4A287E21" w:rsidR="00A456BF" w:rsidRPr="00A456BF" w:rsidDel="008F1350" w:rsidRDefault="00A456BF" w:rsidP="008F1350">
            <w:pPr>
              <w:jc w:val="center"/>
              <w:rPr>
                <w:ins w:id="7660" w:author="作者" w:date="2020-05-12T16:06:00Z"/>
                <w:del w:id="7661" w:author="作者" w:date="2020-09-14T15:36:00Z"/>
                <w:rFonts w:ascii="宋体" w:hAnsi="宋体" w:cs="Tahoma"/>
                <w:color w:val="000000"/>
                <w:sz w:val="22"/>
                <w:szCs w:val="22"/>
              </w:rPr>
            </w:pPr>
            <w:ins w:id="7662" w:author="作者" w:date="2020-05-12T16:06:00Z">
              <w:del w:id="7663" w:author="作者" w:date="2020-09-14T15:36:00Z">
                <w:r w:rsidRPr="00A456BF" w:rsidDel="008F1350">
                  <w:rPr>
                    <w:rFonts w:ascii="宋体" w:hAnsi="宋体" w:cs="Tahoma" w:hint="eastAsia"/>
                    <w:color w:val="000000"/>
                    <w:sz w:val="22"/>
                    <w:szCs w:val="22"/>
                  </w:rPr>
                  <w:delText>弹框提醒主驾还是副驾</w:delText>
                </w:r>
              </w:del>
            </w:ins>
          </w:p>
        </w:tc>
      </w:tr>
      <w:tr w:rsidR="00A456BF" w:rsidRPr="00A456BF" w:rsidDel="008F1350" w14:paraId="1D33D758" w14:textId="0B0CEE65" w:rsidTr="00A456BF">
        <w:trPr>
          <w:trHeight w:val="540"/>
          <w:ins w:id="7664" w:author="作者" w:date="2020-05-12T16:06:00Z"/>
          <w:del w:id="7665" w:author="作者" w:date="2020-09-14T15:3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15575B3A" w14:textId="6071561D" w:rsidR="00A456BF" w:rsidRPr="00A456BF" w:rsidDel="008F1350" w:rsidRDefault="00A456BF" w:rsidP="008F1350">
            <w:pPr>
              <w:rPr>
                <w:ins w:id="7666" w:author="作者" w:date="2020-05-12T16:06:00Z"/>
                <w:del w:id="7667" w:author="作者" w:date="2020-09-14T15:36:00Z"/>
                <w:rFonts w:ascii="宋体" w:hAnsi="宋体" w:cs="Tahoma"/>
                <w:color w:val="000000"/>
                <w:sz w:val="22"/>
                <w:szCs w:val="22"/>
              </w:rPr>
            </w:pPr>
            <w:ins w:id="7668" w:author="作者" w:date="2020-05-12T16:06:00Z">
              <w:del w:id="7669" w:author="作者" w:date="2020-09-14T15:36:00Z">
                <w:r w:rsidRPr="00A456BF" w:rsidDel="008F1350">
                  <w:rPr>
                    <w:rFonts w:ascii="宋体" w:hAnsi="宋体" w:cs="Tahoma" w:hint="eastAsia"/>
                    <w:color w:val="000000"/>
                    <w:sz w:val="22"/>
                    <w:szCs w:val="22"/>
                  </w:rPr>
                  <w:delText>投视频</w:delText>
                </w:r>
              </w:del>
            </w:ins>
          </w:p>
        </w:tc>
        <w:tc>
          <w:tcPr>
            <w:tcW w:w="1740" w:type="dxa"/>
            <w:tcBorders>
              <w:top w:val="nil"/>
              <w:left w:val="nil"/>
              <w:bottom w:val="single" w:sz="4" w:space="0" w:color="auto"/>
              <w:right w:val="single" w:sz="4" w:space="0" w:color="auto"/>
            </w:tcBorders>
            <w:shd w:val="clear" w:color="auto" w:fill="auto"/>
            <w:noWrap/>
            <w:vAlign w:val="center"/>
            <w:hideMark/>
          </w:tcPr>
          <w:p w14:paraId="535370C6" w14:textId="0D1006C0" w:rsidR="00A456BF" w:rsidRPr="00A456BF" w:rsidDel="008F1350" w:rsidRDefault="00A456BF" w:rsidP="008F1350">
            <w:pPr>
              <w:rPr>
                <w:ins w:id="7670" w:author="作者" w:date="2020-05-12T16:06:00Z"/>
                <w:del w:id="7671" w:author="作者" w:date="2020-09-14T15:36:00Z"/>
                <w:rFonts w:ascii="宋体" w:hAnsi="宋体" w:cs="Tahoma"/>
                <w:color w:val="000000"/>
                <w:sz w:val="22"/>
                <w:szCs w:val="22"/>
              </w:rPr>
            </w:pPr>
            <w:ins w:id="7672" w:author="作者" w:date="2020-05-12T16:06:00Z">
              <w:del w:id="7673" w:author="作者" w:date="2020-09-14T15:36:00Z">
                <w:r w:rsidRPr="00A456BF" w:rsidDel="008F1350">
                  <w:rPr>
                    <w:rFonts w:ascii="宋体" w:hAnsi="宋体" w:cs="Tahoma" w:hint="eastAsia"/>
                    <w:color w:val="000000"/>
                    <w:sz w:val="22"/>
                    <w:szCs w:val="22"/>
                  </w:rPr>
                  <w:delText>ok</w:delText>
                </w:r>
              </w:del>
            </w:ins>
          </w:p>
        </w:tc>
        <w:tc>
          <w:tcPr>
            <w:tcW w:w="1720" w:type="dxa"/>
            <w:tcBorders>
              <w:top w:val="nil"/>
              <w:left w:val="nil"/>
              <w:bottom w:val="single" w:sz="4" w:space="0" w:color="auto"/>
              <w:right w:val="single" w:sz="4" w:space="0" w:color="auto"/>
            </w:tcBorders>
            <w:shd w:val="clear" w:color="auto" w:fill="auto"/>
            <w:noWrap/>
            <w:vAlign w:val="center"/>
            <w:hideMark/>
          </w:tcPr>
          <w:p w14:paraId="431A3851" w14:textId="3010F9E6" w:rsidR="00A456BF" w:rsidRPr="00A456BF" w:rsidDel="008F1350" w:rsidRDefault="00A456BF" w:rsidP="008F1350">
            <w:pPr>
              <w:rPr>
                <w:ins w:id="7674" w:author="作者" w:date="2020-05-12T16:06:00Z"/>
                <w:del w:id="7675" w:author="作者" w:date="2020-09-14T15:36:00Z"/>
                <w:rFonts w:ascii="宋体" w:hAnsi="宋体" w:cs="Tahoma"/>
                <w:color w:val="000000"/>
                <w:sz w:val="22"/>
                <w:szCs w:val="22"/>
              </w:rPr>
            </w:pPr>
            <w:ins w:id="7676" w:author="作者" w:date="2020-05-12T16:06:00Z">
              <w:del w:id="7677" w:author="作者" w:date="2020-09-14T15:36:00Z">
                <w:r w:rsidRPr="00A456BF" w:rsidDel="008F1350">
                  <w:rPr>
                    <w:rFonts w:ascii="宋体" w:hAnsi="宋体" w:cs="Tahoma" w:hint="eastAsia"/>
                    <w:color w:val="000000"/>
                    <w:sz w:val="22"/>
                    <w:szCs w:val="22"/>
                  </w:rPr>
                  <w:delText>安全提示</w:delText>
                </w:r>
              </w:del>
            </w:ins>
          </w:p>
        </w:tc>
        <w:tc>
          <w:tcPr>
            <w:tcW w:w="2320" w:type="dxa"/>
            <w:tcBorders>
              <w:top w:val="nil"/>
              <w:left w:val="nil"/>
              <w:bottom w:val="single" w:sz="4" w:space="0" w:color="auto"/>
              <w:right w:val="single" w:sz="4" w:space="0" w:color="auto"/>
            </w:tcBorders>
            <w:shd w:val="clear" w:color="auto" w:fill="auto"/>
            <w:vAlign w:val="center"/>
            <w:hideMark/>
          </w:tcPr>
          <w:p w14:paraId="5FEF53D7" w14:textId="0DF95CAD" w:rsidR="00A456BF" w:rsidRPr="00A456BF" w:rsidDel="008F1350" w:rsidRDefault="00A456BF" w:rsidP="008F1350">
            <w:pPr>
              <w:rPr>
                <w:ins w:id="7678" w:author="作者" w:date="2020-05-12T16:06:00Z"/>
                <w:del w:id="7679" w:author="作者" w:date="2020-09-14T15:36:00Z"/>
                <w:rFonts w:ascii="宋体" w:hAnsi="宋体" w:cs="Tahoma"/>
                <w:color w:val="000000"/>
                <w:sz w:val="22"/>
                <w:szCs w:val="22"/>
              </w:rPr>
            </w:pPr>
            <w:ins w:id="7680" w:author="作者" w:date="2020-05-12T16:06:00Z">
              <w:del w:id="7681" w:author="作者" w:date="2020-09-14T15:36:00Z">
                <w:r w:rsidRPr="00A456BF" w:rsidDel="008F1350">
                  <w:rPr>
                    <w:rFonts w:ascii="宋体" w:hAnsi="宋体" w:cs="Tahoma" w:hint="eastAsia"/>
                    <w:color w:val="000000"/>
                    <w:sz w:val="22"/>
                    <w:szCs w:val="22"/>
                  </w:rPr>
                  <w:delText>弹框提醒主驾还是副驾</w:delText>
                </w:r>
              </w:del>
            </w:ins>
          </w:p>
        </w:tc>
        <w:tc>
          <w:tcPr>
            <w:tcW w:w="2380" w:type="dxa"/>
            <w:tcBorders>
              <w:top w:val="nil"/>
              <w:left w:val="nil"/>
              <w:bottom w:val="single" w:sz="4" w:space="0" w:color="auto"/>
              <w:right w:val="single" w:sz="4" w:space="0" w:color="auto"/>
            </w:tcBorders>
            <w:shd w:val="clear" w:color="auto" w:fill="auto"/>
            <w:vAlign w:val="center"/>
            <w:hideMark/>
          </w:tcPr>
          <w:p w14:paraId="7B7045D4" w14:textId="6B17CC7E" w:rsidR="00A456BF" w:rsidRPr="00A456BF" w:rsidDel="008F1350" w:rsidRDefault="00A456BF" w:rsidP="008F1350">
            <w:pPr>
              <w:rPr>
                <w:ins w:id="7682" w:author="作者" w:date="2020-05-12T16:06:00Z"/>
                <w:del w:id="7683" w:author="作者" w:date="2020-09-14T15:36:00Z"/>
                <w:rFonts w:ascii="宋体" w:hAnsi="宋体" w:cs="Tahoma"/>
                <w:color w:val="000000"/>
                <w:sz w:val="22"/>
                <w:szCs w:val="22"/>
              </w:rPr>
            </w:pPr>
            <w:ins w:id="7684" w:author="作者" w:date="2020-05-12T16:06:00Z">
              <w:del w:id="7685" w:author="作者" w:date="2020-09-14T15:36:00Z">
                <w:r w:rsidRPr="00A456BF" w:rsidDel="008F1350">
                  <w:rPr>
                    <w:rFonts w:ascii="宋体" w:hAnsi="宋体" w:cs="Tahoma" w:hint="eastAsia"/>
                    <w:color w:val="000000"/>
                    <w:sz w:val="22"/>
                    <w:szCs w:val="22"/>
                  </w:rPr>
                  <w:delText>投射到副驾屏</w:delText>
                </w:r>
              </w:del>
            </w:ins>
          </w:p>
        </w:tc>
      </w:tr>
      <w:tr w:rsidR="00A456BF" w:rsidRPr="00A456BF" w:rsidDel="008F1350" w14:paraId="560C3BD8" w14:textId="445B0BE1" w:rsidTr="00A456BF">
        <w:trPr>
          <w:trHeight w:val="1350"/>
          <w:ins w:id="7686" w:author="作者" w:date="2020-05-12T16:06:00Z"/>
          <w:del w:id="7687" w:author="作者" w:date="2020-09-14T15:36:00Z"/>
        </w:trPr>
        <w:tc>
          <w:tcPr>
            <w:tcW w:w="1800" w:type="dxa"/>
            <w:tcBorders>
              <w:top w:val="nil"/>
              <w:left w:val="single" w:sz="4" w:space="0" w:color="auto"/>
              <w:bottom w:val="single" w:sz="4" w:space="0" w:color="auto"/>
              <w:right w:val="single" w:sz="4" w:space="0" w:color="auto"/>
            </w:tcBorders>
            <w:shd w:val="clear" w:color="000000" w:fill="FFC000"/>
            <w:vAlign w:val="center"/>
            <w:hideMark/>
          </w:tcPr>
          <w:p w14:paraId="68D91239" w14:textId="012CC134" w:rsidR="00A456BF" w:rsidRPr="00A456BF" w:rsidDel="008F1350" w:rsidRDefault="00A456BF" w:rsidP="008F1350">
            <w:pPr>
              <w:rPr>
                <w:ins w:id="7688" w:author="作者" w:date="2020-05-12T16:06:00Z"/>
                <w:del w:id="7689" w:author="作者" w:date="2020-09-14T15:36:00Z"/>
                <w:rFonts w:ascii="宋体" w:hAnsi="宋体" w:cs="Tahoma"/>
                <w:color w:val="000000"/>
                <w:sz w:val="22"/>
                <w:szCs w:val="22"/>
              </w:rPr>
            </w:pPr>
            <w:ins w:id="7690" w:author="作者" w:date="2020-05-12T16:06:00Z">
              <w:del w:id="7691" w:author="作者" w:date="2020-09-14T15:36:00Z">
                <w:r w:rsidRPr="00A456BF" w:rsidDel="008F1350">
                  <w:rPr>
                    <w:rFonts w:ascii="宋体" w:hAnsi="宋体" w:cs="Tahoma" w:hint="eastAsia"/>
                    <w:color w:val="000000"/>
                    <w:sz w:val="22"/>
                    <w:szCs w:val="22"/>
                  </w:rPr>
                  <w:delText>投屏后速度变化 &gt; 5KM</w:delText>
                </w:r>
              </w:del>
            </w:ins>
          </w:p>
        </w:tc>
        <w:tc>
          <w:tcPr>
            <w:tcW w:w="1740" w:type="dxa"/>
            <w:tcBorders>
              <w:top w:val="nil"/>
              <w:left w:val="nil"/>
              <w:bottom w:val="single" w:sz="4" w:space="0" w:color="auto"/>
              <w:right w:val="single" w:sz="4" w:space="0" w:color="auto"/>
            </w:tcBorders>
            <w:shd w:val="clear" w:color="auto" w:fill="auto"/>
            <w:vAlign w:val="center"/>
            <w:hideMark/>
          </w:tcPr>
          <w:p w14:paraId="6A9D0AF1" w14:textId="59D4F4FF" w:rsidR="00A456BF" w:rsidRPr="00A456BF" w:rsidDel="008F1350" w:rsidRDefault="00A456BF" w:rsidP="008F1350">
            <w:pPr>
              <w:rPr>
                <w:ins w:id="7692" w:author="作者" w:date="2020-05-12T16:06:00Z"/>
                <w:del w:id="7693" w:author="作者" w:date="2020-09-14T15:36:00Z"/>
                <w:rFonts w:ascii="宋体" w:hAnsi="宋体" w:cs="Tahoma"/>
                <w:color w:val="000000"/>
                <w:sz w:val="22"/>
                <w:szCs w:val="22"/>
              </w:rPr>
            </w:pPr>
            <w:ins w:id="7694" w:author="作者" w:date="2020-05-12T16:06:00Z">
              <w:del w:id="7695" w:author="作者" w:date="2020-09-14T15:36:00Z">
                <w:r w:rsidRPr="00A456BF" w:rsidDel="008F1350">
                  <w:rPr>
                    <w:rFonts w:ascii="宋体" w:hAnsi="宋体" w:cs="Tahoma" w:hint="eastAsia"/>
                    <w:color w:val="000000"/>
                    <w:sz w:val="22"/>
                    <w:szCs w:val="22"/>
                  </w:rPr>
                  <w:delText xml:space="preserve">速度由小变大 </w:delText>
                </w:r>
                <w:r w:rsidRPr="00A456BF" w:rsidDel="008F1350">
                  <w:rPr>
                    <w:rFonts w:ascii="宋体" w:hAnsi="宋体" w:cs="Tahoma" w:hint="eastAsia"/>
                    <w:color w:val="000000"/>
                    <w:sz w:val="22"/>
                    <w:szCs w:val="22"/>
                  </w:rPr>
                  <w:br/>
                  <w:delText>图片/音频：不变化</w:delText>
                </w:r>
                <w:r w:rsidRPr="00A456BF" w:rsidDel="008F1350">
                  <w:rPr>
                    <w:rFonts w:ascii="宋体" w:hAnsi="宋体" w:cs="Tahoma" w:hint="eastAsia"/>
                    <w:color w:val="000000"/>
                    <w:sz w:val="22"/>
                    <w:szCs w:val="22"/>
                  </w:rPr>
                  <w:br/>
                  <w:delText xml:space="preserve">视频：安全提示并退出DLNA </w:delText>
                </w:r>
              </w:del>
            </w:ins>
          </w:p>
        </w:tc>
        <w:tc>
          <w:tcPr>
            <w:tcW w:w="1720" w:type="dxa"/>
            <w:tcBorders>
              <w:top w:val="nil"/>
              <w:left w:val="nil"/>
              <w:bottom w:val="single" w:sz="4" w:space="0" w:color="auto"/>
              <w:right w:val="single" w:sz="4" w:space="0" w:color="auto"/>
            </w:tcBorders>
            <w:shd w:val="clear" w:color="auto" w:fill="auto"/>
            <w:noWrap/>
            <w:vAlign w:val="center"/>
            <w:hideMark/>
          </w:tcPr>
          <w:p w14:paraId="25B9B185" w14:textId="5EB0EEFD" w:rsidR="00A456BF" w:rsidRPr="00A456BF" w:rsidDel="008F1350" w:rsidRDefault="00A456BF" w:rsidP="008F1350">
            <w:pPr>
              <w:rPr>
                <w:ins w:id="7696" w:author="作者" w:date="2020-05-12T16:06:00Z"/>
                <w:del w:id="7697" w:author="作者" w:date="2020-09-14T15:36:00Z"/>
                <w:rFonts w:ascii="宋体" w:hAnsi="宋体" w:cs="Tahoma"/>
                <w:color w:val="000000"/>
                <w:sz w:val="22"/>
                <w:szCs w:val="22"/>
              </w:rPr>
            </w:pPr>
            <w:ins w:id="7698" w:author="作者" w:date="2020-05-12T16:06:00Z">
              <w:del w:id="7699" w:author="作者" w:date="2020-09-14T15:36:00Z">
                <w:r w:rsidRPr="00A456BF" w:rsidDel="008F1350">
                  <w:rPr>
                    <w:rFonts w:ascii="宋体" w:hAnsi="宋体" w:cs="Tahoma" w:hint="eastAsia"/>
                    <w:color w:val="000000"/>
                    <w:sz w:val="22"/>
                    <w:szCs w:val="22"/>
                  </w:rPr>
                  <w:delText>不变化</w:delText>
                </w:r>
              </w:del>
            </w:ins>
          </w:p>
        </w:tc>
        <w:tc>
          <w:tcPr>
            <w:tcW w:w="2320" w:type="dxa"/>
            <w:tcBorders>
              <w:top w:val="nil"/>
              <w:left w:val="nil"/>
              <w:bottom w:val="single" w:sz="4" w:space="0" w:color="auto"/>
              <w:right w:val="single" w:sz="4" w:space="0" w:color="auto"/>
            </w:tcBorders>
            <w:shd w:val="clear" w:color="auto" w:fill="auto"/>
            <w:vAlign w:val="center"/>
            <w:hideMark/>
          </w:tcPr>
          <w:p w14:paraId="5FDBF95B" w14:textId="221E1380" w:rsidR="00A456BF" w:rsidRPr="00A456BF" w:rsidDel="008F1350" w:rsidRDefault="00A456BF" w:rsidP="008F1350">
            <w:pPr>
              <w:rPr>
                <w:ins w:id="7700" w:author="作者" w:date="2020-05-12T16:06:00Z"/>
                <w:del w:id="7701" w:author="作者" w:date="2020-09-14T15:36:00Z"/>
                <w:rFonts w:ascii="宋体" w:hAnsi="宋体" w:cs="Tahoma"/>
                <w:color w:val="000000"/>
                <w:sz w:val="22"/>
                <w:szCs w:val="22"/>
              </w:rPr>
            </w:pPr>
            <w:ins w:id="7702" w:author="作者" w:date="2020-05-12T16:06:00Z">
              <w:del w:id="7703" w:author="作者" w:date="2020-09-14T15:36:00Z">
                <w:r w:rsidRPr="00A456BF" w:rsidDel="008F1350">
                  <w:rPr>
                    <w:rFonts w:ascii="宋体" w:hAnsi="宋体" w:cs="Tahoma" w:hint="eastAsia"/>
                    <w:color w:val="000000"/>
                    <w:sz w:val="22"/>
                    <w:szCs w:val="22"/>
                  </w:rPr>
                  <w:delText>当车速超过5km</w:delText>
                </w:r>
                <w:r w:rsidRPr="00A456BF" w:rsidDel="008F1350">
                  <w:rPr>
                    <w:rFonts w:ascii="宋体" w:hAnsi="宋体" w:cs="Tahoma" w:hint="eastAsia"/>
                    <w:color w:val="000000"/>
                    <w:sz w:val="22"/>
                    <w:szCs w:val="22"/>
                  </w:rPr>
                  <w:br/>
                  <w:delText>主驾播放视频时：安全提示并退出DLNA，否则不变化</w:delText>
                </w:r>
              </w:del>
            </w:ins>
          </w:p>
        </w:tc>
        <w:tc>
          <w:tcPr>
            <w:tcW w:w="2380" w:type="dxa"/>
            <w:tcBorders>
              <w:top w:val="nil"/>
              <w:left w:val="nil"/>
              <w:bottom w:val="single" w:sz="4" w:space="0" w:color="auto"/>
              <w:right w:val="single" w:sz="4" w:space="0" w:color="auto"/>
            </w:tcBorders>
            <w:shd w:val="clear" w:color="auto" w:fill="auto"/>
            <w:noWrap/>
            <w:vAlign w:val="center"/>
            <w:hideMark/>
          </w:tcPr>
          <w:p w14:paraId="14FA0130" w14:textId="5C9467B2" w:rsidR="00A456BF" w:rsidRPr="00A456BF" w:rsidDel="008F1350" w:rsidRDefault="00A456BF" w:rsidP="008F1350">
            <w:pPr>
              <w:rPr>
                <w:ins w:id="7704" w:author="作者" w:date="2020-05-12T16:06:00Z"/>
                <w:del w:id="7705" w:author="作者" w:date="2020-09-14T15:36:00Z"/>
                <w:rFonts w:ascii="宋体" w:hAnsi="宋体" w:cs="Tahoma"/>
                <w:color w:val="000000"/>
                <w:sz w:val="22"/>
                <w:szCs w:val="22"/>
              </w:rPr>
            </w:pPr>
            <w:ins w:id="7706" w:author="作者" w:date="2020-05-12T16:06:00Z">
              <w:del w:id="7707" w:author="作者" w:date="2020-09-14T15:36:00Z">
                <w:r w:rsidRPr="00A456BF" w:rsidDel="008F1350">
                  <w:rPr>
                    <w:rFonts w:ascii="宋体" w:hAnsi="宋体" w:cs="Tahoma" w:hint="eastAsia"/>
                    <w:color w:val="000000"/>
                    <w:sz w:val="22"/>
                    <w:szCs w:val="22"/>
                  </w:rPr>
                  <w:delText>不变化</w:delText>
                </w:r>
              </w:del>
            </w:ins>
          </w:p>
        </w:tc>
      </w:tr>
      <w:tr w:rsidR="00A456BF" w:rsidRPr="00A456BF" w:rsidDel="008F1350" w14:paraId="4D94CB96" w14:textId="40F82940" w:rsidTr="00A456BF">
        <w:trPr>
          <w:trHeight w:val="540"/>
          <w:ins w:id="7708" w:author="作者" w:date="2020-05-12T16:06:00Z"/>
          <w:del w:id="7709" w:author="作者" w:date="2020-09-14T15:3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2E60AA28" w14:textId="7A9901AB" w:rsidR="00A456BF" w:rsidRPr="00A456BF" w:rsidDel="008F1350" w:rsidRDefault="00A456BF" w:rsidP="008F1350">
            <w:pPr>
              <w:rPr>
                <w:ins w:id="7710" w:author="作者" w:date="2020-05-12T16:06:00Z"/>
                <w:del w:id="7711" w:author="作者" w:date="2020-09-14T15:36:00Z"/>
                <w:rFonts w:ascii="宋体" w:hAnsi="宋体" w:cs="Tahoma"/>
                <w:color w:val="000000"/>
                <w:sz w:val="22"/>
                <w:szCs w:val="22"/>
              </w:rPr>
            </w:pPr>
            <w:ins w:id="7712" w:author="作者" w:date="2020-05-12T16:06:00Z">
              <w:del w:id="7713" w:author="作者" w:date="2020-09-14T15:36:00Z">
                <w:r w:rsidRPr="00A456BF" w:rsidDel="008F1350">
                  <w:rPr>
                    <w:rFonts w:ascii="宋体" w:hAnsi="宋体" w:cs="Tahoma" w:hint="eastAsia"/>
                    <w:color w:val="000000"/>
                    <w:sz w:val="22"/>
                    <w:szCs w:val="22"/>
                  </w:rPr>
                  <w:delText>投屏后切屏</w:delText>
                </w:r>
              </w:del>
            </w:ins>
          </w:p>
        </w:tc>
        <w:tc>
          <w:tcPr>
            <w:tcW w:w="1740" w:type="dxa"/>
            <w:tcBorders>
              <w:top w:val="nil"/>
              <w:left w:val="nil"/>
              <w:bottom w:val="single" w:sz="4" w:space="0" w:color="auto"/>
              <w:right w:val="single" w:sz="4" w:space="0" w:color="auto"/>
            </w:tcBorders>
            <w:shd w:val="clear" w:color="auto" w:fill="auto"/>
            <w:noWrap/>
            <w:vAlign w:val="center"/>
            <w:hideMark/>
          </w:tcPr>
          <w:p w14:paraId="4D6C8E75" w14:textId="2B8961D9" w:rsidR="00A456BF" w:rsidRPr="00A456BF" w:rsidDel="008F1350" w:rsidRDefault="00A456BF" w:rsidP="008F1350">
            <w:pPr>
              <w:rPr>
                <w:ins w:id="7714" w:author="作者" w:date="2020-05-12T16:06:00Z"/>
                <w:del w:id="7715" w:author="作者" w:date="2020-09-14T15:36:00Z"/>
                <w:rFonts w:ascii="宋体" w:hAnsi="宋体" w:cs="Tahoma"/>
                <w:color w:val="000000"/>
                <w:sz w:val="22"/>
                <w:szCs w:val="22"/>
              </w:rPr>
            </w:pPr>
            <w:ins w:id="7716" w:author="作者" w:date="2020-05-12T16:06:00Z">
              <w:del w:id="7717" w:author="作者" w:date="2020-09-14T15:36:00Z">
                <w:r w:rsidRPr="00A456BF" w:rsidDel="008F1350">
                  <w:rPr>
                    <w:rFonts w:ascii="宋体" w:hAnsi="宋体" w:cs="Tahoma" w:hint="eastAsia"/>
                    <w:color w:val="000000"/>
                    <w:sz w:val="22"/>
                    <w:szCs w:val="22"/>
                  </w:rPr>
                  <w:delText>切到主驾屏</w:delText>
                </w:r>
              </w:del>
            </w:ins>
          </w:p>
        </w:tc>
        <w:tc>
          <w:tcPr>
            <w:tcW w:w="1720" w:type="dxa"/>
            <w:tcBorders>
              <w:top w:val="nil"/>
              <w:left w:val="nil"/>
              <w:bottom w:val="single" w:sz="4" w:space="0" w:color="auto"/>
              <w:right w:val="single" w:sz="4" w:space="0" w:color="auto"/>
            </w:tcBorders>
            <w:shd w:val="clear" w:color="auto" w:fill="auto"/>
            <w:noWrap/>
            <w:vAlign w:val="center"/>
            <w:hideMark/>
          </w:tcPr>
          <w:p w14:paraId="58A1F4BF" w14:textId="2F0D5E4F" w:rsidR="00A456BF" w:rsidRPr="00A456BF" w:rsidDel="008F1350" w:rsidRDefault="00A456BF" w:rsidP="008F1350">
            <w:pPr>
              <w:rPr>
                <w:ins w:id="7718" w:author="作者" w:date="2020-05-12T16:06:00Z"/>
                <w:del w:id="7719" w:author="作者" w:date="2020-09-14T15:36:00Z"/>
                <w:rFonts w:ascii="宋体" w:hAnsi="宋体" w:cs="Tahoma"/>
                <w:color w:val="000000"/>
                <w:sz w:val="22"/>
                <w:szCs w:val="22"/>
              </w:rPr>
            </w:pPr>
            <w:ins w:id="7720" w:author="作者" w:date="2020-05-12T16:06:00Z">
              <w:del w:id="7721" w:author="作者" w:date="2020-09-14T15:36:00Z">
                <w:r w:rsidRPr="00A456BF" w:rsidDel="008F1350">
                  <w:rPr>
                    <w:rFonts w:ascii="宋体" w:hAnsi="宋体" w:cs="Tahoma" w:hint="eastAsia"/>
                    <w:color w:val="000000"/>
                    <w:sz w:val="22"/>
                    <w:szCs w:val="22"/>
                  </w:rPr>
                  <w:delText>切到主驾屏</w:delText>
                </w:r>
              </w:del>
            </w:ins>
          </w:p>
        </w:tc>
        <w:tc>
          <w:tcPr>
            <w:tcW w:w="2320" w:type="dxa"/>
            <w:tcBorders>
              <w:top w:val="nil"/>
              <w:left w:val="nil"/>
              <w:bottom w:val="single" w:sz="4" w:space="0" w:color="auto"/>
              <w:right w:val="single" w:sz="4" w:space="0" w:color="auto"/>
            </w:tcBorders>
            <w:shd w:val="clear" w:color="auto" w:fill="auto"/>
            <w:vAlign w:val="center"/>
            <w:hideMark/>
          </w:tcPr>
          <w:p w14:paraId="58371FD9" w14:textId="0A9D91AB" w:rsidR="00A456BF" w:rsidRPr="00A456BF" w:rsidDel="008F1350" w:rsidRDefault="00A456BF" w:rsidP="008F1350">
            <w:pPr>
              <w:rPr>
                <w:ins w:id="7722" w:author="作者" w:date="2020-05-12T16:06:00Z"/>
                <w:del w:id="7723" w:author="作者" w:date="2020-09-14T15:36:00Z"/>
                <w:rFonts w:ascii="宋体" w:hAnsi="宋体" w:cs="Tahoma"/>
                <w:color w:val="000000"/>
                <w:sz w:val="22"/>
                <w:szCs w:val="22"/>
              </w:rPr>
            </w:pPr>
            <w:ins w:id="7724" w:author="作者" w:date="2020-05-12T16:06:00Z">
              <w:del w:id="7725" w:author="作者" w:date="2020-09-14T15:36:00Z">
                <w:r w:rsidRPr="00A456BF" w:rsidDel="008F1350">
                  <w:rPr>
                    <w:rFonts w:ascii="宋体" w:hAnsi="宋体" w:cs="Tahoma" w:hint="eastAsia"/>
                    <w:color w:val="000000"/>
                    <w:sz w:val="22"/>
                    <w:szCs w:val="22"/>
                  </w:rPr>
                  <w:delText>切到全屏时，继续播放</w:delText>
                </w:r>
              </w:del>
            </w:ins>
          </w:p>
        </w:tc>
        <w:tc>
          <w:tcPr>
            <w:tcW w:w="2380" w:type="dxa"/>
            <w:tcBorders>
              <w:top w:val="nil"/>
              <w:left w:val="nil"/>
              <w:bottom w:val="single" w:sz="4" w:space="0" w:color="auto"/>
              <w:right w:val="single" w:sz="4" w:space="0" w:color="auto"/>
            </w:tcBorders>
            <w:shd w:val="clear" w:color="auto" w:fill="auto"/>
            <w:vAlign w:val="center"/>
            <w:hideMark/>
          </w:tcPr>
          <w:p w14:paraId="55CDA737" w14:textId="7F281D47" w:rsidR="00A456BF" w:rsidRPr="00A456BF" w:rsidDel="008F1350" w:rsidRDefault="00A456BF" w:rsidP="008F1350">
            <w:pPr>
              <w:rPr>
                <w:ins w:id="7726" w:author="作者" w:date="2020-05-12T16:06:00Z"/>
                <w:del w:id="7727" w:author="作者" w:date="2020-09-14T15:36:00Z"/>
                <w:rFonts w:ascii="宋体" w:hAnsi="宋体" w:cs="Tahoma"/>
                <w:color w:val="000000"/>
                <w:sz w:val="22"/>
                <w:szCs w:val="22"/>
              </w:rPr>
            </w:pPr>
            <w:ins w:id="7728" w:author="作者" w:date="2020-05-12T16:06:00Z">
              <w:del w:id="7729" w:author="作者" w:date="2020-09-14T15:36:00Z">
                <w:r w:rsidRPr="00A456BF" w:rsidDel="008F1350">
                  <w:rPr>
                    <w:rFonts w:ascii="宋体" w:hAnsi="宋体" w:cs="Tahoma" w:hint="eastAsia"/>
                    <w:color w:val="000000"/>
                    <w:sz w:val="22"/>
                    <w:szCs w:val="22"/>
                  </w:rPr>
                  <w:delText>切到全屏时，退出DLNA</w:delText>
                </w:r>
              </w:del>
            </w:ins>
          </w:p>
        </w:tc>
      </w:tr>
      <w:tr w:rsidR="00A456BF" w:rsidRPr="00A456BF" w:rsidDel="008F1350" w14:paraId="5B83CA96" w14:textId="51C26D13" w:rsidTr="00A456BF">
        <w:trPr>
          <w:trHeight w:val="1620"/>
          <w:ins w:id="7730" w:author="作者" w:date="2020-05-12T16:06:00Z"/>
          <w:del w:id="7731" w:author="作者" w:date="2020-09-14T15:36:00Z"/>
        </w:trPr>
        <w:tc>
          <w:tcPr>
            <w:tcW w:w="1800" w:type="dxa"/>
            <w:tcBorders>
              <w:top w:val="nil"/>
              <w:left w:val="single" w:sz="4" w:space="0" w:color="auto"/>
              <w:bottom w:val="single" w:sz="4" w:space="0" w:color="auto"/>
              <w:right w:val="single" w:sz="4" w:space="0" w:color="auto"/>
            </w:tcBorders>
            <w:shd w:val="clear" w:color="000000" w:fill="FFC000"/>
            <w:noWrap/>
            <w:vAlign w:val="center"/>
            <w:hideMark/>
          </w:tcPr>
          <w:p w14:paraId="605314D4" w14:textId="156B556E" w:rsidR="00A456BF" w:rsidRPr="00A456BF" w:rsidDel="008F1350" w:rsidRDefault="00A456BF" w:rsidP="008F1350">
            <w:pPr>
              <w:rPr>
                <w:ins w:id="7732" w:author="作者" w:date="2020-05-12T16:06:00Z"/>
                <w:del w:id="7733" w:author="作者" w:date="2020-09-14T15:36:00Z"/>
                <w:rFonts w:ascii="宋体" w:hAnsi="宋体" w:cs="Tahoma"/>
                <w:color w:val="000000"/>
                <w:sz w:val="22"/>
                <w:szCs w:val="22"/>
              </w:rPr>
            </w:pPr>
            <w:ins w:id="7734" w:author="作者" w:date="2020-05-12T16:06:00Z">
              <w:del w:id="7735" w:author="作者" w:date="2020-09-14T15:36:00Z">
                <w:r w:rsidRPr="00A456BF" w:rsidDel="008F1350">
                  <w:rPr>
                    <w:rFonts w:ascii="宋体" w:hAnsi="宋体" w:cs="Tahoma" w:hint="eastAsia"/>
                    <w:color w:val="000000"/>
                    <w:sz w:val="22"/>
                    <w:szCs w:val="22"/>
                  </w:rPr>
                  <w:delText>切挡位</w:delText>
                </w:r>
              </w:del>
            </w:ins>
          </w:p>
        </w:tc>
        <w:tc>
          <w:tcPr>
            <w:tcW w:w="1740" w:type="dxa"/>
            <w:tcBorders>
              <w:top w:val="nil"/>
              <w:left w:val="nil"/>
              <w:bottom w:val="single" w:sz="4" w:space="0" w:color="auto"/>
              <w:right w:val="single" w:sz="4" w:space="0" w:color="auto"/>
            </w:tcBorders>
            <w:shd w:val="clear" w:color="000000" w:fill="A6A6A6"/>
            <w:noWrap/>
            <w:vAlign w:val="center"/>
            <w:hideMark/>
          </w:tcPr>
          <w:p w14:paraId="6E52F2F6" w14:textId="444DE3A2" w:rsidR="00A456BF" w:rsidRPr="00A456BF" w:rsidDel="008F1350" w:rsidRDefault="00A456BF" w:rsidP="008F1350">
            <w:pPr>
              <w:rPr>
                <w:ins w:id="7736" w:author="作者" w:date="2020-05-12T16:06:00Z"/>
                <w:del w:id="7737" w:author="作者" w:date="2020-09-14T15:36:00Z"/>
                <w:rFonts w:ascii="宋体" w:hAnsi="宋体" w:cs="Tahoma"/>
                <w:color w:val="000000"/>
                <w:sz w:val="22"/>
                <w:szCs w:val="22"/>
              </w:rPr>
            </w:pPr>
            <w:ins w:id="7738" w:author="作者" w:date="2020-05-12T16:06:00Z">
              <w:del w:id="7739" w:author="作者" w:date="2020-09-14T15:36:00Z">
                <w:r w:rsidRPr="00A456BF" w:rsidDel="008F1350">
                  <w:rPr>
                    <w:rFonts w:ascii="宋体" w:hAnsi="宋体" w:cs="Tahoma" w:hint="eastAsia"/>
                    <w:color w:val="000000"/>
                    <w:sz w:val="22"/>
                    <w:szCs w:val="22"/>
                  </w:rPr>
                  <w:delText xml:space="preserve">　</w:delText>
                </w:r>
              </w:del>
            </w:ins>
          </w:p>
        </w:tc>
        <w:tc>
          <w:tcPr>
            <w:tcW w:w="1720" w:type="dxa"/>
            <w:tcBorders>
              <w:top w:val="nil"/>
              <w:left w:val="nil"/>
              <w:bottom w:val="single" w:sz="4" w:space="0" w:color="auto"/>
              <w:right w:val="single" w:sz="4" w:space="0" w:color="auto"/>
            </w:tcBorders>
            <w:shd w:val="clear" w:color="000000" w:fill="A6A6A6"/>
            <w:noWrap/>
            <w:vAlign w:val="center"/>
            <w:hideMark/>
          </w:tcPr>
          <w:p w14:paraId="7F3FC16C" w14:textId="7B725854" w:rsidR="00A456BF" w:rsidRPr="00A456BF" w:rsidDel="008F1350" w:rsidRDefault="00A456BF" w:rsidP="008F1350">
            <w:pPr>
              <w:rPr>
                <w:ins w:id="7740" w:author="作者" w:date="2020-05-12T16:06:00Z"/>
                <w:del w:id="7741" w:author="作者" w:date="2020-09-14T15:36:00Z"/>
                <w:rFonts w:ascii="宋体" w:hAnsi="宋体" w:cs="Tahoma"/>
                <w:color w:val="000000"/>
                <w:sz w:val="22"/>
                <w:szCs w:val="22"/>
              </w:rPr>
            </w:pPr>
            <w:ins w:id="7742" w:author="作者" w:date="2020-05-12T16:06:00Z">
              <w:del w:id="7743" w:author="作者" w:date="2020-09-14T15:36:00Z">
                <w:r w:rsidRPr="00A456BF" w:rsidDel="008F1350">
                  <w:rPr>
                    <w:rFonts w:ascii="宋体" w:hAnsi="宋体" w:cs="Tahoma" w:hint="eastAsia"/>
                    <w:color w:val="000000"/>
                    <w:sz w:val="22"/>
                    <w:szCs w:val="22"/>
                  </w:rPr>
                  <w:delText xml:space="preserve">　</w:delText>
                </w:r>
              </w:del>
            </w:ins>
          </w:p>
        </w:tc>
        <w:tc>
          <w:tcPr>
            <w:tcW w:w="2320" w:type="dxa"/>
            <w:tcBorders>
              <w:top w:val="nil"/>
              <w:left w:val="nil"/>
              <w:bottom w:val="single" w:sz="4" w:space="0" w:color="auto"/>
              <w:right w:val="single" w:sz="4" w:space="0" w:color="auto"/>
            </w:tcBorders>
            <w:shd w:val="clear" w:color="auto" w:fill="auto"/>
            <w:vAlign w:val="center"/>
            <w:hideMark/>
          </w:tcPr>
          <w:p w14:paraId="4BEC4864" w14:textId="68B8FB08" w:rsidR="00A456BF" w:rsidRPr="00A456BF" w:rsidDel="008F1350" w:rsidRDefault="00A456BF" w:rsidP="008F1350">
            <w:pPr>
              <w:rPr>
                <w:ins w:id="7744" w:author="作者" w:date="2020-05-12T16:06:00Z"/>
                <w:del w:id="7745" w:author="作者" w:date="2020-09-14T15:36:00Z"/>
                <w:rFonts w:ascii="宋体" w:hAnsi="宋体" w:cs="Tahoma"/>
                <w:color w:val="000000"/>
                <w:sz w:val="22"/>
                <w:szCs w:val="22"/>
              </w:rPr>
            </w:pPr>
            <w:ins w:id="7746" w:author="作者" w:date="2020-05-12T16:06:00Z">
              <w:del w:id="7747" w:author="作者" w:date="2020-09-14T15:36:00Z">
                <w:r w:rsidRPr="00A456BF" w:rsidDel="008F1350">
                  <w:rPr>
                    <w:rFonts w:ascii="宋体" w:hAnsi="宋体" w:cs="Tahoma" w:hint="eastAsia"/>
                    <w:color w:val="000000"/>
                    <w:sz w:val="22"/>
                    <w:szCs w:val="22"/>
                  </w:rPr>
                  <w:delText>切D挡:车速提高超过5km，主驾播放视频时，安全提示并退出DLNA</w:delText>
                </w:r>
                <w:r w:rsidRPr="00A456BF" w:rsidDel="008F1350">
                  <w:rPr>
                    <w:rFonts w:ascii="宋体" w:hAnsi="宋体" w:cs="Tahoma" w:hint="eastAsia"/>
                    <w:color w:val="000000"/>
                    <w:sz w:val="22"/>
                    <w:szCs w:val="22"/>
                  </w:rPr>
                  <w:br/>
                  <w:delText>切R挡：不进行安全提示，激活RVC</w:delText>
                </w:r>
              </w:del>
            </w:ins>
          </w:p>
        </w:tc>
        <w:tc>
          <w:tcPr>
            <w:tcW w:w="2380" w:type="dxa"/>
            <w:tcBorders>
              <w:top w:val="nil"/>
              <w:left w:val="nil"/>
              <w:bottom w:val="single" w:sz="4" w:space="0" w:color="auto"/>
              <w:right w:val="single" w:sz="4" w:space="0" w:color="auto"/>
            </w:tcBorders>
            <w:shd w:val="clear" w:color="auto" w:fill="auto"/>
            <w:vAlign w:val="center"/>
            <w:hideMark/>
          </w:tcPr>
          <w:p w14:paraId="42A1FD6B" w14:textId="1A51DE1B" w:rsidR="00A456BF" w:rsidRPr="00A456BF" w:rsidDel="008F1350" w:rsidRDefault="00A456BF" w:rsidP="008F1350">
            <w:pPr>
              <w:rPr>
                <w:ins w:id="7748" w:author="作者" w:date="2020-05-12T16:06:00Z"/>
                <w:del w:id="7749" w:author="作者" w:date="2020-09-14T15:36:00Z"/>
                <w:rFonts w:ascii="宋体" w:hAnsi="宋体" w:cs="Tahoma"/>
                <w:color w:val="000000"/>
                <w:sz w:val="22"/>
                <w:szCs w:val="22"/>
              </w:rPr>
            </w:pPr>
            <w:ins w:id="7750" w:author="作者" w:date="2020-05-12T16:06:00Z">
              <w:del w:id="7751" w:author="作者" w:date="2020-09-14T15:36:00Z">
                <w:r w:rsidRPr="00A456BF" w:rsidDel="008F1350">
                  <w:rPr>
                    <w:rFonts w:ascii="宋体" w:hAnsi="宋体" w:cs="Tahoma" w:hint="eastAsia"/>
                    <w:color w:val="000000"/>
                    <w:sz w:val="22"/>
                    <w:szCs w:val="22"/>
                  </w:rPr>
                  <w:delText>不变化</w:delText>
                </w:r>
              </w:del>
            </w:ins>
          </w:p>
        </w:tc>
      </w:tr>
    </w:tbl>
    <w:p w14:paraId="655D57F6" w14:textId="0C45D31E" w:rsidR="00A55D39" w:rsidDel="008F1350" w:rsidRDefault="00A55D39">
      <w:pPr>
        <w:pStyle w:val="HR"/>
        <w:ind w:firstLineChars="0" w:firstLine="0"/>
        <w:rPr>
          <w:ins w:id="7752" w:author="作者" w:date="2020-09-14T13:32:00Z"/>
          <w:del w:id="7753" w:author="作者" w:date="2020-09-14T15:36:00Z"/>
        </w:rPr>
        <w:pPrChange w:id="7754" w:author="作者" w:date="2020-09-14T15:38:00Z">
          <w:pPr>
            <w:pStyle w:val="HR"/>
            <w:ind w:firstLine="480"/>
          </w:pPr>
        </w:pPrChange>
      </w:pPr>
      <w:ins w:id="7755" w:author="作者" w:date="2020-09-14T13:32:00Z">
        <w:del w:id="7756" w:author="作者" w:date="2020-09-14T15:36:00Z">
          <w:r w:rsidDel="008F1350">
            <w:rPr>
              <w:rFonts w:hint="eastAsia"/>
            </w:rPr>
            <w:delText>输入：</w:delText>
          </w:r>
        </w:del>
      </w:ins>
    </w:p>
    <w:p w14:paraId="7F782D7A" w14:textId="1ADE83DC" w:rsidR="00A55D39" w:rsidDel="008F1350" w:rsidRDefault="00A55D39">
      <w:pPr>
        <w:pStyle w:val="HR"/>
        <w:ind w:firstLineChars="0" w:firstLine="0"/>
        <w:rPr>
          <w:ins w:id="7757" w:author="作者" w:date="2020-09-14T13:28:00Z"/>
          <w:del w:id="7758" w:author="作者" w:date="2020-09-14T15:36:00Z"/>
        </w:rPr>
        <w:pPrChange w:id="7759" w:author="作者" w:date="2020-09-14T15:38:00Z">
          <w:pPr>
            <w:pStyle w:val="HR"/>
            <w:ind w:firstLine="480"/>
          </w:pPr>
        </w:pPrChange>
      </w:pPr>
      <w:ins w:id="7760" w:author="作者" w:date="2020-09-14T13:28:00Z">
        <w:del w:id="7761" w:author="作者" w:date="2020-09-14T15:36:00Z">
          <w:r w:rsidRPr="000B2A39" w:rsidDel="008F1350">
            <w:delText>Hardline signal</w:delText>
          </w:r>
        </w:del>
      </w:ins>
    </w:p>
    <w:tbl>
      <w:tblPr>
        <w:tblStyle w:val="aff1"/>
        <w:tblW w:w="9570" w:type="dxa"/>
        <w:tblLayout w:type="fixed"/>
        <w:tblLook w:val="04A0" w:firstRow="1" w:lastRow="0" w:firstColumn="1" w:lastColumn="0" w:noHBand="0" w:noVBand="1"/>
      </w:tblPr>
      <w:tblGrid>
        <w:gridCol w:w="2516"/>
        <w:gridCol w:w="3864"/>
        <w:gridCol w:w="3190"/>
      </w:tblGrid>
      <w:tr w:rsidR="00A55D39" w:rsidDel="008F1350" w14:paraId="2367F695" w14:textId="0D9FAB15" w:rsidTr="00960541">
        <w:trPr>
          <w:ins w:id="7762" w:author="作者" w:date="2020-09-14T13:28:00Z"/>
          <w:del w:id="7763" w:author="作者" w:date="2020-09-14T15:36:00Z"/>
        </w:trPr>
        <w:tc>
          <w:tcPr>
            <w:tcW w:w="25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570BD" w14:textId="60080323" w:rsidR="00A55D39" w:rsidDel="008F1350" w:rsidRDefault="00A55D39" w:rsidP="008F1350">
            <w:pPr>
              <w:pStyle w:val="HR"/>
              <w:ind w:firstLineChars="0" w:firstLine="0"/>
              <w:rPr>
                <w:ins w:id="7764" w:author="作者" w:date="2020-09-14T13:28:00Z"/>
                <w:del w:id="7765" w:author="作者" w:date="2020-09-14T15:36:00Z"/>
                <w:sz w:val="21"/>
                <w:szCs w:val="21"/>
              </w:rPr>
            </w:pPr>
            <w:ins w:id="7766" w:author="作者" w:date="2020-09-14T13:28:00Z">
              <w:del w:id="7767" w:author="作者" w:date="2020-09-14T15:36:00Z">
                <w:r w:rsidDel="008F1350">
                  <w:rPr>
                    <w:sz w:val="21"/>
                    <w:szCs w:val="21"/>
                  </w:rPr>
                  <w:delText>Signal</w:delText>
                </w:r>
              </w:del>
            </w:ins>
          </w:p>
        </w:tc>
        <w:tc>
          <w:tcPr>
            <w:tcW w:w="386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C2A847" w14:textId="6554E0B5" w:rsidR="00A55D39" w:rsidDel="008F1350" w:rsidRDefault="00A55D39" w:rsidP="008F1350">
            <w:pPr>
              <w:pStyle w:val="HR"/>
              <w:ind w:firstLineChars="0" w:firstLine="0"/>
              <w:rPr>
                <w:ins w:id="7768" w:author="作者" w:date="2020-09-14T13:28:00Z"/>
                <w:del w:id="7769" w:author="作者" w:date="2020-09-14T15:36:00Z"/>
                <w:sz w:val="21"/>
                <w:szCs w:val="21"/>
              </w:rPr>
            </w:pPr>
            <w:ins w:id="7770" w:author="作者" w:date="2020-09-14T13:28:00Z">
              <w:del w:id="7771" w:author="作者" w:date="2020-09-14T15:36:00Z">
                <w:r w:rsidDel="008F1350">
                  <w:rPr>
                    <w:rFonts w:hint="eastAsia"/>
                    <w:sz w:val="21"/>
                    <w:szCs w:val="21"/>
                  </w:rPr>
                  <w:delText>S</w:delText>
                </w:r>
                <w:r w:rsidDel="008F1350">
                  <w:rPr>
                    <w:sz w:val="21"/>
                    <w:szCs w:val="21"/>
                  </w:rPr>
                  <w:delText xml:space="preserve">ignal </w:delText>
                </w:r>
                <w:r w:rsidRPr="003841E3" w:rsidDel="008F1350">
                  <w:rPr>
                    <w:rFonts w:ascii="Times New Roman" w:hAnsi="Times New Roman" w:cs="Times New Roman"/>
                    <w:sz w:val="21"/>
                    <w:szCs w:val="21"/>
                  </w:rPr>
                  <w:delText>description</w:delText>
                </w:r>
              </w:del>
            </w:ins>
          </w:p>
        </w:tc>
        <w:tc>
          <w:tcPr>
            <w:tcW w:w="31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BE6652" w14:textId="455FF751" w:rsidR="00A55D39" w:rsidDel="008F1350" w:rsidRDefault="00A55D39" w:rsidP="008F1350">
            <w:pPr>
              <w:pStyle w:val="HR"/>
              <w:ind w:firstLineChars="0" w:firstLine="0"/>
              <w:rPr>
                <w:ins w:id="7772" w:author="作者" w:date="2020-09-14T13:28:00Z"/>
                <w:del w:id="7773" w:author="作者" w:date="2020-09-14T15:36:00Z"/>
                <w:sz w:val="21"/>
                <w:szCs w:val="21"/>
              </w:rPr>
            </w:pPr>
            <w:ins w:id="7774" w:author="作者" w:date="2020-09-14T13:28:00Z">
              <w:del w:id="7775" w:author="作者" w:date="2020-09-14T15:36:00Z">
                <w:r w:rsidRPr="003841E3" w:rsidDel="008F1350">
                  <w:rPr>
                    <w:sz w:val="21"/>
                    <w:szCs w:val="21"/>
                  </w:rPr>
                  <w:delText>effective value</w:delText>
                </w:r>
              </w:del>
            </w:ins>
          </w:p>
        </w:tc>
      </w:tr>
      <w:tr w:rsidR="00A55D39" w:rsidDel="008F1350" w14:paraId="38DCA8BD" w14:textId="55E0129F" w:rsidTr="00960541">
        <w:trPr>
          <w:ins w:id="7776" w:author="作者" w:date="2020-09-14T13:28:00Z"/>
          <w:del w:id="7777" w:author="作者" w:date="2020-09-14T15:36:00Z"/>
        </w:trPr>
        <w:tc>
          <w:tcPr>
            <w:tcW w:w="2518" w:type="dxa"/>
            <w:tcBorders>
              <w:top w:val="single" w:sz="4" w:space="0" w:color="auto"/>
              <w:left w:val="single" w:sz="4" w:space="0" w:color="auto"/>
              <w:bottom w:val="single" w:sz="4" w:space="0" w:color="auto"/>
              <w:right w:val="single" w:sz="4" w:space="0" w:color="auto"/>
            </w:tcBorders>
            <w:hideMark/>
          </w:tcPr>
          <w:p w14:paraId="666B7713" w14:textId="7199A181" w:rsidR="00A55D39" w:rsidDel="008F1350" w:rsidRDefault="00A55D39" w:rsidP="008F1350">
            <w:pPr>
              <w:pStyle w:val="HR"/>
              <w:ind w:firstLineChars="0" w:firstLine="0"/>
              <w:rPr>
                <w:ins w:id="7778" w:author="作者" w:date="2020-09-14T13:28:00Z"/>
                <w:del w:id="7779" w:author="作者" w:date="2020-09-14T15:36:00Z"/>
                <w:sz w:val="21"/>
              </w:rPr>
            </w:pPr>
            <w:ins w:id="7780" w:author="作者" w:date="2020-09-14T13:28:00Z">
              <w:del w:id="7781" w:author="作者" w:date="2020-09-14T15:36:00Z">
                <w:r w:rsidDel="008F1350">
                  <w:rPr>
                    <w:sz w:val="21"/>
                  </w:rPr>
                  <w:delText>VCC</w:delText>
                </w:r>
              </w:del>
            </w:ins>
          </w:p>
        </w:tc>
        <w:tc>
          <w:tcPr>
            <w:tcW w:w="3866" w:type="dxa"/>
            <w:tcBorders>
              <w:top w:val="single" w:sz="4" w:space="0" w:color="auto"/>
              <w:left w:val="single" w:sz="4" w:space="0" w:color="auto"/>
              <w:bottom w:val="single" w:sz="4" w:space="0" w:color="auto"/>
              <w:right w:val="single" w:sz="4" w:space="0" w:color="auto"/>
            </w:tcBorders>
            <w:hideMark/>
          </w:tcPr>
          <w:p w14:paraId="43C41454" w14:textId="2B49EA0E" w:rsidR="00A55D39" w:rsidDel="008F1350" w:rsidRDefault="00A55D39" w:rsidP="008F1350">
            <w:pPr>
              <w:pStyle w:val="HR"/>
              <w:ind w:firstLineChars="0" w:firstLine="0"/>
              <w:rPr>
                <w:ins w:id="7782" w:author="作者" w:date="2020-09-14T13:28:00Z"/>
                <w:del w:id="7783" w:author="作者" w:date="2020-09-14T15:36:00Z"/>
                <w:sz w:val="21"/>
              </w:rPr>
            </w:pPr>
            <w:ins w:id="7784" w:author="作者" w:date="2020-09-14T13:28:00Z">
              <w:del w:id="7785" w:author="作者" w:date="2020-09-14T15:36:00Z">
                <w:r w:rsidRPr="006A65B0" w:rsidDel="008F1350">
                  <w:rPr>
                    <w:sz w:val="21"/>
                  </w:rPr>
                  <w:delText xml:space="preserve">Power supply for </w:delText>
                </w:r>
                <w:r w:rsidDel="008F1350">
                  <w:rPr>
                    <w:sz w:val="21"/>
                  </w:rPr>
                  <w:delText>ambient</w:delText>
                </w:r>
                <w:r w:rsidRPr="006A65B0" w:rsidDel="008F1350">
                  <w:rPr>
                    <w:sz w:val="21"/>
                  </w:rPr>
                  <w:delText xml:space="preserve"> </w:delText>
                </w:r>
                <w:r w:rsidDel="008F1350">
                  <w:rPr>
                    <w:sz w:val="21"/>
                  </w:rPr>
                  <w:delText>light</w:delText>
                </w:r>
              </w:del>
            </w:ins>
          </w:p>
        </w:tc>
        <w:tc>
          <w:tcPr>
            <w:tcW w:w="3192" w:type="dxa"/>
            <w:tcBorders>
              <w:top w:val="single" w:sz="4" w:space="0" w:color="auto"/>
              <w:left w:val="single" w:sz="4" w:space="0" w:color="auto"/>
              <w:bottom w:val="single" w:sz="4" w:space="0" w:color="auto"/>
              <w:right w:val="single" w:sz="4" w:space="0" w:color="auto"/>
            </w:tcBorders>
            <w:hideMark/>
          </w:tcPr>
          <w:p w14:paraId="544CC117" w14:textId="45E54922" w:rsidR="00A55D39" w:rsidDel="008F1350" w:rsidRDefault="00A55D39" w:rsidP="008F1350">
            <w:pPr>
              <w:pStyle w:val="HR"/>
              <w:ind w:firstLineChars="0" w:firstLine="0"/>
              <w:rPr>
                <w:ins w:id="7786" w:author="作者" w:date="2020-09-14T13:28:00Z"/>
                <w:del w:id="7787" w:author="作者" w:date="2020-09-14T15:36:00Z"/>
                <w:sz w:val="21"/>
              </w:rPr>
            </w:pPr>
            <w:ins w:id="7788" w:author="作者" w:date="2020-09-14T13:28:00Z">
              <w:del w:id="7789" w:author="作者" w:date="2020-09-14T15:36:00Z">
                <w:r w:rsidRPr="00FA190A" w:rsidDel="008F1350">
                  <w:rPr>
                    <w:sz w:val="21"/>
                  </w:rPr>
                  <w:delText>voltage range</w:delText>
                </w:r>
                <w:r w:rsidDel="008F1350">
                  <w:rPr>
                    <w:rFonts w:hint="eastAsia"/>
                    <w:sz w:val="21"/>
                  </w:rPr>
                  <w:delText>：</w:delText>
                </w:r>
                <w:r w:rsidDel="008F1350">
                  <w:rPr>
                    <w:sz w:val="21"/>
                  </w:rPr>
                  <w:delText>9~16V</w:delText>
                </w:r>
              </w:del>
            </w:ins>
          </w:p>
          <w:p w14:paraId="1F9882BF" w14:textId="06D5DF31" w:rsidR="00A55D39" w:rsidDel="008F1350" w:rsidRDefault="00A55D39" w:rsidP="008F1350">
            <w:pPr>
              <w:pStyle w:val="HR"/>
              <w:ind w:firstLineChars="0" w:firstLine="0"/>
              <w:rPr>
                <w:ins w:id="7790" w:author="作者" w:date="2020-09-14T13:28:00Z"/>
                <w:del w:id="7791" w:author="作者" w:date="2020-09-14T15:36:00Z"/>
                <w:sz w:val="21"/>
              </w:rPr>
            </w:pPr>
            <w:ins w:id="7792" w:author="作者" w:date="2020-09-14T13:28:00Z">
              <w:del w:id="7793" w:author="作者" w:date="2020-09-14T15:36:00Z">
                <w:r w:rsidRPr="00FA16D0" w:rsidDel="008F1350">
                  <w:rPr>
                    <w:sz w:val="21"/>
                  </w:rPr>
                  <w:delText>rated voltage</w:delText>
                </w:r>
                <w:r w:rsidDel="008F1350">
                  <w:rPr>
                    <w:rFonts w:hint="eastAsia"/>
                    <w:sz w:val="21"/>
                  </w:rPr>
                  <w:delText>：</w:delText>
                </w:r>
                <w:r w:rsidDel="008F1350">
                  <w:rPr>
                    <w:sz w:val="21"/>
                  </w:rPr>
                  <w:delText>12V</w:delText>
                </w:r>
              </w:del>
            </w:ins>
          </w:p>
        </w:tc>
      </w:tr>
      <w:tr w:rsidR="00A55D39" w:rsidDel="008F1350" w14:paraId="2CE92F64" w14:textId="10BAB781" w:rsidTr="00960541">
        <w:trPr>
          <w:ins w:id="7794" w:author="作者" w:date="2020-09-14T13:28:00Z"/>
          <w:del w:id="7795" w:author="作者" w:date="2020-09-14T15:36:00Z"/>
        </w:trPr>
        <w:tc>
          <w:tcPr>
            <w:tcW w:w="2518" w:type="dxa"/>
            <w:tcBorders>
              <w:top w:val="single" w:sz="4" w:space="0" w:color="auto"/>
              <w:left w:val="single" w:sz="4" w:space="0" w:color="auto"/>
              <w:bottom w:val="single" w:sz="4" w:space="0" w:color="auto"/>
              <w:right w:val="single" w:sz="4" w:space="0" w:color="auto"/>
            </w:tcBorders>
            <w:hideMark/>
          </w:tcPr>
          <w:p w14:paraId="04421BDA" w14:textId="33372B48" w:rsidR="00A55D39" w:rsidDel="008F1350" w:rsidRDefault="00A55D39" w:rsidP="008F1350">
            <w:pPr>
              <w:pStyle w:val="HR"/>
              <w:ind w:firstLineChars="0" w:firstLine="0"/>
              <w:rPr>
                <w:ins w:id="7796" w:author="作者" w:date="2020-09-14T13:28:00Z"/>
                <w:del w:id="7797" w:author="作者" w:date="2020-09-14T15:36:00Z"/>
                <w:sz w:val="21"/>
              </w:rPr>
            </w:pPr>
            <w:ins w:id="7798" w:author="作者" w:date="2020-09-14T13:28:00Z">
              <w:del w:id="7799" w:author="作者" w:date="2020-09-14T15:36:00Z">
                <w:r w:rsidDel="008F1350">
                  <w:rPr>
                    <w:sz w:val="21"/>
                  </w:rPr>
                  <w:delText>LIN</w:delText>
                </w:r>
              </w:del>
            </w:ins>
          </w:p>
        </w:tc>
        <w:tc>
          <w:tcPr>
            <w:tcW w:w="3866" w:type="dxa"/>
            <w:tcBorders>
              <w:top w:val="single" w:sz="4" w:space="0" w:color="auto"/>
              <w:left w:val="single" w:sz="4" w:space="0" w:color="auto"/>
              <w:bottom w:val="single" w:sz="4" w:space="0" w:color="auto"/>
              <w:right w:val="single" w:sz="4" w:space="0" w:color="auto"/>
            </w:tcBorders>
            <w:hideMark/>
          </w:tcPr>
          <w:p w14:paraId="77332EB8" w14:textId="7BE4A622" w:rsidR="00A55D39" w:rsidDel="008F1350" w:rsidRDefault="00A55D39" w:rsidP="008F1350">
            <w:pPr>
              <w:pStyle w:val="HR"/>
              <w:ind w:firstLineChars="0" w:firstLine="0"/>
              <w:rPr>
                <w:ins w:id="7800" w:author="作者" w:date="2020-09-14T13:28:00Z"/>
                <w:del w:id="7801" w:author="作者" w:date="2020-09-14T15:36:00Z"/>
                <w:sz w:val="21"/>
              </w:rPr>
            </w:pPr>
            <w:ins w:id="7802" w:author="作者" w:date="2020-09-14T13:28:00Z">
              <w:del w:id="7803" w:author="作者" w:date="2020-09-14T15:36:00Z">
                <w:r w:rsidDel="008F1350">
                  <w:rPr>
                    <w:sz w:val="21"/>
                  </w:rPr>
                  <w:delText xml:space="preserve">LIN </w:delText>
                </w:r>
                <w:r w:rsidRPr="001D6684" w:rsidDel="008F1350">
                  <w:rPr>
                    <w:sz w:val="21"/>
                  </w:rPr>
                  <w:delText>communication signals</w:delText>
                </w:r>
              </w:del>
            </w:ins>
          </w:p>
        </w:tc>
        <w:tc>
          <w:tcPr>
            <w:tcW w:w="3192" w:type="dxa"/>
            <w:tcBorders>
              <w:top w:val="single" w:sz="4" w:space="0" w:color="auto"/>
              <w:left w:val="single" w:sz="4" w:space="0" w:color="auto"/>
              <w:bottom w:val="single" w:sz="4" w:space="0" w:color="auto"/>
              <w:right w:val="single" w:sz="4" w:space="0" w:color="auto"/>
            </w:tcBorders>
          </w:tcPr>
          <w:p w14:paraId="01942F5A" w14:textId="0DC66FC6" w:rsidR="00A55D39" w:rsidDel="008F1350" w:rsidRDefault="00A55D39" w:rsidP="008F1350">
            <w:pPr>
              <w:pStyle w:val="HR"/>
              <w:tabs>
                <w:tab w:val="left" w:pos="1134"/>
              </w:tabs>
              <w:ind w:firstLineChars="0" w:firstLine="0"/>
              <w:rPr>
                <w:ins w:id="7804" w:author="作者" w:date="2020-09-14T13:28:00Z"/>
                <w:del w:id="7805" w:author="作者" w:date="2020-09-14T15:36:00Z"/>
                <w:sz w:val="21"/>
              </w:rPr>
            </w:pPr>
          </w:p>
        </w:tc>
      </w:tr>
      <w:tr w:rsidR="00A55D39" w:rsidDel="008F1350" w14:paraId="09A53E6D" w14:textId="5B5F2173" w:rsidTr="00960541">
        <w:trPr>
          <w:ins w:id="7806" w:author="作者" w:date="2020-09-14T13:28:00Z"/>
          <w:del w:id="7807" w:author="作者" w:date="2020-09-14T15:36:00Z"/>
        </w:trPr>
        <w:tc>
          <w:tcPr>
            <w:tcW w:w="2518" w:type="dxa"/>
            <w:tcBorders>
              <w:top w:val="single" w:sz="4" w:space="0" w:color="auto"/>
              <w:left w:val="single" w:sz="4" w:space="0" w:color="auto"/>
              <w:bottom w:val="single" w:sz="4" w:space="0" w:color="auto"/>
              <w:right w:val="single" w:sz="4" w:space="0" w:color="auto"/>
            </w:tcBorders>
            <w:hideMark/>
          </w:tcPr>
          <w:p w14:paraId="08CBE2CE" w14:textId="3C6D8919" w:rsidR="00A55D39" w:rsidDel="008F1350" w:rsidRDefault="00A55D39" w:rsidP="008F1350">
            <w:pPr>
              <w:pStyle w:val="HR"/>
              <w:ind w:firstLineChars="0" w:firstLine="0"/>
              <w:rPr>
                <w:ins w:id="7808" w:author="作者" w:date="2020-09-14T13:28:00Z"/>
                <w:del w:id="7809" w:author="作者" w:date="2020-09-14T15:36:00Z"/>
                <w:sz w:val="21"/>
              </w:rPr>
            </w:pPr>
            <w:ins w:id="7810" w:author="作者" w:date="2020-09-14T13:28:00Z">
              <w:del w:id="7811" w:author="作者" w:date="2020-09-14T15:36:00Z">
                <w:r w:rsidDel="008F1350">
                  <w:rPr>
                    <w:sz w:val="21"/>
                  </w:rPr>
                  <w:delText>GND</w:delText>
                </w:r>
              </w:del>
            </w:ins>
          </w:p>
        </w:tc>
        <w:tc>
          <w:tcPr>
            <w:tcW w:w="3866" w:type="dxa"/>
            <w:tcBorders>
              <w:top w:val="single" w:sz="4" w:space="0" w:color="auto"/>
              <w:left w:val="single" w:sz="4" w:space="0" w:color="auto"/>
              <w:bottom w:val="single" w:sz="4" w:space="0" w:color="auto"/>
              <w:right w:val="single" w:sz="4" w:space="0" w:color="auto"/>
            </w:tcBorders>
            <w:hideMark/>
          </w:tcPr>
          <w:p w14:paraId="10C89ECA" w14:textId="5A0F81C9" w:rsidR="00A55D39" w:rsidDel="008F1350" w:rsidRDefault="00A55D39" w:rsidP="008F1350">
            <w:pPr>
              <w:pStyle w:val="HR"/>
              <w:ind w:firstLineChars="0" w:firstLine="0"/>
              <w:rPr>
                <w:ins w:id="7812" w:author="作者" w:date="2020-09-14T13:28:00Z"/>
                <w:del w:id="7813" w:author="作者" w:date="2020-09-14T15:36:00Z"/>
                <w:sz w:val="21"/>
              </w:rPr>
            </w:pPr>
            <w:ins w:id="7814" w:author="作者" w:date="2020-09-14T13:28:00Z">
              <w:del w:id="7815" w:author="作者" w:date="2020-09-14T15:36:00Z">
                <w:r w:rsidDel="008F1350">
                  <w:rPr>
                    <w:rFonts w:hint="eastAsia"/>
                    <w:sz w:val="21"/>
                  </w:rPr>
                  <w:delText>G</w:delText>
                </w:r>
                <w:r w:rsidDel="008F1350">
                  <w:rPr>
                    <w:sz w:val="21"/>
                  </w:rPr>
                  <w:delText xml:space="preserve">ND </w:delText>
                </w:r>
                <w:r w:rsidRPr="006A65B0" w:rsidDel="008F1350">
                  <w:rPr>
                    <w:sz w:val="21"/>
                  </w:rPr>
                  <w:delText xml:space="preserve">supply for </w:delText>
                </w:r>
                <w:r w:rsidDel="008F1350">
                  <w:rPr>
                    <w:sz w:val="21"/>
                  </w:rPr>
                  <w:delText>ambient</w:delText>
                </w:r>
                <w:r w:rsidRPr="006A65B0" w:rsidDel="008F1350">
                  <w:rPr>
                    <w:sz w:val="21"/>
                  </w:rPr>
                  <w:delText xml:space="preserve"> </w:delText>
                </w:r>
                <w:r w:rsidDel="008F1350">
                  <w:rPr>
                    <w:sz w:val="21"/>
                  </w:rPr>
                  <w:delText>light</w:delText>
                </w:r>
              </w:del>
            </w:ins>
          </w:p>
        </w:tc>
        <w:tc>
          <w:tcPr>
            <w:tcW w:w="3192" w:type="dxa"/>
            <w:tcBorders>
              <w:top w:val="single" w:sz="4" w:space="0" w:color="auto"/>
              <w:left w:val="single" w:sz="4" w:space="0" w:color="auto"/>
              <w:bottom w:val="single" w:sz="4" w:space="0" w:color="auto"/>
              <w:right w:val="single" w:sz="4" w:space="0" w:color="auto"/>
            </w:tcBorders>
            <w:hideMark/>
          </w:tcPr>
          <w:p w14:paraId="7B807213" w14:textId="41B86DF5" w:rsidR="00A55D39" w:rsidDel="008F1350" w:rsidRDefault="00A55D39" w:rsidP="008F1350">
            <w:pPr>
              <w:pStyle w:val="HR"/>
              <w:ind w:firstLineChars="0" w:firstLine="0"/>
              <w:rPr>
                <w:ins w:id="7816" w:author="作者" w:date="2020-09-14T13:28:00Z"/>
                <w:del w:id="7817" w:author="作者" w:date="2020-09-14T15:36:00Z"/>
                <w:sz w:val="21"/>
              </w:rPr>
            </w:pPr>
            <w:ins w:id="7818" w:author="作者" w:date="2020-09-14T13:28:00Z">
              <w:del w:id="7819" w:author="作者" w:date="2020-09-14T15:36:00Z">
                <w:r w:rsidDel="008F1350">
                  <w:rPr>
                    <w:sz w:val="21"/>
                  </w:rPr>
                  <w:delText>0V</w:delText>
                </w:r>
              </w:del>
            </w:ins>
          </w:p>
        </w:tc>
      </w:tr>
    </w:tbl>
    <w:p w14:paraId="23588CAE" w14:textId="6B93239F" w:rsidR="00A55D39" w:rsidDel="008F1350" w:rsidRDefault="00A55D39" w:rsidP="008F1350">
      <w:pPr>
        <w:pStyle w:val="HR"/>
        <w:ind w:firstLine="480"/>
        <w:rPr>
          <w:ins w:id="7820" w:author="作者" w:date="2020-09-14T13:28:00Z"/>
          <w:del w:id="7821" w:author="作者" w:date="2020-09-14T15:36:00Z"/>
          <w:rFonts w:cs="Times New Roman"/>
        </w:rPr>
      </w:pPr>
    </w:p>
    <w:p w14:paraId="1719A1B7" w14:textId="06CA8BB8" w:rsidR="00A55D39" w:rsidDel="008F1350" w:rsidRDefault="00A55D39" w:rsidP="008F1350">
      <w:pPr>
        <w:rPr>
          <w:ins w:id="7822" w:author="作者" w:date="2020-09-14T13:28:00Z"/>
          <w:del w:id="7823" w:author="作者" w:date="2020-09-14T15:36:00Z"/>
          <w:sz w:val="24"/>
          <w:szCs w:val="24"/>
        </w:rPr>
      </w:pPr>
    </w:p>
    <w:p w14:paraId="4D5DAD4A" w14:textId="040C0EE6" w:rsidR="00A55D39" w:rsidRPr="003F62F3" w:rsidDel="008F1350" w:rsidRDefault="00A55D39" w:rsidP="008F1350">
      <w:pPr>
        <w:rPr>
          <w:ins w:id="7824" w:author="作者" w:date="2020-09-14T13:28:00Z"/>
          <w:del w:id="7825" w:author="作者" w:date="2020-09-14T15:36:00Z"/>
          <w:sz w:val="24"/>
          <w:szCs w:val="24"/>
        </w:rPr>
      </w:pPr>
      <w:ins w:id="7826" w:author="作者" w:date="2020-09-14T13:28:00Z">
        <w:del w:id="7827" w:author="作者" w:date="2020-09-14T15:36:00Z">
          <w:r w:rsidDel="008F1350">
            <w:rPr>
              <w:sz w:val="24"/>
              <w:szCs w:val="24"/>
            </w:rPr>
            <w:delText xml:space="preserve">LIN </w:delText>
          </w:r>
          <w:r w:rsidDel="008F1350">
            <w:rPr>
              <w:rFonts w:hint="eastAsia"/>
              <w:sz w:val="24"/>
              <w:szCs w:val="24"/>
            </w:rPr>
            <w:delText>B</w:delText>
          </w:r>
          <w:r w:rsidDel="008F1350">
            <w:rPr>
              <w:sz w:val="24"/>
              <w:szCs w:val="24"/>
            </w:rPr>
            <w:delText>US Signal</w:delText>
          </w:r>
          <w:r w:rsidDel="008F1350">
            <w:rPr>
              <w:rFonts w:hint="eastAsia"/>
              <w:sz w:val="24"/>
              <w:szCs w:val="24"/>
            </w:rPr>
            <w:delText>:</w:delText>
          </w:r>
        </w:del>
      </w:ins>
    </w:p>
    <w:tbl>
      <w:tblPr>
        <w:tblW w:w="10080" w:type="dxa"/>
        <w:tblLook w:val="04A0" w:firstRow="1" w:lastRow="0" w:firstColumn="1" w:lastColumn="0" w:noHBand="0" w:noVBand="1"/>
      </w:tblPr>
      <w:tblGrid>
        <w:gridCol w:w="3580"/>
        <w:gridCol w:w="2198"/>
        <w:gridCol w:w="649"/>
        <w:gridCol w:w="2715"/>
        <w:gridCol w:w="938"/>
      </w:tblGrid>
      <w:tr w:rsidR="00A55D39" w:rsidRPr="003F62F3" w:rsidDel="008F1350" w14:paraId="3CFFE1A0" w14:textId="686D8FEF" w:rsidTr="00960541">
        <w:trPr>
          <w:trHeight w:val="310"/>
          <w:ins w:id="7828" w:author="作者" w:date="2020-09-14T13:28:00Z"/>
          <w:del w:id="7829" w:author="作者" w:date="2020-09-14T15:36:00Z"/>
        </w:trPr>
        <w:tc>
          <w:tcPr>
            <w:tcW w:w="3580"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1DCDD87C" w14:textId="74A30A08" w:rsidR="00A55D39" w:rsidRPr="003F62F3" w:rsidDel="008F1350" w:rsidRDefault="00A55D39" w:rsidP="008F1350">
            <w:pPr>
              <w:rPr>
                <w:ins w:id="7830" w:author="作者" w:date="2020-09-14T13:28:00Z"/>
                <w:del w:id="7831" w:author="作者" w:date="2020-09-14T15:36:00Z"/>
                <w:rFonts w:ascii="等线" w:eastAsia="等线" w:hAnsi="等线" w:cs="宋体"/>
                <w:b/>
                <w:bCs/>
              </w:rPr>
            </w:pPr>
            <w:ins w:id="7832" w:author="作者" w:date="2020-09-14T13:28:00Z">
              <w:del w:id="7833" w:author="作者" w:date="2020-09-14T15:36:00Z">
                <w:r w:rsidRPr="003F62F3" w:rsidDel="008F1350">
                  <w:rPr>
                    <w:rFonts w:ascii="等线" w:eastAsia="等线" w:hAnsi="等线" w:cs="宋体" w:hint="eastAsia"/>
                    <w:b/>
                    <w:bCs/>
                  </w:rPr>
                  <w:delText>Si</w:delText>
                </w:r>
                <w:r w:rsidRPr="003F62F3" w:rsidDel="008F1350">
                  <w:rPr>
                    <w:rFonts w:ascii="等线" w:eastAsia="等线" w:hAnsi="等线" w:cs="宋体" w:hint="eastAsia"/>
                    <w:b/>
                    <w:bCs/>
                    <w:color w:val="000000"/>
                  </w:rPr>
                  <w:delText xml:space="preserve">gnal Name </w:delText>
                </w:r>
              </w:del>
            </w:ins>
          </w:p>
        </w:tc>
        <w:tc>
          <w:tcPr>
            <w:tcW w:w="2198"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7CF6D666" w14:textId="7466D6F3" w:rsidR="00A55D39" w:rsidRPr="003F62F3" w:rsidDel="008F1350" w:rsidRDefault="00A55D39" w:rsidP="008F1350">
            <w:pPr>
              <w:jc w:val="center"/>
              <w:rPr>
                <w:ins w:id="7834" w:author="作者" w:date="2020-09-14T13:28:00Z"/>
                <w:del w:id="7835" w:author="作者" w:date="2020-09-14T15:36:00Z"/>
                <w:rFonts w:ascii="等线" w:eastAsia="等线" w:hAnsi="等线" w:cs="宋体"/>
                <w:b/>
                <w:bCs/>
                <w:color w:val="000000"/>
              </w:rPr>
            </w:pPr>
            <w:ins w:id="7836" w:author="作者" w:date="2020-09-14T13:28:00Z">
              <w:del w:id="7837" w:author="作者" w:date="2020-09-14T15:36:00Z">
                <w:r w:rsidRPr="003F62F3" w:rsidDel="008F1350">
                  <w:rPr>
                    <w:rFonts w:ascii="等线" w:eastAsia="等线" w:hAnsi="等线" w:cs="宋体" w:hint="eastAsia"/>
                    <w:b/>
                    <w:bCs/>
                    <w:color w:val="000000"/>
                  </w:rPr>
                  <w:delText>Signal Desc</w:delText>
                </w:r>
              </w:del>
            </w:ins>
          </w:p>
        </w:tc>
        <w:tc>
          <w:tcPr>
            <w:tcW w:w="649" w:type="dxa"/>
            <w:tcBorders>
              <w:top w:val="single" w:sz="8" w:space="0" w:color="auto"/>
              <w:left w:val="nil"/>
              <w:bottom w:val="nil"/>
              <w:right w:val="single" w:sz="8" w:space="0" w:color="auto"/>
            </w:tcBorders>
            <w:shd w:val="clear" w:color="000000" w:fill="D9D9D9"/>
            <w:vAlign w:val="center"/>
            <w:hideMark/>
          </w:tcPr>
          <w:p w14:paraId="248C0097" w14:textId="4A0F8516" w:rsidR="00A55D39" w:rsidRPr="003F62F3" w:rsidDel="008F1350" w:rsidRDefault="00A55D39" w:rsidP="008F1350">
            <w:pPr>
              <w:jc w:val="center"/>
              <w:rPr>
                <w:ins w:id="7838" w:author="作者" w:date="2020-09-14T13:28:00Z"/>
                <w:del w:id="7839" w:author="作者" w:date="2020-09-14T15:36:00Z"/>
                <w:rFonts w:ascii="等线" w:eastAsia="等线" w:hAnsi="等线" w:cs="宋体"/>
                <w:b/>
                <w:bCs/>
                <w:color w:val="000000"/>
              </w:rPr>
            </w:pPr>
            <w:ins w:id="7840" w:author="作者" w:date="2020-09-14T13:28:00Z">
              <w:del w:id="7841" w:author="作者" w:date="2020-09-14T15:36:00Z">
                <w:r w:rsidRPr="003F62F3" w:rsidDel="008F1350">
                  <w:rPr>
                    <w:rFonts w:ascii="等线" w:eastAsia="等线" w:hAnsi="等线" w:cs="宋体" w:hint="eastAsia"/>
                    <w:b/>
                    <w:bCs/>
                    <w:color w:val="000000"/>
                  </w:rPr>
                  <w:delText>Lent</w:delText>
                </w:r>
              </w:del>
            </w:ins>
          </w:p>
        </w:tc>
        <w:tc>
          <w:tcPr>
            <w:tcW w:w="2715"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14:paraId="29FF6C4F" w14:textId="2C6FB4F9" w:rsidR="00A55D39" w:rsidRPr="003F62F3" w:rsidDel="008F1350" w:rsidRDefault="00A55D39" w:rsidP="008F1350">
            <w:pPr>
              <w:jc w:val="center"/>
              <w:rPr>
                <w:ins w:id="7842" w:author="作者" w:date="2020-09-14T13:28:00Z"/>
                <w:del w:id="7843" w:author="作者" w:date="2020-09-14T15:36:00Z"/>
                <w:rFonts w:ascii="等线" w:eastAsia="等线" w:hAnsi="等线" w:cs="宋体"/>
                <w:b/>
                <w:bCs/>
                <w:color w:val="000000"/>
              </w:rPr>
            </w:pPr>
            <w:ins w:id="7844" w:author="作者" w:date="2020-09-14T13:28:00Z">
              <w:del w:id="7845" w:author="作者" w:date="2020-09-14T15:36:00Z">
                <w:r w:rsidRPr="003F62F3" w:rsidDel="008F1350">
                  <w:rPr>
                    <w:rFonts w:ascii="等线" w:eastAsia="等线" w:hAnsi="等线" w:cs="宋体" w:hint="eastAsia"/>
                    <w:b/>
                    <w:bCs/>
                    <w:color w:val="000000"/>
                  </w:rPr>
                  <w:delText>value</w:delText>
                </w:r>
              </w:del>
            </w:ins>
          </w:p>
        </w:tc>
        <w:tc>
          <w:tcPr>
            <w:tcW w:w="938" w:type="dxa"/>
            <w:vMerge w:val="restart"/>
            <w:tcBorders>
              <w:top w:val="single" w:sz="8" w:space="0" w:color="auto"/>
              <w:left w:val="single" w:sz="8" w:space="0" w:color="auto"/>
              <w:bottom w:val="nil"/>
              <w:right w:val="single" w:sz="8" w:space="0" w:color="auto"/>
            </w:tcBorders>
            <w:shd w:val="clear" w:color="000000" w:fill="D9D9D9"/>
            <w:vAlign w:val="center"/>
            <w:hideMark/>
          </w:tcPr>
          <w:p w14:paraId="46EAE92B" w14:textId="15CCAF4B" w:rsidR="00A55D39" w:rsidRPr="003F62F3" w:rsidDel="008F1350" w:rsidRDefault="00A55D39" w:rsidP="008F1350">
            <w:pPr>
              <w:jc w:val="center"/>
              <w:rPr>
                <w:ins w:id="7846" w:author="作者" w:date="2020-09-14T13:28:00Z"/>
                <w:del w:id="7847" w:author="作者" w:date="2020-09-14T15:36:00Z"/>
                <w:rFonts w:ascii="Times New Roman" w:hAnsi="Times New Roman"/>
                <w:b/>
                <w:bCs/>
                <w:color w:val="000000"/>
                <w:sz w:val="21"/>
                <w:szCs w:val="21"/>
              </w:rPr>
            </w:pPr>
            <w:ins w:id="7848" w:author="作者" w:date="2020-09-14T13:28:00Z">
              <w:del w:id="7849" w:author="作者" w:date="2020-09-14T15:36:00Z">
                <w:r w:rsidRPr="003F62F3" w:rsidDel="008F1350">
                  <w:rPr>
                    <w:rFonts w:ascii="Times New Roman" w:hAnsi="Times New Roman"/>
                    <w:b/>
                    <w:bCs/>
                    <w:color w:val="000000"/>
                    <w:sz w:val="21"/>
                    <w:szCs w:val="21"/>
                  </w:rPr>
                  <w:delText>FROM</w:delText>
                </w:r>
              </w:del>
            </w:ins>
          </w:p>
        </w:tc>
      </w:tr>
      <w:tr w:rsidR="00A55D39" w:rsidRPr="003F62F3" w:rsidDel="008F1350" w14:paraId="5772C52F" w14:textId="7F0D2D0B" w:rsidTr="00960541">
        <w:trPr>
          <w:trHeight w:val="290"/>
          <w:ins w:id="7850" w:author="作者" w:date="2020-09-14T13:28:00Z"/>
          <w:del w:id="7851" w:author="作者" w:date="2020-09-14T15:36:00Z"/>
        </w:trPr>
        <w:tc>
          <w:tcPr>
            <w:tcW w:w="3580" w:type="dxa"/>
            <w:vMerge/>
            <w:tcBorders>
              <w:top w:val="single" w:sz="8" w:space="0" w:color="auto"/>
              <w:left w:val="single" w:sz="8" w:space="0" w:color="auto"/>
              <w:bottom w:val="single" w:sz="8" w:space="0" w:color="000000"/>
              <w:right w:val="single" w:sz="8" w:space="0" w:color="auto"/>
            </w:tcBorders>
            <w:vAlign w:val="center"/>
            <w:hideMark/>
          </w:tcPr>
          <w:p w14:paraId="3F7F8A25" w14:textId="4E37ACCC" w:rsidR="00A55D39" w:rsidRPr="003F62F3" w:rsidDel="008F1350" w:rsidRDefault="00A55D39" w:rsidP="008F1350">
            <w:pPr>
              <w:rPr>
                <w:ins w:id="7852" w:author="作者" w:date="2020-09-14T13:28:00Z"/>
                <w:del w:id="7853" w:author="作者" w:date="2020-09-14T15:36:00Z"/>
                <w:rFonts w:ascii="等线" w:eastAsia="等线" w:hAnsi="等线" w:cs="宋体"/>
                <w:b/>
                <w:bCs/>
              </w:rPr>
            </w:pPr>
          </w:p>
        </w:tc>
        <w:tc>
          <w:tcPr>
            <w:tcW w:w="2198" w:type="dxa"/>
            <w:vMerge/>
            <w:tcBorders>
              <w:top w:val="single" w:sz="8" w:space="0" w:color="auto"/>
              <w:left w:val="single" w:sz="8" w:space="0" w:color="auto"/>
              <w:bottom w:val="single" w:sz="8" w:space="0" w:color="000000"/>
              <w:right w:val="single" w:sz="8" w:space="0" w:color="auto"/>
            </w:tcBorders>
            <w:vAlign w:val="center"/>
            <w:hideMark/>
          </w:tcPr>
          <w:p w14:paraId="1AE3912C" w14:textId="48ECFA4E" w:rsidR="00A55D39" w:rsidRPr="003F62F3" w:rsidDel="008F1350" w:rsidRDefault="00A55D39" w:rsidP="008F1350">
            <w:pPr>
              <w:rPr>
                <w:ins w:id="7854" w:author="作者" w:date="2020-09-14T13:28:00Z"/>
                <w:del w:id="7855" w:author="作者" w:date="2020-09-14T15:36:00Z"/>
                <w:rFonts w:ascii="等线" w:eastAsia="等线" w:hAnsi="等线" w:cs="宋体"/>
                <w:b/>
                <w:bCs/>
                <w:color w:val="000000"/>
              </w:rPr>
            </w:pPr>
          </w:p>
        </w:tc>
        <w:tc>
          <w:tcPr>
            <w:tcW w:w="649" w:type="dxa"/>
            <w:tcBorders>
              <w:top w:val="nil"/>
              <w:left w:val="nil"/>
              <w:bottom w:val="single" w:sz="8" w:space="0" w:color="auto"/>
              <w:right w:val="single" w:sz="8" w:space="0" w:color="auto"/>
            </w:tcBorders>
            <w:shd w:val="clear" w:color="000000" w:fill="D9D9D9"/>
            <w:vAlign w:val="center"/>
            <w:hideMark/>
          </w:tcPr>
          <w:p w14:paraId="274515C2" w14:textId="55C568E1" w:rsidR="00A55D39" w:rsidRPr="003F62F3" w:rsidDel="008F1350" w:rsidRDefault="00A55D39" w:rsidP="008F1350">
            <w:pPr>
              <w:jc w:val="center"/>
              <w:rPr>
                <w:ins w:id="7856" w:author="作者" w:date="2020-09-14T13:28:00Z"/>
                <w:del w:id="7857" w:author="作者" w:date="2020-09-14T15:36:00Z"/>
                <w:rFonts w:ascii="等线" w:eastAsia="等线" w:hAnsi="等线" w:cs="宋体"/>
                <w:b/>
                <w:bCs/>
                <w:color w:val="000000"/>
              </w:rPr>
            </w:pPr>
            <w:ins w:id="7858" w:author="作者" w:date="2020-09-14T13:28:00Z">
              <w:del w:id="7859" w:author="作者" w:date="2020-09-14T15:36:00Z">
                <w:r w:rsidRPr="003F62F3" w:rsidDel="008F1350">
                  <w:rPr>
                    <w:rFonts w:ascii="等线" w:eastAsia="等线" w:hAnsi="等线" w:cs="宋体" w:hint="eastAsia"/>
                    <w:b/>
                    <w:bCs/>
                    <w:color w:val="000000"/>
                  </w:rPr>
                  <w:delText>(bit)</w:delText>
                </w:r>
              </w:del>
            </w:ins>
          </w:p>
        </w:tc>
        <w:tc>
          <w:tcPr>
            <w:tcW w:w="2715" w:type="dxa"/>
            <w:vMerge/>
            <w:tcBorders>
              <w:top w:val="single" w:sz="8" w:space="0" w:color="auto"/>
              <w:left w:val="single" w:sz="8" w:space="0" w:color="auto"/>
              <w:bottom w:val="single" w:sz="8" w:space="0" w:color="000000"/>
              <w:right w:val="single" w:sz="8" w:space="0" w:color="auto"/>
            </w:tcBorders>
            <w:vAlign w:val="center"/>
            <w:hideMark/>
          </w:tcPr>
          <w:p w14:paraId="206085FA" w14:textId="11555D07" w:rsidR="00A55D39" w:rsidRPr="003F62F3" w:rsidDel="008F1350" w:rsidRDefault="00A55D39" w:rsidP="008F1350">
            <w:pPr>
              <w:rPr>
                <w:ins w:id="7860" w:author="作者" w:date="2020-09-14T13:28:00Z"/>
                <w:del w:id="7861" w:author="作者" w:date="2020-09-14T15:36:00Z"/>
                <w:rFonts w:ascii="等线" w:eastAsia="等线" w:hAnsi="等线" w:cs="宋体"/>
                <w:b/>
                <w:bCs/>
                <w:color w:val="000000"/>
              </w:rPr>
            </w:pPr>
          </w:p>
        </w:tc>
        <w:tc>
          <w:tcPr>
            <w:tcW w:w="938" w:type="dxa"/>
            <w:vMerge/>
            <w:tcBorders>
              <w:top w:val="single" w:sz="8" w:space="0" w:color="auto"/>
              <w:left w:val="single" w:sz="8" w:space="0" w:color="auto"/>
              <w:bottom w:val="nil"/>
              <w:right w:val="single" w:sz="8" w:space="0" w:color="auto"/>
            </w:tcBorders>
            <w:vAlign w:val="center"/>
            <w:hideMark/>
          </w:tcPr>
          <w:p w14:paraId="32007AC6" w14:textId="12DE8E7E" w:rsidR="00A55D39" w:rsidRPr="003F62F3" w:rsidDel="008F1350" w:rsidRDefault="00A55D39" w:rsidP="008F1350">
            <w:pPr>
              <w:rPr>
                <w:ins w:id="7862" w:author="作者" w:date="2020-09-14T13:28:00Z"/>
                <w:del w:id="7863" w:author="作者" w:date="2020-09-14T15:36:00Z"/>
                <w:rFonts w:ascii="Times New Roman" w:hAnsi="Times New Roman"/>
                <w:b/>
                <w:bCs/>
                <w:color w:val="000000"/>
                <w:sz w:val="21"/>
                <w:szCs w:val="21"/>
              </w:rPr>
            </w:pPr>
          </w:p>
        </w:tc>
      </w:tr>
      <w:tr w:rsidR="00A55D39" w:rsidRPr="00F562EB" w:rsidDel="008F1350" w14:paraId="2F4226A3" w14:textId="37D48DF1" w:rsidTr="00960541">
        <w:trPr>
          <w:trHeight w:val="560"/>
          <w:ins w:id="7864" w:author="作者" w:date="2020-09-14T13:28:00Z"/>
          <w:del w:id="7865"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noWrap/>
          </w:tcPr>
          <w:p w14:paraId="6903924F" w14:textId="2B73AFA7" w:rsidR="00A55D39" w:rsidRPr="003F62F3" w:rsidDel="008F1350" w:rsidRDefault="00A55D39" w:rsidP="008F1350">
            <w:pPr>
              <w:rPr>
                <w:ins w:id="7866" w:author="作者" w:date="2020-09-14T13:28:00Z"/>
                <w:del w:id="7867" w:author="作者" w:date="2020-09-14T15:36:00Z"/>
                <w:rFonts w:ascii="Times New Roman" w:hAnsi="Times New Roman"/>
              </w:rPr>
            </w:pPr>
            <w:ins w:id="7868" w:author="作者" w:date="2020-09-14T13:28:00Z">
              <w:del w:id="7869" w:author="作者" w:date="2020-09-14T15:36:00Z">
                <w:r w:rsidRPr="00F562EB" w:rsidDel="008F1350">
                  <w:rPr>
                    <w:rFonts w:ascii="Times New Roman" w:hAnsi="Times New Roman"/>
                  </w:rPr>
                  <w:delText>Aux_Static_Intensity_Value</w:delText>
                </w:r>
              </w:del>
            </w:ins>
          </w:p>
        </w:tc>
        <w:tc>
          <w:tcPr>
            <w:tcW w:w="2198" w:type="dxa"/>
            <w:tcBorders>
              <w:top w:val="single" w:sz="4" w:space="0" w:color="auto"/>
              <w:left w:val="nil"/>
              <w:bottom w:val="single" w:sz="4" w:space="0" w:color="auto"/>
              <w:right w:val="single" w:sz="4" w:space="0" w:color="auto"/>
            </w:tcBorders>
            <w:shd w:val="clear" w:color="auto" w:fill="auto"/>
          </w:tcPr>
          <w:p w14:paraId="4910D2AA" w14:textId="2A1C6296" w:rsidR="00A55D39" w:rsidRPr="00F562EB" w:rsidDel="008F1350" w:rsidRDefault="00A55D39" w:rsidP="008F1350">
            <w:pPr>
              <w:rPr>
                <w:ins w:id="7870" w:author="作者" w:date="2020-09-14T13:28:00Z"/>
                <w:del w:id="7871" w:author="作者" w:date="2020-09-14T15:36:00Z"/>
                <w:rFonts w:ascii="Times New Roman" w:hAnsi="Times New Roman"/>
              </w:rPr>
            </w:pPr>
            <w:ins w:id="7872" w:author="作者" w:date="2020-09-14T13:28:00Z">
              <w:del w:id="7873" w:author="作者" w:date="2020-09-14T15:36:00Z">
                <w:r w:rsidRPr="00F562EB" w:rsidDel="008F1350">
                  <w:rPr>
                    <w:rFonts w:ascii="Times New Roman" w:hAnsi="Times New Roman"/>
                  </w:rPr>
                  <w:delText>静态亮度设置</w:delText>
                </w:r>
              </w:del>
            </w:ins>
          </w:p>
        </w:tc>
        <w:tc>
          <w:tcPr>
            <w:tcW w:w="649" w:type="dxa"/>
            <w:tcBorders>
              <w:top w:val="single" w:sz="4" w:space="0" w:color="auto"/>
              <w:left w:val="nil"/>
              <w:bottom w:val="single" w:sz="4" w:space="0" w:color="auto"/>
              <w:right w:val="single" w:sz="4" w:space="0" w:color="auto"/>
            </w:tcBorders>
            <w:shd w:val="clear" w:color="auto" w:fill="auto"/>
          </w:tcPr>
          <w:p w14:paraId="256EA82A" w14:textId="56B3F3F1" w:rsidR="00A55D39" w:rsidRPr="00F562EB" w:rsidDel="008F1350" w:rsidRDefault="00A55D39" w:rsidP="008F1350">
            <w:pPr>
              <w:rPr>
                <w:ins w:id="7874" w:author="作者" w:date="2020-09-14T13:28:00Z"/>
                <w:del w:id="7875" w:author="作者" w:date="2020-09-14T15:36:00Z"/>
                <w:rFonts w:ascii="Times New Roman" w:hAnsi="Times New Roman"/>
              </w:rPr>
            </w:pPr>
            <w:ins w:id="7876" w:author="作者" w:date="2020-09-14T13:28:00Z">
              <w:del w:id="7877" w:author="作者" w:date="2020-09-14T15:36:00Z">
                <w:r w:rsidRPr="00F562EB" w:rsidDel="008F1350">
                  <w:rPr>
                    <w:rFonts w:ascii="Times New Roman" w:hAnsi="Times New Roman"/>
                  </w:rPr>
                  <w:delText>7</w:delText>
                </w:r>
              </w:del>
            </w:ins>
          </w:p>
        </w:tc>
        <w:tc>
          <w:tcPr>
            <w:tcW w:w="2715" w:type="dxa"/>
            <w:tcBorders>
              <w:top w:val="single" w:sz="4" w:space="0" w:color="auto"/>
              <w:left w:val="nil"/>
              <w:bottom w:val="single" w:sz="4" w:space="0" w:color="auto"/>
              <w:right w:val="single" w:sz="4" w:space="0" w:color="auto"/>
            </w:tcBorders>
            <w:shd w:val="clear" w:color="auto" w:fill="auto"/>
          </w:tcPr>
          <w:p w14:paraId="21361605" w14:textId="79F00321" w:rsidR="00A55D39" w:rsidRPr="00F562EB" w:rsidDel="008F1350" w:rsidRDefault="00A55D39" w:rsidP="008F1350">
            <w:pPr>
              <w:rPr>
                <w:ins w:id="7878" w:author="作者" w:date="2020-09-14T13:28:00Z"/>
                <w:del w:id="7879" w:author="作者" w:date="2020-09-14T15:36:00Z"/>
                <w:rFonts w:ascii="Times New Roman" w:hAnsi="Times New Roman"/>
              </w:rPr>
            </w:pPr>
            <w:ins w:id="7880" w:author="作者" w:date="2020-09-14T13:28:00Z">
              <w:del w:id="7881" w:author="作者" w:date="2020-09-14T15:36:00Z">
                <w:r w:rsidRPr="00F562EB" w:rsidDel="008F1350">
                  <w:rPr>
                    <w:rFonts w:ascii="Times New Roman" w:hAnsi="Times New Roman"/>
                  </w:rPr>
                  <w:delText>0-100(%)</w:delText>
                </w:r>
              </w:del>
            </w:ins>
          </w:p>
        </w:tc>
        <w:tc>
          <w:tcPr>
            <w:tcW w:w="938" w:type="dxa"/>
            <w:tcBorders>
              <w:top w:val="single" w:sz="4" w:space="0" w:color="auto"/>
              <w:left w:val="nil"/>
              <w:bottom w:val="single" w:sz="4" w:space="0" w:color="auto"/>
              <w:right w:val="single" w:sz="4" w:space="0" w:color="auto"/>
            </w:tcBorders>
            <w:shd w:val="clear" w:color="auto" w:fill="auto"/>
          </w:tcPr>
          <w:p w14:paraId="32F79196" w14:textId="44A1EBD4" w:rsidR="00A55D39" w:rsidDel="008F1350" w:rsidRDefault="00A55D39" w:rsidP="008F1350">
            <w:pPr>
              <w:rPr>
                <w:ins w:id="7882" w:author="作者" w:date="2020-09-14T13:28:00Z"/>
                <w:del w:id="7883" w:author="作者" w:date="2020-09-14T15:36:00Z"/>
                <w:rFonts w:ascii="Times New Roman" w:hAnsi="Times New Roman"/>
              </w:rPr>
            </w:pPr>
            <w:ins w:id="7884" w:author="作者" w:date="2020-09-14T13:28:00Z">
              <w:del w:id="7885" w:author="作者" w:date="2020-09-14T15:36:00Z">
                <w:r w:rsidRPr="00F562EB" w:rsidDel="008F1350">
                  <w:rPr>
                    <w:rFonts w:ascii="Times New Roman" w:hAnsi="Times New Roman"/>
                  </w:rPr>
                  <w:delText>AUX</w:delText>
                </w:r>
              </w:del>
            </w:ins>
          </w:p>
          <w:p w14:paraId="5E99042D" w14:textId="5E9C9387" w:rsidR="00A55D39" w:rsidRPr="00F562EB" w:rsidDel="008F1350" w:rsidRDefault="00A55D39" w:rsidP="008F1350">
            <w:pPr>
              <w:rPr>
                <w:ins w:id="7886" w:author="作者" w:date="2020-09-14T13:28:00Z"/>
                <w:del w:id="7887" w:author="作者" w:date="2020-09-14T15:36:00Z"/>
                <w:rFonts w:ascii="Times New Roman" w:hAnsi="Times New Roman"/>
              </w:rPr>
            </w:pPr>
            <w:ins w:id="7888" w:author="作者" w:date="2020-09-14T13:28:00Z">
              <w:del w:id="7889" w:author="作者" w:date="2020-09-14T15:36:00Z">
                <w:r w:rsidRPr="003F62F3" w:rsidDel="008F1350">
                  <w:rPr>
                    <w:rFonts w:cs="Arial"/>
                    <w:color w:val="000000"/>
                  </w:rPr>
                  <w:delText>Module</w:delText>
                </w:r>
              </w:del>
            </w:ins>
          </w:p>
        </w:tc>
      </w:tr>
      <w:tr w:rsidR="00A55D39" w:rsidRPr="003F62F3" w:rsidDel="008F1350" w14:paraId="3FBA2F75" w14:textId="5B17FA12" w:rsidTr="00960541">
        <w:trPr>
          <w:trHeight w:val="560"/>
          <w:ins w:id="7890" w:author="作者" w:date="2020-09-14T13:28:00Z"/>
          <w:del w:id="7891"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D11176" w14:textId="33075AF8" w:rsidR="00A55D39" w:rsidRPr="003F62F3" w:rsidDel="008F1350" w:rsidRDefault="00A55D39" w:rsidP="008F1350">
            <w:pPr>
              <w:rPr>
                <w:ins w:id="7892" w:author="作者" w:date="2020-09-14T13:28:00Z"/>
                <w:del w:id="7893" w:author="作者" w:date="2020-09-14T15:36:00Z"/>
                <w:rFonts w:ascii="Times New Roman" w:hAnsi="Times New Roman"/>
              </w:rPr>
            </w:pPr>
            <w:ins w:id="7894" w:author="作者" w:date="2020-09-14T13:28:00Z">
              <w:del w:id="7895" w:author="作者" w:date="2020-09-14T15:36:00Z">
                <w:r w:rsidRPr="003F62F3" w:rsidDel="008F1350">
                  <w:rPr>
                    <w:rFonts w:ascii="Times New Roman" w:hAnsi="Times New Roman"/>
                  </w:rPr>
                  <w:delText>Aux_Static_Color_Value</w:delText>
                </w:r>
              </w:del>
            </w:ins>
          </w:p>
        </w:tc>
        <w:tc>
          <w:tcPr>
            <w:tcW w:w="2198" w:type="dxa"/>
            <w:tcBorders>
              <w:top w:val="single" w:sz="4" w:space="0" w:color="auto"/>
              <w:left w:val="nil"/>
              <w:bottom w:val="single" w:sz="4" w:space="0" w:color="auto"/>
              <w:right w:val="single" w:sz="4" w:space="0" w:color="auto"/>
            </w:tcBorders>
            <w:shd w:val="clear" w:color="auto" w:fill="auto"/>
            <w:vAlign w:val="center"/>
            <w:hideMark/>
          </w:tcPr>
          <w:p w14:paraId="4A9791F7" w14:textId="0D55DFE1" w:rsidR="00A55D39" w:rsidRPr="003F62F3" w:rsidDel="008F1350" w:rsidRDefault="00A55D39" w:rsidP="008F1350">
            <w:pPr>
              <w:rPr>
                <w:ins w:id="7896" w:author="作者" w:date="2020-09-14T13:28:00Z"/>
                <w:del w:id="7897" w:author="作者" w:date="2020-09-14T15:36:00Z"/>
                <w:rFonts w:ascii="宋体" w:hAnsi="宋体" w:cs="宋体"/>
              </w:rPr>
            </w:pPr>
            <w:ins w:id="7898" w:author="作者" w:date="2020-09-14T13:28:00Z">
              <w:del w:id="7899" w:author="作者" w:date="2020-09-14T15:36:00Z">
                <w:r w:rsidRPr="003F62F3" w:rsidDel="008F1350">
                  <w:rPr>
                    <w:rFonts w:ascii="宋体" w:hAnsi="宋体" w:cs="宋体" w:hint="eastAsia"/>
                  </w:rPr>
                  <w:delText>静态颜色设置</w:delText>
                </w:r>
              </w:del>
            </w:ins>
          </w:p>
        </w:tc>
        <w:tc>
          <w:tcPr>
            <w:tcW w:w="649" w:type="dxa"/>
            <w:tcBorders>
              <w:top w:val="single" w:sz="4" w:space="0" w:color="auto"/>
              <w:left w:val="nil"/>
              <w:bottom w:val="single" w:sz="4" w:space="0" w:color="auto"/>
              <w:right w:val="single" w:sz="4" w:space="0" w:color="auto"/>
            </w:tcBorders>
            <w:shd w:val="clear" w:color="auto" w:fill="auto"/>
            <w:vAlign w:val="center"/>
            <w:hideMark/>
          </w:tcPr>
          <w:p w14:paraId="33C7901E" w14:textId="1DC646F3" w:rsidR="00A55D39" w:rsidRPr="003F62F3" w:rsidDel="008F1350" w:rsidRDefault="00A55D39" w:rsidP="008F1350">
            <w:pPr>
              <w:jc w:val="center"/>
              <w:rPr>
                <w:ins w:id="7900" w:author="作者" w:date="2020-09-14T13:28:00Z"/>
                <w:del w:id="7901" w:author="作者" w:date="2020-09-14T15:36:00Z"/>
                <w:rFonts w:cs="Arial"/>
              </w:rPr>
            </w:pPr>
            <w:ins w:id="7902" w:author="作者" w:date="2020-09-14T13:28:00Z">
              <w:del w:id="7903" w:author="作者" w:date="2020-09-14T15:36:00Z">
                <w:r w:rsidRPr="003F62F3" w:rsidDel="008F1350">
                  <w:rPr>
                    <w:rFonts w:cs="Arial"/>
                  </w:rPr>
                  <w:delText>8</w:delText>
                </w:r>
              </w:del>
            </w:ins>
          </w:p>
        </w:tc>
        <w:tc>
          <w:tcPr>
            <w:tcW w:w="2715" w:type="dxa"/>
            <w:tcBorders>
              <w:top w:val="single" w:sz="4" w:space="0" w:color="auto"/>
              <w:left w:val="nil"/>
              <w:bottom w:val="single" w:sz="4" w:space="0" w:color="auto"/>
              <w:right w:val="single" w:sz="4" w:space="0" w:color="auto"/>
            </w:tcBorders>
            <w:shd w:val="clear" w:color="auto" w:fill="auto"/>
            <w:vAlign w:val="center"/>
            <w:hideMark/>
          </w:tcPr>
          <w:p w14:paraId="09F08B25" w14:textId="430638A6" w:rsidR="00A55D39" w:rsidRPr="003F62F3" w:rsidDel="008F1350" w:rsidRDefault="00A55D39" w:rsidP="008F1350">
            <w:pPr>
              <w:rPr>
                <w:ins w:id="7904" w:author="作者" w:date="2020-09-14T13:28:00Z"/>
                <w:del w:id="7905" w:author="作者" w:date="2020-09-14T15:36:00Z"/>
                <w:rFonts w:ascii="宋体" w:hAnsi="宋体" w:cs="宋体"/>
              </w:rPr>
            </w:pPr>
            <w:ins w:id="7906" w:author="作者" w:date="2020-09-14T13:28:00Z">
              <w:del w:id="7907" w:author="作者" w:date="2020-09-14T15:36:00Z">
                <w:r w:rsidRPr="003F62F3" w:rsidDel="008F1350">
                  <w:rPr>
                    <w:rFonts w:ascii="宋体" w:hAnsi="宋体" w:cs="宋体" w:hint="eastAsia"/>
                  </w:rPr>
                  <w:delText>0-255(color num)</w:delText>
                </w:r>
              </w:del>
            </w:ins>
          </w:p>
        </w:tc>
        <w:tc>
          <w:tcPr>
            <w:tcW w:w="938" w:type="dxa"/>
            <w:tcBorders>
              <w:top w:val="single" w:sz="4" w:space="0" w:color="auto"/>
              <w:left w:val="nil"/>
              <w:bottom w:val="single" w:sz="4" w:space="0" w:color="auto"/>
              <w:right w:val="single" w:sz="4" w:space="0" w:color="auto"/>
            </w:tcBorders>
            <w:shd w:val="clear" w:color="auto" w:fill="auto"/>
            <w:vAlign w:val="center"/>
            <w:hideMark/>
          </w:tcPr>
          <w:p w14:paraId="6C16BF6A" w14:textId="0E07C4DD" w:rsidR="00A55D39" w:rsidRPr="003F62F3" w:rsidDel="008F1350" w:rsidRDefault="00A55D39" w:rsidP="008F1350">
            <w:pPr>
              <w:rPr>
                <w:ins w:id="7908" w:author="作者" w:date="2020-09-14T13:28:00Z"/>
                <w:del w:id="7909" w:author="作者" w:date="2020-09-14T15:36:00Z"/>
                <w:rFonts w:cs="Arial"/>
                <w:color w:val="000000"/>
              </w:rPr>
            </w:pPr>
            <w:ins w:id="7910" w:author="作者" w:date="2020-09-14T13:28:00Z">
              <w:del w:id="7911"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42EF4EF5" w14:textId="0A297517" w:rsidTr="00960541">
        <w:trPr>
          <w:trHeight w:val="560"/>
          <w:ins w:id="7912" w:author="作者" w:date="2020-09-14T13:28:00Z"/>
          <w:del w:id="7913"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64BB6F59" w14:textId="0086830A" w:rsidR="00A55D39" w:rsidRPr="003F62F3" w:rsidDel="008F1350" w:rsidRDefault="00A55D39" w:rsidP="008F1350">
            <w:pPr>
              <w:rPr>
                <w:ins w:id="7914" w:author="作者" w:date="2020-09-14T13:28:00Z"/>
                <w:del w:id="7915" w:author="作者" w:date="2020-09-14T15:36:00Z"/>
                <w:rFonts w:cs="Arial"/>
              </w:rPr>
            </w:pPr>
            <w:ins w:id="7916" w:author="作者" w:date="2020-09-14T13:28:00Z">
              <w:del w:id="7917" w:author="作者" w:date="2020-09-14T15:36:00Z">
                <w:r w:rsidRPr="003F62F3" w:rsidDel="008F1350">
                  <w:rPr>
                    <w:rFonts w:cs="Arial"/>
                  </w:rPr>
                  <w:delText>Aux_IP_Intensity_Value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05AB8CFE" w14:textId="260DC498" w:rsidR="00A55D39" w:rsidRPr="003F62F3" w:rsidDel="008F1350" w:rsidRDefault="00A55D39" w:rsidP="008F1350">
            <w:pPr>
              <w:rPr>
                <w:ins w:id="7918" w:author="作者" w:date="2020-09-14T13:28:00Z"/>
                <w:del w:id="7919" w:author="作者" w:date="2020-09-14T15:36:00Z"/>
                <w:rFonts w:ascii="宋体" w:hAnsi="宋体" w:cs="宋体"/>
              </w:rPr>
            </w:pPr>
            <w:ins w:id="7920" w:author="作者" w:date="2020-09-14T13:28:00Z">
              <w:del w:id="7921" w:author="作者" w:date="2020-09-14T15:36:00Z">
                <w:r w:rsidRPr="003F62F3" w:rsidDel="008F1350">
                  <w:rPr>
                    <w:rFonts w:ascii="宋体" w:hAnsi="宋体" w:cs="宋体" w:hint="eastAsia"/>
                  </w:rPr>
                  <w:delText>IP group亮度设置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214C8FB7" w14:textId="03B7C82D" w:rsidR="00A55D39" w:rsidRPr="003F62F3" w:rsidDel="008F1350" w:rsidRDefault="00A55D39" w:rsidP="008F1350">
            <w:pPr>
              <w:jc w:val="center"/>
              <w:rPr>
                <w:ins w:id="7922" w:author="作者" w:date="2020-09-14T13:28:00Z"/>
                <w:del w:id="7923" w:author="作者" w:date="2020-09-14T15:36:00Z"/>
                <w:rFonts w:cs="Arial"/>
              </w:rPr>
            </w:pPr>
            <w:ins w:id="7924" w:author="作者" w:date="2020-09-14T13:28:00Z">
              <w:del w:id="7925" w:author="作者" w:date="2020-09-14T15:36:00Z">
                <w:r w:rsidRPr="003F62F3" w:rsidDel="008F1350">
                  <w:rPr>
                    <w:rFonts w:cs="Arial"/>
                  </w:rPr>
                  <w:delText>7</w:delText>
                </w:r>
              </w:del>
            </w:ins>
          </w:p>
        </w:tc>
        <w:tc>
          <w:tcPr>
            <w:tcW w:w="2715" w:type="dxa"/>
            <w:tcBorders>
              <w:top w:val="nil"/>
              <w:left w:val="nil"/>
              <w:bottom w:val="single" w:sz="4" w:space="0" w:color="auto"/>
              <w:right w:val="single" w:sz="4" w:space="0" w:color="auto"/>
            </w:tcBorders>
            <w:shd w:val="clear" w:color="auto" w:fill="auto"/>
            <w:vAlign w:val="center"/>
            <w:hideMark/>
          </w:tcPr>
          <w:p w14:paraId="1132361A" w14:textId="2452D835" w:rsidR="00A55D39" w:rsidRPr="003F62F3" w:rsidDel="008F1350" w:rsidRDefault="00A55D39" w:rsidP="008F1350">
            <w:pPr>
              <w:rPr>
                <w:ins w:id="7926" w:author="作者" w:date="2020-09-14T13:28:00Z"/>
                <w:del w:id="7927" w:author="作者" w:date="2020-09-14T15:36:00Z"/>
                <w:rFonts w:ascii="宋体" w:hAnsi="宋体" w:cs="宋体"/>
              </w:rPr>
            </w:pPr>
            <w:ins w:id="7928" w:author="作者" w:date="2020-09-14T13:28:00Z">
              <w:del w:id="7929" w:author="作者" w:date="2020-09-14T15:36:00Z">
                <w:r w:rsidRPr="003F62F3" w:rsidDel="008F1350">
                  <w:rPr>
                    <w:rFonts w:ascii="宋体" w:hAnsi="宋体" w:cs="宋体" w:hint="eastAsia"/>
                  </w:rPr>
                  <w:delText>0-100(%)</w:delText>
                </w:r>
              </w:del>
            </w:ins>
          </w:p>
        </w:tc>
        <w:tc>
          <w:tcPr>
            <w:tcW w:w="938" w:type="dxa"/>
            <w:tcBorders>
              <w:top w:val="nil"/>
              <w:left w:val="nil"/>
              <w:bottom w:val="single" w:sz="4" w:space="0" w:color="auto"/>
              <w:right w:val="single" w:sz="4" w:space="0" w:color="auto"/>
            </w:tcBorders>
            <w:shd w:val="clear" w:color="auto" w:fill="auto"/>
            <w:vAlign w:val="center"/>
            <w:hideMark/>
          </w:tcPr>
          <w:p w14:paraId="4E523605" w14:textId="5C60D71E" w:rsidR="00A55D39" w:rsidRPr="003F62F3" w:rsidDel="008F1350" w:rsidRDefault="00A55D39" w:rsidP="008F1350">
            <w:pPr>
              <w:rPr>
                <w:ins w:id="7930" w:author="作者" w:date="2020-09-14T13:28:00Z"/>
                <w:del w:id="7931" w:author="作者" w:date="2020-09-14T15:36:00Z"/>
                <w:rFonts w:cs="Arial"/>
                <w:color w:val="000000"/>
              </w:rPr>
            </w:pPr>
            <w:ins w:id="7932" w:author="作者" w:date="2020-09-14T13:28:00Z">
              <w:del w:id="7933"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62E567B0" w14:textId="37405238" w:rsidTr="00960541">
        <w:trPr>
          <w:trHeight w:val="560"/>
          <w:ins w:id="7934" w:author="作者" w:date="2020-09-14T13:28:00Z"/>
          <w:del w:id="7935"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71B4F17B" w14:textId="36C9674D" w:rsidR="00A55D39" w:rsidRPr="003F62F3" w:rsidDel="008F1350" w:rsidRDefault="00A55D39" w:rsidP="008F1350">
            <w:pPr>
              <w:rPr>
                <w:ins w:id="7936" w:author="作者" w:date="2020-09-14T13:28:00Z"/>
                <w:del w:id="7937" w:author="作者" w:date="2020-09-14T15:36:00Z"/>
                <w:rFonts w:cs="Arial"/>
              </w:rPr>
            </w:pPr>
            <w:ins w:id="7938" w:author="作者" w:date="2020-09-14T13:28:00Z">
              <w:del w:id="7939" w:author="作者" w:date="2020-09-14T15:36:00Z">
                <w:r w:rsidRPr="003F62F3" w:rsidDel="008F1350">
                  <w:rPr>
                    <w:rFonts w:cs="Arial"/>
                  </w:rPr>
                  <w:delText>Aux_IP_Group_Set</w:delText>
                </w:r>
              </w:del>
            </w:ins>
          </w:p>
        </w:tc>
        <w:tc>
          <w:tcPr>
            <w:tcW w:w="2198" w:type="dxa"/>
            <w:tcBorders>
              <w:top w:val="nil"/>
              <w:left w:val="nil"/>
              <w:bottom w:val="single" w:sz="4" w:space="0" w:color="auto"/>
              <w:right w:val="single" w:sz="4" w:space="0" w:color="auto"/>
            </w:tcBorders>
            <w:shd w:val="clear" w:color="auto" w:fill="auto"/>
            <w:vAlign w:val="center"/>
            <w:hideMark/>
          </w:tcPr>
          <w:p w14:paraId="45A0EBC7" w14:textId="63A8052F" w:rsidR="00A55D39" w:rsidRPr="003F62F3" w:rsidDel="008F1350" w:rsidRDefault="00A55D39" w:rsidP="008F1350">
            <w:pPr>
              <w:rPr>
                <w:ins w:id="7940" w:author="作者" w:date="2020-09-14T13:28:00Z"/>
                <w:del w:id="7941" w:author="作者" w:date="2020-09-14T15:36:00Z"/>
                <w:rFonts w:ascii="宋体" w:hAnsi="宋体" w:cs="宋体"/>
              </w:rPr>
            </w:pPr>
            <w:ins w:id="7942" w:author="作者" w:date="2020-09-14T13:28:00Z">
              <w:del w:id="7943" w:author="作者" w:date="2020-09-14T15:36:00Z">
                <w:r w:rsidRPr="003F62F3" w:rsidDel="008F1350">
                  <w:rPr>
                    <w:rFonts w:ascii="宋体" w:hAnsi="宋体" w:cs="宋体" w:hint="eastAsia"/>
                  </w:rPr>
                  <w:delText>IP group是否打开</w:delText>
                </w:r>
              </w:del>
            </w:ins>
          </w:p>
        </w:tc>
        <w:tc>
          <w:tcPr>
            <w:tcW w:w="649" w:type="dxa"/>
            <w:tcBorders>
              <w:top w:val="nil"/>
              <w:left w:val="nil"/>
              <w:bottom w:val="single" w:sz="4" w:space="0" w:color="auto"/>
              <w:right w:val="single" w:sz="4" w:space="0" w:color="auto"/>
            </w:tcBorders>
            <w:shd w:val="clear" w:color="auto" w:fill="auto"/>
            <w:vAlign w:val="center"/>
            <w:hideMark/>
          </w:tcPr>
          <w:p w14:paraId="498200F1" w14:textId="6B48FEE4" w:rsidR="00A55D39" w:rsidRPr="003F62F3" w:rsidDel="008F1350" w:rsidRDefault="00A55D39" w:rsidP="008F1350">
            <w:pPr>
              <w:jc w:val="center"/>
              <w:rPr>
                <w:ins w:id="7944" w:author="作者" w:date="2020-09-14T13:28:00Z"/>
                <w:del w:id="7945" w:author="作者" w:date="2020-09-14T15:36:00Z"/>
                <w:rFonts w:cs="Arial"/>
              </w:rPr>
            </w:pPr>
            <w:ins w:id="7946" w:author="作者" w:date="2020-09-14T13:28:00Z">
              <w:del w:id="7947"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1B6AFA9D" w14:textId="1D7C30D3" w:rsidR="00A55D39" w:rsidRPr="003F62F3" w:rsidDel="008F1350" w:rsidRDefault="00A55D39" w:rsidP="008F1350">
            <w:pPr>
              <w:rPr>
                <w:ins w:id="7948" w:author="作者" w:date="2020-09-14T13:28:00Z"/>
                <w:del w:id="7949" w:author="作者" w:date="2020-09-14T15:36:00Z"/>
                <w:rFonts w:ascii="宋体" w:hAnsi="宋体" w:cs="宋体"/>
              </w:rPr>
            </w:pPr>
            <w:ins w:id="7950" w:author="作者" w:date="2020-09-14T13:28:00Z">
              <w:del w:id="7951" w:author="作者" w:date="2020-09-14T15:36:00Z">
                <w:r w:rsidRPr="003F62F3" w:rsidDel="008F1350">
                  <w:rPr>
                    <w:rFonts w:ascii="宋体" w:hAnsi="宋体" w:cs="宋体" w:hint="eastAsia"/>
                  </w:rPr>
                  <w:delText>0:close</w:delText>
                </w:r>
                <w:r w:rsidRPr="003F62F3" w:rsidDel="008F1350">
                  <w:rPr>
                    <w:rFonts w:ascii="宋体" w:hAnsi="宋体" w:cs="宋体" w:hint="eastAsia"/>
                  </w:rPr>
                  <w:br/>
                  <w:delText>1:open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721D2370" w14:textId="37BBB5F5" w:rsidR="00A55D39" w:rsidRPr="003F62F3" w:rsidDel="008F1350" w:rsidRDefault="00A55D39" w:rsidP="008F1350">
            <w:pPr>
              <w:rPr>
                <w:ins w:id="7952" w:author="作者" w:date="2020-09-14T13:28:00Z"/>
                <w:del w:id="7953" w:author="作者" w:date="2020-09-14T15:36:00Z"/>
                <w:rFonts w:cs="Arial"/>
                <w:color w:val="000000"/>
              </w:rPr>
            </w:pPr>
            <w:ins w:id="7954" w:author="作者" w:date="2020-09-14T13:28:00Z">
              <w:del w:id="7955"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226B6203" w14:textId="043901A7" w:rsidTr="00960541">
        <w:trPr>
          <w:trHeight w:val="560"/>
          <w:ins w:id="7956" w:author="作者" w:date="2020-09-14T13:28:00Z"/>
          <w:del w:id="7957" w:author="作者" w:date="2020-09-14T15:36:00Z"/>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14:paraId="15C7A946" w14:textId="234958EC" w:rsidR="00A55D39" w:rsidRPr="003F62F3" w:rsidDel="008F1350" w:rsidRDefault="00A55D39" w:rsidP="008F1350">
            <w:pPr>
              <w:rPr>
                <w:ins w:id="7958" w:author="作者" w:date="2020-09-14T13:28:00Z"/>
                <w:del w:id="7959" w:author="作者" w:date="2020-09-14T15:36:00Z"/>
                <w:rFonts w:ascii="Times New Roman" w:hAnsi="Times New Roman"/>
              </w:rPr>
            </w:pPr>
            <w:ins w:id="7960" w:author="作者" w:date="2020-09-14T13:28:00Z">
              <w:del w:id="7961" w:author="作者" w:date="2020-09-14T15:36:00Z">
                <w:r w:rsidRPr="003F62F3" w:rsidDel="008F1350">
                  <w:rPr>
                    <w:rFonts w:ascii="Times New Roman" w:hAnsi="Times New Roman"/>
                  </w:rPr>
                  <w:delText>Aux_IP_Color_Value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27B5B035" w14:textId="22D1A882" w:rsidR="00A55D39" w:rsidRPr="003F62F3" w:rsidDel="008F1350" w:rsidRDefault="00A55D39" w:rsidP="008F1350">
            <w:pPr>
              <w:rPr>
                <w:ins w:id="7962" w:author="作者" w:date="2020-09-14T13:28:00Z"/>
                <w:del w:id="7963" w:author="作者" w:date="2020-09-14T15:36:00Z"/>
                <w:rFonts w:ascii="宋体" w:hAnsi="宋体" w:cs="宋体"/>
              </w:rPr>
            </w:pPr>
            <w:ins w:id="7964" w:author="作者" w:date="2020-09-14T13:28:00Z">
              <w:del w:id="7965" w:author="作者" w:date="2020-09-14T15:36:00Z">
                <w:r w:rsidRPr="003F62F3" w:rsidDel="008F1350">
                  <w:rPr>
                    <w:rFonts w:ascii="宋体" w:hAnsi="宋体" w:cs="宋体" w:hint="eastAsia"/>
                  </w:rPr>
                  <w:delText>IP group颜色设置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0035A990" w14:textId="36C6ECBE" w:rsidR="00A55D39" w:rsidRPr="003F62F3" w:rsidDel="008F1350" w:rsidRDefault="00A55D39" w:rsidP="008F1350">
            <w:pPr>
              <w:jc w:val="center"/>
              <w:rPr>
                <w:ins w:id="7966" w:author="作者" w:date="2020-09-14T13:28:00Z"/>
                <w:del w:id="7967" w:author="作者" w:date="2020-09-14T15:36:00Z"/>
                <w:rFonts w:cs="Arial"/>
              </w:rPr>
            </w:pPr>
            <w:ins w:id="7968" w:author="作者" w:date="2020-09-14T13:28:00Z">
              <w:del w:id="7969" w:author="作者" w:date="2020-09-14T15:36:00Z">
                <w:r w:rsidRPr="003F62F3" w:rsidDel="008F1350">
                  <w:rPr>
                    <w:rFonts w:cs="Arial"/>
                  </w:rPr>
                  <w:delText>8</w:delText>
                </w:r>
              </w:del>
            </w:ins>
          </w:p>
        </w:tc>
        <w:tc>
          <w:tcPr>
            <w:tcW w:w="2715" w:type="dxa"/>
            <w:tcBorders>
              <w:top w:val="nil"/>
              <w:left w:val="nil"/>
              <w:bottom w:val="single" w:sz="4" w:space="0" w:color="auto"/>
              <w:right w:val="single" w:sz="4" w:space="0" w:color="auto"/>
            </w:tcBorders>
            <w:shd w:val="clear" w:color="auto" w:fill="auto"/>
            <w:vAlign w:val="center"/>
            <w:hideMark/>
          </w:tcPr>
          <w:p w14:paraId="25B6B7A8" w14:textId="0AB18986" w:rsidR="00A55D39" w:rsidRPr="003F62F3" w:rsidDel="008F1350" w:rsidRDefault="00A55D39" w:rsidP="008F1350">
            <w:pPr>
              <w:rPr>
                <w:ins w:id="7970" w:author="作者" w:date="2020-09-14T13:28:00Z"/>
                <w:del w:id="7971" w:author="作者" w:date="2020-09-14T15:36:00Z"/>
                <w:rFonts w:ascii="宋体" w:hAnsi="宋体" w:cs="宋体"/>
              </w:rPr>
            </w:pPr>
            <w:ins w:id="7972" w:author="作者" w:date="2020-09-14T13:28:00Z">
              <w:del w:id="7973" w:author="作者" w:date="2020-09-14T15:36:00Z">
                <w:r w:rsidRPr="003F62F3" w:rsidDel="008F1350">
                  <w:rPr>
                    <w:rFonts w:ascii="宋体" w:hAnsi="宋体" w:cs="宋体" w:hint="eastAsia"/>
                  </w:rPr>
                  <w:delText>0-255(color num)</w:delText>
                </w:r>
              </w:del>
            </w:ins>
          </w:p>
        </w:tc>
        <w:tc>
          <w:tcPr>
            <w:tcW w:w="938" w:type="dxa"/>
            <w:tcBorders>
              <w:top w:val="nil"/>
              <w:left w:val="nil"/>
              <w:bottom w:val="single" w:sz="4" w:space="0" w:color="auto"/>
              <w:right w:val="single" w:sz="4" w:space="0" w:color="auto"/>
            </w:tcBorders>
            <w:shd w:val="clear" w:color="auto" w:fill="auto"/>
            <w:vAlign w:val="center"/>
            <w:hideMark/>
          </w:tcPr>
          <w:p w14:paraId="6DB0604D" w14:textId="05400629" w:rsidR="00A55D39" w:rsidRPr="003F62F3" w:rsidDel="008F1350" w:rsidRDefault="00A55D39" w:rsidP="008F1350">
            <w:pPr>
              <w:rPr>
                <w:ins w:id="7974" w:author="作者" w:date="2020-09-14T13:28:00Z"/>
                <w:del w:id="7975" w:author="作者" w:date="2020-09-14T15:36:00Z"/>
                <w:rFonts w:cs="Arial"/>
                <w:color w:val="000000"/>
              </w:rPr>
            </w:pPr>
            <w:ins w:id="7976" w:author="作者" w:date="2020-09-14T13:28:00Z">
              <w:del w:id="7977"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CECB714" w14:textId="613FCC4C" w:rsidTr="00960541">
        <w:trPr>
          <w:trHeight w:val="560"/>
          <w:ins w:id="7978" w:author="作者" w:date="2020-09-14T13:28:00Z"/>
          <w:del w:id="7979"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0C9BC045" w14:textId="38DBA15A" w:rsidR="00A55D39" w:rsidRPr="003F62F3" w:rsidDel="008F1350" w:rsidRDefault="00A55D39" w:rsidP="008F1350">
            <w:pPr>
              <w:rPr>
                <w:ins w:id="7980" w:author="作者" w:date="2020-09-14T13:28:00Z"/>
                <w:del w:id="7981" w:author="作者" w:date="2020-09-14T15:36:00Z"/>
                <w:rFonts w:cs="Arial"/>
              </w:rPr>
            </w:pPr>
            <w:ins w:id="7982" w:author="作者" w:date="2020-09-14T13:28:00Z">
              <w:del w:id="7983" w:author="作者" w:date="2020-09-14T15:36:00Z">
                <w:r w:rsidRPr="003F62F3" w:rsidDel="008F1350">
                  <w:rPr>
                    <w:rFonts w:cs="Arial"/>
                  </w:rPr>
                  <w:delText>Aux_Door_Intensity_Value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4E2BCCDD" w14:textId="493C27D9" w:rsidR="00A55D39" w:rsidRPr="003F62F3" w:rsidDel="008F1350" w:rsidRDefault="00A55D39" w:rsidP="008F1350">
            <w:pPr>
              <w:rPr>
                <w:ins w:id="7984" w:author="作者" w:date="2020-09-14T13:28:00Z"/>
                <w:del w:id="7985" w:author="作者" w:date="2020-09-14T15:36:00Z"/>
                <w:rFonts w:ascii="宋体" w:hAnsi="宋体" w:cs="宋体"/>
              </w:rPr>
            </w:pPr>
            <w:ins w:id="7986" w:author="作者" w:date="2020-09-14T13:28:00Z">
              <w:del w:id="7987" w:author="作者" w:date="2020-09-14T15:36:00Z">
                <w:r w:rsidRPr="003F62F3" w:rsidDel="008F1350">
                  <w:rPr>
                    <w:rFonts w:ascii="宋体" w:hAnsi="宋体" w:cs="宋体" w:hint="eastAsia"/>
                  </w:rPr>
                  <w:delText>Door group亮度设置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015F242A" w14:textId="3939760B" w:rsidR="00A55D39" w:rsidRPr="003F62F3" w:rsidDel="008F1350" w:rsidRDefault="00A55D39" w:rsidP="008F1350">
            <w:pPr>
              <w:jc w:val="center"/>
              <w:rPr>
                <w:ins w:id="7988" w:author="作者" w:date="2020-09-14T13:28:00Z"/>
                <w:del w:id="7989" w:author="作者" w:date="2020-09-14T15:36:00Z"/>
                <w:rFonts w:cs="Arial"/>
              </w:rPr>
            </w:pPr>
            <w:ins w:id="7990" w:author="作者" w:date="2020-09-14T13:28:00Z">
              <w:del w:id="7991" w:author="作者" w:date="2020-09-14T15:36:00Z">
                <w:r w:rsidRPr="003F62F3" w:rsidDel="008F1350">
                  <w:rPr>
                    <w:rFonts w:cs="Arial"/>
                  </w:rPr>
                  <w:delText>7</w:delText>
                </w:r>
              </w:del>
            </w:ins>
          </w:p>
        </w:tc>
        <w:tc>
          <w:tcPr>
            <w:tcW w:w="2715" w:type="dxa"/>
            <w:tcBorders>
              <w:top w:val="nil"/>
              <w:left w:val="nil"/>
              <w:bottom w:val="single" w:sz="4" w:space="0" w:color="auto"/>
              <w:right w:val="single" w:sz="4" w:space="0" w:color="auto"/>
            </w:tcBorders>
            <w:shd w:val="clear" w:color="auto" w:fill="auto"/>
            <w:vAlign w:val="center"/>
            <w:hideMark/>
          </w:tcPr>
          <w:p w14:paraId="39FB059F" w14:textId="7AFC871C" w:rsidR="00A55D39" w:rsidRPr="003F62F3" w:rsidDel="008F1350" w:rsidRDefault="00A55D39" w:rsidP="008F1350">
            <w:pPr>
              <w:rPr>
                <w:ins w:id="7992" w:author="作者" w:date="2020-09-14T13:28:00Z"/>
                <w:del w:id="7993" w:author="作者" w:date="2020-09-14T15:36:00Z"/>
                <w:rFonts w:ascii="宋体" w:hAnsi="宋体" w:cs="宋体"/>
              </w:rPr>
            </w:pPr>
            <w:ins w:id="7994" w:author="作者" w:date="2020-09-14T13:28:00Z">
              <w:del w:id="7995" w:author="作者" w:date="2020-09-14T15:36:00Z">
                <w:r w:rsidRPr="003F62F3" w:rsidDel="008F1350">
                  <w:rPr>
                    <w:rFonts w:ascii="宋体" w:hAnsi="宋体" w:cs="宋体" w:hint="eastAsia"/>
                  </w:rPr>
                  <w:delText>0-100(%)</w:delText>
                </w:r>
              </w:del>
            </w:ins>
          </w:p>
        </w:tc>
        <w:tc>
          <w:tcPr>
            <w:tcW w:w="938" w:type="dxa"/>
            <w:tcBorders>
              <w:top w:val="nil"/>
              <w:left w:val="nil"/>
              <w:bottom w:val="single" w:sz="4" w:space="0" w:color="auto"/>
              <w:right w:val="single" w:sz="4" w:space="0" w:color="auto"/>
            </w:tcBorders>
            <w:shd w:val="clear" w:color="auto" w:fill="auto"/>
            <w:vAlign w:val="center"/>
            <w:hideMark/>
          </w:tcPr>
          <w:p w14:paraId="6E137E99" w14:textId="3455F90A" w:rsidR="00A55D39" w:rsidRPr="003F62F3" w:rsidDel="008F1350" w:rsidRDefault="00A55D39" w:rsidP="008F1350">
            <w:pPr>
              <w:rPr>
                <w:ins w:id="7996" w:author="作者" w:date="2020-09-14T13:28:00Z"/>
                <w:del w:id="7997" w:author="作者" w:date="2020-09-14T15:36:00Z"/>
                <w:rFonts w:cs="Arial"/>
                <w:color w:val="000000"/>
              </w:rPr>
            </w:pPr>
            <w:ins w:id="7998" w:author="作者" w:date="2020-09-14T13:28:00Z">
              <w:del w:id="7999"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3B0907F2" w14:textId="21241871" w:rsidTr="00960541">
        <w:trPr>
          <w:trHeight w:val="560"/>
          <w:ins w:id="8000" w:author="作者" w:date="2020-09-14T13:28:00Z"/>
          <w:del w:id="8001"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20387214" w14:textId="37AA000D" w:rsidR="00A55D39" w:rsidRPr="003F62F3" w:rsidDel="008F1350" w:rsidRDefault="00A55D39" w:rsidP="008F1350">
            <w:pPr>
              <w:rPr>
                <w:ins w:id="8002" w:author="作者" w:date="2020-09-14T13:28:00Z"/>
                <w:del w:id="8003" w:author="作者" w:date="2020-09-14T15:36:00Z"/>
                <w:rFonts w:cs="Arial"/>
              </w:rPr>
            </w:pPr>
            <w:ins w:id="8004" w:author="作者" w:date="2020-09-14T13:28:00Z">
              <w:del w:id="8005" w:author="作者" w:date="2020-09-14T15:36:00Z">
                <w:r w:rsidRPr="003F62F3" w:rsidDel="008F1350">
                  <w:rPr>
                    <w:rFonts w:cs="Arial"/>
                  </w:rPr>
                  <w:delText>Aux_Door_Group_Set</w:delText>
                </w:r>
              </w:del>
            </w:ins>
          </w:p>
        </w:tc>
        <w:tc>
          <w:tcPr>
            <w:tcW w:w="2198" w:type="dxa"/>
            <w:tcBorders>
              <w:top w:val="nil"/>
              <w:left w:val="nil"/>
              <w:bottom w:val="single" w:sz="4" w:space="0" w:color="auto"/>
              <w:right w:val="single" w:sz="4" w:space="0" w:color="auto"/>
            </w:tcBorders>
            <w:shd w:val="clear" w:color="auto" w:fill="auto"/>
            <w:vAlign w:val="center"/>
            <w:hideMark/>
          </w:tcPr>
          <w:p w14:paraId="307D2DD4" w14:textId="1CB762BD" w:rsidR="00A55D39" w:rsidRPr="003F62F3" w:rsidDel="008F1350" w:rsidRDefault="00A55D39" w:rsidP="008F1350">
            <w:pPr>
              <w:rPr>
                <w:ins w:id="8006" w:author="作者" w:date="2020-09-14T13:28:00Z"/>
                <w:del w:id="8007" w:author="作者" w:date="2020-09-14T15:36:00Z"/>
                <w:rFonts w:ascii="宋体" w:hAnsi="宋体" w:cs="宋体"/>
              </w:rPr>
            </w:pPr>
            <w:ins w:id="8008" w:author="作者" w:date="2020-09-14T13:28:00Z">
              <w:del w:id="8009" w:author="作者" w:date="2020-09-14T15:36:00Z">
                <w:r w:rsidRPr="003F62F3" w:rsidDel="008F1350">
                  <w:rPr>
                    <w:rFonts w:ascii="宋体" w:hAnsi="宋体" w:cs="宋体" w:hint="eastAsia"/>
                  </w:rPr>
                  <w:delText>Door group是否打开</w:delText>
                </w:r>
              </w:del>
            </w:ins>
          </w:p>
        </w:tc>
        <w:tc>
          <w:tcPr>
            <w:tcW w:w="649" w:type="dxa"/>
            <w:tcBorders>
              <w:top w:val="nil"/>
              <w:left w:val="nil"/>
              <w:bottom w:val="single" w:sz="4" w:space="0" w:color="auto"/>
              <w:right w:val="single" w:sz="4" w:space="0" w:color="auto"/>
            </w:tcBorders>
            <w:shd w:val="clear" w:color="auto" w:fill="auto"/>
            <w:vAlign w:val="center"/>
            <w:hideMark/>
          </w:tcPr>
          <w:p w14:paraId="4D53D935" w14:textId="219CDD90" w:rsidR="00A55D39" w:rsidRPr="003F62F3" w:rsidDel="008F1350" w:rsidRDefault="00A55D39" w:rsidP="008F1350">
            <w:pPr>
              <w:jc w:val="center"/>
              <w:rPr>
                <w:ins w:id="8010" w:author="作者" w:date="2020-09-14T13:28:00Z"/>
                <w:del w:id="8011" w:author="作者" w:date="2020-09-14T15:36:00Z"/>
                <w:rFonts w:cs="Arial"/>
              </w:rPr>
            </w:pPr>
            <w:ins w:id="8012" w:author="作者" w:date="2020-09-14T13:28:00Z">
              <w:del w:id="8013"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24C0B320" w14:textId="27EAD3F9" w:rsidR="00A55D39" w:rsidRPr="003F62F3" w:rsidDel="008F1350" w:rsidRDefault="00A55D39" w:rsidP="008F1350">
            <w:pPr>
              <w:rPr>
                <w:ins w:id="8014" w:author="作者" w:date="2020-09-14T13:28:00Z"/>
                <w:del w:id="8015" w:author="作者" w:date="2020-09-14T15:36:00Z"/>
                <w:rFonts w:ascii="宋体" w:hAnsi="宋体" w:cs="宋体"/>
              </w:rPr>
            </w:pPr>
            <w:ins w:id="8016" w:author="作者" w:date="2020-09-14T13:28:00Z">
              <w:del w:id="8017" w:author="作者" w:date="2020-09-14T15:36:00Z">
                <w:r w:rsidRPr="003F62F3" w:rsidDel="008F1350">
                  <w:rPr>
                    <w:rFonts w:ascii="宋体" w:hAnsi="宋体" w:cs="宋体" w:hint="eastAsia"/>
                  </w:rPr>
                  <w:delText>0:close</w:delText>
                </w:r>
                <w:r w:rsidRPr="003F62F3" w:rsidDel="008F1350">
                  <w:rPr>
                    <w:rFonts w:ascii="宋体" w:hAnsi="宋体" w:cs="宋体" w:hint="eastAsia"/>
                  </w:rPr>
                  <w:br/>
                  <w:delText>1:open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0FA4A98C" w14:textId="0E279FA4" w:rsidR="00A55D39" w:rsidRPr="003F62F3" w:rsidDel="008F1350" w:rsidRDefault="00A55D39" w:rsidP="008F1350">
            <w:pPr>
              <w:rPr>
                <w:ins w:id="8018" w:author="作者" w:date="2020-09-14T13:28:00Z"/>
                <w:del w:id="8019" w:author="作者" w:date="2020-09-14T15:36:00Z"/>
                <w:rFonts w:cs="Arial"/>
                <w:color w:val="000000"/>
              </w:rPr>
            </w:pPr>
            <w:ins w:id="8020" w:author="作者" w:date="2020-09-14T13:28:00Z">
              <w:del w:id="8021"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4EC7B42A" w14:textId="58F12948" w:rsidTr="00960541">
        <w:trPr>
          <w:trHeight w:val="560"/>
          <w:ins w:id="8022" w:author="作者" w:date="2020-09-14T13:28:00Z"/>
          <w:del w:id="8023" w:author="作者" w:date="2020-09-14T15:36:00Z"/>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14:paraId="6482AF92" w14:textId="71CE32DF" w:rsidR="00A55D39" w:rsidRPr="003F62F3" w:rsidDel="008F1350" w:rsidRDefault="00A55D39" w:rsidP="008F1350">
            <w:pPr>
              <w:rPr>
                <w:ins w:id="8024" w:author="作者" w:date="2020-09-14T13:28:00Z"/>
                <w:del w:id="8025" w:author="作者" w:date="2020-09-14T15:36:00Z"/>
                <w:rFonts w:ascii="Times New Roman" w:hAnsi="Times New Roman"/>
              </w:rPr>
            </w:pPr>
            <w:ins w:id="8026" w:author="作者" w:date="2020-09-14T13:28:00Z">
              <w:del w:id="8027" w:author="作者" w:date="2020-09-14T15:36:00Z">
                <w:r w:rsidRPr="003F62F3" w:rsidDel="008F1350">
                  <w:rPr>
                    <w:rFonts w:ascii="Times New Roman" w:hAnsi="Times New Roman"/>
                  </w:rPr>
                  <w:delText>Aux_Door_Color_Value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04965A05" w14:textId="350C6616" w:rsidR="00A55D39" w:rsidRPr="003F62F3" w:rsidDel="008F1350" w:rsidRDefault="00A55D39" w:rsidP="008F1350">
            <w:pPr>
              <w:rPr>
                <w:ins w:id="8028" w:author="作者" w:date="2020-09-14T13:28:00Z"/>
                <w:del w:id="8029" w:author="作者" w:date="2020-09-14T15:36:00Z"/>
                <w:rFonts w:ascii="宋体" w:hAnsi="宋体" w:cs="宋体"/>
              </w:rPr>
            </w:pPr>
            <w:ins w:id="8030" w:author="作者" w:date="2020-09-14T13:28:00Z">
              <w:del w:id="8031" w:author="作者" w:date="2020-09-14T15:36:00Z">
                <w:r w:rsidRPr="003F62F3" w:rsidDel="008F1350">
                  <w:rPr>
                    <w:rFonts w:ascii="宋体" w:hAnsi="宋体" w:cs="宋体" w:hint="eastAsia"/>
                  </w:rPr>
                  <w:delText>Door group颜色设置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17082D76" w14:textId="3DA94304" w:rsidR="00A55D39" w:rsidRPr="003F62F3" w:rsidDel="008F1350" w:rsidRDefault="00A55D39" w:rsidP="008F1350">
            <w:pPr>
              <w:jc w:val="center"/>
              <w:rPr>
                <w:ins w:id="8032" w:author="作者" w:date="2020-09-14T13:28:00Z"/>
                <w:del w:id="8033" w:author="作者" w:date="2020-09-14T15:36:00Z"/>
                <w:rFonts w:cs="Arial"/>
              </w:rPr>
            </w:pPr>
            <w:ins w:id="8034" w:author="作者" w:date="2020-09-14T13:28:00Z">
              <w:del w:id="8035" w:author="作者" w:date="2020-09-14T15:36:00Z">
                <w:r w:rsidRPr="003F62F3" w:rsidDel="008F1350">
                  <w:rPr>
                    <w:rFonts w:cs="Arial"/>
                  </w:rPr>
                  <w:delText>8</w:delText>
                </w:r>
              </w:del>
            </w:ins>
          </w:p>
        </w:tc>
        <w:tc>
          <w:tcPr>
            <w:tcW w:w="2715" w:type="dxa"/>
            <w:tcBorders>
              <w:top w:val="nil"/>
              <w:left w:val="nil"/>
              <w:bottom w:val="single" w:sz="4" w:space="0" w:color="auto"/>
              <w:right w:val="single" w:sz="4" w:space="0" w:color="auto"/>
            </w:tcBorders>
            <w:shd w:val="clear" w:color="auto" w:fill="auto"/>
            <w:vAlign w:val="center"/>
            <w:hideMark/>
          </w:tcPr>
          <w:p w14:paraId="2FC4D1D3" w14:textId="4C272862" w:rsidR="00A55D39" w:rsidRPr="003F62F3" w:rsidDel="008F1350" w:rsidRDefault="00A55D39" w:rsidP="008F1350">
            <w:pPr>
              <w:rPr>
                <w:ins w:id="8036" w:author="作者" w:date="2020-09-14T13:28:00Z"/>
                <w:del w:id="8037" w:author="作者" w:date="2020-09-14T15:36:00Z"/>
                <w:rFonts w:ascii="宋体" w:hAnsi="宋体" w:cs="宋体"/>
              </w:rPr>
            </w:pPr>
            <w:ins w:id="8038" w:author="作者" w:date="2020-09-14T13:28:00Z">
              <w:del w:id="8039" w:author="作者" w:date="2020-09-14T15:36:00Z">
                <w:r w:rsidRPr="003F62F3" w:rsidDel="008F1350">
                  <w:rPr>
                    <w:rFonts w:ascii="宋体" w:hAnsi="宋体" w:cs="宋体" w:hint="eastAsia"/>
                  </w:rPr>
                  <w:delText>0-255(color num)</w:delText>
                </w:r>
              </w:del>
            </w:ins>
          </w:p>
        </w:tc>
        <w:tc>
          <w:tcPr>
            <w:tcW w:w="938" w:type="dxa"/>
            <w:tcBorders>
              <w:top w:val="nil"/>
              <w:left w:val="nil"/>
              <w:bottom w:val="single" w:sz="4" w:space="0" w:color="auto"/>
              <w:right w:val="single" w:sz="4" w:space="0" w:color="auto"/>
            </w:tcBorders>
            <w:shd w:val="clear" w:color="auto" w:fill="auto"/>
            <w:vAlign w:val="center"/>
            <w:hideMark/>
          </w:tcPr>
          <w:p w14:paraId="2CB249D8" w14:textId="15257473" w:rsidR="00A55D39" w:rsidRPr="003F62F3" w:rsidDel="008F1350" w:rsidRDefault="00A55D39" w:rsidP="008F1350">
            <w:pPr>
              <w:rPr>
                <w:ins w:id="8040" w:author="作者" w:date="2020-09-14T13:28:00Z"/>
                <w:del w:id="8041" w:author="作者" w:date="2020-09-14T15:36:00Z"/>
                <w:rFonts w:cs="Arial"/>
                <w:color w:val="000000"/>
              </w:rPr>
            </w:pPr>
            <w:ins w:id="8042" w:author="作者" w:date="2020-09-14T13:28:00Z">
              <w:del w:id="8043"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4D4C221E" w14:textId="41C23BCB" w:rsidTr="00960541">
        <w:trPr>
          <w:trHeight w:val="560"/>
          <w:ins w:id="8044" w:author="作者" w:date="2020-09-14T13:28:00Z"/>
          <w:del w:id="8045"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5E57A126" w14:textId="6DB043C3" w:rsidR="00A55D39" w:rsidRPr="003F62F3" w:rsidDel="008F1350" w:rsidRDefault="00A55D39" w:rsidP="008F1350">
            <w:pPr>
              <w:rPr>
                <w:ins w:id="8046" w:author="作者" w:date="2020-09-14T13:28:00Z"/>
                <w:del w:id="8047" w:author="作者" w:date="2020-09-14T15:36:00Z"/>
                <w:rFonts w:cs="Arial"/>
              </w:rPr>
            </w:pPr>
            <w:ins w:id="8048" w:author="作者" w:date="2020-09-14T13:28:00Z">
              <w:del w:id="8049" w:author="作者" w:date="2020-09-14T15:36:00Z">
                <w:r w:rsidRPr="003F62F3" w:rsidDel="008F1350">
                  <w:rPr>
                    <w:rFonts w:cs="Arial"/>
                  </w:rPr>
                  <w:delText>Aux_Foot_Intensity_Value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62CE0C3D" w14:textId="7B531A69" w:rsidR="00A55D39" w:rsidRPr="003F62F3" w:rsidDel="008F1350" w:rsidRDefault="00A55D39" w:rsidP="008F1350">
            <w:pPr>
              <w:rPr>
                <w:ins w:id="8050" w:author="作者" w:date="2020-09-14T13:28:00Z"/>
                <w:del w:id="8051" w:author="作者" w:date="2020-09-14T15:36:00Z"/>
                <w:rFonts w:ascii="宋体" w:hAnsi="宋体" w:cs="宋体"/>
              </w:rPr>
            </w:pPr>
            <w:ins w:id="8052" w:author="作者" w:date="2020-09-14T13:28:00Z">
              <w:del w:id="8053" w:author="作者" w:date="2020-09-14T15:36:00Z">
                <w:r w:rsidRPr="003F62F3" w:rsidDel="008F1350">
                  <w:rPr>
                    <w:rFonts w:ascii="宋体" w:hAnsi="宋体" w:cs="宋体" w:hint="eastAsia"/>
                  </w:rPr>
                  <w:delText>Foot group亮度设置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15B86D69" w14:textId="4EC6C85A" w:rsidR="00A55D39" w:rsidRPr="003F62F3" w:rsidDel="008F1350" w:rsidRDefault="00A55D39" w:rsidP="008F1350">
            <w:pPr>
              <w:jc w:val="center"/>
              <w:rPr>
                <w:ins w:id="8054" w:author="作者" w:date="2020-09-14T13:28:00Z"/>
                <w:del w:id="8055" w:author="作者" w:date="2020-09-14T15:36:00Z"/>
                <w:rFonts w:cs="Arial"/>
              </w:rPr>
            </w:pPr>
            <w:ins w:id="8056" w:author="作者" w:date="2020-09-14T13:28:00Z">
              <w:del w:id="8057" w:author="作者" w:date="2020-09-14T15:36:00Z">
                <w:r w:rsidRPr="003F62F3" w:rsidDel="008F1350">
                  <w:rPr>
                    <w:rFonts w:cs="Arial"/>
                  </w:rPr>
                  <w:delText>7</w:delText>
                </w:r>
              </w:del>
            </w:ins>
          </w:p>
        </w:tc>
        <w:tc>
          <w:tcPr>
            <w:tcW w:w="2715" w:type="dxa"/>
            <w:tcBorders>
              <w:top w:val="nil"/>
              <w:left w:val="nil"/>
              <w:bottom w:val="single" w:sz="4" w:space="0" w:color="auto"/>
              <w:right w:val="single" w:sz="4" w:space="0" w:color="auto"/>
            </w:tcBorders>
            <w:shd w:val="clear" w:color="auto" w:fill="auto"/>
            <w:vAlign w:val="center"/>
            <w:hideMark/>
          </w:tcPr>
          <w:p w14:paraId="5F4A022D" w14:textId="30E6B74C" w:rsidR="00A55D39" w:rsidRPr="003F62F3" w:rsidDel="008F1350" w:rsidRDefault="00A55D39" w:rsidP="008F1350">
            <w:pPr>
              <w:rPr>
                <w:ins w:id="8058" w:author="作者" w:date="2020-09-14T13:28:00Z"/>
                <w:del w:id="8059" w:author="作者" w:date="2020-09-14T15:36:00Z"/>
                <w:rFonts w:ascii="宋体" w:hAnsi="宋体" w:cs="宋体"/>
              </w:rPr>
            </w:pPr>
            <w:ins w:id="8060" w:author="作者" w:date="2020-09-14T13:28:00Z">
              <w:del w:id="8061" w:author="作者" w:date="2020-09-14T15:36:00Z">
                <w:r w:rsidRPr="003F62F3" w:rsidDel="008F1350">
                  <w:rPr>
                    <w:rFonts w:ascii="宋体" w:hAnsi="宋体" w:cs="宋体" w:hint="eastAsia"/>
                  </w:rPr>
                  <w:delText>0-100(%)</w:delText>
                </w:r>
              </w:del>
            </w:ins>
          </w:p>
        </w:tc>
        <w:tc>
          <w:tcPr>
            <w:tcW w:w="938" w:type="dxa"/>
            <w:tcBorders>
              <w:top w:val="nil"/>
              <w:left w:val="nil"/>
              <w:bottom w:val="single" w:sz="4" w:space="0" w:color="auto"/>
              <w:right w:val="single" w:sz="4" w:space="0" w:color="auto"/>
            </w:tcBorders>
            <w:shd w:val="clear" w:color="auto" w:fill="auto"/>
            <w:vAlign w:val="center"/>
            <w:hideMark/>
          </w:tcPr>
          <w:p w14:paraId="3542588E" w14:textId="4ABFF90D" w:rsidR="00A55D39" w:rsidRPr="003F62F3" w:rsidDel="008F1350" w:rsidRDefault="00A55D39" w:rsidP="008F1350">
            <w:pPr>
              <w:rPr>
                <w:ins w:id="8062" w:author="作者" w:date="2020-09-14T13:28:00Z"/>
                <w:del w:id="8063" w:author="作者" w:date="2020-09-14T15:36:00Z"/>
                <w:rFonts w:cs="Arial"/>
                <w:color w:val="000000"/>
              </w:rPr>
            </w:pPr>
            <w:ins w:id="8064" w:author="作者" w:date="2020-09-14T13:28:00Z">
              <w:del w:id="8065"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673E7615" w14:textId="5ABBE8DE" w:rsidTr="00960541">
        <w:trPr>
          <w:trHeight w:val="560"/>
          <w:ins w:id="8066" w:author="作者" w:date="2020-09-14T13:28:00Z"/>
          <w:del w:id="8067"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7CC5AD44" w14:textId="71037D5A" w:rsidR="00A55D39" w:rsidRPr="003F62F3" w:rsidDel="008F1350" w:rsidRDefault="00A55D39" w:rsidP="008F1350">
            <w:pPr>
              <w:rPr>
                <w:ins w:id="8068" w:author="作者" w:date="2020-09-14T13:28:00Z"/>
                <w:del w:id="8069" w:author="作者" w:date="2020-09-14T15:36:00Z"/>
                <w:rFonts w:cs="Arial"/>
              </w:rPr>
            </w:pPr>
            <w:ins w:id="8070" w:author="作者" w:date="2020-09-14T13:28:00Z">
              <w:del w:id="8071" w:author="作者" w:date="2020-09-14T15:36:00Z">
                <w:r w:rsidRPr="003F62F3" w:rsidDel="008F1350">
                  <w:rPr>
                    <w:rFonts w:cs="Arial"/>
                  </w:rPr>
                  <w:delText>Aux_Foot_Group_Set</w:delText>
                </w:r>
              </w:del>
            </w:ins>
          </w:p>
        </w:tc>
        <w:tc>
          <w:tcPr>
            <w:tcW w:w="2198" w:type="dxa"/>
            <w:tcBorders>
              <w:top w:val="nil"/>
              <w:left w:val="nil"/>
              <w:bottom w:val="single" w:sz="4" w:space="0" w:color="auto"/>
              <w:right w:val="single" w:sz="4" w:space="0" w:color="auto"/>
            </w:tcBorders>
            <w:shd w:val="clear" w:color="auto" w:fill="auto"/>
            <w:vAlign w:val="center"/>
            <w:hideMark/>
          </w:tcPr>
          <w:p w14:paraId="4694F7C6" w14:textId="3F792764" w:rsidR="00A55D39" w:rsidRPr="003F62F3" w:rsidDel="008F1350" w:rsidRDefault="00A55D39" w:rsidP="008F1350">
            <w:pPr>
              <w:rPr>
                <w:ins w:id="8072" w:author="作者" w:date="2020-09-14T13:28:00Z"/>
                <w:del w:id="8073" w:author="作者" w:date="2020-09-14T15:36:00Z"/>
                <w:rFonts w:ascii="宋体" w:hAnsi="宋体" w:cs="宋体"/>
              </w:rPr>
            </w:pPr>
            <w:ins w:id="8074" w:author="作者" w:date="2020-09-14T13:28:00Z">
              <w:del w:id="8075" w:author="作者" w:date="2020-09-14T15:36:00Z">
                <w:r w:rsidRPr="003F62F3" w:rsidDel="008F1350">
                  <w:rPr>
                    <w:rFonts w:ascii="宋体" w:hAnsi="宋体" w:cs="宋体" w:hint="eastAsia"/>
                  </w:rPr>
                  <w:delText>Foot group是否打开</w:delText>
                </w:r>
              </w:del>
            </w:ins>
          </w:p>
        </w:tc>
        <w:tc>
          <w:tcPr>
            <w:tcW w:w="649" w:type="dxa"/>
            <w:tcBorders>
              <w:top w:val="nil"/>
              <w:left w:val="nil"/>
              <w:bottom w:val="single" w:sz="4" w:space="0" w:color="auto"/>
              <w:right w:val="single" w:sz="4" w:space="0" w:color="auto"/>
            </w:tcBorders>
            <w:shd w:val="clear" w:color="auto" w:fill="auto"/>
            <w:vAlign w:val="center"/>
            <w:hideMark/>
          </w:tcPr>
          <w:p w14:paraId="5BF23A53" w14:textId="78B60B15" w:rsidR="00A55D39" w:rsidRPr="003F62F3" w:rsidDel="008F1350" w:rsidRDefault="00A55D39" w:rsidP="008F1350">
            <w:pPr>
              <w:jc w:val="center"/>
              <w:rPr>
                <w:ins w:id="8076" w:author="作者" w:date="2020-09-14T13:28:00Z"/>
                <w:del w:id="8077" w:author="作者" w:date="2020-09-14T15:36:00Z"/>
                <w:rFonts w:cs="Arial"/>
              </w:rPr>
            </w:pPr>
            <w:ins w:id="8078" w:author="作者" w:date="2020-09-14T13:28:00Z">
              <w:del w:id="8079"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76B4625B" w14:textId="33F83AC5" w:rsidR="00A55D39" w:rsidRPr="003F62F3" w:rsidDel="008F1350" w:rsidRDefault="00A55D39" w:rsidP="008F1350">
            <w:pPr>
              <w:rPr>
                <w:ins w:id="8080" w:author="作者" w:date="2020-09-14T13:28:00Z"/>
                <w:del w:id="8081" w:author="作者" w:date="2020-09-14T15:36:00Z"/>
                <w:rFonts w:ascii="宋体" w:hAnsi="宋体" w:cs="宋体"/>
              </w:rPr>
            </w:pPr>
            <w:ins w:id="8082" w:author="作者" w:date="2020-09-14T13:28:00Z">
              <w:del w:id="8083" w:author="作者" w:date="2020-09-14T15:36:00Z">
                <w:r w:rsidRPr="003F62F3" w:rsidDel="008F1350">
                  <w:rPr>
                    <w:rFonts w:ascii="宋体" w:hAnsi="宋体" w:cs="宋体" w:hint="eastAsia"/>
                  </w:rPr>
                  <w:delText>0:close</w:delText>
                </w:r>
                <w:r w:rsidRPr="003F62F3" w:rsidDel="008F1350">
                  <w:rPr>
                    <w:rFonts w:ascii="宋体" w:hAnsi="宋体" w:cs="宋体" w:hint="eastAsia"/>
                  </w:rPr>
                  <w:br/>
                  <w:delText>1:open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012E45F5" w14:textId="18F3C43C" w:rsidR="00A55D39" w:rsidRPr="003F62F3" w:rsidDel="008F1350" w:rsidRDefault="00A55D39" w:rsidP="008F1350">
            <w:pPr>
              <w:rPr>
                <w:ins w:id="8084" w:author="作者" w:date="2020-09-14T13:28:00Z"/>
                <w:del w:id="8085" w:author="作者" w:date="2020-09-14T15:36:00Z"/>
                <w:rFonts w:cs="Arial"/>
                <w:color w:val="000000"/>
              </w:rPr>
            </w:pPr>
            <w:ins w:id="8086" w:author="作者" w:date="2020-09-14T13:28:00Z">
              <w:del w:id="8087"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0872B399" w14:textId="4C1B60C0" w:rsidTr="00960541">
        <w:trPr>
          <w:trHeight w:val="560"/>
          <w:ins w:id="8088" w:author="作者" w:date="2020-09-14T13:28:00Z"/>
          <w:del w:id="8089" w:author="作者" w:date="2020-09-14T15:36:00Z"/>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14:paraId="6244F8AB" w14:textId="660E1996" w:rsidR="00A55D39" w:rsidRPr="003F62F3" w:rsidDel="008F1350" w:rsidRDefault="00A55D39" w:rsidP="008F1350">
            <w:pPr>
              <w:rPr>
                <w:ins w:id="8090" w:author="作者" w:date="2020-09-14T13:28:00Z"/>
                <w:del w:id="8091" w:author="作者" w:date="2020-09-14T15:36:00Z"/>
                <w:rFonts w:ascii="Times New Roman" w:hAnsi="Times New Roman"/>
              </w:rPr>
            </w:pPr>
            <w:ins w:id="8092" w:author="作者" w:date="2020-09-14T13:28:00Z">
              <w:del w:id="8093" w:author="作者" w:date="2020-09-14T15:36:00Z">
                <w:r w:rsidRPr="003F62F3" w:rsidDel="008F1350">
                  <w:rPr>
                    <w:rFonts w:ascii="Times New Roman" w:hAnsi="Times New Roman"/>
                  </w:rPr>
                  <w:delText>Aux_Foot_Color_Value</w:delText>
                </w:r>
              </w:del>
            </w:ins>
          </w:p>
        </w:tc>
        <w:tc>
          <w:tcPr>
            <w:tcW w:w="2198" w:type="dxa"/>
            <w:tcBorders>
              <w:top w:val="nil"/>
              <w:left w:val="nil"/>
              <w:bottom w:val="single" w:sz="4" w:space="0" w:color="auto"/>
              <w:right w:val="single" w:sz="4" w:space="0" w:color="auto"/>
            </w:tcBorders>
            <w:shd w:val="clear" w:color="auto" w:fill="auto"/>
            <w:vAlign w:val="center"/>
            <w:hideMark/>
          </w:tcPr>
          <w:p w14:paraId="0B0492CA" w14:textId="76B59435" w:rsidR="00A55D39" w:rsidRPr="003F62F3" w:rsidDel="008F1350" w:rsidRDefault="00A55D39" w:rsidP="008F1350">
            <w:pPr>
              <w:rPr>
                <w:ins w:id="8094" w:author="作者" w:date="2020-09-14T13:28:00Z"/>
                <w:del w:id="8095" w:author="作者" w:date="2020-09-14T15:36:00Z"/>
                <w:rFonts w:ascii="宋体" w:hAnsi="宋体" w:cs="宋体"/>
              </w:rPr>
            </w:pPr>
            <w:ins w:id="8096" w:author="作者" w:date="2020-09-14T13:28:00Z">
              <w:del w:id="8097" w:author="作者" w:date="2020-09-14T15:36:00Z">
                <w:r w:rsidRPr="003F62F3" w:rsidDel="008F1350">
                  <w:rPr>
                    <w:rFonts w:ascii="宋体" w:hAnsi="宋体" w:cs="宋体" w:hint="eastAsia"/>
                  </w:rPr>
                  <w:delText>Foot group颜色设置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497FFA9E" w14:textId="39ABD9FA" w:rsidR="00A55D39" w:rsidRPr="003F62F3" w:rsidDel="008F1350" w:rsidRDefault="00A55D39" w:rsidP="008F1350">
            <w:pPr>
              <w:jc w:val="center"/>
              <w:rPr>
                <w:ins w:id="8098" w:author="作者" w:date="2020-09-14T13:28:00Z"/>
                <w:del w:id="8099" w:author="作者" w:date="2020-09-14T15:36:00Z"/>
                <w:rFonts w:cs="Arial"/>
              </w:rPr>
            </w:pPr>
            <w:ins w:id="8100" w:author="作者" w:date="2020-09-14T13:28:00Z">
              <w:del w:id="8101" w:author="作者" w:date="2020-09-14T15:36:00Z">
                <w:r w:rsidRPr="003F62F3" w:rsidDel="008F1350">
                  <w:rPr>
                    <w:rFonts w:cs="Arial"/>
                  </w:rPr>
                  <w:delText>8</w:delText>
                </w:r>
              </w:del>
            </w:ins>
          </w:p>
        </w:tc>
        <w:tc>
          <w:tcPr>
            <w:tcW w:w="2715" w:type="dxa"/>
            <w:tcBorders>
              <w:top w:val="nil"/>
              <w:left w:val="nil"/>
              <w:bottom w:val="single" w:sz="4" w:space="0" w:color="auto"/>
              <w:right w:val="single" w:sz="4" w:space="0" w:color="auto"/>
            </w:tcBorders>
            <w:shd w:val="clear" w:color="auto" w:fill="auto"/>
            <w:vAlign w:val="center"/>
            <w:hideMark/>
          </w:tcPr>
          <w:p w14:paraId="4DBE51D2" w14:textId="452EC42C" w:rsidR="00A55D39" w:rsidRPr="003F62F3" w:rsidDel="008F1350" w:rsidRDefault="00A55D39" w:rsidP="008F1350">
            <w:pPr>
              <w:rPr>
                <w:ins w:id="8102" w:author="作者" w:date="2020-09-14T13:28:00Z"/>
                <w:del w:id="8103" w:author="作者" w:date="2020-09-14T15:36:00Z"/>
                <w:rFonts w:ascii="宋体" w:hAnsi="宋体" w:cs="宋体"/>
              </w:rPr>
            </w:pPr>
            <w:ins w:id="8104" w:author="作者" w:date="2020-09-14T13:28:00Z">
              <w:del w:id="8105" w:author="作者" w:date="2020-09-14T15:36:00Z">
                <w:r w:rsidRPr="003F62F3" w:rsidDel="008F1350">
                  <w:rPr>
                    <w:rFonts w:ascii="宋体" w:hAnsi="宋体" w:cs="宋体" w:hint="eastAsia"/>
                  </w:rPr>
                  <w:delText>0-255(color num)</w:delText>
                </w:r>
              </w:del>
            </w:ins>
          </w:p>
        </w:tc>
        <w:tc>
          <w:tcPr>
            <w:tcW w:w="938" w:type="dxa"/>
            <w:tcBorders>
              <w:top w:val="nil"/>
              <w:left w:val="nil"/>
              <w:bottom w:val="single" w:sz="4" w:space="0" w:color="auto"/>
              <w:right w:val="single" w:sz="4" w:space="0" w:color="auto"/>
            </w:tcBorders>
            <w:shd w:val="clear" w:color="auto" w:fill="auto"/>
            <w:vAlign w:val="center"/>
            <w:hideMark/>
          </w:tcPr>
          <w:p w14:paraId="1955B7A3" w14:textId="66FE7D57" w:rsidR="00A55D39" w:rsidRPr="003F62F3" w:rsidDel="008F1350" w:rsidRDefault="00A55D39" w:rsidP="008F1350">
            <w:pPr>
              <w:rPr>
                <w:ins w:id="8106" w:author="作者" w:date="2020-09-14T13:28:00Z"/>
                <w:del w:id="8107" w:author="作者" w:date="2020-09-14T15:36:00Z"/>
                <w:rFonts w:cs="Arial"/>
                <w:color w:val="000000"/>
              </w:rPr>
            </w:pPr>
            <w:ins w:id="8108" w:author="作者" w:date="2020-09-14T13:28:00Z">
              <w:del w:id="8109"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6B547DCD" w14:textId="294C8B1E" w:rsidTr="00960541">
        <w:trPr>
          <w:trHeight w:val="840"/>
          <w:ins w:id="8110" w:author="作者" w:date="2020-09-14T13:28:00Z"/>
          <w:del w:id="8111" w:author="作者" w:date="2020-09-14T15:36:00Z"/>
        </w:trPr>
        <w:tc>
          <w:tcPr>
            <w:tcW w:w="3580" w:type="dxa"/>
            <w:tcBorders>
              <w:top w:val="nil"/>
              <w:left w:val="nil"/>
              <w:bottom w:val="nil"/>
              <w:right w:val="nil"/>
            </w:tcBorders>
            <w:shd w:val="clear" w:color="auto" w:fill="auto"/>
            <w:noWrap/>
            <w:vAlign w:val="center"/>
            <w:hideMark/>
          </w:tcPr>
          <w:p w14:paraId="33609DB8" w14:textId="3E4BD4C0" w:rsidR="00A55D39" w:rsidRPr="003F62F3" w:rsidDel="008F1350" w:rsidRDefault="00A55D39" w:rsidP="008F1350">
            <w:pPr>
              <w:rPr>
                <w:ins w:id="8112" w:author="作者" w:date="2020-09-14T13:28:00Z"/>
                <w:del w:id="8113" w:author="作者" w:date="2020-09-14T15:36:00Z"/>
                <w:rFonts w:ascii="Times New Roman" w:hAnsi="Times New Roman"/>
              </w:rPr>
            </w:pPr>
            <w:ins w:id="8114" w:author="作者" w:date="2020-09-14T13:28:00Z">
              <w:del w:id="8115" w:author="作者" w:date="2020-09-14T15:36:00Z">
                <w:r w:rsidRPr="003F62F3" w:rsidDel="008F1350">
                  <w:rPr>
                    <w:rFonts w:ascii="Times New Roman" w:hAnsi="Times New Roman"/>
                  </w:rPr>
                  <w:delText>Aux_ALM_Set</w:delText>
                </w:r>
              </w:del>
            </w:ins>
          </w:p>
        </w:tc>
        <w:tc>
          <w:tcPr>
            <w:tcW w:w="2198" w:type="dxa"/>
            <w:tcBorders>
              <w:top w:val="nil"/>
              <w:left w:val="single" w:sz="4" w:space="0" w:color="auto"/>
              <w:bottom w:val="single" w:sz="4" w:space="0" w:color="auto"/>
              <w:right w:val="single" w:sz="4" w:space="0" w:color="auto"/>
            </w:tcBorders>
            <w:shd w:val="clear" w:color="auto" w:fill="auto"/>
            <w:vAlign w:val="center"/>
            <w:hideMark/>
          </w:tcPr>
          <w:p w14:paraId="1C8F6AF8" w14:textId="39E392C4" w:rsidR="00A55D39" w:rsidRPr="003F62F3" w:rsidDel="008F1350" w:rsidRDefault="00A55D39" w:rsidP="008F1350">
            <w:pPr>
              <w:rPr>
                <w:ins w:id="8116" w:author="作者" w:date="2020-09-14T13:28:00Z"/>
                <w:del w:id="8117" w:author="作者" w:date="2020-09-14T15:36:00Z"/>
                <w:rFonts w:ascii="宋体" w:hAnsi="宋体" w:cs="宋体"/>
              </w:rPr>
            </w:pPr>
            <w:ins w:id="8118" w:author="作者" w:date="2020-09-14T13:28:00Z">
              <w:del w:id="8119" w:author="作者" w:date="2020-09-14T15:36:00Z">
                <w:r w:rsidRPr="003F62F3" w:rsidDel="008F1350">
                  <w:rPr>
                    <w:rFonts w:ascii="宋体" w:hAnsi="宋体" w:cs="宋体" w:hint="eastAsia"/>
                  </w:rPr>
                  <w:delText>室内氛围灯开关</w:delText>
                </w:r>
              </w:del>
            </w:ins>
          </w:p>
        </w:tc>
        <w:tc>
          <w:tcPr>
            <w:tcW w:w="649" w:type="dxa"/>
            <w:tcBorders>
              <w:top w:val="nil"/>
              <w:left w:val="nil"/>
              <w:bottom w:val="single" w:sz="4" w:space="0" w:color="auto"/>
              <w:right w:val="single" w:sz="4" w:space="0" w:color="auto"/>
            </w:tcBorders>
            <w:shd w:val="clear" w:color="auto" w:fill="auto"/>
            <w:vAlign w:val="center"/>
            <w:hideMark/>
          </w:tcPr>
          <w:p w14:paraId="45077EBD" w14:textId="22D148FB" w:rsidR="00A55D39" w:rsidRPr="003F62F3" w:rsidDel="008F1350" w:rsidRDefault="00A55D39" w:rsidP="008F1350">
            <w:pPr>
              <w:jc w:val="center"/>
              <w:rPr>
                <w:ins w:id="8120" w:author="作者" w:date="2020-09-14T13:28:00Z"/>
                <w:del w:id="8121" w:author="作者" w:date="2020-09-14T15:36:00Z"/>
                <w:rFonts w:cs="Arial"/>
              </w:rPr>
            </w:pPr>
            <w:ins w:id="8122" w:author="作者" w:date="2020-09-14T13:28:00Z">
              <w:del w:id="8123"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4B95FFE9" w14:textId="0647EBBE" w:rsidR="00A55D39" w:rsidRPr="003F62F3" w:rsidDel="008F1350" w:rsidRDefault="00A55D39" w:rsidP="008F1350">
            <w:pPr>
              <w:rPr>
                <w:ins w:id="8124" w:author="作者" w:date="2020-09-14T13:28:00Z"/>
                <w:del w:id="8125" w:author="作者" w:date="2020-09-14T15:36:00Z"/>
                <w:rFonts w:ascii="宋体" w:hAnsi="宋体" w:cs="宋体"/>
              </w:rPr>
            </w:pPr>
            <w:ins w:id="8126" w:author="作者" w:date="2020-09-14T13:28:00Z">
              <w:del w:id="8127"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1:close</w:delText>
                </w:r>
                <w:r w:rsidRPr="003F62F3" w:rsidDel="008F1350">
                  <w:rPr>
                    <w:rFonts w:ascii="宋体" w:hAnsi="宋体" w:cs="宋体" w:hint="eastAsia"/>
                  </w:rPr>
                  <w:br/>
                  <w:delText>2:open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54877306" w14:textId="6F3D9A12" w:rsidR="00A55D39" w:rsidRPr="003F62F3" w:rsidDel="008F1350" w:rsidRDefault="00A55D39" w:rsidP="008F1350">
            <w:pPr>
              <w:rPr>
                <w:ins w:id="8128" w:author="作者" w:date="2020-09-14T13:28:00Z"/>
                <w:del w:id="8129" w:author="作者" w:date="2020-09-14T15:36:00Z"/>
                <w:rFonts w:cs="Arial"/>
                <w:color w:val="000000"/>
              </w:rPr>
            </w:pPr>
            <w:ins w:id="8130" w:author="作者" w:date="2020-09-14T13:28:00Z">
              <w:del w:id="8131"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5A09CC1A" w14:textId="34CC1350" w:rsidTr="00960541">
        <w:trPr>
          <w:trHeight w:val="560"/>
          <w:ins w:id="8132" w:author="作者" w:date="2020-09-14T13:28:00Z"/>
          <w:del w:id="8133"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6B0C66" w14:textId="26559552" w:rsidR="00A55D39" w:rsidRPr="003F62F3" w:rsidDel="008F1350" w:rsidRDefault="00A55D39" w:rsidP="008F1350">
            <w:pPr>
              <w:rPr>
                <w:ins w:id="8134" w:author="作者" w:date="2020-09-14T13:28:00Z"/>
                <w:del w:id="8135" w:author="作者" w:date="2020-09-14T15:36:00Z"/>
                <w:rFonts w:cs="Arial"/>
              </w:rPr>
            </w:pPr>
            <w:ins w:id="8136" w:author="作者" w:date="2020-09-14T13:28:00Z">
              <w:del w:id="8137" w:author="作者" w:date="2020-09-14T15:36:00Z">
                <w:r w:rsidRPr="003F62F3" w:rsidDel="008F1350">
                  <w:rPr>
                    <w:rFonts w:cs="Arial"/>
                  </w:rPr>
                  <w:delText>Aux_Music_Set</w:delText>
                </w:r>
              </w:del>
            </w:ins>
          </w:p>
        </w:tc>
        <w:tc>
          <w:tcPr>
            <w:tcW w:w="2198" w:type="dxa"/>
            <w:tcBorders>
              <w:top w:val="nil"/>
              <w:left w:val="nil"/>
              <w:bottom w:val="single" w:sz="4" w:space="0" w:color="auto"/>
              <w:right w:val="single" w:sz="4" w:space="0" w:color="auto"/>
            </w:tcBorders>
            <w:shd w:val="clear" w:color="auto" w:fill="auto"/>
            <w:vAlign w:val="center"/>
            <w:hideMark/>
          </w:tcPr>
          <w:p w14:paraId="5CC76052" w14:textId="1D5BD7D3" w:rsidR="00A55D39" w:rsidRPr="003F62F3" w:rsidDel="008F1350" w:rsidRDefault="00A55D39" w:rsidP="008F1350">
            <w:pPr>
              <w:rPr>
                <w:ins w:id="8138" w:author="作者" w:date="2020-09-14T13:28:00Z"/>
                <w:del w:id="8139" w:author="作者" w:date="2020-09-14T15:36:00Z"/>
                <w:rFonts w:ascii="宋体" w:hAnsi="宋体" w:cs="宋体"/>
              </w:rPr>
            </w:pPr>
            <w:ins w:id="8140" w:author="作者" w:date="2020-09-14T13:28:00Z">
              <w:del w:id="8141" w:author="作者" w:date="2020-09-14T15:36:00Z">
                <w:r w:rsidRPr="003F62F3" w:rsidDel="008F1350">
                  <w:rPr>
                    <w:rFonts w:ascii="宋体" w:hAnsi="宋体" w:cs="宋体" w:hint="eastAsia"/>
                  </w:rPr>
                  <w:delText>音乐律动开关</w:delText>
                </w:r>
              </w:del>
            </w:ins>
          </w:p>
        </w:tc>
        <w:tc>
          <w:tcPr>
            <w:tcW w:w="649" w:type="dxa"/>
            <w:tcBorders>
              <w:top w:val="nil"/>
              <w:left w:val="nil"/>
              <w:bottom w:val="single" w:sz="4" w:space="0" w:color="auto"/>
              <w:right w:val="single" w:sz="4" w:space="0" w:color="auto"/>
            </w:tcBorders>
            <w:shd w:val="clear" w:color="auto" w:fill="auto"/>
            <w:vAlign w:val="center"/>
            <w:hideMark/>
          </w:tcPr>
          <w:p w14:paraId="67C71DA0" w14:textId="538D0CE2" w:rsidR="00A55D39" w:rsidRPr="003F62F3" w:rsidDel="008F1350" w:rsidRDefault="00A55D39" w:rsidP="008F1350">
            <w:pPr>
              <w:jc w:val="center"/>
              <w:rPr>
                <w:ins w:id="8142" w:author="作者" w:date="2020-09-14T13:28:00Z"/>
                <w:del w:id="8143" w:author="作者" w:date="2020-09-14T15:36:00Z"/>
                <w:rFonts w:cs="Arial"/>
              </w:rPr>
            </w:pPr>
            <w:ins w:id="8144" w:author="作者" w:date="2020-09-14T13:28:00Z">
              <w:del w:id="8145"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5CC87C48" w14:textId="19415DFC" w:rsidR="00A55D39" w:rsidRPr="003F62F3" w:rsidDel="008F1350" w:rsidRDefault="00A55D39" w:rsidP="008F1350">
            <w:pPr>
              <w:rPr>
                <w:ins w:id="8146" w:author="作者" w:date="2020-09-14T13:28:00Z"/>
                <w:del w:id="8147" w:author="作者" w:date="2020-09-14T15:36:00Z"/>
                <w:rFonts w:ascii="宋体" w:hAnsi="宋体" w:cs="宋体"/>
              </w:rPr>
            </w:pPr>
            <w:ins w:id="8148" w:author="作者" w:date="2020-09-14T13:28:00Z">
              <w:del w:id="8149" w:author="作者" w:date="2020-09-14T15:36:00Z">
                <w:r w:rsidRPr="003F62F3" w:rsidDel="008F1350">
                  <w:rPr>
                    <w:rFonts w:ascii="宋体" w:hAnsi="宋体" w:cs="宋体" w:hint="eastAsia"/>
                  </w:rPr>
                  <w:delText>0:close</w:delText>
                </w:r>
                <w:r w:rsidRPr="003F62F3" w:rsidDel="008F1350">
                  <w:rPr>
                    <w:rFonts w:ascii="宋体" w:hAnsi="宋体" w:cs="宋体" w:hint="eastAsia"/>
                  </w:rPr>
                  <w:br/>
                  <w:delText>1:open</w:delText>
                </w:r>
              </w:del>
            </w:ins>
          </w:p>
        </w:tc>
        <w:tc>
          <w:tcPr>
            <w:tcW w:w="938" w:type="dxa"/>
            <w:tcBorders>
              <w:top w:val="nil"/>
              <w:left w:val="nil"/>
              <w:bottom w:val="single" w:sz="4" w:space="0" w:color="auto"/>
              <w:right w:val="single" w:sz="4" w:space="0" w:color="auto"/>
            </w:tcBorders>
            <w:shd w:val="clear" w:color="auto" w:fill="auto"/>
            <w:vAlign w:val="center"/>
            <w:hideMark/>
          </w:tcPr>
          <w:p w14:paraId="1254CB59" w14:textId="75861B23" w:rsidR="00A55D39" w:rsidRPr="003F62F3" w:rsidDel="008F1350" w:rsidRDefault="00A55D39" w:rsidP="008F1350">
            <w:pPr>
              <w:rPr>
                <w:ins w:id="8150" w:author="作者" w:date="2020-09-14T13:28:00Z"/>
                <w:del w:id="8151" w:author="作者" w:date="2020-09-14T15:36:00Z"/>
                <w:rFonts w:cs="Arial"/>
                <w:color w:val="000000"/>
              </w:rPr>
            </w:pPr>
            <w:ins w:id="8152" w:author="作者" w:date="2020-09-14T13:28:00Z">
              <w:del w:id="8153"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590BDB41" w14:textId="6BB51C91" w:rsidTr="00960541">
        <w:trPr>
          <w:trHeight w:val="1120"/>
          <w:ins w:id="8154" w:author="作者" w:date="2020-09-14T13:28:00Z"/>
          <w:del w:id="8155"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44E7F92E" w14:textId="6D77A162" w:rsidR="00A55D39" w:rsidRPr="003F62F3" w:rsidDel="008F1350" w:rsidRDefault="00A55D39" w:rsidP="008F1350">
            <w:pPr>
              <w:rPr>
                <w:ins w:id="8156" w:author="作者" w:date="2020-09-14T13:28:00Z"/>
                <w:del w:id="8157" w:author="作者" w:date="2020-09-14T15:36:00Z"/>
                <w:rFonts w:cs="Arial"/>
              </w:rPr>
            </w:pPr>
            <w:ins w:id="8158" w:author="作者" w:date="2020-09-14T13:28:00Z">
              <w:del w:id="8159" w:author="作者" w:date="2020-09-14T15:36:00Z">
                <w:r w:rsidRPr="003F62F3" w:rsidDel="008F1350">
                  <w:rPr>
                    <w:rFonts w:cs="Arial"/>
                  </w:rPr>
                  <w:delText>Aux_Color_Mode</w:delText>
                </w:r>
              </w:del>
            </w:ins>
          </w:p>
        </w:tc>
        <w:tc>
          <w:tcPr>
            <w:tcW w:w="2198" w:type="dxa"/>
            <w:tcBorders>
              <w:top w:val="nil"/>
              <w:left w:val="nil"/>
              <w:bottom w:val="single" w:sz="4" w:space="0" w:color="auto"/>
              <w:right w:val="single" w:sz="4" w:space="0" w:color="auto"/>
            </w:tcBorders>
            <w:shd w:val="clear" w:color="auto" w:fill="auto"/>
            <w:vAlign w:val="center"/>
            <w:hideMark/>
          </w:tcPr>
          <w:p w14:paraId="124F3D98" w14:textId="6FEE1B65" w:rsidR="00A55D39" w:rsidRPr="003F62F3" w:rsidDel="008F1350" w:rsidRDefault="00A55D39" w:rsidP="008F1350">
            <w:pPr>
              <w:rPr>
                <w:ins w:id="8160" w:author="作者" w:date="2020-09-14T13:28:00Z"/>
                <w:del w:id="8161" w:author="作者" w:date="2020-09-14T15:36:00Z"/>
                <w:rFonts w:ascii="宋体" w:hAnsi="宋体" w:cs="宋体"/>
              </w:rPr>
            </w:pPr>
            <w:ins w:id="8162" w:author="作者" w:date="2020-09-14T13:28:00Z">
              <w:del w:id="8163" w:author="作者" w:date="2020-09-14T15:36:00Z">
                <w:r w:rsidRPr="003F62F3" w:rsidDel="008F1350">
                  <w:rPr>
                    <w:rFonts w:ascii="宋体" w:hAnsi="宋体" w:cs="宋体" w:hint="eastAsia"/>
                  </w:rPr>
                  <w:delText>颜色模式设置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04FAA892" w14:textId="72A90C1C" w:rsidR="00A55D39" w:rsidRPr="003F62F3" w:rsidDel="008F1350" w:rsidRDefault="00A55D39" w:rsidP="008F1350">
            <w:pPr>
              <w:jc w:val="center"/>
              <w:rPr>
                <w:ins w:id="8164" w:author="作者" w:date="2020-09-14T13:28:00Z"/>
                <w:del w:id="8165" w:author="作者" w:date="2020-09-14T15:36:00Z"/>
                <w:rFonts w:cs="Arial"/>
              </w:rPr>
            </w:pPr>
            <w:ins w:id="8166" w:author="作者" w:date="2020-09-14T13:28:00Z">
              <w:del w:id="8167"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1F218CEF" w14:textId="45A1F31A" w:rsidR="00A55D39" w:rsidRPr="003F62F3" w:rsidDel="008F1350" w:rsidRDefault="00A55D39" w:rsidP="008F1350">
            <w:pPr>
              <w:rPr>
                <w:ins w:id="8168" w:author="作者" w:date="2020-09-14T13:28:00Z"/>
                <w:del w:id="8169" w:author="作者" w:date="2020-09-14T15:36:00Z"/>
                <w:rFonts w:ascii="宋体" w:hAnsi="宋体" w:cs="宋体"/>
              </w:rPr>
            </w:pPr>
            <w:ins w:id="8170" w:author="作者" w:date="2020-09-14T13:28:00Z">
              <w:del w:id="8171"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1:static</w:delText>
                </w:r>
                <w:r w:rsidRPr="003F62F3" w:rsidDel="008F1350">
                  <w:rPr>
                    <w:rFonts w:ascii="宋体" w:hAnsi="宋体" w:cs="宋体" w:hint="eastAsia"/>
                  </w:rPr>
                  <w:br/>
                  <w:delText>2:dynamic</w:delText>
                </w:r>
                <w:r w:rsidRPr="003F62F3" w:rsidDel="008F1350">
                  <w:rPr>
                    <w:rFonts w:ascii="宋体" w:hAnsi="宋体" w:cs="宋体" w:hint="eastAsia"/>
                  </w:rPr>
                  <w:br/>
                  <w:delText>3:customize</w:delText>
                </w:r>
              </w:del>
            </w:ins>
          </w:p>
        </w:tc>
        <w:tc>
          <w:tcPr>
            <w:tcW w:w="938" w:type="dxa"/>
            <w:tcBorders>
              <w:top w:val="nil"/>
              <w:left w:val="nil"/>
              <w:bottom w:val="single" w:sz="4" w:space="0" w:color="auto"/>
              <w:right w:val="single" w:sz="4" w:space="0" w:color="auto"/>
            </w:tcBorders>
            <w:shd w:val="clear" w:color="auto" w:fill="auto"/>
            <w:vAlign w:val="center"/>
            <w:hideMark/>
          </w:tcPr>
          <w:p w14:paraId="65286086" w14:textId="78017A13" w:rsidR="00A55D39" w:rsidRPr="003F62F3" w:rsidDel="008F1350" w:rsidRDefault="00A55D39" w:rsidP="008F1350">
            <w:pPr>
              <w:rPr>
                <w:ins w:id="8172" w:author="作者" w:date="2020-09-14T13:28:00Z"/>
                <w:del w:id="8173" w:author="作者" w:date="2020-09-14T15:36:00Z"/>
                <w:rFonts w:cs="Arial"/>
                <w:color w:val="000000"/>
              </w:rPr>
            </w:pPr>
            <w:ins w:id="8174" w:author="作者" w:date="2020-09-14T13:28:00Z">
              <w:del w:id="8175"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8A9BD5C" w14:textId="0BC3BD4C" w:rsidTr="00960541">
        <w:trPr>
          <w:trHeight w:val="1680"/>
          <w:ins w:id="8176" w:author="作者" w:date="2020-09-14T13:28:00Z"/>
          <w:del w:id="8177"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36E74001" w14:textId="46B1F53B" w:rsidR="00A55D39" w:rsidRPr="003F62F3" w:rsidDel="008F1350" w:rsidRDefault="00A55D39" w:rsidP="008F1350">
            <w:pPr>
              <w:rPr>
                <w:ins w:id="8178" w:author="作者" w:date="2020-09-14T13:28:00Z"/>
                <w:del w:id="8179" w:author="作者" w:date="2020-09-14T15:36:00Z"/>
                <w:rFonts w:cs="Arial"/>
              </w:rPr>
            </w:pPr>
            <w:ins w:id="8180" w:author="作者" w:date="2020-09-14T13:28:00Z">
              <w:del w:id="8181" w:author="作者" w:date="2020-09-14T15:36:00Z">
                <w:r w:rsidRPr="003F62F3" w:rsidDel="008F1350">
                  <w:rPr>
                    <w:rFonts w:cs="Arial"/>
                  </w:rPr>
                  <w:delText>Aux_Dynamic_Color</w:delText>
                </w:r>
              </w:del>
            </w:ins>
          </w:p>
        </w:tc>
        <w:tc>
          <w:tcPr>
            <w:tcW w:w="2198" w:type="dxa"/>
            <w:tcBorders>
              <w:top w:val="nil"/>
              <w:left w:val="nil"/>
              <w:bottom w:val="single" w:sz="4" w:space="0" w:color="auto"/>
              <w:right w:val="single" w:sz="4" w:space="0" w:color="auto"/>
            </w:tcBorders>
            <w:shd w:val="clear" w:color="auto" w:fill="auto"/>
            <w:vAlign w:val="center"/>
            <w:hideMark/>
          </w:tcPr>
          <w:p w14:paraId="608F35B6" w14:textId="5823E13F" w:rsidR="00A55D39" w:rsidRPr="003F62F3" w:rsidDel="008F1350" w:rsidRDefault="00A55D39" w:rsidP="008F1350">
            <w:pPr>
              <w:rPr>
                <w:ins w:id="8182" w:author="作者" w:date="2020-09-14T13:28:00Z"/>
                <w:del w:id="8183" w:author="作者" w:date="2020-09-14T15:36:00Z"/>
                <w:rFonts w:ascii="宋体" w:hAnsi="宋体" w:cs="宋体"/>
              </w:rPr>
            </w:pPr>
            <w:ins w:id="8184" w:author="作者" w:date="2020-09-14T13:28:00Z">
              <w:del w:id="8185" w:author="作者" w:date="2020-09-14T15:36:00Z">
                <w:r w:rsidRPr="003F62F3" w:rsidDel="008F1350">
                  <w:rPr>
                    <w:rFonts w:ascii="宋体" w:hAnsi="宋体" w:cs="宋体" w:hint="eastAsia"/>
                  </w:rPr>
                  <w:delText>动态颜色设置</w:delText>
                </w:r>
              </w:del>
            </w:ins>
          </w:p>
        </w:tc>
        <w:tc>
          <w:tcPr>
            <w:tcW w:w="649" w:type="dxa"/>
            <w:tcBorders>
              <w:top w:val="nil"/>
              <w:left w:val="nil"/>
              <w:bottom w:val="single" w:sz="4" w:space="0" w:color="auto"/>
              <w:right w:val="single" w:sz="4" w:space="0" w:color="auto"/>
            </w:tcBorders>
            <w:shd w:val="clear" w:color="auto" w:fill="auto"/>
            <w:vAlign w:val="center"/>
            <w:hideMark/>
          </w:tcPr>
          <w:p w14:paraId="710C6EAA" w14:textId="55DEAA31" w:rsidR="00A55D39" w:rsidRPr="003F62F3" w:rsidDel="008F1350" w:rsidRDefault="00A55D39" w:rsidP="008F1350">
            <w:pPr>
              <w:jc w:val="center"/>
              <w:rPr>
                <w:ins w:id="8186" w:author="作者" w:date="2020-09-14T13:28:00Z"/>
                <w:del w:id="8187" w:author="作者" w:date="2020-09-14T15:36:00Z"/>
                <w:rFonts w:cs="Arial"/>
              </w:rPr>
            </w:pPr>
            <w:ins w:id="8188" w:author="作者" w:date="2020-09-14T13:28:00Z">
              <w:del w:id="8189" w:author="作者" w:date="2020-09-14T15:36:00Z">
                <w:r w:rsidRPr="003F62F3" w:rsidDel="008F1350">
                  <w:rPr>
                    <w:rFonts w:cs="Arial"/>
                  </w:rPr>
                  <w:delText>3</w:delText>
                </w:r>
              </w:del>
            </w:ins>
          </w:p>
        </w:tc>
        <w:tc>
          <w:tcPr>
            <w:tcW w:w="2715" w:type="dxa"/>
            <w:tcBorders>
              <w:top w:val="nil"/>
              <w:left w:val="nil"/>
              <w:bottom w:val="single" w:sz="4" w:space="0" w:color="auto"/>
              <w:right w:val="single" w:sz="4" w:space="0" w:color="auto"/>
            </w:tcBorders>
            <w:shd w:val="clear" w:color="auto" w:fill="auto"/>
            <w:vAlign w:val="center"/>
            <w:hideMark/>
          </w:tcPr>
          <w:p w14:paraId="04FE7103" w14:textId="5CB93C8D" w:rsidR="00A55D39" w:rsidRPr="003F62F3" w:rsidDel="008F1350" w:rsidRDefault="00A55D39" w:rsidP="008F1350">
            <w:pPr>
              <w:rPr>
                <w:ins w:id="8190" w:author="作者" w:date="2020-09-14T13:28:00Z"/>
                <w:del w:id="8191" w:author="作者" w:date="2020-09-14T15:36:00Z"/>
                <w:rFonts w:ascii="宋体" w:hAnsi="宋体" w:cs="宋体"/>
              </w:rPr>
            </w:pPr>
            <w:ins w:id="8192" w:author="作者" w:date="2020-09-14T13:28:00Z">
              <w:del w:id="8193"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1:surprise me</w:delText>
                </w:r>
                <w:r w:rsidRPr="003F62F3" w:rsidDel="008F1350">
                  <w:rPr>
                    <w:rFonts w:ascii="宋体" w:hAnsi="宋体" w:cs="宋体" w:hint="eastAsia"/>
                  </w:rPr>
                  <w:br/>
                  <w:delText>2:ocean heart</w:delText>
                </w:r>
                <w:r w:rsidRPr="003F62F3" w:rsidDel="008F1350">
                  <w:rPr>
                    <w:rFonts w:ascii="宋体" w:hAnsi="宋体" w:cs="宋体" w:hint="eastAsia"/>
                  </w:rPr>
                  <w:br/>
                  <w:delText>3:deep forest</w:delText>
                </w:r>
                <w:r w:rsidRPr="003F62F3" w:rsidDel="008F1350">
                  <w:rPr>
                    <w:rFonts w:ascii="宋体" w:hAnsi="宋体" w:cs="宋体" w:hint="eastAsia"/>
                  </w:rPr>
                  <w:br/>
                  <w:delText>4:Moden city</w:delText>
                </w:r>
                <w:r w:rsidRPr="003F62F3" w:rsidDel="008F1350">
                  <w:rPr>
                    <w:rFonts w:ascii="宋体" w:hAnsi="宋体" w:cs="宋体" w:hint="eastAsia"/>
                  </w:rPr>
                  <w:br/>
                  <w:delText>5:w</w:delText>
                </w:r>
                <w:r w:rsidDel="008F1350">
                  <w:rPr>
                    <w:rFonts w:ascii="宋体" w:hAnsi="宋体" w:cs="宋体"/>
                  </w:rPr>
                  <w:delText>a</w:delText>
                </w:r>
                <w:r w:rsidRPr="003F62F3" w:rsidDel="008F1350">
                  <w:rPr>
                    <w:rFonts w:ascii="宋体" w:hAnsi="宋体" w:cs="宋体" w:hint="eastAsia"/>
                  </w:rPr>
                  <w:delText>rm heart</w:delText>
                </w:r>
              </w:del>
            </w:ins>
          </w:p>
        </w:tc>
        <w:tc>
          <w:tcPr>
            <w:tcW w:w="938" w:type="dxa"/>
            <w:tcBorders>
              <w:top w:val="nil"/>
              <w:left w:val="nil"/>
              <w:bottom w:val="single" w:sz="4" w:space="0" w:color="auto"/>
              <w:right w:val="single" w:sz="4" w:space="0" w:color="auto"/>
            </w:tcBorders>
            <w:shd w:val="clear" w:color="auto" w:fill="auto"/>
            <w:vAlign w:val="center"/>
            <w:hideMark/>
          </w:tcPr>
          <w:p w14:paraId="3042404E" w14:textId="586A942F" w:rsidR="00A55D39" w:rsidRPr="003F62F3" w:rsidDel="008F1350" w:rsidRDefault="00A55D39" w:rsidP="008F1350">
            <w:pPr>
              <w:rPr>
                <w:ins w:id="8194" w:author="作者" w:date="2020-09-14T13:28:00Z"/>
                <w:del w:id="8195" w:author="作者" w:date="2020-09-14T15:36:00Z"/>
                <w:rFonts w:cs="Arial"/>
                <w:color w:val="000000"/>
              </w:rPr>
            </w:pPr>
            <w:ins w:id="8196" w:author="作者" w:date="2020-09-14T13:28:00Z">
              <w:del w:id="8197"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A5EA760" w14:textId="40EFD4AD" w:rsidTr="00960541">
        <w:trPr>
          <w:trHeight w:val="560"/>
          <w:ins w:id="8198" w:author="作者" w:date="2020-09-14T13:28:00Z"/>
          <w:del w:id="8199"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22D26823" w14:textId="498F70DC" w:rsidR="00A55D39" w:rsidRPr="003F62F3" w:rsidDel="008F1350" w:rsidRDefault="00A55D39" w:rsidP="008F1350">
            <w:pPr>
              <w:rPr>
                <w:ins w:id="8200" w:author="作者" w:date="2020-09-14T13:28:00Z"/>
                <w:del w:id="8201" w:author="作者" w:date="2020-09-14T15:36:00Z"/>
                <w:rFonts w:ascii="宋体" w:hAnsi="宋体" w:cs="宋体"/>
              </w:rPr>
            </w:pPr>
            <w:ins w:id="8202" w:author="作者" w:date="2020-09-14T13:28:00Z">
              <w:del w:id="8203" w:author="作者" w:date="2020-09-14T15:36:00Z">
                <w:r w:rsidRPr="003F62F3" w:rsidDel="008F1350">
                  <w:rPr>
                    <w:rFonts w:ascii="宋体" w:hAnsi="宋体" w:cs="宋体" w:hint="eastAsia"/>
                  </w:rPr>
                  <w:delText>Aux_AmbLghtDrvMde_D_Rq</w:delText>
                </w:r>
              </w:del>
            </w:ins>
          </w:p>
        </w:tc>
        <w:tc>
          <w:tcPr>
            <w:tcW w:w="2198" w:type="dxa"/>
            <w:tcBorders>
              <w:top w:val="nil"/>
              <w:left w:val="nil"/>
              <w:bottom w:val="single" w:sz="4" w:space="0" w:color="auto"/>
              <w:right w:val="single" w:sz="4" w:space="0" w:color="auto"/>
            </w:tcBorders>
            <w:shd w:val="clear" w:color="auto" w:fill="auto"/>
            <w:vAlign w:val="center"/>
            <w:hideMark/>
          </w:tcPr>
          <w:p w14:paraId="7CF1C7F9" w14:textId="0584AE15" w:rsidR="00A55D39" w:rsidRPr="003F62F3" w:rsidDel="008F1350" w:rsidRDefault="00A55D39" w:rsidP="008F1350">
            <w:pPr>
              <w:rPr>
                <w:ins w:id="8204" w:author="作者" w:date="2020-09-14T13:28:00Z"/>
                <w:del w:id="8205" w:author="作者" w:date="2020-09-14T15:36:00Z"/>
                <w:rFonts w:ascii="宋体" w:hAnsi="宋体" w:cs="宋体"/>
              </w:rPr>
            </w:pPr>
            <w:ins w:id="8206" w:author="作者" w:date="2020-09-14T13:28:00Z">
              <w:del w:id="8207" w:author="作者" w:date="2020-09-14T15:36:00Z">
                <w:r w:rsidRPr="003F62F3" w:rsidDel="008F1350">
                  <w:rPr>
                    <w:rFonts w:ascii="宋体" w:hAnsi="宋体" w:cs="宋体" w:hint="eastAsia"/>
                  </w:rPr>
                  <w:delText>IVI颜色模式</w:delText>
                </w:r>
              </w:del>
            </w:ins>
          </w:p>
        </w:tc>
        <w:tc>
          <w:tcPr>
            <w:tcW w:w="649" w:type="dxa"/>
            <w:tcBorders>
              <w:top w:val="nil"/>
              <w:left w:val="nil"/>
              <w:bottom w:val="single" w:sz="4" w:space="0" w:color="auto"/>
              <w:right w:val="single" w:sz="4" w:space="0" w:color="auto"/>
            </w:tcBorders>
            <w:shd w:val="clear" w:color="auto" w:fill="auto"/>
            <w:vAlign w:val="center"/>
            <w:hideMark/>
          </w:tcPr>
          <w:p w14:paraId="6291A3AD" w14:textId="6865DC8D" w:rsidR="00A55D39" w:rsidRPr="003F62F3" w:rsidDel="008F1350" w:rsidRDefault="00A55D39" w:rsidP="008F1350">
            <w:pPr>
              <w:jc w:val="center"/>
              <w:rPr>
                <w:ins w:id="8208" w:author="作者" w:date="2020-09-14T13:28:00Z"/>
                <w:del w:id="8209" w:author="作者" w:date="2020-09-14T15:36:00Z"/>
                <w:rFonts w:cs="Arial"/>
              </w:rPr>
            </w:pPr>
            <w:ins w:id="8210" w:author="作者" w:date="2020-09-14T13:28:00Z">
              <w:del w:id="8211"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08410662" w14:textId="5173BDF5" w:rsidR="00A55D39" w:rsidRPr="003F62F3" w:rsidDel="008F1350" w:rsidRDefault="00A55D39" w:rsidP="008F1350">
            <w:pPr>
              <w:rPr>
                <w:ins w:id="8212" w:author="作者" w:date="2020-09-14T13:28:00Z"/>
                <w:del w:id="8213" w:author="作者" w:date="2020-09-14T15:36:00Z"/>
                <w:rFonts w:cs="Arial"/>
              </w:rPr>
            </w:pPr>
            <w:ins w:id="8214" w:author="作者" w:date="2020-09-14T13:28:00Z">
              <w:del w:id="8215" w:author="作者" w:date="2020-09-14T15:36:00Z">
                <w:r w:rsidRPr="003F62F3" w:rsidDel="008F1350">
                  <w:rPr>
                    <w:rFonts w:cs="Arial"/>
                  </w:rPr>
                  <w:delText>0:manual</w:delText>
                </w:r>
                <w:r w:rsidRPr="003F62F3" w:rsidDel="008F1350">
                  <w:rPr>
                    <w:rFonts w:cs="Arial"/>
                  </w:rPr>
                  <w:br/>
                  <w:delText>1:auto</w:delText>
                </w:r>
              </w:del>
            </w:ins>
          </w:p>
        </w:tc>
        <w:tc>
          <w:tcPr>
            <w:tcW w:w="938" w:type="dxa"/>
            <w:tcBorders>
              <w:top w:val="nil"/>
              <w:left w:val="nil"/>
              <w:bottom w:val="single" w:sz="4" w:space="0" w:color="auto"/>
              <w:right w:val="single" w:sz="4" w:space="0" w:color="auto"/>
            </w:tcBorders>
            <w:shd w:val="clear" w:color="auto" w:fill="auto"/>
            <w:vAlign w:val="center"/>
            <w:hideMark/>
          </w:tcPr>
          <w:p w14:paraId="419E8B9C" w14:textId="42473602" w:rsidR="00A55D39" w:rsidRPr="003F62F3" w:rsidDel="008F1350" w:rsidRDefault="00A55D39" w:rsidP="008F1350">
            <w:pPr>
              <w:rPr>
                <w:ins w:id="8216" w:author="作者" w:date="2020-09-14T13:28:00Z"/>
                <w:del w:id="8217" w:author="作者" w:date="2020-09-14T15:36:00Z"/>
                <w:rFonts w:cs="Arial"/>
                <w:color w:val="000000"/>
              </w:rPr>
            </w:pPr>
            <w:ins w:id="8218" w:author="作者" w:date="2020-09-14T13:28:00Z">
              <w:del w:id="8219"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013EF0AA" w14:textId="2B1EAF95" w:rsidTr="00960541">
        <w:trPr>
          <w:trHeight w:val="840"/>
          <w:ins w:id="8220" w:author="作者" w:date="2020-09-14T13:28:00Z"/>
          <w:del w:id="8221"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1C480790" w14:textId="7086DE36" w:rsidR="00A55D39" w:rsidRPr="003F62F3" w:rsidDel="008F1350" w:rsidRDefault="00A55D39" w:rsidP="008F1350">
            <w:pPr>
              <w:rPr>
                <w:ins w:id="8222" w:author="作者" w:date="2020-09-14T13:28:00Z"/>
                <w:del w:id="8223" w:author="作者" w:date="2020-09-14T15:36:00Z"/>
                <w:rFonts w:ascii="宋体" w:hAnsi="宋体" w:cs="宋体"/>
              </w:rPr>
            </w:pPr>
            <w:ins w:id="8224" w:author="作者" w:date="2020-09-14T13:28:00Z">
              <w:del w:id="8225" w:author="作者" w:date="2020-09-14T15:36:00Z">
                <w:r w:rsidRPr="003F62F3" w:rsidDel="008F1350">
                  <w:rPr>
                    <w:rFonts w:ascii="宋体" w:hAnsi="宋体" w:cs="宋体" w:hint="eastAsia"/>
                  </w:rPr>
                  <w:delText>Aux_SelDrvMdeHmi03_D_Rq</w:delText>
                </w:r>
              </w:del>
            </w:ins>
          </w:p>
        </w:tc>
        <w:tc>
          <w:tcPr>
            <w:tcW w:w="2198" w:type="dxa"/>
            <w:tcBorders>
              <w:top w:val="nil"/>
              <w:left w:val="nil"/>
              <w:bottom w:val="single" w:sz="4" w:space="0" w:color="auto"/>
              <w:right w:val="single" w:sz="4" w:space="0" w:color="auto"/>
            </w:tcBorders>
            <w:shd w:val="clear" w:color="auto" w:fill="auto"/>
            <w:vAlign w:val="center"/>
            <w:hideMark/>
          </w:tcPr>
          <w:p w14:paraId="1256D231" w14:textId="1FDF007D" w:rsidR="00A55D39" w:rsidRPr="003F62F3" w:rsidDel="008F1350" w:rsidRDefault="00A55D39" w:rsidP="008F1350">
            <w:pPr>
              <w:rPr>
                <w:ins w:id="8226" w:author="作者" w:date="2020-09-14T13:28:00Z"/>
                <w:del w:id="8227" w:author="作者" w:date="2020-09-14T15:36:00Z"/>
                <w:rFonts w:ascii="宋体" w:hAnsi="宋体" w:cs="宋体"/>
              </w:rPr>
            </w:pPr>
            <w:ins w:id="8228" w:author="作者" w:date="2020-09-14T13:28:00Z">
              <w:del w:id="8229" w:author="作者" w:date="2020-09-14T15:36:00Z">
                <w:r w:rsidRPr="003F62F3" w:rsidDel="008F1350">
                  <w:rPr>
                    <w:rFonts w:ascii="宋体" w:hAnsi="宋体" w:cs="宋体" w:hint="eastAsia"/>
                  </w:rPr>
                  <w:delText>驾驶模式</w:delText>
                </w:r>
              </w:del>
            </w:ins>
          </w:p>
        </w:tc>
        <w:tc>
          <w:tcPr>
            <w:tcW w:w="649" w:type="dxa"/>
            <w:tcBorders>
              <w:top w:val="nil"/>
              <w:left w:val="nil"/>
              <w:bottom w:val="single" w:sz="4" w:space="0" w:color="auto"/>
              <w:right w:val="single" w:sz="4" w:space="0" w:color="auto"/>
            </w:tcBorders>
            <w:shd w:val="clear" w:color="auto" w:fill="auto"/>
            <w:vAlign w:val="center"/>
            <w:hideMark/>
          </w:tcPr>
          <w:p w14:paraId="27CA6217" w14:textId="4AFBE101" w:rsidR="00A55D39" w:rsidRPr="003F62F3" w:rsidDel="008F1350" w:rsidRDefault="00A55D39" w:rsidP="008F1350">
            <w:pPr>
              <w:jc w:val="center"/>
              <w:rPr>
                <w:ins w:id="8230" w:author="作者" w:date="2020-09-14T13:28:00Z"/>
                <w:del w:id="8231" w:author="作者" w:date="2020-09-14T15:36:00Z"/>
                <w:rFonts w:cs="Arial"/>
              </w:rPr>
            </w:pPr>
            <w:ins w:id="8232" w:author="作者" w:date="2020-09-14T13:28:00Z">
              <w:del w:id="8233"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1A21E05A" w14:textId="15F45907" w:rsidR="00A55D39" w:rsidRPr="003F62F3" w:rsidDel="008F1350" w:rsidRDefault="00A55D39" w:rsidP="008F1350">
            <w:pPr>
              <w:rPr>
                <w:ins w:id="8234" w:author="作者" w:date="2020-09-14T13:28:00Z"/>
                <w:del w:id="8235" w:author="作者" w:date="2020-09-14T15:36:00Z"/>
                <w:rFonts w:cs="Arial"/>
              </w:rPr>
            </w:pPr>
            <w:ins w:id="8236" w:author="作者" w:date="2020-09-14T13:28:00Z">
              <w:del w:id="8237" w:author="作者" w:date="2020-09-14T15:36:00Z">
                <w:r w:rsidRPr="003F62F3" w:rsidDel="008F1350">
                  <w:rPr>
                    <w:rFonts w:cs="Arial"/>
                  </w:rPr>
                  <w:delText>0:normal</w:delText>
                </w:r>
                <w:r w:rsidRPr="003F62F3" w:rsidDel="008F1350">
                  <w:rPr>
                    <w:rFonts w:cs="Arial"/>
                  </w:rPr>
                  <w:br/>
                  <w:delText>1:sport</w:delText>
                </w:r>
                <w:r w:rsidRPr="003F62F3" w:rsidDel="008F1350">
                  <w:rPr>
                    <w:rFonts w:cs="Arial"/>
                  </w:rPr>
                  <w:br/>
                </w:r>
                <w:r w:rsidDel="008F1350">
                  <w:rPr>
                    <w:rFonts w:cs="Arial"/>
                  </w:rPr>
                  <w:delText>3</w:delText>
                </w:r>
                <w:r w:rsidRPr="003F62F3" w:rsidDel="008F1350">
                  <w:rPr>
                    <w:rFonts w:cs="Arial"/>
                  </w:rPr>
                  <w:delText>:eco</w:delText>
                </w:r>
              </w:del>
            </w:ins>
          </w:p>
        </w:tc>
        <w:tc>
          <w:tcPr>
            <w:tcW w:w="938" w:type="dxa"/>
            <w:tcBorders>
              <w:top w:val="nil"/>
              <w:left w:val="nil"/>
              <w:bottom w:val="single" w:sz="4" w:space="0" w:color="auto"/>
              <w:right w:val="single" w:sz="4" w:space="0" w:color="auto"/>
            </w:tcBorders>
            <w:shd w:val="clear" w:color="auto" w:fill="auto"/>
            <w:vAlign w:val="center"/>
            <w:hideMark/>
          </w:tcPr>
          <w:p w14:paraId="20A8A7ED" w14:textId="0756E1BC" w:rsidR="00A55D39" w:rsidRPr="003F62F3" w:rsidDel="008F1350" w:rsidRDefault="00A55D39" w:rsidP="008F1350">
            <w:pPr>
              <w:rPr>
                <w:ins w:id="8238" w:author="作者" w:date="2020-09-14T13:28:00Z"/>
                <w:del w:id="8239" w:author="作者" w:date="2020-09-14T15:36:00Z"/>
                <w:rFonts w:cs="Arial"/>
                <w:color w:val="000000"/>
              </w:rPr>
            </w:pPr>
            <w:ins w:id="8240" w:author="作者" w:date="2020-09-14T13:28:00Z">
              <w:del w:id="8241"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1946A4AA" w14:textId="71991C4D" w:rsidTr="00960541">
        <w:trPr>
          <w:trHeight w:val="1120"/>
          <w:ins w:id="8242" w:author="作者" w:date="2020-09-14T13:28:00Z"/>
          <w:del w:id="8243"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66A35AC2" w14:textId="3F5FA4E4" w:rsidR="00A55D39" w:rsidRPr="003F62F3" w:rsidDel="008F1350" w:rsidRDefault="00A55D39" w:rsidP="008F1350">
            <w:pPr>
              <w:rPr>
                <w:ins w:id="8244" w:author="作者" w:date="2020-09-14T13:28:00Z"/>
                <w:del w:id="8245" w:author="作者" w:date="2020-09-14T15:36:00Z"/>
                <w:rFonts w:ascii="宋体" w:hAnsi="宋体" w:cs="宋体"/>
              </w:rPr>
            </w:pPr>
            <w:ins w:id="8246" w:author="作者" w:date="2020-09-14T13:28:00Z">
              <w:del w:id="8247" w:author="作者" w:date="2020-09-14T15:36:00Z">
                <w:r w:rsidRPr="003F62F3" w:rsidDel="008F1350">
                  <w:rPr>
                    <w:rFonts w:ascii="宋体" w:hAnsi="宋体" w:cs="宋体" w:hint="eastAsia"/>
                  </w:rPr>
                  <w:delText>Aux_WelcomeFarewell_State</w:delText>
                </w:r>
              </w:del>
            </w:ins>
          </w:p>
        </w:tc>
        <w:tc>
          <w:tcPr>
            <w:tcW w:w="2198" w:type="dxa"/>
            <w:tcBorders>
              <w:top w:val="nil"/>
              <w:left w:val="nil"/>
              <w:bottom w:val="single" w:sz="4" w:space="0" w:color="auto"/>
              <w:right w:val="single" w:sz="4" w:space="0" w:color="auto"/>
            </w:tcBorders>
            <w:shd w:val="clear" w:color="auto" w:fill="auto"/>
            <w:vAlign w:val="center"/>
            <w:hideMark/>
          </w:tcPr>
          <w:p w14:paraId="23DDBCBD" w14:textId="30D91FF7" w:rsidR="00A55D39" w:rsidRPr="003F62F3" w:rsidDel="008F1350" w:rsidRDefault="00A55D39" w:rsidP="008F1350">
            <w:pPr>
              <w:rPr>
                <w:ins w:id="8248" w:author="作者" w:date="2020-09-14T13:28:00Z"/>
                <w:del w:id="8249" w:author="作者" w:date="2020-09-14T15:36:00Z"/>
                <w:rFonts w:cs="Arial"/>
              </w:rPr>
            </w:pPr>
            <w:ins w:id="8250" w:author="作者" w:date="2020-09-14T13:28:00Z">
              <w:del w:id="8251" w:author="作者" w:date="2020-09-14T15:36:00Z">
                <w:r w:rsidRPr="003F62F3" w:rsidDel="008F1350">
                  <w:rPr>
                    <w:rFonts w:cs="Arial"/>
                  </w:rPr>
                  <w:delText>Farewell</w:delText>
                </w:r>
              </w:del>
            </w:ins>
          </w:p>
        </w:tc>
        <w:tc>
          <w:tcPr>
            <w:tcW w:w="649" w:type="dxa"/>
            <w:tcBorders>
              <w:top w:val="nil"/>
              <w:left w:val="nil"/>
              <w:bottom w:val="single" w:sz="4" w:space="0" w:color="auto"/>
              <w:right w:val="single" w:sz="4" w:space="0" w:color="auto"/>
            </w:tcBorders>
            <w:shd w:val="clear" w:color="auto" w:fill="auto"/>
            <w:vAlign w:val="center"/>
            <w:hideMark/>
          </w:tcPr>
          <w:p w14:paraId="0C9E720F" w14:textId="29679E5A" w:rsidR="00A55D39" w:rsidRPr="003F62F3" w:rsidDel="008F1350" w:rsidRDefault="00A55D39" w:rsidP="008F1350">
            <w:pPr>
              <w:jc w:val="center"/>
              <w:rPr>
                <w:ins w:id="8252" w:author="作者" w:date="2020-09-14T13:28:00Z"/>
                <w:del w:id="8253" w:author="作者" w:date="2020-09-14T15:36:00Z"/>
                <w:rFonts w:cs="Arial"/>
              </w:rPr>
            </w:pPr>
            <w:ins w:id="8254" w:author="作者" w:date="2020-09-14T13:28:00Z">
              <w:del w:id="8255"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358A634B" w14:textId="78A9ECAE" w:rsidR="00A55D39" w:rsidRPr="003F62F3" w:rsidDel="008F1350" w:rsidRDefault="00A55D39" w:rsidP="008F1350">
            <w:pPr>
              <w:rPr>
                <w:ins w:id="8256" w:author="作者" w:date="2020-09-14T13:28:00Z"/>
                <w:del w:id="8257" w:author="作者" w:date="2020-09-14T15:36:00Z"/>
                <w:rFonts w:ascii="宋体" w:hAnsi="宋体" w:cs="宋体"/>
              </w:rPr>
            </w:pPr>
            <w:ins w:id="8258" w:author="作者" w:date="2020-09-14T13:28:00Z">
              <w:del w:id="8259"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1:farewell</w:delText>
                </w:r>
                <w:r w:rsidRPr="003F62F3" w:rsidDel="008F1350">
                  <w:rPr>
                    <w:rFonts w:ascii="宋体" w:hAnsi="宋体" w:cs="宋体" w:hint="eastAsia"/>
                  </w:rPr>
                  <w:br/>
                  <w:delText>2:run_start</w:delText>
                </w:r>
                <w:r w:rsidRPr="003F62F3" w:rsidDel="008F1350">
                  <w:rPr>
                    <w:rFonts w:ascii="宋体" w:hAnsi="宋体" w:cs="宋体" w:hint="eastAsia"/>
                  </w:rPr>
                  <w:br/>
                  <w:delText>3:welcome</w:delText>
                </w:r>
              </w:del>
            </w:ins>
          </w:p>
        </w:tc>
        <w:tc>
          <w:tcPr>
            <w:tcW w:w="938" w:type="dxa"/>
            <w:tcBorders>
              <w:top w:val="nil"/>
              <w:left w:val="nil"/>
              <w:bottom w:val="single" w:sz="4" w:space="0" w:color="auto"/>
              <w:right w:val="single" w:sz="4" w:space="0" w:color="auto"/>
            </w:tcBorders>
            <w:shd w:val="clear" w:color="auto" w:fill="auto"/>
            <w:vAlign w:val="center"/>
            <w:hideMark/>
          </w:tcPr>
          <w:p w14:paraId="191016C8" w14:textId="09A7489B" w:rsidR="00A55D39" w:rsidRPr="003F62F3" w:rsidDel="008F1350" w:rsidRDefault="00A55D39" w:rsidP="008F1350">
            <w:pPr>
              <w:rPr>
                <w:ins w:id="8260" w:author="作者" w:date="2020-09-14T13:28:00Z"/>
                <w:del w:id="8261" w:author="作者" w:date="2020-09-14T15:36:00Z"/>
                <w:rFonts w:cs="Arial"/>
                <w:color w:val="000000"/>
              </w:rPr>
            </w:pPr>
            <w:ins w:id="8262" w:author="作者" w:date="2020-09-14T13:28:00Z">
              <w:del w:id="8263"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26C4680" w14:textId="24C6837B" w:rsidTr="00960541">
        <w:trPr>
          <w:trHeight w:val="1680"/>
          <w:ins w:id="8264" w:author="作者" w:date="2020-09-14T13:28:00Z"/>
          <w:del w:id="8265"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4627D577" w14:textId="34010941" w:rsidR="00A55D39" w:rsidRPr="003F62F3" w:rsidDel="008F1350" w:rsidRDefault="00A55D39" w:rsidP="008F1350">
            <w:pPr>
              <w:rPr>
                <w:ins w:id="8266" w:author="作者" w:date="2020-09-14T13:28:00Z"/>
                <w:del w:id="8267" w:author="作者" w:date="2020-09-14T15:36:00Z"/>
                <w:rFonts w:ascii="宋体" w:hAnsi="宋体" w:cs="宋体"/>
              </w:rPr>
            </w:pPr>
            <w:ins w:id="8268" w:author="作者" w:date="2020-09-14T13:28:00Z">
              <w:del w:id="8269" w:author="作者" w:date="2020-09-14T15:36:00Z">
                <w:r w:rsidRPr="003F62F3" w:rsidDel="008F1350">
                  <w:rPr>
                    <w:rFonts w:ascii="宋体" w:hAnsi="宋体" w:cs="宋体" w:hint="eastAsia"/>
                  </w:rPr>
                  <w:delText>Aux_WelcomeFarewell_Substate</w:delText>
                </w:r>
              </w:del>
            </w:ins>
          </w:p>
        </w:tc>
        <w:tc>
          <w:tcPr>
            <w:tcW w:w="2198" w:type="dxa"/>
            <w:tcBorders>
              <w:top w:val="nil"/>
              <w:left w:val="nil"/>
              <w:bottom w:val="single" w:sz="4" w:space="0" w:color="auto"/>
              <w:right w:val="single" w:sz="4" w:space="0" w:color="auto"/>
            </w:tcBorders>
            <w:shd w:val="clear" w:color="auto" w:fill="auto"/>
            <w:vAlign w:val="center"/>
            <w:hideMark/>
          </w:tcPr>
          <w:p w14:paraId="0135098E" w14:textId="1AA291CB" w:rsidR="00A55D39" w:rsidRPr="003F62F3" w:rsidDel="008F1350" w:rsidRDefault="00A55D39" w:rsidP="008F1350">
            <w:pPr>
              <w:rPr>
                <w:ins w:id="8270" w:author="作者" w:date="2020-09-14T13:28:00Z"/>
                <w:del w:id="8271" w:author="作者" w:date="2020-09-14T15:36:00Z"/>
                <w:rFonts w:cs="Arial"/>
              </w:rPr>
            </w:pPr>
            <w:ins w:id="8272" w:author="作者" w:date="2020-09-14T13:28:00Z">
              <w:del w:id="8273" w:author="作者" w:date="2020-09-14T15:36:00Z">
                <w:r w:rsidRPr="003F62F3" w:rsidDel="008F1350">
                  <w:rPr>
                    <w:rFonts w:cs="Arial"/>
                  </w:rPr>
                  <w:delText>SubFarewell</w:delText>
                </w:r>
              </w:del>
            </w:ins>
          </w:p>
        </w:tc>
        <w:tc>
          <w:tcPr>
            <w:tcW w:w="649" w:type="dxa"/>
            <w:tcBorders>
              <w:top w:val="nil"/>
              <w:left w:val="nil"/>
              <w:bottom w:val="single" w:sz="4" w:space="0" w:color="auto"/>
              <w:right w:val="single" w:sz="4" w:space="0" w:color="auto"/>
            </w:tcBorders>
            <w:shd w:val="clear" w:color="auto" w:fill="auto"/>
            <w:vAlign w:val="center"/>
            <w:hideMark/>
          </w:tcPr>
          <w:p w14:paraId="6ABC3F76" w14:textId="7D949DAE" w:rsidR="00A55D39" w:rsidRPr="003F62F3" w:rsidDel="008F1350" w:rsidRDefault="00A55D39" w:rsidP="008F1350">
            <w:pPr>
              <w:jc w:val="center"/>
              <w:rPr>
                <w:ins w:id="8274" w:author="作者" w:date="2020-09-14T13:28:00Z"/>
                <w:del w:id="8275" w:author="作者" w:date="2020-09-14T15:36:00Z"/>
                <w:rFonts w:cs="Arial"/>
              </w:rPr>
            </w:pPr>
            <w:ins w:id="8276" w:author="作者" w:date="2020-09-14T13:28:00Z">
              <w:del w:id="8277" w:author="作者" w:date="2020-09-14T15:36:00Z">
                <w:r w:rsidRPr="003F62F3" w:rsidDel="008F1350">
                  <w:rPr>
                    <w:rFonts w:cs="Arial"/>
                  </w:rPr>
                  <w:delText>3</w:delText>
                </w:r>
              </w:del>
            </w:ins>
          </w:p>
        </w:tc>
        <w:tc>
          <w:tcPr>
            <w:tcW w:w="2715" w:type="dxa"/>
            <w:tcBorders>
              <w:top w:val="nil"/>
              <w:left w:val="nil"/>
              <w:bottom w:val="single" w:sz="4" w:space="0" w:color="auto"/>
              <w:right w:val="single" w:sz="4" w:space="0" w:color="auto"/>
            </w:tcBorders>
            <w:shd w:val="clear" w:color="auto" w:fill="auto"/>
            <w:vAlign w:val="center"/>
            <w:hideMark/>
          </w:tcPr>
          <w:p w14:paraId="52DB7885" w14:textId="363AE867" w:rsidR="00A55D39" w:rsidRPr="003F62F3" w:rsidDel="008F1350" w:rsidRDefault="00A55D39" w:rsidP="008F1350">
            <w:pPr>
              <w:rPr>
                <w:ins w:id="8278" w:author="作者" w:date="2020-09-14T13:28:00Z"/>
                <w:del w:id="8279" w:author="作者" w:date="2020-09-14T15:36:00Z"/>
                <w:rFonts w:ascii="宋体" w:hAnsi="宋体" w:cs="宋体"/>
              </w:rPr>
            </w:pPr>
            <w:ins w:id="8280" w:author="作者" w:date="2020-09-14T13:28:00Z">
              <w:del w:id="8281" w:author="作者" w:date="2020-09-14T15:36:00Z">
                <w:r w:rsidRPr="003F62F3" w:rsidDel="008F1350">
                  <w:rPr>
                    <w:rFonts w:ascii="宋体" w:hAnsi="宋体" w:cs="宋体" w:hint="eastAsia"/>
                  </w:rPr>
                  <w:delText>0:invalid</w:delText>
                </w:r>
                <w:r w:rsidRPr="003F62F3" w:rsidDel="008F1350">
                  <w:rPr>
                    <w:rFonts w:ascii="宋体" w:hAnsi="宋体" w:cs="宋体" w:hint="eastAsia"/>
                  </w:rPr>
                  <w:br/>
                  <w:delText>1:APPROACH</w:delText>
                </w:r>
                <w:r w:rsidRPr="003F62F3" w:rsidDel="008F1350">
                  <w:rPr>
                    <w:rFonts w:ascii="宋体" w:hAnsi="宋体" w:cs="宋体" w:hint="eastAsia"/>
                  </w:rPr>
                  <w:br/>
                  <w:delText>2:DELAY</w:delText>
                </w:r>
                <w:r w:rsidRPr="003F62F3" w:rsidDel="008F1350">
                  <w:rPr>
                    <w:rFonts w:ascii="宋体" w:hAnsi="宋体" w:cs="宋体" w:hint="eastAsia"/>
                  </w:rPr>
                  <w:br/>
                  <w:delText>3:DOOR</w:delText>
                </w:r>
                <w:r w:rsidRPr="003F62F3" w:rsidDel="008F1350">
                  <w:rPr>
                    <w:rFonts w:ascii="宋体" w:hAnsi="宋体" w:cs="宋体" w:hint="eastAsia"/>
                  </w:rPr>
                  <w:br/>
                  <w:delText>4:ENTRY</w:delText>
                </w:r>
                <w:r w:rsidRPr="003F62F3" w:rsidDel="008F1350">
                  <w:rPr>
                    <w:rFonts w:ascii="宋体" w:hAnsi="宋体" w:cs="宋体" w:hint="eastAsia"/>
                  </w:rPr>
                  <w:br/>
                  <w:delText>5:EXIT</w:delText>
                </w:r>
              </w:del>
            </w:ins>
          </w:p>
        </w:tc>
        <w:tc>
          <w:tcPr>
            <w:tcW w:w="938" w:type="dxa"/>
            <w:tcBorders>
              <w:top w:val="nil"/>
              <w:left w:val="nil"/>
              <w:bottom w:val="single" w:sz="4" w:space="0" w:color="auto"/>
              <w:right w:val="single" w:sz="4" w:space="0" w:color="auto"/>
            </w:tcBorders>
            <w:shd w:val="clear" w:color="auto" w:fill="auto"/>
            <w:vAlign w:val="center"/>
            <w:hideMark/>
          </w:tcPr>
          <w:p w14:paraId="48AB65C6" w14:textId="4D432A9C" w:rsidR="00A55D39" w:rsidRPr="003F62F3" w:rsidDel="008F1350" w:rsidRDefault="00A55D39" w:rsidP="008F1350">
            <w:pPr>
              <w:rPr>
                <w:ins w:id="8282" w:author="作者" w:date="2020-09-14T13:28:00Z"/>
                <w:del w:id="8283" w:author="作者" w:date="2020-09-14T15:36:00Z"/>
                <w:rFonts w:cs="Arial"/>
                <w:color w:val="000000"/>
              </w:rPr>
            </w:pPr>
            <w:ins w:id="8284" w:author="作者" w:date="2020-09-14T13:28:00Z">
              <w:del w:id="8285"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2C4311EC" w14:textId="55EDF163" w:rsidTr="00960541">
        <w:trPr>
          <w:trHeight w:val="1120"/>
          <w:ins w:id="8286" w:author="作者" w:date="2020-09-14T13:28:00Z"/>
          <w:del w:id="8287"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3ED99A15" w14:textId="43EA7E90" w:rsidR="00A55D39" w:rsidRPr="003F62F3" w:rsidDel="008F1350" w:rsidRDefault="00A55D39" w:rsidP="008F1350">
            <w:pPr>
              <w:rPr>
                <w:ins w:id="8288" w:author="作者" w:date="2020-09-14T13:28:00Z"/>
                <w:del w:id="8289" w:author="作者" w:date="2020-09-14T15:36:00Z"/>
                <w:rFonts w:cs="Arial"/>
              </w:rPr>
            </w:pPr>
            <w:ins w:id="8290" w:author="作者" w:date="2020-09-14T13:28:00Z">
              <w:del w:id="8291" w:author="作者" w:date="2020-09-14T15:36:00Z">
                <w:r w:rsidRPr="003F62F3" w:rsidDel="008F1350">
                  <w:rPr>
                    <w:rFonts w:cs="Arial"/>
                  </w:rPr>
                  <w:delText>Aux_Day_Night_Status</w:delText>
                </w:r>
              </w:del>
            </w:ins>
          </w:p>
        </w:tc>
        <w:tc>
          <w:tcPr>
            <w:tcW w:w="2198" w:type="dxa"/>
            <w:tcBorders>
              <w:top w:val="nil"/>
              <w:left w:val="nil"/>
              <w:bottom w:val="single" w:sz="4" w:space="0" w:color="auto"/>
              <w:right w:val="single" w:sz="4" w:space="0" w:color="auto"/>
            </w:tcBorders>
            <w:shd w:val="clear" w:color="auto" w:fill="auto"/>
            <w:vAlign w:val="center"/>
            <w:hideMark/>
          </w:tcPr>
          <w:p w14:paraId="3CF8DB97" w14:textId="04CCA7B5" w:rsidR="00A55D39" w:rsidRPr="003F62F3" w:rsidDel="008F1350" w:rsidRDefault="00A55D39" w:rsidP="008F1350">
            <w:pPr>
              <w:rPr>
                <w:ins w:id="8292" w:author="作者" w:date="2020-09-14T13:28:00Z"/>
                <w:del w:id="8293" w:author="作者" w:date="2020-09-14T15:36:00Z"/>
                <w:rFonts w:ascii="宋体" w:hAnsi="宋体" w:cs="宋体"/>
              </w:rPr>
            </w:pPr>
            <w:ins w:id="8294" w:author="作者" w:date="2020-09-14T13:28:00Z">
              <w:del w:id="8295" w:author="作者" w:date="2020-09-14T15:36:00Z">
                <w:r w:rsidRPr="003F62F3" w:rsidDel="008F1350">
                  <w:rPr>
                    <w:rFonts w:ascii="宋体" w:hAnsi="宋体" w:cs="宋体" w:hint="eastAsia"/>
                  </w:rPr>
                  <w:delText>白天夜晚状态</w:delText>
                </w:r>
              </w:del>
            </w:ins>
          </w:p>
        </w:tc>
        <w:tc>
          <w:tcPr>
            <w:tcW w:w="649" w:type="dxa"/>
            <w:tcBorders>
              <w:top w:val="nil"/>
              <w:left w:val="nil"/>
              <w:bottom w:val="single" w:sz="4" w:space="0" w:color="auto"/>
              <w:right w:val="single" w:sz="4" w:space="0" w:color="auto"/>
            </w:tcBorders>
            <w:shd w:val="clear" w:color="auto" w:fill="auto"/>
            <w:vAlign w:val="center"/>
            <w:hideMark/>
          </w:tcPr>
          <w:p w14:paraId="320D0008" w14:textId="59910FCF" w:rsidR="00A55D39" w:rsidRPr="003F62F3" w:rsidDel="008F1350" w:rsidRDefault="00A55D39" w:rsidP="008F1350">
            <w:pPr>
              <w:jc w:val="center"/>
              <w:rPr>
                <w:ins w:id="8296" w:author="作者" w:date="2020-09-14T13:28:00Z"/>
                <w:del w:id="8297" w:author="作者" w:date="2020-09-14T15:36:00Z"/>
                <w:rFonts w:cs="Arial"/>
              </w:rPr>
            </w:pPr>
            <w:ins w:id="8298" w:author="作者" w:date="2020-09-14T13:28:00Z">
              <w:del w:id="8299" w:author="作者" w:date="2020-09-14T15:36:00Z">
                <w:r w:rsidRPr="003F62F3" w:rsidDel="008F1350">
                  <w:rPr>
                    <w:rFonts w:cs="Arial"/>
                  </w:rPr>
                  <w:delText>2</w:delText>
                </w:r>
              </w:del>
            </w:ins>
          </w:p>
        </w:tc>
        <w:tc>
          <w:tcPr>
            <w:tcW w:w="2715" w:type="dxa"/>
            <w:tcBorders>
              <w:top w:val="nil"/>
              <w:left w:val="nil"/>
              <w:bottom w:val="single" w:sz="4" w:space="0" w:color="auto"/>
              <w:right w:val="single" w:sz="4" w:space="0" w:color="auto"/>
            </w:tcBorders>
            <w:shd w:val="clear" w:color="auto" w:fill="auto"/>
            <w:vAlign w:val="center"/>
            <w:hideMark/>
          </w:tcPr>
          <w:p w14:paraId="37C6F405" w14:textId="19049BD3" w:rsidR="00A55D39" w:rsidRPr="003F62F3" w:rsidDel="008F1350" w:rsidRDefault="00A55D39" w:rsidP="008F1350">
            <w:pPr>
              <w:rPr>
                <w:ins w:id="8300" w:author="作者" w:date="2020-09-14T13:28:00Z"/>
                <w:del w:id="8301" w:author="作者" w:date="2020-09-14T15:36:00Z"/>
                <w:rFonts w:ascii="宋体" w:hAnsi="宋体" w:cs="宋体"/>
              </w:rPr>
            </w:pPr>
            <w:ins w:id="8302" w:author="作者" w:date="2020-09-14T13:28:00Z">
              <w:del w:id="8303" w:author="作者" w:date="2020-09-14T15:36:00Z">
                <w:r w:rsidRPr="003F62F3" w:rsidDel="008F1350">
                  <w:rPr>
                    <w:rFonts w:ascii="宋体" w:hAnsi="宋体" w:cs="宋体" w:hint="eastAsia"/>
                  </w:rPr>
                  <w:delText>0:NULL</w:delText>
                </w:r>
                <w:r w:rsidRPr="003F62F3" w:rsidDel="008F1350">
                  <w:rPr>
                    <w:rFonts w:ascii="宋体" w:hAnsi="宋体" w:cs="宋体" w:hint="eastAsia"/>
                  </w:rPr>
                  <w:br/>
                  <w:delText>1:Day</w:delText>
                </w:r>
                <w:r w:rsidRPr="003F62F3" w:rsidDel="008F1350">
                  <w:rPr>
                    <w:rFonts w:ascii="宋体" w:hAnsi="宋体" w:cs="宋体" w:hint="eastAsia"/>
                  </w:rPr>
                  <w:br/>
                  <w:delText>2:Night</w:delText>
                </w:r>
                <w:r w:rsidRPr="003F62F3" w:rsidDel="008F1350">
                  <w:rPr>
                    <w:rFonts w:ascii="宋体" w:hAnsi="宋体" w:cs="宋体" w:hint="eastAsia"/>
                  </w:rPr>
                  <w:br/>
                  <w:delText>3:NotUsed</w:delText>
                </w:r>
              </w:del>
            </w:ins>
          </w:p>
        </w:tc>
        <w:tc>
          <w:tcPr>
            <w:tcW w:w="938" w:type="dxa"/>
            <w:tcBorders>
              <w:top w:val="nil"/>
              <w:left w:val="nil"/>
              <w:bottom w:val="single" w:sz="4" w:space="0" w:color="auto"/>
              <w:right w:val="single" w:sz="4" w:space="0" w:color="auto"/>
            </w:tcBorders>
            <w:shd w:val="clear" w:color="auto" w:fill="auto"/>
            <w:vAlign w:val="center"/>
            <w:hideMark/>
          </w:tcPr>
          <w:p w14:paraId="668C37BC" w14:textId="40CB64FC" w:rsidR="00A55D39" w:rsidRPr="003F62F3" w:rsidDel="008F1350" w:rsidRDefault="00A55D39" w:rsidP="008F1350">
            <w:pPr>
              <w:rPr>
                <w:ins w:id="8304" w:author="作者" w:date="2020-09-14T13:28:00Z"/>
                <w:del w:id="8305" w:author="作者" w:date="2020-09-14T15:36:00Z"/>
                <w:rFonts w:cs="Arial"/>
                <w:color w:val="000000"/>
              </w:rPr>
            </w:pPr>
            <w:ins w:id="8306" w:author="作者" w:date="2020-09-14T13:28:00Z">
              <w:del w:id="8307"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1CA1CE43" w14:textId="0E161693" w:rsidTr="00960541">
        <w:trPr>
          <w:trHeight w:val="560"/>
          <w:ins w:id="8308" w:author="作者" w:date="2020-09-14T13:28:00Z"/>
          <w:del w:id="8309"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2413506B" w14:textId="01014A8A" w:rsidR="00A55D39" w:rsidRPr="003F62F3" w:rsidDel="008F1350" w:rsidRDefault="00A55D39" w:rsidP="008F1350">
            <w:pPr>
              <w:rPr>
                <w:ins w:id="8310" w:author="作者" w:date="2020-09-14T13:28:00Z"/>
                <w:del w:id="8311" w:author="作者" w:date="2020-09-14T15:36:00Z"/>
                <w:rFonts w:ascii="宋体" w:hAnsi="宋体" w:cs="宋体"/>
              </w:rPr>
            </w:pPr>
            <w:ins w:id="8312" w:author="作者" w:date="2020-09-14T13:28:00Z">
              <w:del w:id="8313" w:author="作者" w:date="2020-09-14T15:36:00Z">
                <w:r w:rsidRPr="003F62F3" w:rsidDel="008F1350">
                  <w:rPr>
                    <w:rFonts w:ascii="宋体" w:hAnsi="宋体" w:cs="宋体" w:hint="eastAsia"/>
                  </w:rPr>
                  <w:delText>Aux_Front_Left_</w:delText>
                </w:r>
                <w:r w:rsidRPr="003F62F3" w:rsidDel="008F1350">
                  <w:rPr>
                    <w:rFonts w:ascii="Times New Roman" w:hAnsi="Times New Roman"/>
                  </w:rPr>
                  <w:delText>Radar</w:delText>
                </w:r>
              </w:del>
            </w:ins>
          </w:p>
        </w:tc>
        <w:tc>
          <w:tcPr>
            <w:tcW w:w="2198" w:type="dxa"/>
            <w:tcBorders>
              <w:top w:val="nil"/>
              <w:left w:val="nil"/>
              <w:bottom w:val="single" w:sz="4" w:space="0" w:color="auto"/>
              <w:right w:val="single" w:sz="4" w:space="0" w:color="auto"/>
            </w:tcBorders>
            <w:shd w:val="clear" w:color="auto" w:fill="auto"/>
            <w:vAlign w:val="center"/>
            <w:hideMark/>
          </w:tcPr>
          <w:p w14:paraId="1400EFDE" w14:textId="5C332D28" w:rsidR="00A55D39" w:rsidRPr="003F62F3" w:rsidDel="008F1350" w:rsidRDefault="00A55D39" w:rsidP="008F1350">
            <w:pPr>
              <w:rPr>
                <w:ins w:id="8314" w:author="作者" w:date="2020-09-14T13:28:00Z"/>
                <w:del w:id="8315" w:author="作者" w:date="2020-09-14T15:36:00Z"/>
                <w:rFonts w:ascii="宋体" w:hAnsi="宋体" w:cs="宋体"/>
              </w:rPr>
            </w:pPr>
            <w:ins w:id="8316" w:author="作者" w:date="2020-09-14T13:28:00Z">
              <w:del w:id="8317" w:author="作者" w:date="2020-09-14T15:36:00Z">
                <w:r w:rsidRPr="003F62F3" w:rsidDel="008F1350">
                  <w:rPr>
                    <w:rFonts w:ascii="宋体" w:hAnsi="宋体" w:cs="宋体" w:hint="eastAsia"/>
                  </w:rPr>
                  <w:delText>左前雷达报警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02FEC6B5" w14:textId="7C388D68" w:rsidR="00A55D39" w:rsidRPr="003F62F3" w:rsidDel="008F1350" w:rsidRDefault="00A55D39" w:rsidP="008F1350">
            <w:pPr>
              <w:jc w:val="center"/>
              <w:rPr>
                <w:ins w:id="8318" w:author="作者" w:date="2020-09-14T13:28:00Z"/>
                <w:del w:id="8319" w:author="作者" w:date="2020-09-14T15:36:00Z"/>
                <w:rFonts w:cs="Arial"/>
              </w:rPr>
            </w:pPr>
            <w:ins w:id="8320" w:author="作者" w:date="2020-09-14T13:28:00Z">
              <w:del w:id="8321"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0319C3EE" w14:textId="2CEABA0A" w:rsidR="00A55D39" w:rsidRPr="003F62F3" w:rsidDel="008F1350" w:rsidRDefault="00A55D39" w:rsidP="008F1350">
            <w:pPr>
              <w:rPr>
                <w:ins w:id="8322" w:author="作者" w:date="2020-09-14T13:28:00Z"/>
                <w:del w:id="8323" w:author="作者" w:date="2020-09-14T15:36:00Z"/>
                <w:rFonts w:ascii="宋体" w:hAnsi="宋体" w:cs="宋体"/>
              </w:rPr>
            </w:pPr>
            <w:ins w:id="8324" w:author="作者" w:date="2020-09-14T13:28:00Z">
              <w:del w:id="8325" w:author="作者" w:date="2020-09-14T15:36:00Z">
                <w:r w:rsidRPr="003F62F3" w:rsidDel="008F1350">
                  <w:rPr>
                    <w:rFonts w:ascii="宋体" w:hAnsi="宋体" w:cs="宋体" w:hint="eastAsia"/>
                  </w:rPr>
                  <w:delText>0:off</w:delText>
                </w:r>
                <w:r w:rsidRPr="003F62F3" w:rsidDel="008F1350">
                  <w:rPr>
                    <w:rFonts w:ascii="宋体" w:hAnsi="宋体" w:cs="宋体" w:hint="eastAsia"/>
                  </w:rPr>
                  <w:br/>
                  <w:delText>1:on</w:delText>
                </w:r>
              </w:del>
            </w:ins>
          </w:p>
        </w:tc>
        <w:tc>
          <w:tcPr>
            <w:tcW w:w="938" w:type="dxa"/>
            <w:tcBorders>
              <w:top w:val="nil"/>
              <w:left w:val="nil"/>
              <w:bottom w:val="single" w:sz="4" w:space="0" w:color="auto"/>
              <w:right w:val="single" w:sz="4" w:space="0" w:color="auto"/>
            </w:tcBorders>
            <w:shd w:val="clear" w:color="auto" w:fill="auto"/>
            <w:vAlign w:val="center"/>
            <w:hideMark/>
          </w:tcPr>
          <w:p w14:paraId="0E7E4175" w14:textId="62CDD94C" w:rsidR="00A55D39" w:rsidRPr="003F62F3" w:rsidDel="008F1350" w:rsidRDefault="00A55D39" w:rsidP="008F1350">
            <w:pPr>
              <w:rPr>
                <w:ins w:id="8326" w:author="作者" w:date="2020-09-14T13:28:00Z"/>
                <w:del w:id="8327" w:author="作者" w:date="2020-09-14T15:36:00Z"/>
                <w:rFonts w:cs="Arial"/>
                <w:color w:val="000000"/>
              </w:rPr>
            </w:pPr>
            <w:ins w:id="8328" w:author="作者" w:date="2020-09-14T13:28:00Z">
              <w:del w:id="8329"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3D7688C8" w14:textId="03094265" w:rsidTr="00960541">
        <w:trPr>
          <w:trHeight w:val="560"/>
          <w:ins w:id="8330" w:author="作者" w:date="2020-09-14T13:28:00Z"/>
          <w:del w:id="8331"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0672AB5E" w14:textId="6A31A989" w:rsidR="00A55D39" w:rsidRPr="003F62F3" w:rsidDel="008F1350" w:rsidRDefault="00A55D39" w:rsidP="008F1350">
            <w:pPr>
              <w:rPr>
                <w:ins w:id="8332" w:author="作者" w:date="2020-09-14T13:28:00Z"/>
                <w:del w:id="8333" w:author="作者" w:date="2020-09-14T15:36:00Z"/>
                <w:rFonts w:ascii="宋体" w:hAnsi="宋体" w:cs="宋体"/>
              </w:rPr>
            </w:pPr>
            <w:ins w:id="8334" w:author="作者" w:date="2020-09-14T13:28:00Z">
              <w:del w:id="8335" w:author="作者" w:date="2020-09-14T15:36:00Z">
                <w:r w:rsidRPr="003F62F3" w:rsidDel="008F1350">
                  <w:rPr>
                    <w:rFonts w:ascii="宋体" w:hAnsi="宋体" w:cs="宋体" w:hint="eastAsia"/>
                  </w:rPr>
                  <w:delText>Aux_F</w:delText>
                </w:r>
                <w:r w:rsidRPr="003F62F3" w:rsidDel="008F1350">
                  <w:rPr>
                    <w:rFonts w:ascii="Times New Roman" w:hAnsi="Times New Roman"/>
                    <w:color w:val="000000"/>
                  </w:rPr>
                  <w:delText>ront_Right_</w:delText>
                </w:r>
                <w:r w:rsidRPr="003F62F3" w:rsidDel="008F1350">
                  <w:rPr>
                    <w:rFonts w:ascii="等线" w:eastAsia="等线" w:hAnsi="等线" w:cs="宋体" w:hint="eastAsia"/>
                    <w:color w:val="000000"/>
                  </w:rPr>
                  <w:delText>R</w:delText>
                </w:r>
                <w:r w:rsidRPr="003F62F3" w:rsidDel="008F1350">
                  <w:rPr>
                    <w:rFonts w:ascii="Times New Roman" w:hAnsi="Times New Roman"/>
                    <w:color w:val="000000"/>
                  </w:rPr>
                  <w:delText>adar</w:delText>
                </w:r>
              </w:del>
            </w:ins>
          </w:p>
        </w:tc>
        <w:tc>
          <w:tcPr>
            <w:tcW w:w="2198" w:type="dxa"/>
            <w:tcBorders>
              <w:top w:val="nil"/>
              <w:left w:val="nil"/>
              <w:bottom w:val="single" w:sz="4" w:space="0" w:color="auto"/>
              <w:right w:val="single" w:sz="4" w:space="0" w:color="auto"/>
            </w:tcBorders>
            <w:shd w:val="clear" w:color="auto" w:fill="auto"/>
            <w:vAlign w:val="center"/>
            <w:hideMark/>
          </w:tcPr>
          <w:p w14:paraId="7824D9EF" w14:textId="0EEB43A3" w:rsidR="00A55D39" w:rsidRPr="003F62F3" w:rsidDel="008F1350" w:rsidRDefault="00A55D39" w:rsidP="008F1350">
            <w:pPr>
              <w:rPr>
                <w:ins w:id="8336" w:author="作者" w:date="2020-09-14T13:28:00Z"/>
                <w:del w:id="8337" w:author="作者" w:date="2020-09-14T15:36:00Z"/>
                <w:rFonts w:cs="Arial"/>
              </w:rPr>
            </w:pPr>
            <w:ins w:id="8338" w:author="作者" w:date="2020-09-14T13:28:00Z">
              <w:del w:id="8339" w:author="作者" w:date="2020-09-14T15:36:00Z">
                <w:r w:rsidRPr="003F62F3" w:rsidDel="008F1350">
                  <w:rPr>
                    <w:rFonts w:cs="Arial"/>
                  </w:rPr>
                  <w:delText>右前雷达报警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38C9AD25" w14:textId="5F6189A9" w:rsidR="00A55D39" w:rsidRPr="003F62F3" w:rsidDel="008F1350" w:rsidRDefault="00A55D39" w:rsidP="008F1350">
            <w:pPr>
              <w:jc w:val="center"/>
              <w:rPr>
                <w:ins w:id="8340" w:author="作者" w:date="2020-09-14T13:28:00Z"/>
                <w:del w:id="8341" w:author="作者" w:date="2020-09-14T15:36:00Z"/>
                <w:rFonts w:cs="Arial"/>
              </w:rPr>
            </w:pPr>
            <w:ins w:id="8342" w:author="作者" w:date="2020-09-14T13:28:00Z">
              <w:del w:id="8343"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2C044015" w14:textId="40D72866" w:rsidR="00A55D39" w:rsidRPr="003F62F3" w:rsidDel="008F1350" w:rsidRDefault="00A55D39" w:rsidP="008F1350">
            <w:pPr>
              <w:rPr>
                <w:ins w:id="8344" w:author="作者" w:date="2020-09-14T13:28:00Z"/>
                <w:del w:id="8345" w:author="作者" w:date="2020-09-14T15:36:00Z"/>
                <w:rFonts w:ascii="宋体" w:hAnsi="宋体" w:cs="宋体"/>
              </w:rPr>
            </w:pPr>
            <w:ins w:id="8346" w:author="作者" w:date="2020-09-14T13:28:00Z">
              <w:del w:id="8347" w:author="作者" w:date="2020-09-14T15:36:00Z">
                <w:r w:rsidRPr="003F62F3" w:rsidDel="008F1350">
                  <w:rPr>
                    <w:rFonts w:ascii="宋体" w:hAnsi="宋体" w:cs="宋体" w:hint="eastAsia"/>
                  </w:rPr>
                  <w:delText>0:off</w:delText>
                </w:r>
                <w:r w:rsidRPr="003F62F3" w:rsidDel="008F1350">
                  <w:rPr>
                    <w:rFonts w:ascii="宋体" w:hAnsi="宋体" w:cs="宋体" w:hint="eastAsia"/>
                  </w:rPr>
                  <w:br/>
                  <w:delText>1:on</w:delText>
                </w:r>
              </w:del>
            </w:ins>
          </w:p>
        </w:tc>
        <w:tc>
          <w:tcPr>
            <w:tcW w:w="938" w:type="dxa"/>
            <w:tcBorders>
              <w:top w:val="nil"/>
              <w:left w:val="nil"/>
              <w:bottom w:val="single" w:sz="4" w:space="0" w:color="auto"/>
              <w:right w:val="single" w:sz="4" w:space="0" w:color="auto"/>
            </w:tcBorders>
            <w:shd w:val="clear" w:color="auto" w:fill="auto"/>
            <w:vAlign w:val="center"/>
            <w:hideMark/>
          </w:tcPr>
          <w:p w14:paraId="3A1B1EBA" w14:textId="39D0318A" w:rsidR="00A55D39" w:rsidRPr="003F62F3" w:rsidDel="008F1350" w:rsidRDefault="00A55D39" w:rsidP="008F1350">
            <w:pPr>
              <w:rPr>
                <w:ins w:id="8348" w:author="作者" w:date="2020-09-14T13:28:00Z"/>
                <w:del w:id="8349" w:author="作者" w:date="2020-09-14T15:36:00Z"/>
                <w:rFonts w:cs="Arial"/>
                <w:color w:val="000000"/>
              </w:rPr>
            </w:pPr>
            <w:ins w:id="8350" w:author="作者" w:date="2020-09-14T13:28:00Z">
              <w:del w:id="8351"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59003ADA" w14:textId="7E36FBDA" w:rsidTr="00960541">
        <w:trPr>
          <w:trHeight w:val="560"/>
          <w:ins w:id="8352" w:author="作者" w:date="2020-09-14T13:28:00Z"/>
          <w:del w:id="8353"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076A37E0" w14:textId="6764B1C4" w:rsidR="00A55D39" w:rsidRPr="003F62F3" w:rsidDel="008F1350" w:rsidRDefault="00A55D39" w:rsidP="008F1350">
            <w:pPr>
              <w:rPr>
                <w:ins w:id="8354" w:author="作者" w:date="2020-09-14T13:28:00Z"/>
                <w:del w:id="8355" w:author="作者" w:date="2020-09-14T15:36:00Z"/>
                <w:rFonts w:ascii="宋体" w:hAnsi="宋体" w:cs="宋体"/>
              </w:rPr>
            </w:pPr>
            <w:ins w:id="8356" w:author="作者" w:date="2020-09-14T13:28:00Z">
              <w:del w:id="8357" w:author="作者" w:date="2020-09-14T15:36:00Z">
                <w:r w:rsidRPr="003F62F3" w:rsidDel="008F1350">
                  <w:rPr>
                    <w:rFonts w:ascii="宋体" w:hAnsi="宋体" w:cs="宋体" w:hint="eastAsia"/>
                  </w:rPr>
                  <w:delText>Aux_Rear_Left_</w:delText>
                </w:r>
                <w:r w:rsidRPr="003F62F3" w:rsidDel="008F1350">
                  <w:rPr>
                    <w:rFonts w:ascii="等线" w:eastAsia="等线" w:hAnsi="等线" w:cs="宋体" w:hint="eastAsia"/>
                    <w:color w:val="000000"/>
                  </w:rPr>
                  <w:delText>R</w:delText>
                </w:r>
                <w:r w:rsidRPr="003F62F3" w:rsidDel="008F1350">
                  <w:rPr>
                    <w:rFonts w:ascii="Times New Roman" w:hAnsi="Times New Roman"/>
                    <w:color w:val="000000"/>
                  </w:rPr>
                  <w:delText>adar</w:delText>
                </w:r>
              </w:del>
            </w:ins>
          </w:p>
        </w:tc>
        <w:tc>
          <w:tcPr>
            <w:tcW w:w="2198" w:type="dxa"/>
            <w:tcBorders>
              <w:top w:val="nil"/>
              <w:left w:val="nil"/>
              <w:bottom w:val="single" w:sz="4" w:space="0" w:color="auto"/>
              <w:right w:val="single" w:sz="4" w:space="0" w:color="auto"/>
            </w:tcBorders>
            <w:shd w:val="clear" w:color="auto" w:fill="auto"/>
            <w:vAlign w:val="center"/>
            <w:hideMark/>
          </w:tcPr>
          <w:p w14:paraId="10EE5057" w14:textId="568DAC81" w:rsidR="00A55D39" w:rsidRPr="003F62F3" w:rsidDel="008F1350" w:rsidRDefault="00A55D39" w:rsidP="008F1350">
            <w:pPr>
              <w:rPr>
                <w:ins w:id="8358" w:author="作者" w:date="2020-09-14T13:28:00Z"/>
                <w:del w:id="8359" w:author="作者" w:date="2020-09-14T15:36:00Z"/>
                <w:rFonts w:cs="Arial"/>
              </w:rPr>
            </w:pPr>
            <w:ins w:id="8360" w:author="作者" w:date="2020-09-14T13:28:00Z">
              <w:del w:id="8361" w:author="作者" w:date="2020-09-14T15:36:00Z">
                <w:r w:rsidRPr="003F62F3" w:rsidDel="008F1350">
                  <w:rPr>
                    <w:rFonts w:ascii="微软雅黑" w:eastAsia="微软雅黑" w:hAnsi="微软雅黑" w:cs="Arial" w:hint="eastAsia"/>
                  </w:rPr>
                  <w:delText>左后雷达报警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218CC36B" w14:textId="20CFEB71" w:rsidR="00A55D39" w:rsidRPr="003F62F3" w:rsidDel="008F1350" w:rsidRDefault="00A55D39" w:rsidP="008F1350">
            <w:pPr>
              <w:jc w:val="center"/>
              <w:rPr>
                <w:ins w:id="8362" w:author="作者" w:date="2020-09-14T13:28:00Z"/>
                <w:del w:id="8363" w:author="作者" w:date="2020-09-14T15:36:00Z"/>
                <w:rFonts w:cs="Arial"/>
              </w:rPr>
            </w:pPr>
            <w:ins w:id="8364" w:author="作者" w:date="2020-09-14T13:28:00Z">
              <w:del w:id="8365"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3031A0FC" w14:textId="7405A5D5" w:rsidR="00A55D39" w:rsidRPr="003F62F3" w:rsidDel="008F1350" w:rsidRDefault="00A55D39" w:rsidP="008F1350">
            <w:pPr>
              <w:rPr>
                <w:ins w:id="8366" w:author="作者" w:date="2020-09-14T13:28:00Z"/>
                <w:del w:id="8367" w:author="作者" w:date="2020-09-14T15:36:00Z"/>
                <w:rFonts w:ascii="宋体" w:hAnsi="宋体" w:cs="宋体"/>
              </w:rPr>
            </w:pPr>
            <w:ins w:id="8368" w:author="作者" w:date="2020-09-14T13:28:00Z">
              <w:del w:id="8369" w:author="作者" w:date="2020-09-14T15:36:00Z">
                <w:r w:rsidRPr="003F62F3" w:rsidDel="008F1350">
                  <w:rPr>
                    <w:rFonts w:ascii="宋体" w:hAnsi="宋体" w:cs="宋体" w:hint="eastAsia"/>
                  </w:rPr>
                  <w:delText>0:off</w:delText>
                </w:r>
                <w:r w:rsidRPr="003F62F3" w:rsidDel="008F1350">
                  <w:rPr>
                    <w:rFonts w:ascii="宋体" w:hAnsi="宋体" w:cs="宋体" w:hint="eastAsia"/>
                  </w:rPr>
                  <w:br/>
                  <w:delText>1:on</w:delText>
                </w:r>
              </w:del>
            </w:ins>
          </w:p>
        </w:tc>
        <w:tc>
          <w:tcPr>
            <w:tcW w:w="938" w:type="dxa"/>
            <w:tcBorders>
              <w:top w:val="nil"/>
              <w:left w:val="nil"/>
              <w:bottom w:val="single" w:sz="4" w:space="0" w:color="auto"/>
              <w:right w:val="single" w:sz="4" w:space="0" w:color="auto"/>
            </w:tcBorders>
            <w:shd w:val="clear" w:color="auto" w:fill="auto"/>
            <w:vAlign w:val="center"/>
            <w:hideMark/>
          </w:tcPr>
          <w:p w14:paraId="7AF9B777" w14:textId="023D2166" w:rsidR="00A55D39" w:rsidRPr="003F62F3" w:rsidDel="008F1350" w:rsidRDefault="00A55D39" w:rsidP="008F1350">
            <w:pPr>
              <w:rPr>
                <w:ins w:id="8370" w:author="作者" w:date="2020-09-14T13:28:00Z"/>
                <w:del w:id="8371" w:author="作者" w:date="2020-09-14T15:36:00Z"/>
                <w:rFonts w:cs="Arial"/>
                <w:color w:val="000000"/>
              </w:rPr>
            </w:pPr>
            <w:ins w:id="8372" w:author="作者" w:date="2020-09-14T13:28:00Z">
              <w:del w:id="8373"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3386C9EA" w14:textId="79B7C29B" w:rsidTr="00960541">
        <w:trPr>
          <w:trHeight w:val="560"/>
          <w:ins w:id="8374" w:author="作者" w:date="2020-09-14T13:28:00Z"/>
          <w:del w:id="8375"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78DEA950" w14:textId="0A86CF9B" w:rsidR="00A55D39" w:rsidRPr="003F62F3" w:rsidDel="008F1350" w:rsidRDefault="00A55D39" w:rsidP="008F1350">
            <w:pPr>
              <w:rPr>
                <w:ins w:id="8376" w:author="作者" w:date="2020-09-14T13:28:00Z"/>
                <w:del w:id="8377" w:author="作者" w:date="2020-09-14T15:36:00Z"/>
                <w:rFonts w:ascii="宋体" w:hAnsi="宋体" w:cs="宋体"/>
              </w:rPr>
            </w:pPr>
            <w:ins w:id="8378" w:author="作者" w:date="2020-09-14T13:28:00Z">
              <w:del w:id="8379" w:author="作者" w:date="2020-09-14T15:36:00Z">
                <w:r w:rsidRPr="003F62F3" w:rsidDel="008F1350">
                  <w:rPr>
                    <w:rFonts w:ascii="宋体" w:hAnsi="宋体" w:cs="宋体" w:hint="eastAsia"/>
                  </w:rPr>
                  <w:delText>Aux_Rear_Right_</w:delText>
                </w:r>
                <w:r w:rsidRPr="003F62F3" w:rsidDel="008F1350">
                  <w:rPr>
                    <w:rFonts w:ascii="等线" w:eastAsia="等线" w:hAnsi="等线" w:cs="宋体" w:hint="eastAsia"/>
                    <w:color w:val="000000"/>
                  </w:rPr>
                  <w:delText>R</w:delText>
                </w:r>
                <w:r w:rsidRPr="003F62F3" w:rsidDel="008F1350">
                  <w:rPr>
                    <w:rFonts w:ascii="Times New Roman" w:hAnsi="Times New Roman"/>
                    <w:color w:val="000000"/>
                  </w:rPr>
                  <w:delText>adar</w:delText>
                </w:r>
              </w:del>
            </w:ins>
          </w:p>
        </w:tc>
        <w:tc>
          <w:tcPr>
            <w:tcW w:w="2198" w:type="dxa"/>
            <w:tcBorders>
              <w:top w:val="nil"/>
              <w:left w:val="nil"/>
              <w:bottom w:val="single" w:sz="4" w:space="0" w:color="auto"/>
              <w:right w:val="single" w:sz="4" w:space="0" w:color="auto"/>
            </w:tcBorders>
            <w:shd w:val="clear" w:color="auto" w:fill="auto"/>
            <w:vAlign w:val="center"/>
            <w:hideMark/>
          </w:tcPr>
          <w:p w14:paraId="11126664" w14:textId="07FD719A" w:rsidR="00A55D39" w:rsidRPr="003F62F3" w:rsidDel="008F1350" w:rsidRDefault="00A55D39" w:rsidP="008F1350">
            <w:pPr>
              <w:rPr>
                <w:ins w:id="8380" w:author="作者" w:date="2020-09-14T13:28:00Z"/>
                <w:del w:id="8381" w:author="作者" w:date="2020-09-14T15:36:00Z"/>
                <w:rFonts w:cs="Arial"/>
              </w:rPr>
            </w:pPr>
            <w:ins w:id="8382" w:author="作者" w:date="2020-09-14T13:28:00Z">
              <w:del w:id="8383" w:author="作者" w:date="2020-09-14T15:36:00Z">
                <w:r w:rsidRPr="003F62F3" w:rsidDel="008F1350">
                  <w:rPr>
                    <w:rFonts w:cs="Arial"/>
                  </w:rPr>
                  <w:delText>右后雷达报警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09EEB56A" w14:textId="769595F9" w:rsidR="00A55D39" w:rsidRPr="003F62F3" w:rsidDel="008F1350" w:rsidRDefault="00A55D39" w:rsidP="008F1350">
            <w:pPr>
              <w:jc w:val="center"/>
              <w:rPr>
                <w:ins w:id="8384" w:author="作者" w:date="2020-09-14T13:28:00Z"/>
                <w:del w:id="8385" w:author="作者" w:date="2020-09-14T15:36:00Z"/>
                <w:rFonts w:cs="Arial"/>
              </w:rPr>
            </w:pPr>
            <w:ins w:id="8386" w:author="作者" w:date="2020-09-14T13:28:00Z">
              <w:del w:id="8387"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25B267FF" w14:textId="2AB76705" w:rsidR="00A55D39" w:rsidRPr="003F62F3" w:rsidDel="008F1350" w:rsidRDefault="00A55D39" w:rsidP="008F1350">
            <w:pPr>
              <w:rPr>
                <w:ins w:id="8388" w:author="作者" w:date="2020-09-14T13:28:00Z"/>
                <w:del w:id="8389" w:author="作者" w:date="2020-09-14T15:36:00Z"/>
                <w:rFonts w:ascii="宋体" w:hAnsi="宋体" w:cs="宋体"/>
              </w:rPr>
            </w:pPr>
            <w:ins w:id="8390" w:author="作者" w:date="2020-09-14T13:28:00Z">
              <w:del w:id="8391" w:author="作者" w:date="2020-09-14T15:36:00Z">
                <w:r w:rsidRPr="003F62F3" w:rsidDel="008F1350">
                  <w:rPr>
                    <w:rFonts w:ascii="宋体" w:hAnsi="宋体" w:cs="宋体" w:hint="eastAsia"/>
                  </w:rPr>
                  <w:delText>0:off</w:delText>
                </w:r>
                <w:r w:rsidRPr="003F62F3" w:rsidDel="008F1350">
                  <w:rPr>
                    <w:rFonts w:ascii="宋体" w:hAnsi="宋体" w:cs="宋体" w:hint="eastAsia"/>
                  </w:rPr>
                  <w:br/>
                  <w:delText>1:on</w:delText>
                </w:r>
              </w:del>
            </w:ins>
          </w:p>
        </w:tc>
        <w:tc>
          <w:tcPr>
            <w:tcW w:w="938" w:type="dxa"/>
            <w:tcBorders>
              <w:top w:val="nil"/>
              <w:left w:val="nil"/>
              <w:bottom w:val="single" w:sz="4" w:space="0" w:color="auto"/>
              <w:right w:val="single" w:sz="4" w:space="0" w:color="auto"/>
            </w:tcBorders>
            <w:shd w:val="clear" w:color="auto" w:fill="auto"/>
            <w:vAlign w:val="center"/>
            <w:hideMark/>
          </w:tcPr>
          <w:p w14:paraId="484C55DD" w14:textId="3D72D73B" w:rsidR="00A55D39" w:rsidRPr="003F62F3" w:rsidDel="008F1350" w:rsidRDefault="00A55D39" w:rsidP="008F1350">
            <w:pPr>
              <w:rPr>
                <w:ins w:id="8392" w:author="作者" w:date="2020-09-14T13:28:00Z"/>
                <w:del w:id="8393" w:author="作者" w:date="2020-09-14T15:36:00Z"/>
                <w:rFonts w:cs="Arial"/>
                <w:color w:val="000000"/>
              </w:rPr>
            </w:pPr>
            <w:ins w:id="8394" w:author="作者" w:date="2020-09-14T13:28:00Z">
              <w:del w:id="8395"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893DD03" w14:textId="0351BE05" w:rsidTr="00960541">
        <w:trPr>
          <w:trHeight w:val="860"/>
          <w:ins w:id="8396" w:author="作者" w:date="2020-09-14T13:28:00Z"/>
          <w:del w:id="8397"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54FCEC8D" w14:textId="4DB24203" w:rsidR="00A55D39" w:rsidRPr="003F62F3" w:rsidDel="008F1350" w:rsidRDefault="00A55D39" w:rsidP="008F1350">
            <w:pPr>
              <w:rPr>
                <w:ins w:id="8398" w:author="作者" w:date="2020-09-14T13:28:00Z"/>
                <w:del w:id="8399" w:author="作者" w:date="2020-09-14T15:36:00Z"/>
                <w:rFonts w:cs="Arial"/>
              </w:rPr>
            </w:pPr>
            <w:ins w:id="8400" w:author="作者" w:date="2020-09-14T13:28:00Z">
              <w:del w:id="8401" w:author="作者" w:date="2020-09-14T15:36:00Z">
                <w:r w:rsidRPr="003F62F3" w:rsidDel="008F1350">
                  <w:rPr>
                    <w:rFonts w:cs="Arial"/>
                  </w:rPr>
                  <w:delText>Aux_DF_Door_Ajar_Status</w:delText>
                </w:r>
              </w:del>
            </w:ins>
          </w:p>
        </w:tc>
        <w:tc>
          <w:tcPr>
            <w:tcW w:w="2198" w:type="dxa"/>
            <w:tcBorders>
              <w:top w:val="nil"/>
              <w:left w:val="nil"/>
              <w:bottom w:val="single" w:sz="4" w:space="0" w:color="auto"/>
              <w:right w:val="single" w:sz="4" w:space="0" w:color="auto"/>
            </w:tcBorders>
            <w:shd w:val="clear" w:color="auto" w:fill="auto"/>
            <w:vAlign w:val="center"/>
            <w:hideMark/>
          </w:tcPr>
          <w:p w14:paraId="060BAF33" w14:textId="458C2123" w:rsidR="00A55D39" w:rsidRPr="003F62F3" w:rsidDel="008F1350" w:rsidRDefault="00A55D39" w:rsidP="008F1350">
            <w:pPr>
              <w:rPr>
                <w:ins w:id="8402" w:author="作者" w:date="2020-09-14T13:28:00Z"/>
                <w:del w:id="8403" w:author="作者" w:date="2020-09-14T15:36:00Z"/>
                <w:rFonts w:ascii="宋体" w:hAnsi="宋体" w:cs="宋体"/>
              </w:rPr>
            </w:pPr>
            <w:ins w:id="8404" w:author="作者" w:date="2020-09-14T13:28:00Z">
              <w:del w:id="8405" w:author="作者" w:date="2020-09-14T15:36:00Z">
                <w:r w:rsidRPr="003F62F3" w:rsidDel="008F1350">
                  <w:rPr>
                    <w:rFonts w:ascii="宋体" w:hAnsi="宋体" w:cs="宋体" w:hint="eastAsia"/>
                  </w:rPr>
                  <w:delText>左前门</w:delText>
                </w:r>
              </w:del>
            </w:ins>
          </w:p>
        </w:tc>
        <w:tc>
          <w:tcPr>
            <w:tcW w:w="649" w:type="dxa"/>
            <w:tcBorders>
              <w:top w:val="nil"/>
              <w:left w:val="nil"/>
              <w:bottom w:val="single" w:sz="4" w:space="0" w:color="auto"/>
              <w:right w:val="single" w:sz="4" w:space="0" w:color="auto"/>
            </w:tcBorders>
            <w:shd w:val="clear" w:color="auto" w:fill="auto"/>
            <w:vAlign w:val="center"/>
            <w:hideMark/>
          </w:tcPr>
          <w:p w14:paraId="094CE011" w14:textId="4E48DE86" w:rsidR="00A55D39" w:rsidRPr="003F62F3" w:rsidDel="008F1350" w:rsidRDefault="00A55D39" w:rsidP="008F1350">
            <w:pPr>
              <w:jc w:val="center"/>
              <w:rPr>
                <w:ins w:id="8406" w:author="作者" w:date="2020-09-14T13:28:00Z"/>
                <w:del w:id="8407" w:author="作者" w:date="2020-09-14T15:36:00Z"/>
                <w:rFonts w:cs="Arial"/>
              </w:rPr>
            </w:pPr>
            <w:ins w:id="8408" w:author="作者" w:date="2020-09-14T13:28:00Z">
              <w:del w:id="8409"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653CA9EA" w14:textId="419840AF" w:rsidR="00A55D39" w:rsidRPr="003F62F3" w:rsidDel="008F1350" w:rsidRDefault="00A55D39" w:rsidP="008F1350">
            <w:pPr>
              <w:rPr>
                <w:ins w:id="8410" w:author="作者" w:date="2020-09-14T13:28:00Z"/>
                <w:del w:id="8411" w:author="作者" w:date="2020-09-14T15:36:00Z"/>
                <w:rFonts w:cs="Arial"/>
              </w:rPr>
            </w:pPr>
            <w:ins w:id="8412" w:author="作者" w:date="2020-09-14T13:28:00Z">
              <w:del w:id="8413" w:author="作者" w:date="2020-09-14T15:36:00Z">
                <w:r w:rsidRPr="003F62F3" w:rsidDel="008F1350">
                  <w:rPr>
                    <w:rFonts w:cs="Arial"/>
                  </w:rPr>
                  <w:delText>0:closed</w:delText>
                </w:r>
                <w:r w:rsidRPr="003F62F3" w:rsidDel="008F1350">
                  <w:rPr>
                    <w:rFonts w:cs="Arial"/>
                  </w:rPr>
                  <w:br/>
                  <w:delText>1:AJAR</w:delText>
                </w:r>
              </w:del>
            </w:ins>
          </w:p>
        </w:tc>
        <w:tc>
          <w:tcPr>
            <w:tcW w:w="938" w:type="dxa"/>
            <w:tcBorders>
              <w:top w:val="nil"/>
              <w:left w:val="nil"/>
              <w:bottom w:val="single" w:sz="4" w:space="0" w:color="auto"/>
              <w:right w:val="single" w:sz="4" w:space="0" w:color="auto"/>
            </w:tcBorders>
            <w:shd w:val="clear" w:color="auto" w:fill="auto"/>
            <w:vAlign w:val="center"/>
            <w:hideMark/>
          </w:tcPr>
          <w:p w14:paraId="634F699F" w14:textId="6AF9918D" w:rsidR="00A55D39" w:rsidRPr="003F62F3" w:rsidDel="008F1350" w:rsidRDefault="00A55D39" w:rsidP="008F1350">
            <w:pPr>
              <w:rPr>
                <w:ins w:id="8414" w:author="作者" w:date="2020-09-14T13:28:00Z"/>
                <w:del w:id="8415" w:author="作者" w:date="2020-09-14T15:36:00Z"/>
                <w:rFonts w:cs="Arial"/>
                <w:color w:val="000000"/>
              </w:rPr>
            </w:pPr>
            <w:ins w:id="8416" w:author="作者" w:date="2020-09-14T13:28:00Z">
              <w:del w:id="8417"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0A46E620" w14:textId="43BC195B" w:rsidTr="00960541">
        <w:trPr>
          <w:trHeight w:val="860"/>
          <w:ins w:id="8418" w:author="作者" w:date="2020-09-14T13:28:00Z"/>
          <w:del w:id="8419" w:author="作者" w:date="2020-09-14T15:36:00Z"/>
        </w:trPr>
        <w:tc>
          <w:tcPr>
            <w:tcW w:w="3580" w:type="dxa"/>
            <w:tcBorders>
              <w:top w:val="nil"/>
              <w:left w:val="nil"/>
              <w:bottom w:val="nil"/>
              <w:right w:val="nil"/>
            </w:tcBorders>
            <w:shd w:val="clear" w:color="auto" w:fill="auto"/>
            <w:noWrap/>
            <w:vAlign w:val="center"/>
            <w:hideMark/>
          </w:tcPr>
          <w:p w14:paraId="5B92BDA4" w14:textId="248C8368" w:rsidR="00A55D39" w:rsidRPr="003F62F3" w:rsidDel="008F1350" w:rsidRDefault="00A55D39" w:rsidP="008F1350">
            <w:pPr>
              <w:rPr>
                <w:ins w:id="8420" w:author="作者" w:date="2020-09-14T13:28:00Z"/>
                <w:del w:id="8421" w:author="作者" w:date="2020-09-14T15:36:00Z"/>
                <w:rFonts w:ascii="Times New Roman" w:hAnsi="Times New Roman"/>
              </w:rPr>
            </w:pPr>
            <w:ins w:id="8422" w:author="作者" w:date="2020-09-14T13:28:00Z">
              <w:del w:id="8423" w:author="作者" w:date="2020-09-14T15:36:00Z">
                <w:r w:rsidRPr="003F62F3" w:rsidDel="008F1350">
                  <w:rPr>
                    <w:rFonts w:ascii="Times New Roman" w:hAnsi="Times New Roman"/>
                  </w:rPr>
                  <w:delText>Aux_PF_Door_Ajar_Status</w:delText>
                </w:r>
              </w:del>
            </w:ins>
          </w:p>
        </w:tc>
        <w:tc>
          <w:tcPr>
            <w:tcW w:w="2198" w:type="dxa"/>
            <w:tcBorders>
              <w:top w:val="nil"/>
              <w:left w:val="single" w:sz="4" w:space="0" w:color="auto"/>
              <w:bottom w:val="single" w:sz="4" w:space="0" w:color="auto"/>
              <w:right w:val="single" w:sz="4" w:space="0" w:color="auto"/>
            </w:tcBorders>
            <w:shd w:val="clear" w:color="auto" w:fill="auto"/>
            <w:vAlign w:val="center"/>
            <w:hideMark/>
          </w:tcPr>
          <w:p w14:paraId="278218AB" w14:textId="5428CB0B" w:rsidR="00A55D39" w:rsidRPr="003F62F3" w:rsidDel="008F1350" w:rsidRDefault="00A55D39" w:rsidP="008F1350">
            <w:pPr>
              <w:rPr>
                <w:ins w:id="8424" w:author="作者" w:date="2020-09-14T13:28:00Z"/>
                <w:del w:id="8425" w:author="作者" w:date="2020-09-14T15:36:00Z"/>
                <w:rFonts w:ascii="宋体" w:hAnsi="宋体" w:cs="宋体"/>
              </w:rPr>
            </w:pPr>
            <w:ins w:id="8426" w:author="作者" w:date="2020-09-14T13:28:00Z">
              <w:del w:id="8427" w:author="作者" w:date="2020-09-14T15:36:00Z">
                <w:r w:rsidRPr="003F62F3" w:rsidDel="008F1350">
                  <w:rPr>
                    <w:rFonts w:ascii="宋体" w:hAnsi="宋体" w:cs="宋体" w:hint="eastAsia"/>
                  </w:rPr>
                  <w:delText>右前门</w:delText>
                </w:r>
              </w:del>
            </w:ins>
          </w:p>
        </w:tc>
        <w:tc>
          <w:tcPr>
            <w:tcW w:w="649" w:type="dxa"/>
            <w:tcBorders>
              <w:top w:val="nil"/>
              <w:left w:val="nil"/>
              <w:bottom w:val="single" w:sz="4" w:space="0" w:color="auto"/>
              <w:right w:val="single" w:sz="4" w:space="0" w:color="auto"/>
            </w:tcBorders>
            <w:shd w:val="clear" w:color="auto" w:fill="auto"/>
            <w:vAlign w:val="center"/>
            <w:hideMark/>
          </w:tcPr>
          <w:p w14:paraId="44F914AA" w14:textId="3E39DD84" w:rsidR="00A55D39" w:rsidRPr="003F62F3" w:rsidDel="008F1350" w:rsidRDefault="00A55D39" w:rsidP="008F1350">
            <w:pPr>
              <w:jc w:val="center"/>
              <w:rPr>
                <w:ins w:id="8428" w:author="作者" w:date="2020-09-14T13:28:00Z"/>
                <w:del w:id="8429" w:author="作者" w:date="2020-09-14T15:36:00Z"/>
                <w:rFonts w:cs="Arial"/>
              </w:rPr>
            </w:pPr>
            <w:ins w:id="8430" w:author="作者" w:date="2020-09-14T13:28:00Z">
              <w:del w:id="8431"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229A8E9C" w14:textId="451E786F" w:rsidR="00A55D39" w:rsidRPr="003F62F3" w:rsidDel="008F1350" w:rsidRDefault="00A55D39" w:rsidP="008F1350">
            <w:pPr>
              <w:rPr>
                <w:ins w:id="8432" w:author="作者" w:date="2020-09-14T13:28:00Z"/>
                <w:del w:id="8433" w:author="作者" w:date="2020-09-14T15:36:00Z"/>
                <w:rFonts w:cs="Arial"/>
              </w:rPr>
            </w:pPr>
            <w:ins w:id="8434" w:author="作者" w:date="2020-09-14T13:28:00Z">
              <w:del w:id="8435" w:author="作者" w:date="2020-09-14T15:36:00Z">
                <w:r w:rsidRPr="003F62F3" w:rsidDel="008F1350">
                  <w:rPr>
                    <w:rFonts w:cs="Arial"/>
                  </w:rPr>
                  <w:delText>0:closed</w:delText>
                </w:r>
                <w:r w:rsidRPr="003F62F3" w:rsidDel="008F1350">
                  <w:rPr>
                    <w:rFonts w:cs="Arial"/>
                  </w:rPr>
                  <w:br/>
                  <w:delText>1:AJAR</w:delText>
                </w:r>
              </w:del>
            </w:ins>
          </w:p>
        </w:tc>
        <w:tc>
          <w:tcPr>
            <w:tcW w:w="938" w:type="dxa"/>
            <w:tcBorders>
              <w:top w:val="nil"/>
              <w:left w:val="nil"/>
              <w:bottom w:val="single" w:sz="4" w:space="0" w:color="auto"/>
              <w:right w:val="single" w:sz="4" w:space="0" w:color="auto"/>
            </w:tcBorders>
            <w:shd w:val="clear" w:color="auto" w:fill="auto"/>
            <w:vAlign w:val="center"/>
            <w:hideMark/>
          </w:tcPr>
          <w:p w14:paraId="1E5DA9C6" w14:textId="21C95484" w:rsidR="00A55D39" w:rsidRPr="003F62F3" w:rsidDel="008F1350" w:rsidRDefault="00A55D39" w:rsidP="008F1350">
            <w:pPr>
              <w:rPr>
                <w:ins w:id="8436" w:author="作者" w:date="2020-09-14T13:28:00Z"/>
                <w:del w:id="8437" w:author="作者" w:date="2020-09-14T15:36:00Z"/>
                <w:rFonts w:cs="Arial"/>
                <w:color w:val="000000"/>
              </w:rPr>
            </w:pPr>
            <w:ins w:id="8438" w:author="作者" w:date="2020-09-14T13:28:00Z">
              <w:del w:id="8439"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70D27BE8" w14:textId="6F977005" w:rsidTr="00960541">
        <w:trPr>
          <w:trHeight w:val="560"/>
          <w:ins w:id="8440" w:author="作者" w:date="2020-09-14T13:28:00Z"/>
          <w:del w:id="8441"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72141" w14:textId="14416E6A" w:rsidR="00A55D39" w:rsidRPr="003F62F3" w:rsidDel="008F1350" w:rsidRDefault="00A55D39" w:rsidP="008F1350">
            <w:pPr>
              <w:rPr>
                <w:ins w:id="8442" w:author="作者" w:date="2020-09-14T13:28:00Z"/>
                <w:del w:id="8443" w:author="作者" w:date="2020-09-14T15:36:00Z"/>
                <w:rFonts w:cs="Arial"/>
              </w:rPr>
            </w:pPr>
            <w:ins w:id="8444" w:author="作者" w:date="2020-09-14T13:28:00Z">
              <w:del w:id="8445" w:author="作者" w:date="2020-09-14T15:36:00Z">
                <w:r w:rsidRPr="003F62F3" w:rsidDel="008F1350">
                  <w:rPr>
                    <w:rFonts w:cs="Arial"/>
                  </w:rPr>
                  <w:delText>Aux_VehicleSpeed</w:delText>
                </w:r>
              </w:del>
            </w:ins>
          </w:p>
        </w:tc>
        <w:tc>
          <w:tcPr>
            <w:tcW w:w="2198" w:type="dxa"/>
            <w:tcBorders>
              <w:top w:val="nil"/>
              <w:left w:val="nil"/>
              <w:bottom w:val="single" w:sz="4" w:space="0" w:color="auto"/>
              <w:right w:val="single" w:sz="4" w:space="0" w:color="auto"/>
            </w:tcBorders>
            <w:shd w:val="clear" w:color="auto" w:fill="auto"/>
            <w:vAlign w:val="center"/>
            <w:hideMark/>
          </w:tcPr>
          <w:p w14:paraId="0FC3AD55" w14:textId="7AB82F2C" w:rsidR="00A55D39" w:rsidRPr="003F62F3" w:rsidDel="008F1350" w:rsidRDefault="00A55D39" w:rsidP="008F1350">
            <w:pPr>
              <w:rPr>
                <w:ins w:id="8446" w:author="作者" w:date="2020-09-14T13:28:00Z"/>
                <w:del w:id="8447" w:author="作者" w:date="2020-09-14T15:36:00Z"/>
                <w:rFonts w:ascii="宋体" w:hAnsi="宋体" w:cs="宋体"/>
              </w:rPr>
            </w:pPr>
            <w:ins w:id="8448" w:author="作者" w:date="2020-09-14T13:28:00Z">
              <w:del w:id="8449" w:author="作者" w:date="2020-09-14T15:36:00Z">
                <w:r w:rsidRPr="003F62F3" w:rsidDel="008F1350">
                  <w:rPr>
                    <w:rFonts w:ascii="宋体" w:hAnsi="宋体" w:cs="宋体" w:hint="eastAsia"/>
                  </w:rPr>
                  <w:delText>速度，用于速度报警</w:delText>
                </w:r>
              </w:del>
            </w:ins>
          </w:p>
        </w:tc>
        <w:tc>
          <w:tcPr>
            <w:tcW w:w="649" w:type="dxa"/>
            <w:tcBorders>
              <w:top w:val="nil"/>
              <w:left w:val="nil"/>
              <w:bottom w:val="single" w:sz="4" w:space="0" w:color="auto"/>
              <w:right w:val="single" w:sz="4" w:space="0" w:color="auto"/>
            </w:tcBorders>
            <w:shd w:val="clear" w:color="auto" w:fill="auto"/>
            <w:vAlign w:val="center"/>
            <w:hideMark/>
          </w:tcPr>
          <w:p w14:paraId="60DD4CE0" w14:textId="3EEA0F6E" w:rsidR="00A55D39" w:rsidRPr="003F62F3" w:rsidDel="008F1350" w:rsidRDefault="00A55D39" w:rsidP="008F1350">
            <w:pPr>
              <w:jc w:val="center"/>
              <w:rPr>
                <w:ins w:id="8450" w:author="作者" w:date="2020-09-14T13:28:00Z"/>
                <w:del w:id="8451" w:author="作者" w:date="2020-09-14T15:36:00Z"/>
                <w:rFonts w:cs="Arial"/>
              </w:rPr>
            </w:pPr>
            <w:ins w:id="8452" w:author="作者" w:date="2020-09-14T13:28:00Z">
              <w:del w:id="8453" w:author="作者" w:date="2020-09-14T15:36:00Z">
                <w:r w:rsidRPr="003F62F3" w:rsidDel="008F1350">
                  <w:rPr>
                    <w:rFonts w:cs="Arial"/>
                  </w:rPr>
                  <w:delText>8</w:delText>
                </w:r>
              </w:del>
            </w:ins>
          </w:p>
        </w:tc>
        <w:tc>
          <w:tcPr>
            <w:tcW w:w="2715" w:type="dxa"/>
            <w:tcBorders>
              <w:top w:val="nil"/>
              <w:left w:val="nil"/>
              <w:bottom w:val="single" w:sz="4" w:space="0" w:color="auto"/>
              <w:right w:val="single" w:sz="4" w:space="0" w:color="auto"/>
            </w:tcBorders>
            <w:shd w:val="clear" w:color="auto" w:fill="auto"/>
            <w:vAlign w:val="center"/>
            <w:hideMark/>
          </w:tcPr>
          <w:p w14:paraId="24DB13A7" w14:textId="3397CEA7" w:rsidR="00A55D39" w:rsidRPr="003F62F3" w:rsidDel="008F1350" w:rsidRDefault="00A55D39" w:rsidP="008F1350">
            <w:pPr>
              <w:rPr>
                <w:ins w:id="8454" w:author="作者" w:date="2020-09-14T13:28:00Z"/>
                <w:del w:id="8455" w:author="作者" w:date="2020-09-14T15:36:00Z"/>
                <w:rFonts w:cs="Arial"/>
              </w:rPr>
            </w:pPr>
            <w:ins w:id="8456" w:author="作者" w:date="2020-09-14T13:28:00Z">
              <w:del w:id="8457" w:author="作者" w:date="2020-09-14T15:36:00Z">
                <w:r w:rsidRPr="003F62F3" w:rsidDel="008F1350">
                  <w:rPr>
                    <w:rFonts w:cs="Arial"/>
                  </w:rPr>
                  <w:delText>0-255(vehicle speed, km/h)</w:delText>
                </w:r>
              </w:del>
            </w:ins>
          </w:p>
        </w:tc>
        <w:tc>
          <w:tcPr>
            <w:tcW w:w="938" w:type="dxa"/>
            <w:tcBorders>
              <w:top w:val="nil"/>
              <w:left w:val="nil"/>
              <w:bottom w:val="single" w:sz="4" w:space="0" w:color="auto"/>
              <w:right w:val="single" w:sz="4" w:space="0" w:color="auto"/>
            </w:tcBorders>
            <w:shd w:val="clear" w:color="auto" w:fill="auto"/>
            <w:vAlign w:val="center"/>
            <w:hideMark/>
          </w:tcPr>
          <w:p w14:paraId="038DC530" w14:textId="5EEAC514" w:rsidR="00A55D39" w:rsidRPr="003F62F3" w:rsidDel="008F1350" w:rsidRDefault="00A55D39" w:rsidP="008F1350">
            <w:pPr>
              <w:rPr>
                <w:ins w:id="8458" w:author="作者" w:date="2020-09-14T13:28:00Z"/>
                <w:del w:id="8459" w:author="作者" w:date="2020-09-14T15:36:00Z"/>
                <w:rFonts w:cs="Arial"/>
                <w:color w:val="000000"/>
              </w:rPr>
            </w:pPr>
            <w:ins w:id="8460" w:author="作者" w:date="2020-09-14T13:28:00Z">
              <w:del w:id="8461"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6E7E6730" w14:textId="4C69A49B" w:rsidTr="00960541">
        <w:trPr>
          <w:trHeight w:val="2520"/>
          <w:ins w:id="8462" w:author="作者" w:date="2020-09-14T13:28:00Z"/>
          <w:del w:id="8463"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55E85955" w14:textId="75EC7882" w:rsidR="00A55D39" w:rsidRPr="003F62F3" w:rsidDel="008F1350" w:rsidRDefault="00A55D39" w:rsidP="008F1350">
            <w:pPr>
              <w:rPr>
                <w:ins w:id="8464" w:author="作者" w:date="2020-09-14T13:28:00Z"/>
                <w:del w:id="8465" w:author="作者" w:date="2020-09-14T15:36:00Z"/>
                <w:rFonts w:cs="Arial"/>
              </w:rPr>
            </w:pPr>
            <w:ins w:id="8466" w:author="作者" w:date="2020-09-14T13:28:00Z">
              <w:del w:id="8467" w:author="作者" w:date="2020-09-14T15:36:00Z">
                <w:r w:rsidRPr="003F62F3" w:rsidDel="008F1350">
                  <w:rPr>
                    <w:rFonts w:cs="Arial"/>
                  </w:rPr>
                  <w:delText>Aux_Music_Rate_Level</w:delText>
                </w:r>
              </w:del>
            </w:ins>
          </w:p>
        </w:tc>
        <w:tc>
          <w:tcPr>
            <w:tcW w:w="2198" w:type="dxa"/>
            <w:tcBorders>
              <w:top w:val="nil"/>
              <w:left w:val="nil"/>
              <w:bottom w:val="single" w:sz="4" w:space="0" w:color="auto"/>
              <w:right w:val="single" w:sz="4" w:space="0" w:color="auto"/>
            </w:tcBorders>
            <w:shd w:val="clear" w:color="auto" w:fill="auto"/>
            <w:vAlign w:val="center"/>
            <w:hideMark/>
          </w:tcPr>
          <w:p w14:paraId="4DB7FB01" w14:textId="796BABC7" w:rsidR="00A55D39" w:rsidRPr="003F62F3" w:rsidDel="008F1350" w:rsidRDefault="00A55D39" w:rsidP="008F1350">
            <w:pPr>
              <w:rPr>
                <w:ins w:id="8468" w:author="作者" w:date="2020-09-14T13:28:00Z"/>
                <w:del w:id="8469" w:author="作者" w:date="2020-09-14T15:36:00Z"/>
                <w:rFonts w:ascii="宋体" w:hAnsi="宋体" w:cs="宋体"/>
              </w:rPr>
            </w:pPr>
            <w:ins w:id="8470" w:author="作者" w:date="2020-09-14T13:28:00Z">
              <w:del w:id="8471" w:author="作者" w:date="2020-09-14T15:36:00Z">
                <w:r w:rsidRPr="003F62F3" w:rsidDel="008F1350">
                  <w:rPr>
                    <w:rFonts w:ascii="宋体" w:hAnsi="宋体" w:cs="宋体" w:hint="eastAsia"/>
                  </w:rPr>
                  <w:delText>音乐律动频率等级</w:delText>
                </w:r>
              </w:del>
            </w:ins>
          </w:p>
        </w:tc>
        <w:tc>
          <w:tcPr>
            <w:tcW w:w="649" w:type="dxa"/>
            <w:tcBorders>
              <w:top w:val="nil"/>
              <w:left w:val="nil"/>
              <w:bottom w:val="single" w:sz="4" w:space="0" w:color="auto"/>
              <w:right w:val="single" w:sz="4" w:space="0" w:color="auto"/>
            </w:tcBorders>
            <w:shd w:val="clear" w:color="auto" w:fill="auto"/>
            <w:vAlign w:val="center"/>
            <w:hideMark/>
          </w:tcPr>
          <w:p w14:paraId="26252923" w14:textId="3DE1789B" w:rsidR="00A55D39" w:rsidRPr="003F62F3" w:rsidDel="008F1350" w:rsidRDefault="00A55D39" w:rsidP="008F1350">
            <w:pPr>
              <w:jc w:val="center"/>
              <w:rPr>
                <w:ins w:id="8472" w:author="作者" w:date="2020-09-14T13:28:00Z"/>
                <w:del w:id="8473" w:author="作者" w:date="2020-09-14T15:36:00Z"/>
                <w:rFonts w:cs="Arial"/>
              </w:rPr>
            </w:pPr>
            <w:ins w:id="8474" w:author="作者" w:date="2020-09-14T13:28:00Z">
              <w:del w:id="8475" w:author="作者" w:date="2020-09-14T15:36:00Z">
                <w:r w:rsidRPr="003F62F3" w:rsidDel="008F1350">
                  <w:rPr>
                    <w:rFonts w:cs="Arial"/>
                  </w:rPr>
                  <w:delText>4</w:delText>
                </w:r>
              </w:del>
            </w:ins>
          </w:p>
        </w:tc>
        <w:tc>
          <w:tcPr>
            <w:tcW w:w="2715" w:type="dxa"/>
            <w:tcBorders>
              <w:top w:val="nil"/>
              <w:left w:val="nil"/>
              <w:bottom w:val="single" w:sz="4" w:space="0" w:color="auto"/>
              <w:right w:val="single" w:sz="4" w:space="0" w:color="auto"/>
            </w:tcBorders>
            <w:shd w:val="clear" w:color="auto" w:fill="auto"/>
            <w:vAlign w:val="center"/>
            <w:hideMark/>
          </w:tcPr>
          <w:p w14:paraId="7AA7DA09" w14:textId="627AC55E" w:rsidR="00A55D39" w:rsidRPr="003F62F3" w:rsidDel="008F1350" w:rsidRDefault="00A55D39" w:rsidP="008F1350">
            <w:pPr>
              <w:rPr>
                <w:ins w:id="8476" w:author="作者" w:date="2020-09-14T13:28:00Z"/>
                <w:del w:id="8477" w:author="作者" w:date="2020-09-14T15:36:00Z"/>
                <w:rFonts w:ascii="宋体" w:hAnsi="宋体" w:cs="宋体"/>
              </w:rPr>
            </w:pPr>
            <w:ins w:id="8478" w:author="作者" w:date="2020-09-14T13:28:00Z">
              <w:del w:id="8479" w:author="作者" w:date="2020-09-14T15:36:00Z">
                <w:r w:rsidRPr="003F62F3" w:rsidDel="008F1350">
                  <w:rPr>
                    <w:rFonts w:ascii="宋体" w:hAnsi="宋体" w:cs="宋体" w:hint="eastAsia"/>
                  </w:rPr>
                  <w:delText>0:0-63hz</w:delText>
                </w:r>
                <w:r w:rsidRPr="003F62F3" w:rsidDel="008F1350">
                  <w:rPr>
                    <w:rFonts w:ascii="宋体" w:hAnsi="宋体" w:cs="宋体" w:hint="eastAsia"/>
                  </w:rPr>
                  <w:br/>
                  <w:delText>1:64-127hz</w:delText>
                </w:r>
                <w:r w:rsidRPr="003F62F3" w:rsidDel="008F1350">
                  <w:rPr>
                    <w:rFonts w:ascii="宋体" w:hAnsi="宋体" w:cs="宋体" w:hint="eastAsia"/>
                  </w:rPr>
                  <w:br/>
                  <w:delText>2:128-255hz</w:delText>
                </w:r>
                <w:r w:rsidRPr="003F62F3" w:rsidDel="008F1350">
                  <w:rPr>
                    <w:rFonts w:ascii="宋体" w:hAnsi="宋体" w:cs="宋体" w:hint="eastAsia"/>
                  </w:rPr>
                  <w:br/>
                  <w:delText>3:256-511hz</w:delText>
                </w:r>
                <w:r w:rsidRPr="003F62F3" w:rsidDel="008F1350">
                  <w:rPr>
                    <w:rFonts w:ascii="宋体" w:hAnsi="宋体" w:cs="宋体" w:hint="eastAsia"/>
                  </w:rPr>
                  <w:br/>
                  <w:delText>4:512-1023hz</w:delText>
                </w:r>
                <w:r w:rsidRPr="003F62F3" w:rsidDel="008F1350">
                  <w:rPr>
                    <w:rFonts w:ascii="宋体" w:hAnsi="宋体" w:cs="宋体" w:hint="eastAsia"/>
                  </w:rPr>
                  <w:br/>
                  <w:delText>5:1023-2047hz</w:delText>
                </w:r>
                <w:r w:rsidRPr="003F62F3" w:rsidDel="008F1350">
                  <w:rPr>
                    <w:rFonts w:ascii="宋体" w:hAnsi="宋体" w:cs="宋体" w:hint="eastAsia"/>
                  </w:rPr>
                  <w:br/>
                  <w:delText>6:2048-4095hz</w:delText>
                </w:r>
                <w:r w:rsidRPr="003F62F3" w:rsidDel="008F1350">
                  <w:rPr>
                    <w:rFonts w:ascii="宋体" w:hAnsi="宋体" w:cs="宋体" w:hint="eastAsia"/>
                  </w:rPr>
                  <w:br/>
                  <w:delText>7:4096-8191hz</w:delText>
                </w:r>
                <w:r w:rsidRPr="003F62F3" w:rsidDel="008F1350">
                  <w:rPr>
                    <w:rFonts w:ascii="宋体" w:hAnsi="宋体" w:cs="宋体" w:hint="eastAsia"/>
                  </w:rPr>
                  <w:br/>
                  <w:delText>8:8192-16383hz</w:delText>
                </w:r>
              </w:del>
            </w:ins>
          </w:p>
        </w:tc>
        <w:tc>
          <w:tcPr>
            <w:tcW w:w="938" w:type="dxa"/>
            <w:tcBorders>
              <w:top w:val="nil"/>
              <w:left w:val="nil"/>
              <w:bottom w:val="single" w:sz="4" w:space="0" w:color="auto"/>
              <w:right w:val="single" w:sz="4" w:space="0" w:color="auto"/>
            </w:tcBorders>
            <w:shd w:val="clear" w:color="auto" w:fill="auto"/>
            <w:vAlign w:val="center"/>
            <w:hideMark/>
          </w:tcPr>
          <w:p w14:paraId="14647F90" w14:textId="66F47CEE" w:rsidR="00A55D39" w:rsidRPr="003F62F3" w:rsidDel="008F1350" w:rsidRDefault="00A55D39" w:rsidP="008F1350">
            <w:pPr>
              <w:rPr>
                <w:ins w:id="8480" w:author="作者" w:date="2020-09-14T13:28:00Z"/>
                <w:del w:id="8481" w:author="作者" w:date="2020-09-14T15:36:00Z"/>
                <w:rFonts w:cs="Arial"/>
                <w:color w:val="000000"/>
              </w:rPr>
            </w:pPr>
            <w:ins w:id="8482" w:author="作者" w:date="2020-09-14T13:28:00Z">
              <w:del w:id="8483"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57B039CE" w14:textId="19846A76" w:rsidTr="00960541">
        <w:trPr>
          <w:trHeight w:val="2240"/>
          <w:ins w:id="8484" w:author="作者" w:date="2020-09-14T13:28:00Z"/>
          <w:del w:id="8485"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02499F44" w14:textId="2B3CCAB4" w:rsidR="00A55D39" w:rsidRPr="003F62F3" w:rsidDel="008F1350" w:rsidRDefault="00A55D39" w:rsidP="008F1350">
            <w:pPr>
              <w:rPr>
                <w:ins w:id="8486" w:author="作者" w:date="2020-09-14T13:28:00Z"/>
                <w:del w:id="8487" w:author="作者" w:date="2020-09-14T15:36:00Z"/>
                <w:rFonts w:cs="Arial"/>
              </w:rPr>
            </w:pPr>
            <w:ins w:id="8488" w:author="作者" w:date="2020-09-14T13:28:00Z">
              <w:del w:id="8489" w:author="作者" w:date="2020-09-14T15:36:00Z">
                <w:r w:rsidRPr="003F62F3" w:rsidDel="008F1350">
                  <w:rPr>
                    <w:rFonts w:cs="Arial"/>
                  </w:rPr>
                  <w:delText>Aux_Music_Range_Level</w:delText>
                </w:r>
              </w:del>
            </w:ins>
          </w:p>
        </w:tc>
        <w:tc>
          <w:tcPr>
            <w:tcW w:w="2198" w:type="dxa"/>
            <w:tcBorders>
              <w:top w:val="nil"/>
              <w:left w:val="nil"/>
              <w:bottom w:val="single" w:sz="4" w:space="0" w:color="auto"/>
              <w:right w:val="single" w:sz="4" w:space="0" w:color="auto"/>
            </w:tcBorders>
            <w:shd w:val="clear" w:color="auto" w:fill="auto"/>
            <w:vAlign w:val="center"/>
            <w:hideMark/>
          </w:tcPr>
          <w:p w14:paraId="5D6FACDF" w14:textId="67F6158F" w:rsidR="00A55D39" w:rsidRPr="003F62F3" w:rsidDel="008F1350" w:rsidRDefault="00A55D39" w:rsidP="008F1350">
            <w:pPr>
              <w:rPr>
                <w:ins w:id="8490" w:author="作者" w:date="2020-09-14T13:28:00Z"/>
                <w:del w:id="8491" w:author="作者" w:date="2020-09-14T15:36:00Z"/>
                <w:rFonts w:ascii="宋体" w:hAnsi="宋体" w:cs="宋体"/>
              </w:rPr>
            </w:pPr>
            <w:ins w:id="8492" w:author="作者" w:date="2020-09-14T13:28:00Z">
              <w:del w:id="8493" w:author="作者" w:date="2020-09-14T15:36:00Z">
                <w:r w:rsidRPr="003F62F3" w:rsidDel="008F1350">
                  <w:rPr>
                    <w:rFonts w:ascii="宋体" w:hAnsi="宋体" w:cs="宋体" w:hint="eastAsia"/>
                  </w:rPr>
                  <w:delText>音乐律动幅度等级</w:delText>
                </w:r>
              </w:del>
            </w:ins>
          </w:p>
        </w:tc>
        <w:tc>
          <w:tcPr>
            <w:tcW w:w="649" w:type="dxa"/>
            <w:tcBorders>
              <w:top w:val="nil"/>
              <w:left w:val="nil"/>
              <w:bottom w:val="single" w:sz="4" w:space="0" w:color="auto"/>
              <w:right w:val="single" w:sz="4" w:space="0" w:color="auto"/>
            </w:tcBorders>
            <w:shd w:val="clear" w:color="auto" w:fill="auto"/>
            <w:vAlign w:val="center"/>
            <w:hideMark/>
          </w:tcPr>
          <w:p w14:paraId="2047D78F" w14:textId="065919A0" w:rsidR="00A55D39" w:rsidRPr="003F62F3" w:rsidDel="008F1350" w:rsidRDefault="00A55D39" w:rsidP="008F1350">
            <w:pPr>
              <w:jc w:val="center"/>
              <w:rPr>
                <w:ins w:id="8494" w:author="作者" w:date="2020-09-14T13:28:00Z"/>
                <w:del w:id="8495" w:author="作者" w:date="2020-09-14T15:36:00Z"/>
                <w:rFonts w:cs="Arial"/>
              </w:rPr>
            </w:pPr>
            <w:ins w:id="8496" w:author="作者" w:date="2020-09-14T13:28:00Z">
              <w:del w:id="8497" w:author="作者" w:date="2020-09-14T15:36:00Z">
                <w:r w:rsidRPr="003F62F3" w:rsidDel="008F1350">
                  <w:rPr>
                    <w:rFonts w:cs="Arial"/>
                  </w:rPr>
                  <w:delText>3</w:delText>
                </w:r>
              </w:del>
            </w:ins>
          </w:p>
        </w:tc>
        <w:tc>
          <w:tcPr>
            <w:tcW w:w="2715" w:type="dxa"/>
            <w:tcBorders>
              <w:top w:val="nil"/>
              <w:left w:val="nil"/>
              <w:bottom w:val="single" w:sz="4" w:space="0" w:color="auto"/>
              <w:right w:val="single" w:sz="4" w:space="0" w:color="auto"/>
            </w:tcBorders>
            <w:shd w:val="clear" w:color="auto" w:fill="auto"/>
            <w:vAlign w:val="center"/>
            <w:hideMark/>
          </w:tcPr>
          <w:p w14:paraId="7F254CAE" w14:textId="564BC010" w:rsidR="00A55D39" w:rsidRPr="003F62F3" w:rsidDel="008F1350" w:rsidRDefault="00A55D39" w:rsidP="008F1350">
            <w:pPr>
              <w:rPr>
                <w:ins w:id="8498" w:author="作者" w:date="2020-09-14T13:28:00Z"/>
                <w:del w:id="8499" w:author="作者" w:date="2020-09-14T15:36:00Z"/>
                <w:rFonts w:ascii="宋体" w:hAnsi="宋体" w:cs="宋体"/>
              </w:rPr>
            </w:pPr>
            <w:ins w:id="8500" w:author="作者" w:date="2020-09-14T13:28:00Z">
              <w:del w:id="8501" w:author="作者" w:date="2020-09-14T15:36:00Z">
                <w:r w:rsidRPr="003F62F3" w:rsidDel="008F1350">
                  <w:rPr>
                    <w:rFonts w:ascii="宋体" w:hAnsi="宋体" w:cs="宋体" w:hint="eastAsia"/>
                  </w:rPr>
                  <w:delText>0:0-15</w:delText>
                </w:r>
                <w:r w:rsidRPr="003F62F3" w:rsidDel="008F1350">
                  <w:rPr>
                    <w:rFonts w:ascii="宋体" w:hAnsi="宋体" w:cs="宋体" w:hint="eastAsia"/>
                  </w:rPr>
                  <w:br/>
                  <w:delText>1:16-31</w:delText>
                </w:r>
                <w:r w:rsidRPr="003F62F3" w:rsidDel="008F1350">
                  <w:rPr>
                    <w:rFonts w:ascii="宋体" w:hAnsi="宋体" w:cs="宋体" w:hint="eastAsia"/>
                  </w:rPr>
                  <w:br/>
                  <w:delText>2:32-47</w:delText>
                </w:r>
                <w:r w:rsidRPr="003F62F3" w:rsidDel="008F1350">
                  <w:rPr>
                    <w:rFonts w:ascii="宋体" w:hAnsi="宋体" w:cs="宋体" w:hint="eastAsia"/>
                  </w:rPr>
                  <w:br/>
                  <w:delText>3:48-63</w:delText>
                </w:r>
                <w:r w:rsidRPr="003F62F3" w:rsidDel="008F1350">
                  <w:rPr>
                    <w:rFonts w:ascii="宋体" w:hAnsi="宋体" w:cs="宋体" w:hint="eastAsia"/>
                  </w:rPr>
                  <w:br/>
                  <w:delText>4:64-79</w:delText>
                </w:r>
                <w:r w:rsidRPr="003F62F3" w:rsidDel="008F1350">
                  <w:rPr>
                    <w:rFonts w:ascii="宋体" w:hAnsi="宋体" w:cs="宋体" w:hint="eastAsia"/>
                  </w:rPr>
                  <w:br/>
                  <w:delText>5:80-95</w:delText>
                </w:r>
                <w:r w:rsidRPr="003F62F3" w:rsidDel="008F1350">
                  <w:rPr>
                    <w:rFonts w:ascii="宋体" w:hAnsi="宋体" w:cs="宋体" w:hint="eastAsia"/>
                  </w:rPr>
                  <w:br/>
                  <w:delText>6:96-111</w:delText>
                </w:r>
                <w:r w:rsidRPr="003F62F3" w:rsidDel="008F1350">
                  <w:rPr>
                    <w:rFonts w:ascii="宋体" w:hAnsi="宋体" w:cs="宋体" w:hint="eastAsia"/>
                  </w:rPr>
                  <w:br/>
                  <w:delText>7:112-127</w:delText>
                </w:r>
              </w:del>
            </w:ins>
          </w:p>
        </w:tc>
        <w:tc>
          <w:tcPr>
            <w:tcW w:w="938" w:type="dxa"/>
            <w:tcBorders>
              <w:top w:val="nil"/>
              <w:left w:val="nil"/>
              <w:bottom w:val="single" w:sz="4" w:space="0" w:color="auto"/>
              <w:right w:val="single" w:sz="4" w:space="0" w:color="auto"/>
            </w:tcBorders>
            <w:shd w:val="clear" w:color="auto" w:fill="auto"/>
            <w:vAlign w:val="center"/>
            <w:hideMark/>
          </w:tcPr>
          <w:p w14:paraId="54FBB734" w14:textId="1FFBCA16" w:rsidR="00A55D39" w:rsidRPr="003F62F3" w:rsidDel="008F1350" w:rsidRDefault="00A55D39" w:rsidP="008F1350">
            <w:pPr>
              <w:rPr>
                <w:ins w:id="8502" w:author="作者" w:date="2020-09-14T13:28:00Z"/>
                <w:del w:id="8503" w:author="作者" w:date="2020-09-14T15:36:00Z"/>
                <w:rFonts w:cs="Arial"/>
                <w:color w:val="000000"/>
              </w:rPr>
            </w:pPr>
            <w:ins w:id="8504" w:author="作者" w:date="2020-09-14T13:28:00Z">
              <w:del w:id="8505"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262A4769" w14:textId="59205F78" w:rsidTr="00960541">
        <w:trPr>
          <w:trHeight w:val="860"/>
          <w:ins w:id="8506" w:author="作者" w:date="2020-09-14T13:28:00Z"/>
          <w:del w:id="8507" w:author="作者" w:date="2020-09-14T15:36:00Z"/>
        </w:trPr>
        <w:tc>
          <w:tcPr>
            <w:tcW w:w="3580" w:type="dxa"/>
            <w:tcBorders>
              <w:top w:val="nil"/>
              <w:left w:val="single" w:sz="4" w:space="0" w:color="auto"/>
              <w:bottom w:val="single" w:sz="4" w:space="0" w:color="auto"/>
              <w:right w:val="single" w:sz="4" w:space="0" w:color="auto"/>
            </w:tcBorders>
            <w:shd w:val="clear" w:color="auto" w:fill="auto"/>
            <w:vAlign w:val="center"/>
            <w:hideMark/>
          </w:tcPr>
          <w:p w14:paraId="1EA66D9A" w14:textId="5C444EF9" w:rsidR="00A55D39" w:rsidRPr="003F62F3" w:rsidDel="008F1350" w:rsidRDefault="00A55D39" w:rsidP="008F1350">
            <w:pPr>
              <w:rPr>
                <w:ins w:id="8508" w:author="作者" w:date="2020-09-14T13:28:00Z"/>
                <w:del w:id="8509" w:author="作者" w:date="2020-09-14T15:36:00Z"/>
                <w:rFonts w:cs="Arial"/>
              </w:rPr>
            </w:pPr>
            <w:ins w:id="8510" w:author="作者" w:date="2020-09-14T13:28:00Z">
              <w:del w:id="8511" w:author="作者" w:date="2020-09-14T15:36:00Z">
                <w:r w:rsidRPr="003F62F3" w:rsidDel="008F1350">
                  <w:rPr>
                    <w:rFonts w:cs="Arial"/>
                  </w:rPr>
                  <w:delText>Aux_DR_Door_Ajar_Status</w:delText>
                </w:r>
              </w:del>
            </w:ins>
          </w:p>
        </w:tc>
        <w:tc>
          <w:tcPr>
            <w:tcW w:w="2198" w:type="dxa"/>
            <w:tcBorders>
              <w:top w:val="nil"/>
              <w:left w:val="nil"/>
              <w:bottom w:val="single" w:sz="4" w:space="0" w:color="auto"/>
              <w:right w:val="single" w:sz="4" w:space="0" w:color="auto"/>
            </w:tcBorders>
            <w:shd w:val="clear" w:color="auto" w:fill="auto"/>
            <w:vAlign w:val="center"/>
            <w:hideMark/>
          </w:tcPr>
          <w:p w14:paraId="71C777A5" w14:textId="7F041DF1" w:rsidR="00A55D39" w:rsidRPr="003F62F3" w:rsidDel="008F1350" w:rsidRDefault="00A55D39" w:rsidP="008F1350">
            <w:pPr>
              <w:rPr>
                <w:ins w:id="8512" w:author="作者" w:date="2020-09-14T13:28:00Z"/>
                <w:del w:id="8513" w:author="作者" w:date="2020-09-14T15:36:00Z"/>
                <w:rFonts w:ascii="宋体" w:hAnsi="宋体" w:cs="宋体"/>
              </w:rPr>
            </w:pPr>
            <w:ins w:id="8514" w:author="作者" w:date="2020-09-14T13:28:00Z">
              <w:del w:id="8515" w:author="作者" w:date="2020-09-14T15:36:00Z">
                <w:r w:rsidRPr="003F62F3" w:rsidDel="008F1350">
                  <w:rPr>
                    <w:rFonts w:ascii="宋体" w:hAnsi="宋体" w:cs="宋体" w:hint="eastAsia"/>
                  </w:rPr>
                  <w:delText>左后门</w:delText>
                </w:r>
              </w:del>
            </w:ins>
          </w:p>
        </w:tc>
        <w:tc>
          <w:tcPr>
            <w:tcW w:w="649" w:type="dxa"/>
            <w:tcBorders>
              <w:top w:val="nil"/>
              <w:left w:val="nil"/>
              <w:bottom w:val="single" w:sz="4" w:space="0" w:color="auto"/>
              <w:right w:val="single" w:sz="4" w:space="0" w:color="auto"/>
            </w:tcBorders>
            <w:shd w:val="clear" w:color="auto" w:fill="auto"/>
            <w:vAlign w:val="center"/>
            <w:hideMark/>
          </w:tcPr>
          <w:p w14:paraId="0C45F8D2" w14:textId="2E041FA7" w:rsidR="00A55D39" w:rsidRPr="003F62F3" w:rsidDel="008F1350" w:rsidRDefault="00A55D39" w:rsidP="008F1350">
            <w:pPr>
              <w:jc w:val="center"/>
              <w:rPr>
                <w:ins w:id="8516" w:author="作者" w:date="2020-09-14T13:28:00Z"/>
                <w:del w:id="8517" w:author="作者" w:date="2020-09-14T15:36:00Z"/>
                <w:rFonts w:cs="Arial"/>
              </w:rPr>
            </w:pPr>
            <w:ins w:id="8518" w:author="作者" w:date="2020-09-14T13:28:00Z">
              <w:del w:id="8519"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736737C6" w14:textId="5F59DC6A" w:rsidR="00A55D39" w:rsidRPr="003F62F3" w:rsidDel="008F1350" w:rsidRDefault="00A55D39" w:rsidP="008F1350">
            <w:pPr>
              <w:rPr>
                <w:ins w:id="8520" w:author="作者" w:date="2020-09-14T13:28:00Z"/>
                <w:del w:id="8521" w:author="作者" w:date="2020-09-14T15:36:00Z"/>
                <w:rFonts w:cs="Arial"/>
              </w:rPr>
            </w:pPr>
            <w:ins w:id="8522" w:author="作者" w:date="2020-09-14T13:28:00Z">
              <w:del w:id="8523" w:author="作者" w:date="2020-09-14T15:36:00Z">
                <w:r w:rsidRPr="003F62F3" w:rsidDel="008F1350">
                  <w:rPr>
                    <w:rFonts w:cs="Arial"/>
                  </w:rPr>
                  <w:delText>0:closed</w:delText>
                </w:r>
                <w:r w:rsidRPr="003F62F3" w:rsidDel="008F1350">
                  <w:rPr>
                    <w:rFonts w:cs="Arial"/>
                  </w:rPr>
                  <w:br/>
                  <w:delText>1:AJAR</w:delText>
                </w:r>
              </w:del>
            </w:ins>
          </w:p>
        </w:tc>
        <w:tc>
          <w:tcPr>
            <w:tcW w:w="938" w:type="dxa"/>
            <w:tcBorders>
              <w:top w:val="nil"/>
              <w:left w:val="nil"/>
              <w:bottom w:val="single" w:sz="4" w:space="0" w:color="auto"/>
              <w:right w:val="single" w:sz="4" w:space="0" w:color="auto"/>
            </w:tcBorders>
            <w:shd w:val="clear" w:color="auto" w:fill="auto"/>
            <w:vAlign w:val="center"/>
            <w:hideMark/>
          </w:tcPr>
          <w:p w14:paraId="59D39C91" w14:textId="110A7467" w:rsidR="00A55D39" w:rsidRPr="003F62F3" w:rsidDel="008F1350" w:rsidRDefault="00A55D39" w:rsidP="008F1350">
            <w:pPr>
              <w:rPr>
                <w:ins w:id="8524" w:author="作者" w:date="2020-09-14T13:28:00Z"/>
                <w:del w:id="8525" w:author="作者" w:date="2020-09-14T15:36:00Z"/>
                <w:rFonts w:cs="Arial"/>
                <w:color w:val="000000"/>
              </w:rPr>
            </w:pPr>
            <w:ins w:id="8526" w:author="作者" w:date="2020-09-14T13:28:00Z">
              <w:del w:id="8527"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2A67A359" w14:textId="355C5B68" w:rsidTr="00960541">
        <w:trPr>
          <w:trHeight w:val="860"/>
          <w:ins w:id="8528" w:author="作者" w:date="2020-09-14T13:28:00Z"/>
          <w:del w:id="8529" w:author="作者" w:date="2020-09-14T15:36:00Z"/>
        </w:trPr>
        <w:tc>
          <w:tcPr>
            <w:tcW w:w="3580" w:type="dxa"/>
            <w:tcBorders>
              <w:top w:val="nil"/>
              <w:left w:val="nil"/>
              <w:bottom w:val="nil"/>
              <w:right w:val="nil"/>
            </w:tcBorders>
            <w:shd w:val="clear" w:color="auto" w:fill="auto"/>
            <w:noWrap/>
            <w:vAlign w:val="center"/>
            <w:hideMark/>
          </w:tcPr>
          <w:p w14:paraId="3F024DBA" w14:textId="4C95F3D0" w:rsidR="00A55D39" w:rsidRPr="003F62F3" w:rsidDel="008F1350" w:rsidRDefault="00A55D39" w:rsidP="008F1350">
            <w:pPr>
              <w:rPr>
                <w:ins w:id="8530" w:author="作者" w:date="2020-09-14T13:28:00Z"/>
                <w:del w:id="8531" w:author="作者" w:date="2020-09-14T15:36:00Z"/>
                <w:rFonts w:ascii="Times New Roman" w:hAnsi="Times New Roman"/>
              </w:rPr>
            </w:pPr>
            <w:ins w:id="8532" w:author="作者" w:date="2020-09-14T13:28:00Z">
              <w:del w:id="8533" w:author="作者" w:date="2020-09-14T15:36:00Z">
                <w:r w:rsidRPr="003F62F3" w:rsidDel="008F1350">
                  <w:rPr>
                    <w:rFonts w:ascii="Times New Roman" w:hAnsi="Times New Roman"/>
                  </w:rPr>
                  <w:delText>Aux_PR_Door_Ajar_Status</w:delText>
                </w:r>
              </w:del>
            </w:ins>
          </w:p>
        </w:tc>
        <w:tc>
          <w:tcPr>
            <w:tcW w:w="2198" w:type="dxa"/>
            <w:tcBorders>
              <w:top w:val="nil"/>
              <w:left w:val="single" w:sz="4" w:space="0" w:color="auto"/>
              <w:bottom w:val="single" w:sz="4" w:space="0" w:color="auto"/>
              <w:right w:val="single" w:sz="4" w:space="0" w:color="auto"/>
            </w:tcBorders>
            <w:shd w:val="clear" w:color="auto" w:fill="auto"/>
            <w:vAlign w:val="center"/>
            <w:hideMark/>
          </w:tcPr>
          <w:p w14:paraId="566CB674" w14:textId="256843B0" w:rsidR="00A55D39" w:rsidRPr="003F62F3" w:rsidDel="008F1350" w:rsidRDefault="00A55D39" w:rsidP="008F1350">
            <w:pPr>
              <w:rPr>
                <w:ins w:id="8534" w:author="作者" w:date="2020-09-14T13:28:00Z"/>
                <w:del w:id="8535" w:author="作者" w:date="2020-09-14T15:36:00Z"/>
                <w:rFonts w:ascii="宋体" w:hAnsi="宋体" w:cs="宋体"/>
              </w:rPr>
            </w:pPr>
            <w:ins w:id="8536" w:author="作者" w:date="2020-09-14T13:28:00Z">
              <w:del w:id="8537" w:author="作者" w:date="2020-09-14T15:36:00Z">
                <w:r w:rsidRPr="003F62F3" w:rsidDel="008F1350">
                  <w:rPr>
                    <w:rFonts w:ascii="宋体" w:hAnsi="宋体" w:cs="宋体" w:hint="eastAsia"/>
                  </w:rPr>
                  <w:delText>右后门</w:delText>
                </w:r>
              </w:del>
            </w:ins>
          </w:p>
        </w:tc>
        <w:tc>
          <w:tcPr>
            <w:tcW w:w="649" w:type="dxa"/>
            <w:tcBorders>
              <w:top w:val="nil"/>
              <w:left w:val="nil"/>
              <w:bottom w:val="single" w:sz="4" w:space="0" w:color="auto"/>
              <w:right w:val="single" w:sz="4" w:space="0" w:color="auto"/>
            </w:tcBorders>
            <w:shd w:val="clear" w:color="auto" w:fill="auto"/>
            <w:vAlign w:val="center"/>
            <w:hideMark/>
          </w:tcPr>
          <w:p w14:paraId="23A070D6" w14:textId="1D233746" w:rsidR="00A55D39" w:rsidRPr="003F62F3" w:rsidDel="008F1350" w:rsidRDefault="00A55D39" w:rsidP="008F1350">
            <w:pPr>
              <w:jc w:val="center"/>
              <w:rPr>
                <w:ins w:id="8538" w:author="作者" w:date="2020-09-14T13:28:00Z"/>
                <w:del w:id="8539" w:author="作者" w:date="2020-09-14T15:36:00Z"/>
                <w:rFonts w:cs="Arial"/>
              </w:rPr>
            </w:pPr>
            <w:ins w:id="8540" w:author="作者" w:date="2020-09-14T13:28:00Z">
              <w:del w:id="8541" w:author="作者" w:date="2020-09-14T15:36:00Z">
                <w:r w:rsidRPr="003F62F3" w:rsidDel="008F1350">
                  <w:rPr>
                    <w:rFonts w:cs="Arial"/>
                  </w:rPr>
                  <w:delText>1</w:delText>
                </w:r>
              </w:del>
            </w:ins>
          </w:p>
        </w:tc>
        <w:tc>
          <w:tcPr>
            <w:tcW w:w="2715" w:type="dxa"/>
            <w:tcBorders>
              <w:top w:val="nil"/>
              <w:left w:val="nil"/>
              <w:bottom w:val="single" w:sz="4" w:space="0" w:color="auto"/>
              <w:right w:val="single" w:sz="4" w:space="0" w:color="auto"/>
            </w:tcBorders>
            <w:shd w:val="clear" w:color="auto" w:fill="auto"/>
            <w:vAlign w:val="center"/>
            <w:hideMark/>
          </w:tcPr>
          <w:p w14:paraId="5D157C69" w14:textId="4ECC0022" w:rsidR="00A55D39" w:rsidRPr="003F62F3" w:rsidDel="008F1350" w:rsidRDefault="00A55D39" w:rsidP="008F1350">
            <w:pPr>
              <w:rPr>
                <w:ins w:id="8542" w:author="作者" w:date="2020-09-14T13:28:00Z"/>
                <w:del w:id="8543" w:author="作者" w:date="2020-09-14T15:36:00Z"/>
                <w:rFonts w:cs="Arial"/>
              </w:rPr>
            </w:pPr>
            <w:ins w:id="8544" w:author="作者" w:date="2020-09-14T13:28:00Z">
              <w:del w:id="8545" w:author="作者" w:date="2020-09-14T15:36:00Z">
                <w:r w:rsidRPr="003F62F3" w:rsidDel="008F1350">
                  <w:rPr>
                    <w:rFonts w:cs="Arial"/>
                  </w:rPr>
                  <w:delText>0:closed</w:delText>
                </w:r>
                <w:r w:rsidRPr="003F62F3" w:rsidDel="008F1350">
                  <w:rPr>
                    <w:rFonts w:cs="Arial"/>
                  </w:rPr>
                  <w:br/>
                  <w:delText>1:AJAR</w:delText>
                </w:r>
              </w:del>
            </w:ins>
          </w:p>
        </w:tc>
        <w:tc>
          <w:tcPr>
            <w:tcW w:w="938" w:type="dxa"/>
            <w:tcBorders>
              <w:top w:val="nil"/>
              <w:left w:val="nil"/>
              <w:bottom w:val="single" w:sz="4" w:space="0" w:color="auto"/>
              <w:right w:val="single" w:sz="4" w:space="0" w:color="auto"/>
            </w:tcBorders>
            <w:shd w:val="clear" w:color="auto" w:fill="auto"/>
            <w:vAlign w:val="center"/>
            <w:hideMark/>
          </w:tcPr>
          <w:p w14:paraId="1C52AA9A" w14:textId="12F0A7A7" w:rsidR="00A55D39" w:rsidRPr="003F62F3" w:rsidDel="008F1350" w:rsidRDefault="00A55D39" w:rsidP="008F1350">
            <w:pPr>
              <w:rPr>
                <w:ins w:id="8546" w:author="作者" w:date="2020-09-14T13:28:00Z"/>
                <w:del w:id="8547" w:author="作者" w:date="2020-09-14T15:36:00Z"/>
                <w:rFonts w:cs="Arial"/>
                <w:color w:val="000000"/>
              </w:rPr>
            </w:pPr>
            <w:ins w:id="8548" w:author="作者" w:date="2020-09-14T13:28:00Z">
              <w:del w:id="8549" w:author="作者" w:date="2020-09-14T15:36:00Z">
                <w:r w:rsidRPr="003F62F3" w:rsidDel="008F1350">
                  <w:rPr>
                    <w:rFonts w:cs="Arial"/>
                    <w:color w:val="000000"/>
                  </w:rPr>
                  <w:delText>AUX</w:delText>
                </w:r>
                <w:r w:rsidRPr="003F62F3" w:rsidDel="008F1350">
                  <w:rPr>
                    <w:rFonts w:cs="Arial"/>
                    <w:color w:val="000000"/>
                  </w:rPr>
                  <w:br/>
                  <w:delText>Module</w:delText>
                </w:r>
              </w:del>
            </w:ins>
          </w:p>
        </w:tc>
      </w:tr>
      <w:tr w:rsidR="00A55D39" w:rsidRPr="003F62F3" w:rsidDel="008F1350" w14:paraId="3EBEE93C" w14:textId="44108114" w:rsidTr="00960541">
        <w:trPr>
          <w:trHeight w:val="560"/>
          <w:ins w:id="8550" w:author="作者" w:date="2020-09-14T13:28:00Z"/>
          <w:del w:id="8551" w:author="作者" w:date="2020-09-14T15:36:00Z"/>
        </w:trPr>
        <w:tc>
          <w:tcPr>
            <w:tcW w:w="3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F25928" w14:textId="2557FA70" w:rsidR="00A55D39" w:rsidRPr="003F62F3" w:rsidDel="008F1350" w:rsidRDefault="00A55D39" w:rsidP="008F1350">
            <w:pPr>
              <w:rPr>
                <w:ins w:id="8552" w:author="作者" w:date="2020-09-14T13:28:00Z"/>
                <w:del w:id="8553" w:author="作者" w:date="2020-09-14T15:36:00Z"/>
                <w:rFonts w:cs="Arial"/>
              </w:rPr>
            </w:pPr>
            <w:ins w:id="8554" w:author="作者" w:date="2020-09-14T13:28:00Z">
              <w:del w:id="8555" w:author="作者" w:date="2020-09-14T15:36:00Z">
                <w:r w:rsidRPr="003F62F3" w:rsidDel="008F1350">
                  <w:rPr>
                    <w:rFonts w:cs="Arial"/>
                  </w:rPr>
                  <w:delText>Aux_Sync_Signal</w:delText>
                </w:r>
              </w:del>
            </w:ins>
          </w:p>
        </w:tc>
        <w:tc>
          <w:tcPr>
            <w:tcW w:w="2198" w:type="dxa"/>
            <w:tcBorders>
              <w:top w:val="nil"/>
              <w:left w:val="nil"/>
              <w:bottom w:val="single" w:sz="4" w:space="0" w:color="auto"/>
              <w:right w:val="single" w:sz="4" w:space="0" w:color="auto"/>
            </w:tcBorders>
            <w:shd w:val="clear" w:color="auto" w:fill="auto"/>
            <w:vAlign w:val="center"/>
            <w:hideMark/>
          </w:tcPr>
          <w:p w14:paraId="40534CD7" w14:textId="236B9530" w:rsidR="00A55D39" w:rsidRPr="003F62F3" w:rsidDel="008F1350" w:rsidRDefault="00A55D39" w:rsidP="008F1350">
            <w:pPr>
              <w:rPr>
                <w:ins w:id="8556" w:author="作者" w:date="2020-09-14T13:28:00Z"/>
                <w:del w:id="8557" w:author="作者" w:date="2020-09-14T15:36:00Z"/>
                <w:rFonts w:ascii="宋体" w:hAnsi="宋体" w:cs="宋体"/>
              </w:rPr>
            </w:pPr>
            <w:ins w:id="8558" w:author="作者" w:date="2020-09-14T13:28:00Z">
              <w:del w:id="8559" w:author="作者" w:date="2020-09-14T15:36:00Z">
                <w:r w:rsidRPr="003F62F3" w:rsidDel="008F1350">
                  <w:rPr>
                    <w:rFonts w:ascii="宋体" w:hAnsi="宋体" w:cs="宋体" w:hint="eastAsia"/>
                  </w:rPr>
                  <w:delText>同步信号</w:delText>
                </w:r>
              </w:del>
            </w:ins>
          </w:p>
        </w:tc>
        <w:tc>
          <w:tcPr>
            <w:tcW w:w="649" w:type="dxa"/>
            <w:tcBorders>
              <w:top w:val="nil"/>
              <w:left w:val="nil"/>
              <w:bottom w:val="single" w:sz="4" w:space="0" w:color="auto"/>
              <w:right w:val="single" w:sz="4" w:space="0" w:color="auto"/>
            </w:tcBorders>
            <w:shd w:val="clear" w:color="auto" w:fill="auto"/>
            <w:vAlign w:val="center"/>
            <w:hideMark/>
          </w:tcPr>
          <w:p w14:paraId="56B7B0DE" w14:textId="4E58A10E" w:rsidR="00A55D39" w:rsidRPr="003F62F3" w:rsidDel="008F1350" w:rsidRDefault="00A55D39" w:rsidP="008F1350">
            <w:pPr>
              <w:jc w:val="center"/>
              <w:rPr>
                <w:ins w:id="8560" w:author="作者" w:date="2020-09-14T13:28:00Z"/>
                <w:del w:id="8561" w:author="作者" w:date="2020-09-14T15:36:00Z"/>
                <w:rFonts w:cs="Arial"/>
              </w:rPr>
            </w:pPr>
            <w:ins w:id="8562" w:author="作者" w:date="2020-09-14T13:28:00Z">
              <w:del w:id="8563" w:author="作者" w:date="2020-09-14T15:36:00Z">
                <w:r w:rsidRPr="003F62F3" w:rsidDel="008F1350">
                  <w:rPr>
                    <w:rFonts w:cs="Arial"/>
                  </w:rPr>
                  <w:delText>6</w:delText>
                </w:r>
              </w:del>
            </w:ins>
          </w:p>
        </w:tc>
        <w:tc>
          <w:tcPr>
            <w:tcW w:w="2715" w:type="dxa"/>
            <w:tcBorders>
              <w:top w:val="nil"/>
              <w:left w:val="nil"/>
              <w:bottom w:val="single" w:sz="4" w:space="0" w:color="auto"/>
              <w:right w:val="single" w:sz="4" w:space="0" w:color="auto"/>
            </w:tcBorders>
            <w:shd w:val="clear" w:color="auto" w:fill="auto"/>
            <w:vAlign w:val="center"/>
            <w:hideMark/>
          </w:tcPr>
          <w:p w14:paraId="6009098A" w14:textId="3C00061C" w:rsidR="00A55D39" w:rsidRPr="003F62F3" w:rsidDel="008F1350" w:rsidRDefault="00A55D39" w:rsidP="008F1350">
            <w:pPr>
              <w:rPr>
                <w:ins w:id="8564" w:author="作者" w:date="2020-09-14T13:28:00Z"/>
                <w:del w:id="8565" w:author="作者" w:date="2020-09-14T15:36:00Z"/>
                <w:rFonts w:ascii="宋体" w:hAnsi="宋体" w:cs="宋体"/>
              </w:rPr>
            </w:pPr>
            <w:ins w:id="8566" w:author="作者" w:date="2020-09-14T13:28:00Z">
              <w:del w:id="8567" w:author="作者" w:date="2020-09-14T15:36:00Z">
                <w:r w:rsidRPr="003F62F3" w:rsidDel="008F1350">
                  <w:rPr>
                    <w:rFonts w:ascii="宋体" w:hAnsi="宋体" w:cs="宋体" w:hint="eastAsia"/>
                  </w:rPr>
                  <w:delText>0-63(tick)</w:delText>
                </w:r>
              </w:del>
            </w:ins>
          </w:p>
        </w:tc>
        <w:tc>
          <w:tcPr>
            <w:tcW w:w="938" w:type="dxa"/>
            <w:tcBorders>
              <w:top w:val="nil"/>
              <w:left w:val="nil"/>
              <w:bottom w:val="single" w:sz="4" w:space="0" w:color="auto"/>
              <w:right w:val="single" w:sz="4" w:space="0" w:color="auto"/>
            </w:tcBorders>
            <w:shd w:val="clear" w:color="auto" w:fill="auto"/>
            <w:vAlign w:val="center"/>
            <w:hideMark/>
          </w:tcPr>
          <w:p w14:paraId="55BFEB9E" w14:textId="139E8993" w:rsidR="00A55D39" w:rsidRPr="003F62F3" w:rsidDel="008F1350" w:rsidRDefault="00A55D39" w:rsidP="008F1350">
            <w:pPr>
              <w:rPr>
                <w:ins w:id="8568" w:author="作者" w:date="2020-09-14T13:28:00Z"/>
                <w:del w:id="8569" w:author="作者" w:date="2020-09-14T15:36:00Z"/>
                <w:rFonts w:cs="Arial"/>
                <w:color w:val="000000"/>
              </w:rPr>
            </w:pPr>
            <w:ins w:id="8570" w:author="作者" w:date="2020-09-14T13:28:00Z">
              <w:del w:id="8571" w:author="作者" w:date="2020-09-14T15:36:00Z">
                <w:r w:rsidRPr="003F62F3" w:rsidDel="008F1350">
                  <w:rPr>
                    <w:rFonts w:cs="Arial"/>
                    <w:color w:val="000000"/>
                  </w:rPr>
                  <w:delText>AUX</w:delText>
                </w:r>
                <w:r w:rsidRPr="003F62F3" w:rsidDel="008F1350">
                  <w:rPr>
                    <w:rFonts w:cs="Arial"/>
                    <w:color w:val="000000"/>
                  </w:rPr>
                  <w:br/>
                  <w:delText>Module</w:delText>
                </w:r>
              </w:del>
            </w:ins>
          </w:p>
        </w:tc>
      </w:tr>
    </w:tbl>
    <w:p w14:paraId="3D067EA9" w14:textId="2777AFC9" w:rsidR="00A55D39" w:rsidDel="008F1350" w:rsidRDefault="00B3360E">
      <w:pPr>
        <w:pStyle w:val="31"/>
        <w:numPr>
          <w:ilvl w:val="0"/>
          <w:numId w:val="0"/>
        </w:numPr>
        <w:tabs>
          <w:tab w:val="clear" w:pos="432"/>
          <w:tab w:val="clear" w:pos="720"/>
          <w:tab w:val="left" w:pos="907"/>
        </w:tabs>
        <w:suppressAutoHyphens/>
        <w:spacing w:after="0" w:line="240" w:lineRule="auto"/>
        <w:ind w:left="720" w:hanging="720"/>
        <w:rPr>
          <w:del w:id="8572" w:author="作者" w:date="2020-09-14T15:36:00Z"/>
          <w:rFonts w:eastAsia="宋体" w:cs="Arial"/>
          <w:b w:val="0"/>
          <w:szCs w:val="24"/>
          <w:lang w:eastAsia="zh-CN"/>
        </w:rPr>
        <w:pPrChange w:id="8573" w:author="作者" w:date="2020-09-14T15:38:00Z">
          <w:pPr>
            <w:pStyle w:val="31"/>
            <w:numPr>
              <w:numId w:val="47"/>
            </w:numPr>
            <w:tabs>
              <w:tab w:val="clear" w:pos="432"/>
              <w:tab w:val="clear" w:pos="720"/>
              <w:tab w:val="left" w:pos="907"/>
            </w:tabs>
            <w:suppressAutoHyphens/>
            <w:spacing w:after="0" w:line="240" w:lineRule="auto"/>
          </w:pPr>
        </w:pPrChange>
      </w:pPr>
      <w:ins w:id="8574" w:author="作者" w:date="2020-09-14T13:33:00Z">
        <w:del w:id="8575" w:author="作者" w:date="2020-09-14T15:36:00Z">
          <w:r w:rsidDel="008F1350">
            <w:rPr>
              <w:rFonts w:eastAsia="宋体" w:cs="Arial" w:hint="eastAsia"/>
              <w:b w:val="0"/>
              <w:szCs w:val="24"/>
              <w:lang w:eastAsia="zh-CN"/>
            </w:rPr>
            <w:delText>输出</w:delText>
          </w:r>
        </w:del>
      </w:ins>
    </w:p>
    <w:p w14:paraId="36C98AD7" w14:textId="359F863D" w:rsidR="00B3360E" w:rsidRPr="00B3360E" w:rsidDel="008F1350" w:rsidRDefault="00B3360E">
      <w:pPr>
        <w:pStyle w:val="a1"/>
        <w:rPr>
          <w:ins w:id="8576" w:author="作者" w:date="2020-09-14T13:33:00Z"/>
          <w:del w:id="8577" w:author="作者" w:date="2020-09-14T15:36:00Z"/>
          <w:lang w:eastAsia="zh-CN"/>
          <w:rPrChange w:id="8578" w:author="作者" w:date="2020-09-14T13:33:00Z">
            <w:rPr>
              <w:ins w:id="8579" w:author="作者" w:date="2020-09-14T13:33:00Z"/>
              <w:del w:id="8580" w:author="作者" w:date="2020-09-14T15:36:00Z"/>
              <w:rFonts w:cs="Arial"/>
              <w:b/>
              <w:szCs w:val="24"/>
            </w:rPr>
          </w:rPrChange>
        </w:rPr>
        <w:pPrChange w:id="8581" w:author="作者" w:date="2020-09-14T15:38:00Z">
          <w:pPr>
            <w:tabs>
              <w:tab w:val="left" w:pos="1134"/>
            </w:tabs>
            <w:jc w:val="center"/>
          </w:pPr>
        </w:pPrChange>
      </w:pPr>
    </w:p>
    <w:p w14:paraId="3D35E765" w14:textId="10DDC2D0" w:rsidR="00A55D39" w:rsidRPr="00A55D39" w:rsidDel="008F1350" w:rsidRDefault="00B3360E">
      <w:pPr>
        <w:pStyle w:val="a1"/>
        <w:rPr>
          <w:ins w:id="8582" w:author="作者" w:date="2020-09-14T13:28:00Z"/>
          <w:del w:id="8583" w:author="作者" w:date="2020-09-14T15:36:00Z"/>
          <w:rFonts w:eastAsia="宋体" w:cs="Arial"/>
          <w:szCs w:val="24"/>
          <w:lang w:eastAsia="zh-CN"/>
          <w:rPrChange w:id="8584" w:author="作者" w:date="2020-09-14T13:31:00Z">
            <w:rPr>
              <w:ins w:id="8585" w:author="作者" w:date="2020-09-14T13:28:00Z"/>
              <w:del w:id="8586" w:author="作者" w:date="2020-09-14T15:36:00Z"/>
              <w:rFonts w:eastAsia="宋体"/>
            </w:rPr>
          </w:rPrChange>
        </w:rPr>
        <w:pPrChange w:id="8587" w:author="作者" w:date="2020-09-14T15:38:00Z">
          <w:pPr>
            <w:pStyle w:val="31"/>
            <w:numPr>
              <w:numId w:val="47"/>
            </w:numPr>
            <w:tabs>
              <w:tab w:val="clear" w:pos="432"/>
              <w:tab w:val="clear" w:pos="720"/>
              <w:tab w:val="left" w:pos="907"/>
            </w:tabs>
            <w:suppressAutoHyphens/>
            <w:spacing w:after="0" w:line="240" w:lineRule="auto"/>
          </w:pPr>
        </w:pPrChange>
      </w:pPr>
      <w:bookmarkStart w:id="8588" w:name="_Toc49782403"/>
      <w:ins w:id="8589" w:author="作者" w:date="2020-09-14T13:28:00Z">
        <w:del w:id="8590" w:author="作者" w:date="2020-09-14T15:36:00Z">
          <w:r w:rsidRPr="00A55D39" w:rsidDel="008F1350">
            <w:rPr>
              <w:rFonts w:cs="Arial"/>
              <w:b/>
              <w:szCs w:val="24"/>
              <w:lang w:eastAsia="zh-CN"/>
              <w:rPrChange w:id="8591" w:author="作者" w:date="2020-09-14T13:31:00Z">
                <w:rPr/>
              </w:rPrChange>
            </w:rPr>
            <w:delText>Output signal characteristics</w:delText>
          </w:r>
          <w:bookmarkEnd w:id="8588"/>
        </w:del>
      </w:ins>
    </w:p>
    <w:p w14:paraId="57FAEAE7" w14:textId="65A80705" w:rsidR="00A55D39" w:rsidRPr="00B3360E" w:rsidDel="008F1350" w:rsidRDefault="00A55D39">
      <w:pPr>
        <w:pStyle w:val="a1"/>
        <w:rPr>
          <w:ins w:id="8592" w:author="作者" w:date="2020-09-14T13:28:00Z"/>
          <w:del w:id="8593" w:author="作者" w:date="2020-09-14T15:36:00Z"/>
          <w:rFonts w:eastAsia="宋体" w:cs="Arial"/>
          <w:szCs w:val="24"/>
          <w:lang w:eastAsia="zh-CN"/>
          <w:rPrChange w:id="8594" w:author="作者" w:date="2020-09-14T13:34:00Z">
            <w:rPr>
              <w:ins w:id="8595" w:author="作者" w:date="2020-09-14T13:28:00Z"/>
              <w:del w:id="8596" w:author="作者" w:date="2020-09-14T15:36:00Z"/>
              <w:rFonts w:eastAsia="宋体"/>
            </w:rPr>
          </w:rPrChange>
        </w:rPr>
        <w:pPrChange w:id="8597" w:author="作者" w:date="2020-09-14T15:38:00Z">
          <w:pPr>
            <w:pStyle w:val="21"/>
            <w:numPr>
              <w:numId w:val="47"/>
            </w:numPr>
            <w:tabs>
              <w:tab w:val="clear" w:pos="432"/>
              <w:tab w:val="clear" w:pos="576"/>
              <w:tab w:val="left" w:pos="907"/>
            </w:tabs>
            <w:suppressAutoHyphens/>
            <w:spacing w:before="240" w:after="0" w:line="240" w:lineRule="auto"/>
            <w:ind w:left="502" w:hanging="360"/>
          </w:pPr>
        </w:pPrChange>
      </w:pPr>
      <w:bookmarkStart w:id="8598" w:name="_Toc49782404"/>
      <w:ins w:id="8599" w:author="作者" w:date="2020-09-14T13:28:00Z">
        <w:del w:id="8600" w:author="作者" w:date="2020-09-14T15:36:00Z">
          <w:r w:rsidRPr="00B3360E" w:rsidDel="008F1350">
            <w:rPr>
              <w:rFonts w:cs="Arial"/>
              <w:b/>
              <w:szCs w:val="24"/>
              <w:lang w:eastAsia="zh-CN"/>
              <w:rPrChange w:id="8601" w:author="作者" w:date="2020-09-14T13:34:00Z">
                <w:rPr/>
              </w:rPrChange>
            </w:rPr>
            <w:delText>Power management</w:delText>
          </w:r>
          <w:bookmarkEnd w:id="8598"/>
        </w:del>
      </w:ins>
    </w:p>
    <w:p w14:paraId="50127842" w14:textId="02D6A872" w:rsidR="00A55D39" w:rsidRPr="00A55D39" w:rsidDel="008F1350" w:rsidRDefault="00A55D39">
      <w:pPr>
        <w:pStyle w:val="a1"/>
        <w:rPr>
          <w:ins w:id="8602" w:author="作者" w:date="2020-09-14T13:28:00Z"/>
          <w:del w:id="8603" w:author="作者" w:date="2020-09-14T15:36:00Z"/>
          <w:rFonts w:eastAsia="宋体" w:cs="Arial"/>
          <w:szCs w:val="24"/>
          <w:lang w:eastAsia="zh-CN"/>
          <w:rPrChange w:id="8604" w:author="作者" w:date="2020-09-14T13:31:00Z">
            <w:rPr>
              <w:ins w:id="8605" w:author="作者" w:date="2020-09-14T13:28:00Z"/>
              <w:del w:id="8606" w:author="作者" w:date="2020-09-14T15:36:00Z"/>
              <w:rFonts w:eastAsia="宋体"/>
            </w:rPr>
          </w:rPrChange>
        </w:rPr>
        <w:pPrChange w:id="8607" w:author="作者" w:date="2020-09-14T15:38:00Z">
          <w:pPr>
            <w:pStyle w:val="31"/>
            <w:numPr>
              <w:numId w:val="47"/>
            </w:numPr>
            <w:tabs>
              <w:tab w:val="clear" w:pos="432"/>
              <w:tab w:val="clear" w:pos="720"/>
              <w:tab w:val="left" w:pos="907"/>
            </w:tabs>
            <w:suppressAutoHyphens/>
            <w:spacing w:after="0" w:line="240" w:lineRule="auto"/>
          </w:pPr>
        </w:pPrChange>
      </w:pPr>
      <w:bookmarkStart w:id="8608" w:name="_Toc49782405"/>
      <w:ins w:id="8609" w:author="作者" w:date="2020-09-14T13:28:00Z">
        <w:del w:id="8610" w:author="作者" w:date="2020-09-14T15:36:00Z">
          <w:r w:rsidRPr="00A55D39" w:rsidDel="008F1350">
            <w:rPr>
              <w:rFonts w:cs="Arial"/>
              <w:b/>
              <w:szCs w:val="24"/>
              <w:lang w:eastAsia="zh-CN"/>
              <w:rPrChange w:id="8611" w:author="作者" w:date="2020-09-14T13:31:00Z">
                <w:rPr/>
              </w:rPrChange>
            </w:rPr>
            <w:delText>Supply Voltage</w:delText>
          </w:r>
          <w:bookmarkEnd w:id="8608"/>
        </w:del>
      </w:ins>
    </w:p>
    <w:p w14:paraId="1D2A8698" w14:textId="28A5DFF3" w:rsidR="00B3360E" w:rsidDel="008F1350" w:rsidRDefault="00B3360E" w:rsidP="008F1350">
      <w:pPr>
        <w:ind w:left="480"/>
        <w:rPr>
          <w:ins w:id="8612" w:author="作者" w:date="2020-09-14T13:33:00Z"/>
          <w:del w:id="8613" w:author="作者" w:date="2020-09-14T15:36:00Z"/>
          <w:rFonts w:cs="Arial"/>
          <w:sz w:val="24"/>
          <w:szCs w:val="24"/>
        </w:rPr>
      </w:pPr>
    </w:p>
    <w:p w14:paraId="6F9C5BBB" w14:textId="53AD320A" w:rsidR="00A55D39" w:rsidRPr="00A55D39" w:rsidDel="008F1350" w:rsidRDefault="00A55D39" w:rsidP="008F1350">
      <w:pPr>
        <w:ind w:left="480"/>
        <w:rPr>
          <w:ins w:id="8614" w:author="作者" w:date="2020-09-14T13:28:00Z"/>
          <w:del w:id="8615" w:author="作者" w:date="2020-09-14T15:36:00Z"/>
          <w:rFonts w:cs="Arial"/>
          <w:sz w:val="24"/>
          <w:szCs w:val="24"/>
          <w:rPrChange w:id="8616" w:author="作者" w:date="2020-09-14T13:31:00Z">
            <w:rPr>
              <w:ins w:id="8617" w:author="作者" w:date="2020-09-14T13:28:00Z"/>
              <w:del w:id="8618" w:author="作者" w:date="2020-09-14T15:36:00Z"/>
            </w:rPr>
          </w:rPrChange>
        </w:rPr>
      </w:pPr>
      <w:ins w:id="8619" w:author="作者" w:date="2020-09-14T13:28:00Z">
        <w:del w:id="8620" w:author="作者" w:date="2020-09-14T15:36:00Z">
          <w:r w:rsidRPr="00A55D39" w:rsidDel="008F1350">
            <w:rPr>
              <w:rFonts w:cs="Arial"/>
              <w:sz w:val="24"/>
              <w:szCs w:val="24"/>
              <w:rPrChange w:id="8621" w:author="作者" w:date="2020-09-14T13:31:00Z">
                <w:rPr/>
              </w:rPrChange>
            </w:rPr>
            <w:delText>rated voltage</w:delText>
          </w:r>
          <w:r w:rsidRPr="00A55D39" w:rsidDel="008F1350">
            <w:rPr>
              <w:rFonts w:cs="Arial" w:hint="eastAsia"/>
              <w:sz w:val="24"/>
              <w:szCs w:val="24"/>
              <w:rPrChange w:id="8622" w:author="作者" w:date="2020-09-14T13:31:00Z">
                <w:rPr>
                  <w:rFonts w:hint="eastAsia"/>
                </w:rPr>
              </w:rPrChange>
            </w:rPr>
            <w:delText>：</w:delText>
          </w:r>
          <w:r w:rsidRPr="00A55D39" w:rsidDel="008F1350">
            <w:rPr>
              <w:rFonts w:cs="Arial"/>
              <w:sz w:val="24"/>
              <w:szCs w:val="24"/>
              <w:rPrChange w:id="8623" w:author="作者" w:date="2020-09-14T13:31:00Z">
                <w:rPr/>
              </w:rPrChange>
            </w:rPr>
            <w:delText>12V</w:delText>
          </w:r>
          <w:r w:rsidRPr="00A55D39" w:rsidDel="008F1350">
            <w:rPr>
              <w:rFonts w:cs="Arial" w:hint="eastAsia"/>
              <w:sz w:val="24"/>
              <w:szCs w:val="24"/>
              <w:rPrChange w:id="8624" w:author="作者" w:date="2020-09-14T13:31:00Z">
                <w:rPr>
                  <w:rFonts w:hint="eastAsia"/>
                </w:rPr>
              </w:rPrChange>
            </w:rPr>
            <w:delText>；</w:delText>
          </w:r>
        </w:del>
      </w:ins>
    </w:p>
    <w:p w14:paraId="5C781A61" w14:textId="1432B756" w:rsidR="00A55D39" w:rsidRPr="00A55D39" w:rsidDel="008F1350" w:rsidRDefault="00A55D39" w:rsidP="008F1350">
      <w:pPr>
        <w:ind w:left="480"/>
        <w:rPr>
          <w:ins w:id="8625" w:author="作者" w:date="2020-09-14T13:28:00Z"/>
          <w:del w:id="8626" w:author="作者" w:date="2020-09-14T15:36:00Z"/>
          <w:rFonts w:cs="Arial"/>
          <w:sz w:val="24"/>
          <w:szCs w:val="24"/>
          <w:rPrChange w:id="8627" w:author="作者" w:date="2020-09-14T13:31:00Z">
            <w:rPr>
              <w:ins w:id="8628" w:author="作者" w:date="2020-09-14T13:28:00Z"/>
              <w:del w:id="8629" w:author="作者" w:date="2020-09-14T15:36:00Z"/>
            </w:rPr>
          </w:rPrChange>
        </w:rPr>
      </w:pPr>
      <w:ins w:id="8630" w:author="作者" w:date="2020-09-14T13:28:00Z">
        <w:del w:id="8631" w:author="作者" w:date="2020-09-14T15:36:00Z">
          <w:r w:rsidRPr="00A55D39" w:rsidDel="008F1350">
            <w:rPr>
              <w:rFonts w:cs="Arial"/>
              <w:sz w:val="24"/>
              <w:szCs w:val="24"/>
              <w:rPrChange w:id="8632" w:author="作者" w:date="2020-09-14T13:31:00Z">
                <w:rPr/>
              </w:rPrChange>
            </w:rPr>
            <w:delText>test voltage</w:delText>
          </w:r>
          <w:r w:rsidRPr="00A55D39" w:rsidDel="008F1350">
            <w:rPr>
              <w:rFonts w:cs="Arial" w:hint="eastAsia"/>
              <w:sz w:val="24"/>
              <w:szCs w:val="24"/>
              <w:rPrChange w:id="8633" w:author="作者" w:date="2020-09-14T13:31:00Z">
                <w:rPr>
                  <w:rFonts w:hint="eastAsia"/>
                </w:rPr>
              </w:rPrChange>
            </w:rPr>
            <w:delText>：</w:delText>
          </w:r>
          <w:r w:rsidRPr="00A55D39" w:rsidDel="008F1350">
            <w:rPr>
              <w:rFonts w:cs="Arial"/>
              <w:sz w:val="24"/>
              <w:szCs w:val="24"/>
              <w:rPrChange w:id="8634" w:author="作者" w:date="2020-09-14T13:31:00Z">
                <w:rPr/>
              </w:rPrChange>
            </w:rPr>
            <w:delText>13.5V</w:delText>
          </w:r>
          <w:r w:rsidRPr="00A55D39" w:rsidDel="008F1350">
            <w:rPr>
              <w:rFonts w:cs="Arial" w:hint="eastAsia"/>
              <w:sz w:val="24"/>
              <w:szCs w:val="24"/>
              <w:rPrChange w:id="8635" w:author="作者" w:date="2020-09-14T13:31:00Z">
                <w:rPr>
                  <w:rFonts w:hint="eastAsia"/>
                </w:rPr>
              </w:rPrChange>
            </w:rPr>
            <w:delText>±</w:delText>
          </w:r>
          <w:r w:rsidRPr="00A55D39" w:rsidDel="008F1350">
            <w:rPr>
              <w:rFonts w:cs="Arial"/>
              <w:sz w:val="24"/>
              <w:szCs w:val="24"/>
              <w:rPrChange w:id="8636" w:author="作者" w:date="2020-09-14T13:31:00Z">
                <w:rPr/>
              </w:rPrChange>
            </w:rPr>
            <w:delText>0.2V</w:delText>
          </w:r>
        </w:del>
      </w:ins>
    </w:p>
    <w:p w14:paraId="0698E86A" w14:textId="594B4751" w:rsidR="00A55D39" w:rsidRPr="00A55D39" w:rsidDel="008F1350" w:rsidRDefault="00A55D39" w:rsidP="008F1350">
      <w:pPr>
        <w:pStyle w:val="HR"/>
        <w:ind w:firstLine="480"/>
        <w:rPr>
          <w:ins w:id="8637" w:author="作者" w:date="2020-09-14T13:28:00Z"/>
          <w:del w:id="8638" w:author="作者" w:date="2020-09-14T15:36:00Z"/>
          <w:rPrChange w:id="8639" w:author="作者" w:date="2020-09-14T13:31:00Z">
            <w:rPr>
              <w:ins w:id="8640" w:author="作者" w:date="2020-09-14T13:28:00Z"/>
              <w:del w:id="8641" w:author="作者" w:date="2020-09-14T15:36:00Z"/>
              <w:rFonts w:asciiTheme="minorHAnsi" w:hAnsiTheme="minorHAnsi" w:cstheme="minorBidi"/>
              <w:sz w:val="22"/>
              <w:szCs w:val="22"/>
            </w:rPr>
          </w:rPrChange>
        </w:rPr>
      </w:pPr>
      <w:ins w:id="8642" w:author="作者" w:date="2020-09-14T13:28:00Z">
        <w:del w:id="8643" w:author="作者" w:date="2020-09-14T15:36:00Z">
          <w:r w:rsidRPr="00A55D39" w:rsidDel="008F1350">
            <w:rPr>
              <w:rPrChange w:id="8644" w:author="作者" w:date="2020-09-14T13:31:00Z">
                <w:rPr>
                  <w:rFonts w:asciiTheme="minorHAnsi" w:hAnsiTheme="minorHAnsi" w:cstheme="minorBidi"/>
                  <w:sz w:val="22"/>
                  <w:szCs w:val="22"/>
                </w:rPr>
              </w:rPrChange>
            </w:rPr>
            <w:delText>Working condition</w:delText>
          </w:r>
          <w:r w:rsidRPr="00A55D39" w:rsidDel="008F1350">
            <w:rPr>
              <w:rFonts w:hint="eastAsia"/>
              <w:rPrChange w:id="8645" w:author="作者" w:date="2020-09-14T13:31:00Z">
                <w:rPr>
                  <w:rFonts w:asciiTheme="minorHAnsi" w:hAnsiTheme="minorHAnsi" w:cstheme="minorBidi" w:hint="eastAsia"/>
                  <w:sz w:val="22"/>
                  <w:szCs w:val="22"/>
                </w:rPr>
              </w:rPrChange>
            </w:rPr>
            <w:delText>：</w:delText>
          </w:r>
        </w:del>
      </w:ins>
    </w:p>
    <w:tbl>
      <w:tblPr>
        <w:tblStyle w:val="aff1"/>
        <w:tblW w:w="9570" w:type="dxa"/>
        <w:tblLayout w:type="fixed"/>
        <w:tblLook w:val="04A0" w:firstRow="1" w:lastRow="0" w:firstColumn="1" w:lastColumn="0" w:noHBand="0" w:noVBand="1"/>
      </w:tblPr>
      <w:tblGrid>
        <w:gridCol w:w="2234"/>
        <w:gridCol w:w="2156"/>
        <w:gridCol w:w="5180"/>
      </w:tblGrid>
      <w:tr w:rsidR="00A55D39" w:rsidDel="008F1350" w14:paraId="3B6E5D3A" w14:textId="31FD7D6A" w:rsidTr="00960541">
        <w:trPr>
          <w:ins w:id="8646" w:author="作者" w:date="2020-09-14T13:28:00Z"/>
          <w:del w:id="8647" w:author="作者" w:date="2020-09-14T15:36:00Z"/>
        </w:trPr>
        <w:tc>
          <w:tcPr>
            <w:tcW w:w="2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18D093" w14:textId="5DF0F611" w:rsidR="00A55D39" w:rsidDel="008F1350" w:rsidRDefault="00A55D39" w:rsidP="008F1350">
            <w:pPr>
              <w:pStyle w:val="HR"/>
              <w:tabs>
                <w:tab w:val="left" w:pos="1134"/>
              </w:tabs>
              <w:ind w:firstLineChars="0" w:firstLine="0"/>
              <w:rPr>
                <w:ins w:id="8648" w:author="作者" w:date="2020-09-14T13:28:00Z"/>
                <w:del w:id="8649" w:author="作者" w:date="2020-09-14T15:36:00Z"/>
                <w:sz w:val="21"/>
                <w:szCs w:val="21"/>
              </w:rPr>
            </w:pPr>
            <w:ins w:id="8650" w:author="作者" w:date="2020-09-14T13:28:00Z">
              <w:del w:id="8651" w:author="作者" w:date="2020-09-14T15:36:00Z">
                <w:r w:rsidRPr="00BA4D5F" w:rsidDel="008F1350">
                  <w:delText>Voltage</w:delText>
                </w:r>
                <w:r w:rsidDel="008F1350">
                  <w:rPr>
                    <w:sz w:val="21"/>
                    <w:szCs w:val="21"/>
                  </w:rPr>
                  <w:delText xml:space="preserve"> Range</w:delText>
                </w:r>
              </w:del>
            </w:ins>
          </w:p>
        </w:tc>
        <w:tc>
          <w:tcPr>
            <w:tcW w:w="21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06555E" w14:textId="6E80F21E" w:rsidR="00A55D39" w:rsidDel="008F1350" w:rsidRDefault="00A55D39" w:rsidP="008F1350">
            <w:pPr>
              <w:pStyle w:val="HR"/>
              <w:tabs>
                <w:tab w:val="left" w:pos="1134"/>
              </w:tabs>
              <w:ind w:firstLineChars="0" w:firstLine="0"/>
              <w:rPr>
                <w:ins w:id="8652" w:author="作者" w:date="2020-09-14T13:28:00Z"/>
                <w:del w:id="8653" w:author="作者" w:date="2020-09-14T15:36:00Z"/>
                <w:sz w:val="21"/>
                <w:szCs w:val="21"/>
              </w:rPr>
            </w:pPr>
            <w:ins w:id="8654" w:author="作者" w:date="2020-09-14T13:28:00Z">
              <w:del w:id="8655" w:author="作者" w:date="2020-09-14T15:36:00Z">
                <w:r w:rsidRPr="002A431C" w:rsidDel="008F1350">
                  <w:rPr>
                    <w:sz w:val="21"/>
                    <w:szCs w:val="21"/>
                  </w:rPr>
                  <w:delText>Voltage Description</w:delText>
                </w:r>
              </w:del>
            </w:ins>
          </w:p>
        </w:tc>
        <w:tc>
          <w:tcPr>
            <w:tcW w:w="51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05D94E" w14:textId="0AE944B5" w:rsidR="00A55D39" w:rsidDel="008F1350" w:rsidRDefault="00A55D39" w:rsidP="008F1350">
            <w:pPr>
              <w:pStyle w:val="HR"/>
              <w:tabs>
                <w:tab w:val="left" w:pos="1134"/>
              </w:tabs>
              <w:ind w:firstLineChars="0" w:firstLine="0"/>
              <w:rPr>
                <w:ins w:id="8656" w:author="作者" w:date="2020-09-14T13:28:00Z"/>
                <w:del w:id="8657" w:author="作者" w:date="2020-09-14T15:36:00Z"/>
                <w:sz w:val="21"/>
                <w:szCs w:val="21"/>
              </w:rPr>
            </w:pPr>
            <w:ins w:id="8658" w:author="作者" w:date="2020-09-14T13:28:00Z">
              <w:del w:id="8659" w:author="作者" w:date="2020-09-14T15:36:00Z">
                <w:r w:rsidRPr="00FA5E3E" w:rsidDel="008F1350">
                  <w:rPr>
                    <w:sz w:val="21"/>
                    <w:szCs w:val="21"/>
                  </w:rPr>
                  <w:delText>Functional description at different voltages</w:delText>
                </w:r>
              </w:del>
            </w:ins>
          </w:p>
        </w:tc>
      </w:tr>
      <w:tr w:rsidR="00A55D39" w:rsidDel="008F1350" w14:paraId="15853DD8" w14:textId="79900103" w:rsidTr="00960541">
        <w:trPr>
          <w:ins w:id="8660" w:author="作者" w:date="2020-09-14T13:28:00Z"/>
          <w:del w:id="8661"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13FB5663" w14:textId="60B71985" w:rsidR="00A55D39" w:rsidDel="008F1350" w:rsidRDefault="00A55D39" w:rsidP="008F1350">
            <w:pPr>
              <w:pStyle w:val="HR"/>
              <w:ind w:firstLineChars="0" w:firstLine="0"/>
              <w:rPr>
                <w:ins w:id="8662" w:author="作者" w:date="2020-09-14T13:28:00Z"/>
                <w:del w:id="8663" w:author="作者" w:date="2020-09-14T15:36:00Z"/>
                <w:sz w:val="21"/>
                <w:szCs w:val="21"/>
              </w:rPr>
            </w:pPr>
            <w:ins w:id="8664" w:author="作者" w:date="2020-09-14T13:28:00Z">
              <w:del w:id="8665" w:author="作者" w:date="2020-09-14T15:36:00Z">
                <w:r w:rsidDel="008F1350">
                  <w:rPr>
                    <w:sz w:val="21"/>
                    <w:szCs w:val="21"/>
                  </w:rPr>
                  <w:delText>Volt &lt;6V</w:delText>
                </w:r>
              </w:del>
            </w:ins>
          </w:p>
        </w:tc>
        <w:tc>
          <w:tcPr>
            <w:tcW w:w="2156" w:type="dxa"/>
            <w:tcBorders>
              <w:top w:val="single" w:sz="4" w:space="0" w:color="auto"/>
              <w:left w:val="single" w:sz="4" w:space="0" w:color="auto"/>
              <w:bottom w:val="single" w:sz="4" w:space="0" w:color="auto"/>
              <w:right w:val="single" w:sz="4" w:space="0" w:color="auto"/>
            </w:tcBorders>
            <w:hideMark/>
          </w:tcPr>
          <w:p w14:paraId="2C2DBF0D" w14:textId="2D273DE2" w:rsidR="00A55D39" w:rsidDel="008F1350" w:rsidRDefault="00A55D39" w:rsidP="008F1350">
            <w:pPr>
              <w:pStyle w:val="HR"/>
              <w:tabs>
                <w:tab w:val="left" w:pos="1134"/>
              </w:tabs>
              <w:ind w:firstLineChars="0" w:firstLine="0"/>
              <w:rPr>
                <w:ins w:id="8666" w:author="作者" w:date="2020-09-14T13:28:00Z"/>
                <w:del w:id="8667" w:author="作者" w:date="2020-09-14T15:36:00Z"/>
                <w:sz w:val="21"/>
                <w:szCs w:val="21"/>
              </w:rPr>
            </w:pPr>
            <w:ins w:id="8668" w:author="作者" w:date="2020-09-14T13:28:00Z">
              <w:del w:id="8669" w:author="作者" w:date="2020-09-14T15:36:00Z">
                <w:r w:rsidRPr="00083EDF" w:rsidDel="008F1350">
                  <w:rPr>
                    <w:sz w:val="21"/>
                    <w:szCs w:val="21"/>
                  </w:rPr>
                  <w:delText>Ultra-low</w:delText>
                </w:r>
                <w:r w:rsidDel="008F1350">
                  <w:rPr>
                    <w:sz w:val="21"/>
                    <w:szCs w:val="21"/>
                  </w:rPr>
                  <w:delText xml:space="preserve">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72071A34" w14:textId="57F1FD51" w:rsidR="00A55D39" w:rsidDel="008F1350" w:rsidRDefault="00A55D39" w:rsidP="008F1350">
            <w:pPr>
              <w:pStyle w:val="HR"/>
              <w:tabs>
                <w:tab w:val="left" w:pos="1134"/>
              </w:tabs>
              <w:ind w:firstLineChars="0" w:firstLine="0"/>
              <w:rPr>
                <w:ins w:id="8670" w:author="作者" w:date="2020-09-14T13:28:00Z"/>
                <w:del w:id="8671" w:author="作者" w:date="2020-09-14T15:36:00Z"/>
                <w:sz w:val="21"/>
                <w:szCs w:val="21"/>
              </w:rPr>
            </w:pPr>
            <w:ins w:id="8672" w:author="作者" w:date="2020-09-14T13:28:00Z">
              <w:del w:id="8673" w:author="作者" w:date="2020-09-14T15:36:00Z">
                <w:r w:rsidRPr="008074DC" w:rsidDel="008F1350">
                  <w:rPr>
                    <w:sz w:val="21"/>
                    <w:szCs w:val="21"/>
                  </w:rPr>
                  <w:delText>All functions prohibited</w:delText>
                </w:r>
              </w:del>
            </w:ins>
          </w:p>
        </w:tc>
      </w:tr>
      <w:tr w:rsidR="00A55D39" w:rsidDel="008F1350" w14:paraId="02449143" w14:textId="39F13E65" w:rsidTr="00960541">
        <w:trPr>
          <w:ins w:id="8674" w:author="作者" w:date="2020-09-14T13:28:00Z"/>
          <w:del w:id="8675"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33A2522C" w14:textId="3B8768FC" w:rsidR="00A55D39" w:rsidDel="008F1350" w:rsidRDefault="00A55D39" w:rsidP="008F1350">
            <w:pPr>
              <w:pStyle w:val="HR"/>
              <w:ind w:firstLineChars="0" w:firstLine="0"/>
              <w:rPr>
                <w:ins w:id="8676" w:author="作者" w:date="2020-09-14T13:28:00Z"/>
                <w:del w:id="8677" w:author="作者" w:date="2020-09-14T15:36:00Z"/>
                <w:sz w:val="21"/>
                <w:szCs w:val="21"/>
              </w:rPr>
            </w:pPr>
            <w:ins w:id="8678" w:author="作者" w:date="2020-09-14T13:28:00Z">
              <w:del w:id="8679" w:author="作者" w:date="2020-09-14T15:36:00Z">
                <w:r w:rsidDel="008F1350">
                  <w:rPr>
                    <w:sz w:val="21"/>
                    <w:szCs w:val="21"/>
                  </w:rPr>
                  <w:delText>6V</w:delText>
                </w:r>
                <w:r w:rsidDel="008F1350">
                  <w:rPr>
                    <w:rFonts w:hint="eastAsia"/>
                    <w:sz w:val="21"/>
                    <w:szCs w:val="21"/>
                  </w:rPr>
                  <w:delText>≤</w:delText>
                </w:r>
                <w:r w:rsidDel="008F1350">
                  <w:rPr>
                    <w:sz w:val="21"/>
                    <w:szCs w:val="21"/>
                  </w:rPr>
                  <w:delText>Volt&lt;9V</w:delText>
                </w:r>
              </w:del>
            </w:ins>
          </w:p>
        </w:tc>
        <w:tc>
          <w:tcPr>
            <w:tcW w:w="2156" w:type="dxa"/>
            <w:tcBorders>
              <w:top w:val="single" w:sz="4" w:space="0" w:color="auto"/>
              <w:left w:val="single" w:sz="4" w:space="0" w:color="auto"/>
              <w:bottom w:val="single" w:sz="4" w:space="0" w:color="auto"/>
              <w:right w:val="single" w:sz="4" w:space="0" w:color="auto"/>
            </w:tcBorders>
            <w:hideMark/>
          </w:tcPr>
          <w:p w14:paraId="75373F7E" w14:textId="3CA815D8" w:rsidR="00A55D39" w:rsidDel="008F1350" w:rsidRDefault="00A55D39" w:rsidP="008F1350">
            <w:pPr>
              <w:pStyle w:val="HR"/>
              <w:tabs>
                <w:tab w:val="left" w:pos="1134"/>
              </w:tabs>
              <w:ind w:firstLineChars="0" w:firstLine="0"/>
              <w:rPr>
                <w:ins w:id="8680" w:author="作者" w:date="2020-09-14T13:28:00Z"/>
                <w:del w:id="8681" w:author="作者" w:date="2020-09-14T15:36:00Z"/>
                <w:sz w:val="21"/>
                <w:szCs w:val="21"/>
              </w:rPr>
            </w:pPr>
            <w:ins w:id="8682" w:author="作者" w:date="2020-09-14T13:28:00Z">
              <w:del w:id="8683" w:author="作者" w:date="2020-09-14T15:36:00Z">
                <w:r w:rsidRPr="00083EDF" w:rsidDel="008F1350">
                  <w:rPr>
                    <w:sz w:val="21"/>
                    <w:szCs w:val="21"/>
                  </w:rPr>
                  <w:delText>low</w:delText>
                </w:r>
                <w:r w:rsidDel="008F1350">
                  <w:rPr>
                    <w:sz w:val="21"/>
                    <w:szCs w:val="21"/>
                  </w:rPr>
                  <w:delText xml:space="preserve">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638BB8FC" w14:textId="2D553C26" w:rsidR="00A55D39" w:rsidDel="008F1350" w:rsidRDefault="00A55D39" w:rsidP="008F1350">
            <w:pPr>
              <w:pStyle w:val="HR"/>
              <w:tabs>
                <w:tab w:val="left" w:pos="1134"/>
              </w:tabs>
              <w:ind w:firstLineChars="0" w:firstLine="0"/>
              <w:rPr>
                <w:ins w:id="8684" w:author="作者" w:date="2020-09-14T13:28:00Z"/>
                <w:del w:id="8685" w:author="作者" w:date="2020-09-14T15:36:00Z"/>
                <w:sz w:val="21"/>
                <w:szCs w:val="21"/>
              </w:rPr>
            </w:pPr>
            <w:ins w:id="8686" w:author="作者" w:date="2020-09-14T13:28:00Z">
              <w:del w:id="8687" w:author="作者" w:date="2020-09-14T15:36:00Z">
                <w:r w:rsidDel="008F1350">
                  <w:rPr>
                    <w:sz w:val="21"/>
                    <w:szCs w:val="21"/>
                  </w:rPr>
                  <w:delText>LED light lose all functions</w:delText>
                </w:r>
                <w:r w:rsidDel="008F1350">
                  <w:rPr>
                    <w:rFonts w:hint="eastAsia"/>
                    <w:sz w:val="21"/>
                    <w:szCs w:val="21"/>
                  </w:rPr>
                  <w:delText>，</w:delText>
                </w:r>
                <w:r w:rsidRPr="004A1F47" w:rsidDel="008F1350">
                  <w:rPr>
                    <w:sz w:val="21"/>
                    <w:szCs w:val="21"/>
                  </w:rPr>
                  <w:delText>Communication function is normal</w:delText>
                </w:r>
              </w:del>
            </w:ins>
          </w:p>
        </w:tc>
      </w:tr>
      <w:tr w:rsidR="00A55D39" w:rsidDel="008F1350" w14:paraId="507E6716" w14:textId="6D80CE33" w:rsidTr="00960541">
        <w:trPr>
          <w:ins w:id="8688" w:author="作者" w:date="2020-09-14T13:28:00Z"/>
          <w:del w:id="8689"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1B857888" w14:textId="0E04BC22" w:rsidR="00A55D39" w:rsidDel="008F1350" w:rsidRDefault="00A55D39" w:rsidP="008F1350">
            <w:pPr>
              <w:pStyle w:val="HR"/>
              <w:ind w:firstLineChars="0" w:firstLine="0"/>
              <w:rPr>
                <w:ins w:id="8690" w:author="作者" w:date="2020-09-14T13:28:00Z"/>
                <w:del w:id="8691" w:author="作者" w:date="2020-09-14T15:36:00Z"/>
                <w:sz w:val="21"/>
                <w:szCs w:val="21"/>
              </w:rPr>
            </w:pPr>
            <w:ins w:id="8692" w:author="作者" w:date="2020-09-14T13:28:00Z">
              <w:del w:id="8693" w:author="作者" w:date="2020-09-14T15:36:00Z">
                <w:r w:rsidDel="008F1350">
                  <w:rPr>
                    <w:sz w:val="21"/>
                    <w:szCs w:val="21"/>
                  </w:rPr>
                  <w:delText>9V</w:delText>
                </w:r>
                <w:r w:rsidDel="008F1350">
                  <w:rPr>
                    <w:rFonts w:hint="eastAsia"/>
                    <w:sz w:val="21"/>
                    <w:szCs w:val="21"/>
                  </w:rPr>
                  <w:delText>≤</w:delText>
                </w:r>
                <w:r w:rsidDel="008F1350">
                  <w:rPr>
                    <w:sz w:val="21"/>
                    <w:szCs w:val="21"/>
                  </w:rPr>
                  <w:delText>Volt&lt;16V</w:delText>
                </w:r>
              </w:del>
            </w:ins>
          </w:p>
        </w:tc>
        <w:tc>
          <w:tcPr>
            <w:tcW w:w="2156" w:type="dxa"/>
            <w:tcBorders>
              <w:top w:val="single" w:sz="4" w:space="0" w:color="auto"/>
              <w:left w:val="single" w:sz="4" w:space="0" w:color="auto"/>
              <w:bottom w:val="single" w:sz="4" w:space="0" w:color="auto"/>
              <w:right w:val="single" w:sz="4" w:space="0" w:color="auto"/>
            </w:tcBorders>
            <w:hideMark/>
          </w:tcPr>
          <w:p w14:paraId="6A6DADEE" w14:textId="58491D32" w:rsidR="00A55D39" w:rsidDel="008F1350" w:rsidRDefault="00A55D39" w:rsidP="008F1350">
            <w:pPr>
              <w:pStyle w:val="HR"/>
              <w:tabs>
                <w:tab w:val="left" w:pos="1134"/>
              </w:tabs>
              <w:ind w:firstLineChars="0" w:firstLine="0"/>
              <w:rPr>
                <w:ins w:id="8694" w:author="作者" w:date="2020-09-14T13:28:00Z"/>
                <w:del w:id="8695" w:author="作者" w:date="2020-09-14T15:36:00Z"/>
                <w:sz w:val="21"/>
                <w:szCs w:val="21"/>
              </w:rPr>
            </w:pPr>
            <w:ins w:id="8696" w:author="作者" w:date="2020-09-14T13:28:00Z">
              <w:del w:id="8697" w:author="作者" w:date="2020-09-14T15:36:00Z">
                <w:r w:rsidDel="008F1350">
                  <w:rPr>
                    <w:sz w:val="21"/>
                    <w:szCs w:val="21"/>
                  </w:rPr>
                  <w:delText>normal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0CB680F8" w14:textId="1446719A" w:rsidR="00A55D39" w:rsidDel="008F1350" w:rsidRDefault="00A55D39" w:rsidP="008F1350">
            <w:pPr>
              <w:pStyle w:val="HR"/>
              <w:tabs>
                <w:tab w:val="left" w:pos="1134"/>
              </w:tabs>
              <w:ind w:firstLineChars="0" w:firstLine="0"/>
              <w:rPr>
                <w:ins w:id="8698" w:author="作者" w:date="2020-09-14T13:28:00Z"/>
                <w:del w:id="8699" w:author="作者" w:date="2020-09-14T15:36:00Z"/>
                <w:sz w:val="21"/>
                <w:szCs w:val="21"/>
              </w:rPr>
            </w:pPr>
            <w:ins w:id="8700" w:author="作者" w:date="2020-09-14T13:28:00Z">
              <w:del w:id="8701" w:author="作者" w:date="2020-09-14T15:36:00Z">
                <w:r w:rsidRPr="008074DC" w:rsidDel="008F1350">
                  <w:rPr>
                    <w:sz w:val="21"/>
                    <w:szCs w:val="21"/>
                  </w:rPr>
                  <w:delText>All functions</w:delText>
                </w:r>
                <w:r w:rsidDel="008F1350">
                  <w:rPr>
                    <w:sz w:val="21"/>
                    <w:szCs w:val="21"/>
                  </w:rPr>
                  <w:delText xml:space="preserve"> </w:delText>
                </w:r>
                <w:r w:rsidRPr="004A1F47" w:rsidDel="008F1350">
                  <w:rPr>
                    <w:sz w:val="21"/>
                    <w:szCs w:val="21"/>
                  </w:rPr>
                  <w:delText>is normal</w:delText>
                </w:r>
              </w:del>
            </w:ins>
          </w:p>
        </w:tc>
      </w:tr>
      <w:tr w:rsidR="00A55D39" w:rsidDel="008F1350" w14:paraId="242F48C2" w14:textId="698AC0D2" w:rsidTr="00960541">
        <w:trPr>
          <w:ins w:id="8702" w:author="作者" w:date="2020-09-14T13:28:00Z"/>
          <w:del w:id="8703"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1C458B4A" w14:textId="7D175A9C" w:rsidR="00A55D39" w:rsidDel="008F1350" w:rsidRDefault="00A55D39" w:rsidP="008F1350">
            <w:pPr>
              <w:pStyle w:val="HR"/>
              <w:ind w:firstLineChars="0" w:firstLine="0"/>
              <w:rPr>
                <w:ins w:id="8704" w:author="作者" w:date="2020-09-14T13:28:00Z"/>
                <w:del w:id="8705" w:author="作者" w:date="2020-09-14T15:36:00Z"/>
                <w:sz w:val="21"/>
                <w:szCs w:val="21"/>
              </w:rPr>
            </w:pPr>
            <w:ins w:id="8706" w:author="作者" w:date="2020-09-14T13:28:00Z">
              <w:del w:id="8707" w:author="作者" w:date="2020-09-14T15:36:00Z">
                <w:r w:rsidDel="008F1350">
                  <w:rPr>
                    <w:sz w:val="21"/>
                    <w:szCs w:val="21"/>
                  </w:rPr>
                  <w:delText>16V</w:delText>
                </w:r>
                <w:r w:rsidDel="008F1350">
                  <w:rPr>
                    <w:rFonts w:hint="eastAsia"/>
                    <w:sz w:val="21"/>
                    <w:szCs w:val="21"/>
                  </w:rPr>
                  <w:delText>≤</w:delText>
                </w:r>
                <w:r w:rsidDel="008F1350">
                  <w:rPr>
                    <w:sz w:val="21"/>
                    <w:szCs w:val="21"/>
                  </w:rPr>
                  <w:delText>Volt</w:delText>
                </w:r>
                <w:r w:rsidDel="008F1350">
                  <w:rPr>
                    <w:rFonts w:hint="eastAsia"/>
                    <w:sz w:val="21"/>
                    <w:szCs w:val="21"/>
                  </w:rPr>
                  <w:delText>＜</w:delText>
                </w:r>
                <w:r w:rsidDel="008F1350">
                  <w:rPr>
                    <w:sz w:val="21"/>
                    <w:szCs w:val="21"/>
                  </w:rPr>
                  <w:delText>18V</w:delText>
                </w:r>
              </w:del>
            </w:ins>
          </w:p>
        </w:tc>
        <w:tc>
          <w:tcPr>
            <w:tcW w:w="2156" w:type="dxa"/>
            <w:tcBorders>
              <w:top w:val="single" w:sz="4" w:space="0" w:color="auto"/>
              <w:left w:val="single" w:sz="4" w:space="0" w:color="auto"/>
              <w:bottom w:val="single" w:sz="4" w:space="0" w:color="auto"/>
              <w:right w:val="single" w:sz="4" w:space="0" w:color="auto"/>
            </w:tcBorders>
            <w:hideMark/>
          </w:tcPr>
          <w:p w14:paraId="32FD569F" w14:textId="44A13B18" w:rsidR="00A55D39" w:rsidDel="008F1350" w:rsidRDefault="00A55D39" w:rsidP="008F1350">
            <w:pPr>
              <w:pStyle w:val="HR"/>
              <w:tabs>
                <w:tab w:val="left" w:pos="1134"/>
              </w:tabs>
              <w:ind w:firstLineChars="0" w:firstLine="0"/>
              <w:rPr>
                <w:ins w:id="8708" w:author="作者" w:date="2020-09-14T13:28:00Z"/>
                <w:del w:id="8709" w:author="作者" w:date="2020-09-14T15:36:00Z"/>
                <w:sz w:val="21"/>
                <w:szCs w:val="21"/>
              </w:rPr>
            </w:pPr>
            <w:ins w:id="8710" w:author="作者" w:date="2020-09-14T13:28:00Z">
              <w:del w:id="8711" w:author="作者" w:date="2020-09-14T15:36:00Z">
                <w:r w:rsidDel="008F1350">
                  <w:rPr>
                    <w:sz w:val="21"/>
                    <w:szCs w:val="21"/>
                  </w:rPr>
                  <w:delText>High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3BF0E934" w14:textId="69186FED" w:rsidR="00A55D39" w:rsidDel="008F1350" w:rsidRDefault="00A55D39" w:rsidP="008F1350">
            <w:pPr>
              <w:pStyle w:val="HR"/>
              <w:tabs>
                <w:tab w:val="left" w:pos="1134"/>
              </w:tabs>
              <w:ind w:firstLineChars="0" w:firstLine="0"/>
              <w:rPr>
                <w:ins w:id="8712" w:author="作者" w:date="2020-09-14T13:28:00Z"/>
                <w:del w:id="8713" w:author="作者" w:date="2020-09-14T15:36:00Z"/>
                <w:sz w:val="21"/>
                <w:szCs w:val="21"/>
              </w:rPr>
            </w:pPr>
            <w:ins w:id="8714" w:author="作者" w:date="2020-09-14T13:28:00Z">
              <w:del w:id="8715" w:author="作者" w:date="2020-09-14T15:36:00Z">
                <w:r w:rsidDel="008F1350">
                  <w:rPr>
                    <w:sz w:val="21"/>
                    <w:szCs w:val="21"/>
                  </w:rPr>
                  <w:delText>LED light lose all functions</w:delText>
                </w:r>
                <w:r w:rsidDel="008F1350">
                  <w:rPr>
                    <w:rFonts w:hint="eastAsia"/>
                    <w:sz w:val="21"/>
                    <w:szCs w:val="21"/>
                  </w:rPr>
                  <w:delText>，</w:delText>
                </w:r>
                <w:r w:rsidRPr="004A1F47" w:rsidDel="008F1350">
                  <w:rPr>
                    <w:sz w:val="21"/>
                    <w:szCs w:val="21"/>
                  </w:rPr>
                  <w:delText>Communication function is normal</w:delText>
                </w:r>
              </w:del>
            </w:ins>
          </w:p>
        </w:tc>
      </w:tr>
      <w:tr w:rsidR="00A55D39" w:rsidDel="008F1350" w14:paraId="784ECD91" w14:textId="6EF58D4C" w:rsidTr="00960541">
        <w:trPr>
          <w:ins w:id="8716" w:author="作者" w:date="2020-09-14T13:28:00Z"/>
          <w:del w:id="8717" w:author="作者" w:date="2020-09-14T15:36:00Z"/>
        </w:trPr>
        <w:tc>
          <w:tcPr>
            <w:tcW w:w="2234" w:type="dxa"/>
            <w:tcBorders>
              <w:top w:val="single" w:sz="4" w:space="0" w:color="auto"/>
              <w:left w:val="single" w:sz="4" w:space="0" w:color="auto"/>
              <w:bottom w:val="single" w:sz="4" w:space="0" w:color="auto"/>
              <w:right w:val="single" w:sz="4" w:space="0" w:color="auto"/>
            </w:tcBorders>
            <w:hideMark/>
          </w:tcPr>
          <w:p w14:paraId="4506FE49" w14:textId="2AF1ACDD" w:rsidR="00A55D39" w:rsidDel="008F1350" w:rsidRDefault="00A55D39" w:rsidP="008F1350">
            <w:pPr>
              <w:pStyle w:val="HR"/>
              <w:ind w:firstLineChars="0" w:firstLine="0"/>
              <w:rPr>
                <w:ins w:id="8718" w:author="作者" w:date="2020-09-14T13:28:00Z"/>
                <w:del w:id="8719" w:author="作者" w:date="2020-09-14T15:36:00Z"/>
                <w:sz w:val="21"/>
                <w:szCs w:val="21"/>
              </w:rPr>
            </w:pPr>
            <w:ins w:id="8720" w:author="作者" w:date="2020-09-14T13:28:00Z">
              <w:del w:id="8721" w:author="作者" w:date="2020-09-14T15:36:00Z">
                <w:r w:rsidDel="008F1350">
                  <w:rPr>
                    <w:sz w:val="21"/>
                    <w:szCs w:val="21"/>
                  </w:rPr>
                  <w:delText>18V</w:delText>
                </w:r>
                <w:r w:rsidDel="008F1350">
                  <w:rPr>
                    <w:rFonts w:hint="eastAsia"/>
                    <w:sz w:val="21"/>
                    <w:szCs w:val="21"/>
                  </w:rPr>
                  <w:delText>≤</w:delText>
                </w:r>
                <w:r w:rsidDel="008F1350">
                  <w:rPr>
                    <w:sz w:val="21"/>
                    <w:szCs w:val="21"/>
                  </w:rPr>
                  <w:delText>Volt</w:delText>
                </w:r>
              </w:del>
            </w:ins>
          </w:p>
        </w:tc>
        <w:tc>
          <w:tcPr>
            <w:tcW w:w="2156" w:type="dxa"/>
            <w:tcBorders>
              <w:top w:val="single" w:sz="4" w:space="0" w:color="auto"/>
              <w:left w:val="single" w:sz="4" w:space="0" w:color="auto"/>
              <w:bottom w:val="single" w:sz="4" w:space="0" w:color="auto"/>
              <w:right w:val="single" w:sz="4" w:space="0" w:color="auto"/>
            </w:tcBorders>
            <w:hideMark/>
          </w:tcPr>
          <w:p w14:paraId="38561F1F" w14:textId="13ECD881" w:rsidR="00A55D39" w:rsidDel="008F1350" w:rsidRDefault="00A55D39" w:rsidP="008F1350">
            <w:pPr>
              <w:pStyle w:val="HR"/>
              <w:tabs>
                <w:tab w:val="left" w:pos="1134"/>
              </w:tabs>
              <w:ind w:firstLineChars="0" w:firstLine="0"/>
              <w:rPr>
                <w:ins w:id="8722" w:author="作者" w:date="2020-09-14T13:28:00Z"/>
                <w:del w:id="8723" w:author="作者" w:date="2020-09-14T15:36:00Z"/>
                <w:sz w:val="21"/>
                <w:szCs w:val="21"/>
              </w:rPr>
            </w:pPr>
            <w:ins w:id="8724" w:author="作者" w:date="2020-09-14T13:28:00Z">
              <w:del w:id="8725" w:author="作者" w:date="2020-09-14T15:36:00Z">
                <w:r w:rsidRPr="00083EDF" w:rsidDel="008F1350">
                  <w:rPr>
                    <w:sz w:val="21"/>
                    <w:szCs w:val="21"/>
                  </w:rPr>
                  <w:delText>Ultra-</w:delText>
                </w:r>
                <w:r w:rsidDel="008F1350">
                  <w:rPr>
                    <w:sz w:val="21"/>
                    <w:szCs w:val="21"/>
                  </w:rPr>
                  <w:delText>High Vol mode</w:delText>
                </w:r>
              </w:del>
            </w:ins>
          </w:p>
        </w:tc>
        <w:tc>
          <w:tcPr>
            <w:tcW w:w="5180" w:type="dxa"/>
            <w:tcBorders>
              <w:top w:val="single" w:sz="4" w:space="0" w:color="auto"/>
              <w:left w:val="single" w:sz="4" w:space="0" w:color="auto"/>
              <w:bottom w:val="single" w:sz="4" w:space="0" w:color="auto"/>
              <w:right w:val="single" w:sz="4" w:space="0" w:color="auto"/>
            </w:tcBorders>
            <w:hideMark/>
          </w:tcPr>
          <w:p w14:paraId="5AF4B19D" w14:textId="617F6293" w:rsidR="00A55D39" w:rsidDel="008F1350" w:rsidRDefault="00A55D39" w:rsidP="008F1350">
            <w:pPr>
              <w:pStyle w:val="HR"/>
              <w:tabs>
                <w:tab w:val="left" w:pos="1134"/>
              </w:tabs>
              <w:ind w:firstLineChars="0" w:firstLine="0"/>
              <w:rPr>
                <w:ins w:id="8726" w:author="作者" w:date="2020-09-14T13:28:00Z"/>
                <w:del w:id="8727" w:author="作者" w:date="2020-09-14T15:36:00Z"/>
                <w:sz w:val="21"/>
                <w:szCs w:val="21"/>
              </w:rPr>
            </w:pPr>
            <w:ins w:id="8728" w:author="作者" w:date="2020-09-14T13:28:00Z">
              <w:del w:id="8729" w:author="作者" w:date="2020-09-14T15:36:00Z">
                <w:r w:rsidRPr="008074DC" w:rsidDel="008F1350">
                  <w:rPr>
                    <w:sz w:val="21"/>
                    <w:szCs w:val="21"/>
                  </w:rPr>
                  <w:delText>All functions prohibited</w:delText>
                </w:r>
              </w:del>
            </w:ins>
          </w:p>
        </w:tc>
      </w:tr>
    </w:tbl>
    <w:p w14:paraId="02312559" w14:textId="5D3A9A6A" w:rsidR="00A55D39" w:rsidDel="008F1350" w:rsidRDefault="00A55D39" w:rsidP="008F1350">
      <w:pPr>
        <w:pStyle w:val="HR"/>
        <w:ind w:firstLine="480"/>
        <w:rPr>
          <w:ins w:id="8730" w:author="作者" w:date="2020-09-14T13:28:00Z"/>
          <w:del w:id="8731" w:author="作者" w:date="2020-09-14T15:36:00Z"/>
          <w:rFonts w:cs="Times New Roman"/>
        </w:rPr>
      </w:pPr>
    </w:p>
    <w:p w14:paraId="32726993" w14:textId="1504DF8F" w:rsidR="00A55D39" w:rsidDel="008F1350" w:rsidRDefault="00A55D39">
      <w:pPr>
        <w:pStyle w:val="HR"/>
        <w:ind w:firstLine="480"/>
        <w:rPr>
          <w:del w:id="8732" w:author="作者" w:date="2020-09-14T15:36:00Z"/>
        </w:rPr>
        <w:pPrChange w:id="8733" w:author="作者" w:date="2020-09-14T15:38:00Z">
          <w:pPr>
            <w:pStyle w:val="31"/>
            <w:numPr>
              <w:numId w:val="47"/>
            </w:numPr>
            <w:tabs>
              <w:tab w:val="clear" w:pos="432"/>
              <w:tab w:val="clear" w:pos="720"/>
              <w:tab w:val="left" w:pos="907"/>
            </w:tabs>
            <w:suppressAutoHyphens/>
            <w:spacing w:after="0" w:line="240" w:lineRule="auto"/>
          </w:pPr>
        </w:pPrChange>
      </w:pPr>
      <w:ins w:id="8734" w:author="作者" w:date="2020-09-14T13:28:00Z">
        <w:del w:id="8735" w:author="作者" w:date="2020-09-14T15:36:00Z">
          <w:r w:rsidRPr="000D7DAA" w:rsidDel="008F1350">
            <w:delText>Note: The data provided by the supplier shall prevail.</w:delText>
          </w:r>
        </w:del>
      </w:ins>
    </w:p>
    <w:p w14:paraId="2B4391C5" w14:textId="77012F10" w:rsidR="00B3360E" w:rsidDel="008F1350" w:rsidRDefault="00B3360E">
      <w:pPr>
        <w:pStyle w:val="HR"/>
        <w:ind w:firstLineChars="0" w:firstLine="0"/>
        <w:rPr>
          <w:ins w:id="8736" w:author="作者" w:date="2020-09-14T13:33:00Z"/>
          <w:del w:id="8737" w:author="作者" w:date="2020-09-14T15:36:00Z"/>
        </w:rPr>
        <w:pPrChange w:id="8738" w:author="作者" w:date="2020-09-14T15:38:00Z">
          <w:pPr>
            <w:pStyle w:val="31"/>
            <w:numPr>
              <w:numId w:val="47"/>
            </w:numPr>
            <w:tabs>
              <w:tab w:val="clear" w:pos="432"/>
              <w:tab w:val="clear" w:pos="720"/>
              <w:tab w:val="left" w:pos="907"/>
            </w:tabs>
            <w:suppressAutoHyphens/>
            <w:spacing w:after="0" w:line="240" w:lineRule="auto"/>
          </w:pPr>
        </w:pPrChange>
      </w:pPr>
      <w:bookmarkStart w:id="8739" w:name="_Toc49782406"/>
    </w:p>
    <w:p w14:paraId="6A49069E" w14:textId="03D39687" w:rsidR="00A55D39" w:rsidRPr="00A55D39" w:rsidDel="008F1350" w:rsidRDefault="00A55D39">
      <w:pPr>
        <w:pStyle w:val="HR"/>
        <w:ind w:firstLineChars="0" w:firstLine="0"/>
        <w:rPr>
          <w:ins w:id="8740" w:author="作者" w:date="2020-09-14T13:28:00Z"/>
          <w:del w:id="8741" w:author="作者" w:date="2020-09-14T15:36:00Z"/>
          <w:rPrChange w:id="8742" w:author="作者" w:date="2020-09-14T13:31:00Z">
            <w:rPr>
              <w:ins w:id="8743" w:author="作者" w:date="2020-09-14T13:28:00Z"/>
              <w:del w:id="8744" w:author="作者" w:date="2020-09-14T15:36:00Z"/>
              <w:rFonts w:eastAsia="宋体"/>
            </w:rPr>
          </w:rPrChange>
        </w:rPr>
        <w:pPrChange w:id="8745" w:author="作者" w:date="2020-09-14T15:38:00Z">
          <w:pPr>
            <w:pStyle w:val="31"/>
            <w:numPr>
              <w:numId w:val="47"/>
            </w:numPr>
            <w:tabs>
              <w:tab w:val="clear" w:pos="432"/>
              <w:tab w:val="clear" w:pos="720"/>
              <w:tab w:val="left" w:pos="907"/>
            </w:tabs>
            <w:suppressAutoHyphens/>
            <w:spacing w:after="0" w:line="240" w:lineRule="auto"/>
          </w:pPr>
        </w:pPrChange>
      </w:pPr>
      <w:ins w:id="8746" w:author="作者" w:date="2020-09-14T13:28:00Z">
        <w:del w:id="8747" w:author="作者" w:date="2020-09-14T15:36:00Z">
          <w:r w:rsidRPr="00A55D39" w:rsidDel="008F1350">
            <w:rPr>
              <w:rPrChange w:id="8748" w:author="作者" w:date="2020-09-14T13:31:00Z">
                <w:rPr/>
              </w:rPrChange>
            </w:rPr>
            <w:delText>Working current</w:delText>
          </w:r>
          <w:bookmarkEnd w:id="8739"/>
        </w:del>
      </w:ins>
    </w:p>
    <w:tbl>
      <w:tblPr>
        <w:tblStyle w:val="aff1"/>
        <w:tblW w:w="9570" w:type="dxa"/>
        <w:tblLayout w:type="fixed"/>
        <w:tblLook w:val="04A0" w:firstRow="1" w:lastRow="0" w:firstColumn="1" w:lastColumn="0" w:noHBand="0" w:noVBand="1"/>
      </w:tblPr>
      <w:tblGrid>
        <w:gridCol w:w="4216"/>
        <w:gridCol w:w="5354"/>
      </w:tblGrid>
      <w:tr w:rsidR="00A55D39" w:rsidDel="008F1350" w14:paraId="52835842" w14:textId="54A97FD6" w:rsidTr="00960541">
        <w:trPr>
          <w:trHeight w:val="133"/>
          <w:ins w:id="8749" w:author="作者" w:date="2020-09-14T13:28:00Z"/>
          <w:del w:id="8750" w:author="作者" w:date="2020-09-14T15:36:00Z"/>
        </w:trPr>
        <w:tc>
          <w:tcPr>
            <w:tcW w:w="421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8FC08E" w14:textId="0F2E619F" w:rsidR="00A55D39" w:rsidDel="008F1350" w:rsidRDefault="00A55D39" w:rsidP="008F1350">
            <w:pPr>
              <w:rPr>
                <w:ins w:id="8751" w:author="作者" w:date="2020-09-14T13:28:00Z"/>
                <w:del w:id="8752" w:author="作者" w:date="2020-09-14T15:36:00Z"/>
                <w:rFonts w:ascii="Times New Roman" w:hAnsi="Times New Roman"/>
                <w:sz w:val="21"/>
                <w:szCs w:val="21"/>
              </w:rPr>
            </w:pPr>
            <w:ins w:id="8753" w:author="作者" w:date="2020-09-14T13:28:00Z">
              <w:del w:id="8754" w:author="作者" w:date="2020-09-14T15:36:00Z">
                <w:r w:rsidDel="008F1350">
                  <w:rPr>
                    <w:rFonts w:ascii="Times New Roman" w:hAnsi="Times New Roman"/>
                    <w:sz w:val="21"/>
                    <w:szCs w:val="21"/>
                  </w:rPr>
                  <w:delText>Current</w:delText>
                </w:r>
              </w:del>
            </w:ins>
          </w:p>
        </w:tc>
        <w:tc>
          <w:tcPr>
            <w:tcW w:w="53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DAC34E" w14:textId="6D43949F" w:rsidR="00A55D39" w:rsidDel="008F1350" w:rsidRDefault="00A55D39" w:rsidP="008F1350">
            <w:pPr>
              <w:rPr>
                <w:ins w:id="8755" w:author="作者" w:date="2020-09-14T13:28:00Z"/>
                <w:del w:id="8756" w:author="作者" w:date="2020-09-14T15:36:00Z"/>
                <w:rFonts w:ascii="Times New Roman" w:hAnsi="Times New Roman"/>
                <w:sz w:val="21"/>
                <w:szCs w:val="21"/>
              </w:rPr>
            </w:pPr>
            <w:ins w:id="8757" w:author="作者" w:date="2020-09-14T13:28:00Z">
              <w:del w:id="8758" w:author="作者" w:date="2020-09-14T15:36:00Z">
                <w:r w:rsidDel="008F1350">
                  <w:rPr>
                    <w:rFonts w:ascii="Times New Roman" w:hAnsi="Times New Roman"/>
                    <w:sz w:val="21"/>
                    <w:szCs w:val="21"/>
                  </w:rPr>
                  <w:delText xml:space="preserve">Current value </w:delText>
                </w:r>
              </w:del>
            </w:ins>
          </w:p>
        </w:tc>
      </w:tr>
      <w:tr w:rsidR="00A55D39" w:rsidDel="008F1350" w14:paraId="4247015A" w14:textId="4498EDDB" w:rsidTr="00960541">
        <w:trPr>
          <w:trHeight w:val="311"/>
          <w:ins w:id="8759" w:author="作者" w:date="2020-09-14T13:28:00Z"/>
          <w:del w:id="8760" w:author="作者" w:date="2020-09-14T15:36:00Z"/>
        </w:trPr>
        <w:tc>
          <w:tcPr>
            <w:tcW w:w="4219" w:type="dxa"/>
            <w:tcBorders>
              <w:top w:val="single" w:sz="4" w:space="0" w:color="auto"/>
              <w:left w:val="single" w:sz="4" w:space="0" w:color="auto"/>
              <w:bottom w:val="single" w:sz="4" w:space="0" w:color="auto"/>
              <w:right w:val="single" w:sz="4" w:space="0" w:color="auto"/>
            </w:tcBorders>
            <w:hideMark/>
          </w:tcPr>
          <w:p w14:paraId="13DDBC6A" w14:textId="4817B45E" w:rsidR="00A55D39" w:rsidDel="008F1350" w:rsidRDefault="00A55D39" w:rsidP="008F1350">
            <w:pPr>
              <w:rPr>
                <w:ins w:id="8761" w:author="作者" w:date="2020-09-14T13:28:00Z"/>
                <w:del w:id="8762" w:author="作者" w:date="2020-09-14T15:36:00Z"/>
                <w:rFonts w:ascii="Times New Roman" w:hAnsi="Times New Roman"/>
                <w:sz w:val="21"/>
                <w:szCs w:val="21"/>
              </w:rPr>
            </w:pPr>
            <w:ins w:id="8763" w:author="作者" w:date="2020-09-14T13:28:00Z">
              <w:del w:id="8764" w:author="作者" w:date="2020-09-14T15:36:00Z">
                <w:r w:rsidRPr="00BA4D5F" w:rsidDel="008F1350">
                  <w:delText>Rated</w:delText>
                </w:r>
                <w:r w:rsidDel="008F1350">
                  <w:rPr>
                    <w:rFonts w:ascii="Times New Roman" w:hAnsi="Times New Roman" w:hint="eastAsia"/>
                    <w:sz w:val="21"/>
                    <w:szCs w:val="21"/>
                  </w:rPr>
                  <w:delText xml:space="preserve"> </w:delText>
                </w:r>
                <w:r w:rsidDel="008F1350">
                  <w:rPr>
                    <w:rFonts w:ascii="Times New Roman" w:hAnsi="Times New Roman"/>
                    <w:sz w:val="21"/>
                    <w:szCs w:val="21"/>
                  </w:rPr>
                  <w:delText>current</w:delText>
                </w:r>
                <w:r w:rsidDel="008F1350">
                  <w:rPr>
                    <w:rFonts w:ascii="Times New Roman" w:hAnsi="Times New Roman" w:hint="eastAsia"/>
                    <w:sz w:val="21"/>
                    <w:szCs w:val="21"/>
                  </w:rPr>
                  <w:delText>（</w:delText>
                </w:r>
                <w:r w:rsidDel="008F1350">
                  <w:rPr>
                    <w:rFonts w:ascii="Times New Roman" w:hAnsi="Times New Roman"/>
                    <w:sz w:val="21"/>
                    <w:szCs w:val="21"/>
                  </w:rPr>
                  <w:delText>LED ON</w:delText>
                </w:r>
                <w:r w:rsidDel="008F1350">
                  <w:rPr>
                    <w:rFonts w:ascii="Times New Roman" w:hAnsi="Times New Roman" w:hint="eastAsia"/>
                    <w:sz w:val="21"/>
                    <w:szCs w:val="21"/>
                  </w:rPr>
                  <w:delText>）</w:delText>
                </w:r>
              </w:del>
            </w:ins>
          </w:p>
        </w:tc>
        <w:tc>
          <w:tcPr>
            <w:tcW w:w="5357" w:type="dxa"/>
            <w:tcBorders>
              <w:top w:val="single" w:sz="4" w:space="0" w:color="auto"/>
              <w:left w:val="single" w:sz="4" w:space="0" w:color="auto"/>
              <w:bottom w:val="single" w:sz="4" w:space="0" w:color="auto"/>
              <w:right w:val="single" w:sz="4" w:space="0" w:color="auto"/>
            </w:tcBorders>
            <w:hideMark/>
          </w:tcPr>
          <w:p w14:paraId="3C91D938" w14:textId="5CCD21DC" w:rsidR="00A55D39" w:rsidDel="008F1350" w:rsidRDefault="00A55D39" w:rsidP="008F1350">
            <w:pPr>
              <w:pStyle w:val="HR"/>
              <w:ind w:firstLineChars="0" w:firstLine="0"/>
              <w:rPr>
                <w:ins w:id="8765" w:author="作者" w:date="2020-09-14T13:28:00Z"/>
                <w:del w:id="8766" w:author="作者" w:date="2020-09-14T15:36:00Z"/>
                <w:rFonts w:cs="Times New Roman"/>
                <w:sz w:val="21"/>
                <w:szCs w:val="21"/>
              </w:rPr>
            </w:pPr>
            <w:ins w:id="8767" w:author="作者" w:date="2020-09-14T13:28:00Z">
              <w:del w:id="8768" w:author="作者" w:date="2020-09-14T15:36:00Z">
                <w:r w:rsidDel="008F1350">
                  <w:rPr>
                    <w:sz w:val="21"/>
                    <w:szCs w:val="21"/>
                  </w:rPr>
                  <w:delText>0.1A</w:delText>
                </w:r>
              </w:del>
            </w:ins>
          </w:p>
        </w:tc>
      </w:tr>
      <w:tr w:rsidR="00A55D39" w:rsidDel="008F1350" w14:paraId="1B57C343" w14:textId="5CB5E921" w:rsidTr="00960541">
        <w:trPr>
          <w:ins w:id="8769" w:author="作者" w:date="2020-09-14T13:28:00Z"/>
          <w:del w:id="8770" w:author="作者" w:date="2020-09-14T15:36:00Z"/>
        </w:trPr>
        <w:tc>
          <w:tcPr>
            <w:tcW w:w="4219" w:type="dxa"/>
            <w:tcBorders>
              <w:top w:val="single" w:sz="4" w:space="0" w:color="auto"/>
              <w:left w:val="single" w:sz="4" w:space="0" w:color="auto"/>
              <w:bottom w:val="single" w:sz="4" w:space="0" w:color="auto"/>
              <w:right w:val="single" w:sz="4" w:space="0" w:color="auto"/>
            </w:tcBorders>
            <w:hideMark/>
          </w:tcPr>
          <w:p w14:paraId="390BA287" w14:textId="7620A18E" w:rsidR="00A55D39" w:rsidDel="008F1350" w:rsidRDefault="00A55D39" w:rsidP="008F1350">
            <w:pPr>
              <w:rPr>
                <w:ins w:id="8771" w:author="作者" w:date="2020-09-14T13:28:00Z"/>
                <w:del w:id="8772" w:author="作者" w:date="2020-09-14T15:36:00Z"/>
                <w:rFonts w:ascii="Times New Roman" w:hAnsi="Times New Roman"/>
                <w:sz w:val="21"/>
                <w:szCs w:val="21"/>
              </w:rPr>
            </w:pPr>
            <w:ins w:id="8773" w:author="作者" w:date="2020-09-14T13:28:00Z">
              <w:del w:id="8774" w:author="作者" w:date="2020-09-14T15:36:00Z">
                <w:r w:rsidDel="008F1350">
                  <w:rPr>
                    <w:rFonts w:ascii="Times New Roman" w:hAnsi="Times New Roman" w:hint="eastAsia"/>
                    <w:sz w:val="21"/>
                    <w:szCs w:val="21"/>
                  </w:rPr>
                  <w:delText>M</w:delText>
                </w:r>
                <w:r w:rsidDel="008F1350">
                  <w:rPr>
                    <w:rFonts w:ascii="Times New Roman" w:hAnsi="Times New Roman"/>
                    <w:sz w:val="21"/>
                    <w:szCs w:val="21"/>
                  </w:rPr>
                  <w:delText>AX current</w:delText>
                </w:r>
              </w:del>
            </w:ins>
          </w:p>
        </w:tc>
        <w:tc>
          <w:tcPr>
            <w:tcW w:w="5357" w:type="dxa"/>
            <w:tcBorders>
              <w:top w:val="single" w:sz="4" w:space="0" w:color="auto"/>
              <w:left w:val="single" w:sz="4" w:space="0" w:color="auto"/>
              <w:bottom w:val="single" w:sz="4" w:space="0" w:color="auto"/>
              <w:right w:val="single" w:sz="4" w:space="0" w:color="auto"/>
            </w:tcBorders>
            <w:hideMark/>
          </w:tcPr>
          <w:p w14:paraId="0E66DDCD" w14:textId="7FFB09DA" w:rsidR="00A55D39" w:rsidDel="008F1350" w:rsidRDefault="00A55D39" w:rsidP="008F1350">
            <w:pPr>
              <w:pStyle w:val="HR"/>
              <w:ind w:firstLineChars="0" w:firstLine="0"/>
              <w:rPr>
                <w:ins w:id="8775" w:author="作者" w:date="2020-09-14T13:28:00Z"/>
                <w:del w:id="8776" w:author="作者" w:date="2020-09-14T15:36:00Z"/>
                <w:rFonts w:cs="Times New Roman"/>
                <w:sz w:val="21"/>
                <w:szCs w:val="21"/>
              </w:rPr>
            </w:pPr>
            <w:ins w:id="8777" w:author="作者" w:date="2020-09-14T13:28:00Z">
              <w:del w:id="8778" w:author="作者" w:date="2020-09-14T15:36:00Z">
                <w:r w:rsidDel="008F1350">
                  <w:rPr>
                    <w:sz w:val="21"/>
                    <w:szCs w:val="21"/>
                  </w:rPr>
                  <w:delText>0.3A</w:delText>
                </w:r>
              </w:del>
            </w:ins>
          </w:p>
        </w:tc>
      </w:tr>
      <w:tr w:rsidR="00A55D39" w:rsidDel="008F1350" w14:paraId="627A7313" w14:textId="70F6667A" w:rsidTr="00960541">
        <w:trPr>
          <w:ins w:id="8779" w:author="作者" w:date="2020-09-14T13:28:00Z"/>
          <w:del w:id="8780" w:author="作者" w:date="2020-09-14T15:36:00Z"/>
        </w:trPr>
        <w:tc>
          <w:tcPr>
            <w:tcW w:w="4219" w:type="dxa"/>
            <w:tcBorders>
              <w:top w:val="single" w:sz="4" w:space="0" w:color="auto"/>
              <w:left w:val="single" w:sz="4" w:space="0" w:color="auto"/>
              <w:bottom w:val="single" w:sz="4" w:space="0" w:color="auto"/>
              <w:right w:val="single" w:sz="4" w:space="0" w:color="auto"/>
            </w:tcBorders>
            <w:hideMark/>
          </w:tcPr>
          <w:p w14:paraId="10EAA740" w14:textId="28455A8B" w:rsidR="00A55D39" w:rsidDel="008F1350" w:rsidRDefault="00A55D39" w:rsidP="008F1350">
            <w:pPr>
              <w:rPr>
                <w:ins w:id="8781" w:author="作者" w:date="2020-09-14T13:28:00Z"/>
                <w:del w:id="8782" w:author="作者" w:date="2020-09-14T15:36:00Z"/>
                <w:sz w:val="21"/>
                <w:szCs w:val="21"/>
              </w:rPr>
            </w:pPr>
            <w:ins w:id="8783" w:author="作者" w:date="2020-09-14T13:28:00Z">
              <w:del w:id="8784" w:author="作者" w:date="2020-09-14T15:36:00Z">
                <w:r w:rsidDel="008F1350">
                  <w:rPr>
                    <w:rFonts w:ascii="Times New Roman" w:hAnsi="Times New Roman"/>
                    <w:sz w:val="21"/>
                    <w:szCs w:val="21"/>
                  </w:rPr>
                  <w:delText>Q</w:delText>
                </w:r>
                <w:r w:rsidRPr="00FF25CF" w:rsidDel="008F1350">
                  <w:rPr>
                    <w:rFonts w:ascii="Times New Roman" w:hAnsi="Times New Roman"/>
                    <w:sz w:val="21"/>
                    <w:szCs w:val="21"/>
                  </w:rPr>
                  <w:delText>uiescent current</w:delText>
                </w:r>
                <w:r w:rsidDel="008F1350">
                  <w:rPr>
                    <w:rFonts w:ascii="Times New Roman" w:hAnsi="Times New Roman"/>
                    <w:sz w:val="21"/>
                    <w:szCs w:val="21"/>
                  </w:rPr>
                  <w:delText xml:space="preserve"> </w:delText>
                </w:r>
                <w:r w:rsidDel="008F1350">
                  <w:rPr>
                    <w:rFonts w:ascii="Times New Roman" w:hAnsi="Times New Roman" w:hint="eastAsia"/>
                    <w:sz w:val="21"/>
                    <w:szCs w:val="21"/>
                  </w:rPr>
                  <w:delText>（</w:delText>
                </w:r>
                <w:r w:rsidDel="008F1350">
                  <w:rPr>
                    <w:rFonts w:ascii="Times New Roman" w:hAnsi="Times New Roman"/>
                    <w:sz w:val="21"/>
                    <w:szCs w:val="21"/>
                  </w:rPr>
                  <w:delText>LED OFF</w:delText>
                </w:r>
                <w:r w:rsidDel="008F1350">
                  <w:rPr>
                    <w:rFonts w:ascii="Times New Roman" w:hAnsi="Times New Roman" w:hint="eastAsia"/>
                    <w:sz w:val="21"/>
                    <w:szCs w:val="21"/>
                  </w:rPr>
                  <w:delText>）</w:delText>
                </w:r>
              </w:del>
            </w:ins>
          </w:p>
        </w:tc>
        <w:tc>
          <w:tcPr>
            <w:tcW w:w="5357" w:type="dxa"/>
            <w:tcBorders>
              <w:top w:val="single" w:sz="4" w:space="0" w:color="auto"/>
              <w:left w:val="single" w:sz="4" w:space="0" w:color="auto"/>
              <w:bottom w:val="single" w:sz="4" w:space="0" w:color="auto"/>
              <w:right w:val="single" w:sz="4" w:space="0" w:color="auto"/>
            </w:tcBorders>
            <w:hideMark/>
          </w:tcPr>
          <w:p w14:paraId="151F07C9" w14:textId="2A469607" w:rsidR="00A55D39" w:rsidDel="008F1350" w:rsidRDefault="00A55D39" w:rsidP="008F1350">
            <w:pPr>
              <w:pStyle w:val="HR"/>
              <w:ind w:firstLineChars="0" w:firstLine="0"/>
              <w:rPr>
                <w:ins w:id="8785" w:author="作者" w:date="2020-09-14T13:28:00Z"/>
                <w:del w:id="8786" w:author="作者" w:date="2020-09-14T15:36:00Z"/>
                <w:sz w:val="21"/>
                <w:szCs w:val="21"/>
              </w:rPr>
            </w:pPr>
            <w:ins w:id="8787" w:author="作者" w:date="2020-09-14T13:28:00Z">
              <w:del w:id="8788" w:author="作者" w:date="2020-09-14T15:36:00Z">
                <w:r w:rsidDel="008F1350">
                  <w:rPr>
                    <w:rFonts w:hint="eastAsia"/>
                    <w:sz w:val="21"/>
                    <w:szCs w:val="21"/>
                  </w:rPr>
                  <w:delText>100u</w:delText>
                </w:r>
                <w:r w:rsidDel="008F1350">
                  <w:rPr>
                    <w:sz w:val="21"/>
                    <w:szCs w:val="21"/>
                  </w:rPr>
                  <w:delText>A</w:delText>
                </w:r>
              </w:del>
            </w:ins>
          </w:p>
        </w:tc>
      </w:tr>
    </w:tbl>
    <w:p w14:paraId="0E9D7D91" w14:textId="6EC80040" w:rsidR="00A55D39" w:rsidDel="008F1350" w:rsidRDefault="00A55D39">
      <w:pPr>
        <w:pStyle w:val="a1"/>
        <w:rPr>
          <w:ins w:id="8789" w:author="作者" w:date="2020-09-14T13:28:00Z"/>
          <w:del w:id="8790" w:author="作者" w:date="2020-09-14T15:36:00Z"/>
        </w:rPr>
        <w:pPrChange w:id="8791" w:author="作者" w:date="2020-09-14T15:38:00Z">
          <w:pPr>
            <w:pStyle w:val="HR"/>
            <w:ind w:firstLineChars="133" w:firstLine="319"/>
          </w:pPr>
        </w:pPrChange>
      </w:pPr>
      <w:ins w:id="8792" w:author="作者" w:date="2020-09-14T13:28:00Z">
        <w:del w:id="8793" w:author="作者" w:date="2020-09-14T15:36:00Z">
          <w:r w:rsidRPr="000D7DAA" w:rsidDel="008F1350">
            <w:rPr>
              <w:lang w:eastAsia="zh-CN"/>
            </w:rPr>
            <w:delText>Note: The data provided by the supplier shall prevail.</w:delText>
          </w:r>
        </w:del>
      </w:ins>
    </w:p>
    <w:p w14:paraId="6EA7E74E" w14:textId="019B1BBF" w:rsidR="000F4C6B" w:rsidDel="008F1350" w:rsidRDefault="006E60D6" w:rsidP="008F1350">
      <w:pPr>
        <w:pStyle w:val="31"/>
        <w:tabs>
          <w:tab w:val="clear" w:pos="432"/>
        </w:tabs>
        <w:rPr>
          <w:ins w:id="8794" w:author="作者" w:date="2020-09-14T13:42:00Z"/>
          <w:del w:id="8795" w:author="作者" w:date="2020-09-14T15:36:00Z"/>
          <w:rFonts w:ascii="微软雅黑" w:eastAsia="微软雅黑" w:hAnsi="微软雅黑" w:cs="微软雅黑"/>
          <w:lang w:eastAsia="zh-CN"/>
        </w:rPr>
      </w:pPr>
      <w:ins w:id="8796" w:author="作者" w:date="2020-09-14T15:08:00Z">
        <w:del w:id="8797" w:author="作者" w:date="2020-09-14T15:36:00Z">
          <w:r w:rsidDel="008F1350">
            <w:rPr>
              <w:rFonts w:ascii="微软雅黑" w:eastAsia="微软雅黑" w:hAnsi="微软雅黑" w:cs="微软雅黑" w:hint="eastAsia"/>
              <w:lang w:eastAsia="zh-CN"/>
            </w:rPr>
            <w:delText>氛围灯设置</w:delText>
          </w:r>
        </w:del>
      </w:ins>
      <w:ins w:id="8798" w:author="作者" w:date="2020-09-14T13:42:00Z">
        <w:del w:id="8799" w:author="作者" w:date="2020-09-14T15:36:00Z">
          <w:r w:rsidR="000F4C6B" w:rsidDel="008F1350">
            <w:rPr>
              <w:rFonts w:ascii="微软雅黑" w:eastAsia="微软雅黑" w:hAnsi="微软雅黑" w:cs="微软雅黑" w:hint="eastAsia"/>
              <w:lang w:eastAsia="zh-CN"/>
            </w:rPr>
            <w:delText>工作模式</w:delText>
          </w:r>
        </w:del>
      </w:ins>
    </w:p>
    <w:p w14:paraId="7302175A" w14:textId="551320E9" w:rsidR="000F4C6B" w:rsidDel="008F1350" w:rsidRDefault="006E60D6">
      <w:pPr>
        <w:pStyle w:val="40"/>
        <w:rPr>
          <w:ins w:id="8800" w:author="作者" w:date="2020-09-14T13:42:00Z"/>
          <w:del w:id="8801" w:author="作者" w:date="2020-09-14T15:36:00Z"/>
          <w:lang w:eastAsia="zh-CN"/>
        </w:rPr>
        <w:pPrChange w:id="8802" w:author="作者" w:date="2020-09-14T15:38:00Z">
          <w:pPr>
            <w:pStyle w:val="31"/>
            <w:tabs>
              <w:tab w:val="clear" w:pos="432"/>
            </w:tabs>
          </w:pPr>
        </w:pPrChange>
      </w:pPr>
      <w:ins w:id="8803" w:author="作者" w:date="2020-09-14T15:08:00Z">
        <w:del w:id="8804" w:author="作者" w:date="2020-09-14T15:36:00Z">
          <w:r w:rsidDel="008F1350">
            <w:rPr>
              <w:rFonts w:hint="eastAsia"/>
              <w:lang w:eastAsia="zh-CN"/>
            </w:rPr>
            <w:delText>静态模式</w:delText>
          </w:r>
        </w:del>
      </w:ins>
      <w:ins w:id="8805" w:author="作者" w:date="2020-09-14T13:42:00Z">
        <w:del w:id="8806" w:author="作者" w:date="2020-09-14T15:36:00Z">
          <w:r w:rsidR="000F4C6B" w:rsidDel="008F1350">
            <w:rPr>
              <w:rFonts w:hint="eastAsia"/>
              <w:lang w:eastAsia="zh-CN"/>
            </w:rPr>
            <w:delText>唤醒模式</w:delText>
          </w:r>
        </w:del>
      </w:ins>
    </w:p>
    <w:p w14:paraId="5E437824" w14:textId="59E26648" w:rsidR="000F4C6B" w:rsidDel="008F1350" w:rsidRDefault="000F4C6B">
      <w:pPr>
        <w:pStyle w:val="a1"/>
        <w:rPr>
          <w:ins w:id="8807" w:author="作者" w:date="2020-09-14T14:03:00Z"/>
          <w:del w:id="8808" w:author="作者" w:date="2020-09-14T15:36:00Z"/>
          <w:rFonts w:eastAsia="微软雅黑"/>
          <w:lang w:eastAsia="zh-CN"/>
        </w:rPr>
        <w:pPrChange w:id="8809" w:author="作者" w:date="2020-09-14T15:38:00Z">
          <w:pPr>
            <w:pStyle w:val="31"/>
            <w:tabs>
              <w:tab w:val="clear" w:pos="432"/>
            </w:tabs>
          </w:pPr>
        </w:pPrChange>
      </w:pPr>
    </w:p>
    <w:p w14:paraId="39BFAA6B" w14:textId="7FF65A65" w:rsidR="0006550A" w:rsidDel="008F1350" w:rsidRDefault="0006550A">
      <w:pPr>
        <w:pStyle w:val="a1"/>
        <w:rPr>
          <w:ins w:id="8810" w:author="作者" w:date="2020-09-14T14:03:00Z"/>
          <w:del w:id="8811" w:author="作者" w:date="2020-09-14T15:37:00Z"/>
          <w:rFonts w:eastAsia="微软雅黑"/>
          <w:lang w:eastAsia="zh-CN"/>
        </w:rPr>
        <w:pPrChange w:id="8812" w:author="作者" w:date="2020-09-14T15:38:00Z">
          <w:pPr>
            <w:pStyle w:val="31"/>
            <w:tabs>
              <w:tab w:val="clear" w:pos="432"/>
            </w:tabs>
          </w:pPr>
        </w:pPrChange>
      </w:pPr>
    </w:p>
    <w:p w14:paraId="394AB73D" w14:textId="27A56BFD" w:rsidR="0006550A" w:rsidDel="008F1350" w:rsidRDefault="0006550A">
      <w:pPr>
        <w:pStyle w:val="a1"/>
        <w:rPr>
          <w:ins w:id="8813" w:author="作者" w:date="2020-09-14T14:03:00Z"/>
          <w:del w:id="8814" w:author="作者" w:date="2020-09-14T15:37:00Z"/>
          <w:rFonts w:eastAsia="微软雅黑"/>
          <w:lang w:eastAsia="zh-CN"/>
        </w:rPr>
        <w:pPrChange w:id="8815" w:author="作者" w:date="2020-09-14T15:38:00Z">
          <w:pPr>
            <w:pStyle w:val="31"/>
            <w:tabs>
              <w:tab w:val="clear" w:pos="432"/>
            </w:tabs>
          </w:pPr>
        </w:pPrChange>
      </w:pPr>
    </w:p>
    <w:p w14:paraId="2643C018" w14:textId="16EE8D5C" w:rsidR="0006550A" w:rsidDel="008F1350" w:rsidRDefault="0006550A">
      <w:pPr>
        <w:pStyle w:val="a1"/>
        <w:rPr>
          <w:ins w:id="8816" w:author="作者" w:date="2020-09-14T14:03:00Z"/>
          <w:del w:id="8817" w:author="作者" w:date="2020-09-14T15:38:00Z"/>
          <w:rFonts w:eastAsia="微软雅黑"/>
          <w:lang w:eastAsia="zh-CN"/>
        </w:rPr>
        <w:pPrChange w:id="8818" w:author="作者" w:date="2020-09-14T15:38:00Z">
          <w:pPr>
            <w:pStyle w:val="31"/>
            <w:tabs>
              <w:tab w:val="clear" w:pos="432"/>
            </w:tabs>
          </w:pPr>
        </w:pPrChange>
      </w:pPr>
    </w:p>
    <w:p w14:paraId="48C90B01" w14:textId="45AA1CE5" w:rsidR="0006550A" w:rsidRPr="0006550A" w:rsidDel="008F1350" w:rsidRDefault="0006550A">
      <w:pPr>
        <w:pStyle w:val="a1"/>
        <w:rPr>
          <w:ins w:id="8819" w:author="作者" w:date="2020-09-14T13:41:00Z"/>
          <w:del w:id="8820" w:author="作者" w:date="2020-09-14T15:38:00Z"/>
          <w:rFonts w:eastAsia="微软雅黑"/>
          <w:lang w:eastAsia="zh-CN"/>
          <w:rPrChange w:id="8821" w:author="作者" w:date="2020-09-14T13:42:00Z">
            <w:rPr>
              <w:ins w:id="8822" w:author="作者" w:date="2020-09-14T13:41:00Z"/>
              <w:del w:id="8823" w:author="作者" w:date="2020-09-14T15:38:00Z"/>
              <w:rFonts w:ascii="微软雅黑" w:eastAsia="微软雅黑" w:hAnsi="微软雅黑"/>
              <w:lang w:eastAsia="zh-CN"/>
            </w:rPr>
          </w:rPrChange>
        </w:rPr>
        <w:pPrChange w:id="8824" w:author="作者" w:date="2020-09-14T15:38:00Z">
          <w:pPr>
            <w:pStyle w:val="31"/>
            <w:tabs>
              <w:tab w:val="clear" w:pos="432"/>
            </w:tabs>
          </w:pPr>
        </w:pPrChange>
      </w:pPr>
    </w:p>
    <w:p w14:paraId="60B683FB" w14:textId="42E705B4" w:rsidR="000F4C6B" w:rsidDel="008F1350" w:rsidRDefault="006E60D6" w:rsidP="008F1350">
      <w:pPr>
        <w:pStyle w:val="40"/>
        <w:rPr>
          <w:ins w:id="8825" w:author="作者" w:date="2020-09-14T13:42:00Z"/>
          <w:del w:id="8826" w:author="作者" w:date="2020-09-14T15:37:00Z"/>
          <w:lang w:eastAsia="zh-CN"/>
        </w:rPr>
      </w:pPr>
      <w:ins w:id="8827" w:author="作者" w:date="2020-09-14T15:08:00Z">
        <w:del w:id="8828" w:author="作者" w:date="2020-09-14T15:37:00Z">
          <w:r w:rsidDel="008F1350">
            <w:rPr>
              <w:rFonts w:hint="eastAsia"/>
              <w:lang w:eastAsia="zh-CN"/>
            </w:rPr>
            <w:delText>动态</w:delText>
          </w:r>
        </w:del>
      </w:ins>
      <w:ins w:id="8829" w:author="作者" w:date="2020-09-14T13:42:00Z">
        <w:del w:id="8830" w:author="作者" w:date="2020-09-14T15:37:00Z">
          <w:r w:rsidR="000F4C6B" w:rsidDel="008F1350">
            <w:rPr>
              <w:rFonts w:hint="eastAsia"/>
              <w:lang w:eastAsia="zh-CN"/>
            </w:rPr>
            <w:delText>休眠模式</w:delText>
          </w:r>
        </w:del>
      </w:ins>
    </w:p>
    <w:p w14:paraId="49DA3A54" w14:textId="33D29878" w:rsidR="00A456BF" w:rsidDel="008F1350" w:rsidRDefault="00A456BF">
      <w:pPr>
        <w:pStyle w:val="a1"/>
        <w:rPr>
          <w:ins w:id="8831" w:author="作者" w:date="2020-09-14T15:08:00Z"/>
          <w:del w:id="8832" w:author="作者" w:date="2020-09-14T15:37:00Z"/>
        </w:rPr>
        <w:pPrChange w:id="8833" w:author="作者" w:date="2020-09-14T15:38:00Z">
          <w:pPr/>
        </w:pPrChange>
      </w:pPr>
    </w:p>
    <w:p w14:paraId="7B58FB08" w14:textId="046C58EC" w:rsidR="006E60D6" w:rsidDel="008F1350" w:rsidRDefault="006E60D6" w:rsidP="008F1350">
      <w:pPr>
        <w:pStyle w:val="40"/>
        <w:rPr>
          <w:ins w:id="8834" w:author="作者" w:date="2020-09-14T15:08:00Z"/>
          <w:del w:id="8835" w:author="作者" w:date="2020-09-14T15:37:00Z"/>
          <w:lang w:eastAsia="zh-CN"/>
        </w:rPr>
      </w:pPr>
      <w:ins w:id="8836" w:author="作者" w:date="2020-09-14T15:08:00Z">
        <w:del w:id="8837" w:author="作者" w:date="2020-09-14T15:37:00Z">
          <w:r w:rsidDel="008F1350">
            <w:rPr>
              <w:rFonts w:hint="eastAsia"/>
              <w:lang w:eastAsia="zh-CN"/>
            </w:rPr>
            <w:delText>自定义模式</w:delText>
          </w:r>
        </w:del>
      </w:ins>
    </w:p>
    <w:p w14:paraId="21C04ABB" w14:textId="4B9C0AEF" w:rsidR="006E60D6" w:rsidRPr="006E60D6" w:rsidDel="008F1350" w:rsidRDefault="006E60D6">
      <w:pPr>
        <w:pStyle w:val="a1"/>
        <w:rPr>
          <w:ins w:id="8838" w:author="作者" w:date="2020-09-14T15:08:00Z"/>
          <w:del w:id="8839" w:author="作者" w:date="2020-09-14T15:37:00Z"/>
          <w:rFonts w:eastAsia="微软雅黑"/>
          <w:lang w:eastAsia="zh-CN"/>
          <w:rPrChange w:id="8840" w:author="作者" w:date="2020-09-14T15:08:00Z">
            <w:rPr>
              <w:ins w:id="8841" w:author="作者" w:date="2020-09-14T15:08:00Z"/>
              <w:del w:id="8842" w:author="作者" w:date="2020-09-14T15:37:00Z"/>
            </w:rPr>
          </w:rPrChange>
        </w:rPr>
        <w:pPrChange w:id="8843" w:author="作者" w:date="2020-09-14T15:38:00Z">
          <w:pPr>
            <w:pStyle w:val="40"/>
          </w:pPr>
        </w:pPrChange>
      </w:pPr>
    </w:p>
    <w:p w14:paraId="76661D87" w14:textId="0C9FE746" w:rsidR="006E60D6" w:rsidDel="008F1350" w:rsidRDefault="006E60D6" w:rsidP="008F1350">
      <w:pPr>
        <w:pStyle w:val="40"/>
        <w:rPr>
          <w:ins w:id="8844" w:author="作者" w:date="2020-09-14T15:08:00Z"/>
          <w:del w:id="8845" w:author="作者" w:date="2020-09-14T15:37:00Z"/>
          <w:lang w:eastAsia="zh-CN"/>
        </w:rPr>
      </w:pPr>
      <w:ins w:id="8846" w:author="作者" w:date="2020-09-14T15:08:00Z">
        <w:del w:id="8847" w:author="作者" w:date="2020-09-14T15:37:00Z">
          <w:r w:rsidDel="008F1350">
            <w:rPr>
              <w:rFonts w:hint="eastAsia"/>
              <w:lang w:eastAsia="zh-CN"/>
            </w:rPr>
            <w:delText>音乐随动模式</w:delText>
          </w:r>
        </w:del>
      </w:ins>
    </w:p>
    <w:p w14:paraId="2DEC1F3C" w14:textId="66B3639E" w:rsidR="006E60D6" w:rsidRPr="00A456BF" w:rsidDel="008F1350" w:rsidRDefault="006E60D6">
      <w:pPr>
        <w:pStyle w:val="a1"/>
        <w:rPr>
          <w:ins w:id="8848" w:author="作者" w:date="2020-05-12T16:06:00Z"/>
          <w:del w:id="8849" w:author="作者" w:date="2020-09-14T15:38:00Z"/>
          <w:rPrChange w:id="8850" w:author="作者" w:date="2020-05-12T16:06:00Z">
            <w:rPr>
              <w:ins w:id="8851" w:author="作者" w:date="2020-05-12T16:06:00Z"/>
              <w:del w:id="8852" w:author="作者" w:date="2020-09-14T15:38:00Z"/>
            </w:rPr>
          </w:rPrChange>
        </w:rPr>
        <w:pPrChange w:id="8853" w:author="作者" w:date="2020-09-14T15:38:00Z">
          <w:pPr/>
        </w:pPrChange>
      </w:pPr>
    </w:p>
    <w:p w14:paraId="39E9F8E4" w14:textId="220AD0BC" w:rsidR="001960AD" w:rsidRPr="00E26B2A" w:rsidDel="008F1350" w:rsidRDefault="007711E1" w:rsidP="008F1350">
      <w:pPr>
        <w:pStyle w:val="1"/>
        <w:keepLines w:val="0"/>
        <w:tabs>
          <w:tab w:val="clear" w:pos="432"/>
          <w:tab w:val="left" w:pos="567"/>
        </w:tabs>
        <w:spacing w:before="240" w:after="240" w:line="240" w:lineRule="auto"/>
        <w:ind w:left="567" w:hanging="567"/>
        <w:rPr>
          <w:moveFrom w:id="8854" w:author="作者" w:date="2020-09-14T15:37:00Z"/>
          <w:rFonts w:ascii="微软雅黑" w:eastAsia="微软雅黑" w:hAnsi="微软雅黑" w:cs="Arial"/>
          <w:lang w:eastAsia="zh-CN"/>
        </w:rPr>
      </w:pPr>
      <w:bookmarkStart w:id="8855" w:name="_Toc459128597"/>
      <w:bookmarkStart w:id="8856" w:name="_Toc448484051"/>
      <w:bookmarkStart w:id="8857" w:name="_Toc25323964"/>
      <w:bookmarkEnd w:id="8855"/>
      <w:bookmarkEnd w:id="8856"/>
      <w:moveFromRangeStart w:id="8858" w:author="作者" w:date="2020-09-14T15:37:00Z" w:name="move50990292"/>
      <w:moveFrom w:id="8859" w:author="作者" w:date="2020-09-14T15:37:00Z">
        <w:r w:rsidRPr="00E26B2A" w:rsidDel="008F1350">
          <w:rPr>
            <w:rFonts w:ascii="微软雅黑" w:eastAsia="微软雅黑" w:hAnsi="微软雅黑" w:cs="Arial" w:hint="eastAsia"/>
            <w:lang w:eastAsia="zh-CN"/>
          </w:rPr>
          <w:t>系统</w:t>
        </w:r>
        <w:bookmarkEnd w:id="8857"/>
        <w:r w:rsidRPr="00E26B2A" w:rsidDel="008F1350">
          <w:rPr>
            <w:rFonts w:ascii="微软雅黑" w:eastAsia="微软雅黑" w:hAnsi="微软雅黑" w:cs="Arial" w:hint="eastAsia"/>
            <w:lang w:eastAsia="zh-CN"/>
          </w:rPr>
          <w:t>边界</w:t>
        </w:r>
      </w:moveFrom>
    </w:p>
    <w:p w14:paraId="5FFE091C" w14:textId="08B04A5E" w:rsidR="00E73268" w:rsidDel="008F1350" w:rsidRDefault="00E73268" w:rsidP="008F1350">
      <w:pPr>
        <w:pStyle w:val="a1"/>
        <w:rPr>
          <w:moveFrom w:id="8860" w:author="作者" w:date="2020-09-14T15:37:00Z"/>
          <w:rFonts w:eastAsia="微软雅黑"/>
          <w:lang w:eastAsia="zh-CN"/>
        </w:rPr>
      </w:pPr>
      <w:moveFrom w:id="8861" w:author="作者" w:date="2020-09-14T15:37:00Z">
        <w:r w:rsidDel="008F1350">
          <w:rPr>
            <w:rFonts w:eastAsia="微软雅黑" w:hint="eastAsia"/>
            <w:lang w:eastAsia="zh-CN"/>
          </w:rPr>
          <w:t>请参考表格</w:t>
        </w:r>
        <w:r w:rsidDel="008F1350">
          <w:rPr>
            <w:rFonts w:eastAsia="微软雅黑" w:hint="eastAsia"/>
            <w:lang w:eastAsia="zh-CN"/>
          </w:rPr>
          <w:t>x</w:t>
        </w:r>
        <w:r w:rsidDel="008F1350">
          <w:rPr>
            <w:rFonts w:eastAsia="微软雅黑"/>
            <w:lang w:eastAsia="zh-CN"/>
          </w:rPr>
          <w:t>x</w:t>
        </w:r>
        <w:r w:rsidDel="008F1350">
          <w:rPr>
            <w:rFonts w:eastAsia="微软雅黑" w:hint="eastAsia"/>
            <w:lang w:eastAsia="zh-CN"/>
          </w:rPr>
          <w:t>（外部表格文档后续补充）</w:t>
        </w:r>
      </w:moveFrom>
    </w:p>
    <w:moveFromRangeEnd w:id="8858"/>
    <w:p w14:paraId="2FB05F8C" w14:textId="77777777" w:rsidR="001960AD" w:rsidRPr="00E73268" w:rsidRDefault="001960AD">
      <w:pPr>
        <w:pStyle w:val="a1"/>
        <w:rPr>
          <w:rFonts w:ascii="微软雅黑" w:eastAsia="微软雅黑" w:hAnsi="微软雅黑"/>
          <w:lang w:eastAsia="zh-CN"/>
        </w:rPr>
      </w:pPr>
    </w:p>
    <w:sectPr w:rsidR="001960AD" w:rsidRPr="00E73268" w:rsidSect="001960AD">
      <w:headerReference w:type="default" r:id="rId27"/>
      <w:footerReference w:type="default" r:id="rId28"/>
      <w:pgSz w:w="12240" w:h="15840"/>
      <w:pgMar w:top="2157" w:right="1080" w:bottom="1618" w:left="12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C59590" w14:textId="77777777" w:rsidR="00B8039D" w:rsidRDefault="00B8039D" w:rsidP="001960AD">
      <w:r>
        <w:separator/>
      </w:r>
    </w:p>
  </w:endnote>
  <w:endnote w:type="continuationSeparator" w:id="0">
    <w:p w14:paraId="1BCA84E0" w14:textId="77777777" w:rsidR="00B8039D" w:rsidRDefault="00B8039D" w:rsidP="00196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Arial Black">
    <w:panose1 w:val="020B0A04020102020204"/>
    <w:charset w:val="00"/>
    <w:family w:val="swiss"/>
    <w:pitch w:val="variable"/>
    <w:sig w:usb0="A00002AF" w:usb1="400078FB" w:usb2="00000000" w:usb3="00000000" w:csb0="0000009F" w:csb1="00000000"/>
  </w:font>
  <w:font w:name="Wingdings 3">
    <w:panose1 w:val="05040102010807070707"/>
    <w:charset w:val="02"/>
    <w:family w:val="roman"/>
    <w:pitch w:val="variable"/>
    <w:sig w:usb0="00000000" w:usb1="10000000" w:usb2="00000000" w:usb3="00000000" w:csb0="80000000" w:csb1="00000000"/>
  </w:font>
  <w:font w:name="HYb2gj">
    <w:altName w:val="Times New Roman"/>
    <w:panose1 w:val="00000000000000000000"/>
    <w:charset w:val="00"/>
    <w:family w:val="roman"/>
    <w:notTrueType/>
    <w:pitch w:val="default"/>
  </w:font>
  <w:font w:name="微软雅黑 Light">
    <w:panose1 w:val="020B0502040204020203"/>
    <w:charset w:val="86"/>
    <w:family w:val="swiss"/>
    <w:pitch w:val="variable"/>
    <w:sig w:usb0="80000287" w:usb1="2ACF001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0781998"/>
      <w:docPartObj>
        <w:docPartGallery w:val="AutoText"/>
      </w:docPartObj>
    </w:sdtPr>
    <w:sdtEndPr/>
    <w:sdtContent>
      <w:p w14:paraId="696D6485" w14:textId="1391DC3A" w:rsidR="007F2EAE" w:rsidRDefault="007F2EAE">
        <w:pPr>
          <w:pStyle w:val="af3"/>
          <w:jc w:val="right"/>
        </w:pPr>
        <w:r>
          <w:fldChar w:fldCharType="begin"/>
        </w:r>
        <w:r>
          <w:instrText>PAGE   \* MERGEFORMAT</w:instrText>
        </w:r>
        <w:r>
          <w:fldChar w:fldCharType="separate"/>
        </w:r>
        <w:r w:rsidR="0009600E" w:rsidRPr="0009600E">
          <w:rPr>
            <w:noProof/>
            <w:lang w:val="zh-CN"/>
          </w:rPr>
          <w:t>7</w:t>
        </w:r>
        <w:r>
          <w:rPr>
            <w:noProof/>
            <w:lang w:val="zh-CN"/>
          </w:rPr>
          <w:fldChar w:fldCharType="end"/>
        </w:r>
      </w:p>
    </w:sdtContent>
  </w:sdt>
  <w:p w14:paraId="24B643B8" w14:textId="77777777" w:rsidR="007F2EAE" w:rsidRDefault="007F2EAE">
    <w:pPr>
      <w:pStyle w:val="af3"/>
      <w:jc w:val="center"/>
      <w:rPr>
        <w:b/>
        <w:color w:val="3366FF"/>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F5144F" w14:textId="77777777" w:rsidR="00B8039D" w:rsidRDefault="00B8039D" w:rsidP="001960AD">
      <w:r>
        <w:separator/>
      </w:r>
    </w:p>
  </w:footnote>
  <w:footnote w:type="continuationSeparator" w:id="0">
    <w:p w14:paraId="2F7B3785" w14:textId="77777777" w:rsidR="00B8039D" w:rsidRDefault="00B8039D" w:rsidP="001960A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39B876" w14:textId="77777777" w:rsidR="007F2EAE" w:rsidRDefault="007F2EAE">
    <w:pPr>
      <w:jc w:val="center"/>
      <w:rPr>
        <w:rFonts w:cs="Arial"/>
        <w:color w:val="0D388F"/>
        <w:sz w:val="28"/>
        <w:szCs w:val="28"/>
      </w:rPr>
    </w:pPr>
    <w:r>
      <w:rPr>
        <w:noProof/>
      </w:rPr>
      <w:drawing>
        <wp:anchor distT="0" distB="0" distL="114300" distR="114300" simplePos="0" relativeHeight="251658240" behindDoc="0" locked="0" layoutInCell="1" allowOverlap="1" wp14:anchorId="36187385" wp14:editId="6314760D">
          <wp:simplePos x="0" y="0"/>
          <wp:positionH relativeFrom="column">
            <wp:posOffset>0</wp:posOffset>
          </wp:positionH>
          <wp:positionV relativeFrom="paragraph">
            <wp:posOffset>40005</wp:posOffset>
          </wp:positionV>
          <wp:extent cx="1085215" cy="334010"/>
          <wp:effectExtent l="0" t="0" r="0" b="0"/>
          <wp:wrapNone/>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1085215" cy="334010"/>
                  </a:xfrm>
                  <a:prstGeom prst="rect">
                    <a:avLst/>
                  </a:prstGeom>
                  <a:noFill/>
                  <a:ln>
                    <a:noFill/>
                  </a:ln>
                </pic:spPr>
              </pic:pic>
            </a:graphicData>
          </a:graphic>
        </wp:anchor>
      </w:drawing>
    </w:r>
    <w:r w:rsidR="00B8039D">
      <w:pict w14:anchorId="2301CE88">
        <v:line id="Line 8" o:spid="_x0000_s2049" style="position:absolute;left:0;text-align:left;z-index:251656192;mso-position-horizontal-relative:text;mso-position-vertical-relative:text" from="0,35.8pt" to="495pt,35.8pt" o:gfxdata="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"/>
      </w:pict>
    </w:r>
    <w:r>
      <w:rPr>
        <w:rFonts w:hint="eastAsia"/>
      </w:rPr>
      <w:t xml:space="preserve">                                                                                                     </w:t>
    </w:r>
    <w:r>
      <w:rPr>
        <w:rFonts w:cs="Arial"/>
        <w:color w:val="0D388F"/>
        <w:sz w:val="28"/>
        <w:szCs w:val="28"/>
      </w:rPr>
      <w:t xml:space="preserve">     </w:t>
    </w:r>
    <w:r>
      <w:rPr>
        <w:rFonts w:cs="Arial" w:hint="eastAsia"/>
        <w:color w:val="0D388F"/>
        <w:sz w:val="28"/>
        <w:szCs w:val="28"/>
      </w:rPr>
      <w:t xml:space="preserve">  </w:t>
    </w:r>
  </w:p>
  <w:p w14:paraId="65667370" w14:textId="77777777" w:rsidR="007F2EAE" w:rsidRDefault="007F2EAE">
    <w:pPr>
      <w:pStyle w:val="af5"/>
    </w:pPr>
    <w:r>
      <w:rPr>
        <w:rFonts w:hint="eastAsia"/>
      </w:rPr>
      <w:t xml:space="preserve">                                                                                                                                         </w:t>
    </w:r>
    <w:r>
      <w:rPr>
        <w:color w:val="0D388F"/>
        <w:sz w:val="28"/>
        <w:szCs w:val="28"/>
      </w:rPr>
      <w:t xml:space="preserve">        Confidential</w:t>
    </w:r>
    <w:r>
      <w:rPr>
        <w:rFonts w:cs="Arial"/>
        <w:color w:val="0D388F"/>
        <w:sz w:val="28"/>
        <w:szCs w:val="2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FFFFF7E"/>
    <w:lvl w:ilvl="0">
      <w:start w:val="1"/>
      <w:numFmt w:val="lowerRoman"/>
      <w:pStyle w:val="3"/>
      <w:lvlText w:val="%1."/>
      <w:lvlJc w:val="left"/>
      <w:pPr>
        <w:ind w:left="1080" w:hanging="360"/>
      </w:pPr>
      <w:rPr>
        <w:rFonts w:hint="default"/>
      </w:rPr>
    </w:lvl>
  </w:abstractNum>
  <w:abstractNum w:abstractNumId="1" w15:restartNumberingAfterBreak="0">
    <w:nsid w:val="FFFFFF7F"/>
    <w:multiLevelType w:val="singleLevel"/>
    <w:tmpl w:val="FFFFFF7F"/>
    <w:lvl w:ilvl="0">
      <w:start w:val="1"/>
      <w:numFmt w:val="lowerLetter"/>
      <w:pStyle w:val="2"/>
      <w:lvlText w:val="%1."/>
      <w:lvlJc w:val="left"/>
      <w:pPr>
        <w:ind w:left="720" w:hanging="360"/>
      </w:pPr>
    </w:lvl>
  </w:abstractNum>
  <w:abstractNum w:abstractNumId="2" w15:restartNumberingAfterBreak="0">
    <w:nsid w:val="FFFFFF81"/>
    <w:multiLevelType w:val="singleLevel"/>
    <w:tmpl w:val="FFFFFF81"/>
    <w:lvl w:ilvl="0">
      <w:start w:val="1"/>
      <w:numFmt w:val="bullet"/>
      <w:pStyle w:val="4"/>
      <w:lvlText w:val=""/>
      <w:lvlJc w:val="left"/>
      <w:pPr>
        <w:tabs>
          <w:tab w:val="left" w:pos="1440"/>
        </w:tabs>
        <w:ind w:left="1440" w:hanging="360"/>
      </w:pPr>
      <w:rPr>
        <w:rFonts w:ascii="Symbol" w:hAnsi="Symbol" w:hint="default"/>
      </w:rPr>
    </w:lvl>
  </w:abstractNum>
  <w:abstractNum w:abstractNumId="3" w15:restartNumberingAfterBreak="0">
    <w:nsid w:val="FFFFFF82"/>
    <w:multiLevelType w:val="singleLevel"/>
    <w:tmpl w:val="FFFFFF82"/>
    <w:lvl w:ilvl="0">
      <w:start w:val="1"/>
      <w:numFmt w:val="bullet"/>
      <w:pStyle w:val="30"/>
      <w:lvlText w:val=""/>
      <w:lvlJc w:val="left"/>
      <w:pPr>
        <w:tabs>
          <w:tab w:val="left" w:pos="1080"/>
        </w:tabs>
        <w:ind w:left="1080" w:hanging="360"/>
      </w:pPr>
      <w:rPr>
        <w:rFonts w:ascii="Symbol" w:hAnsi="Symbol" w:hint="default"/>
      </w:rPr>
    </w:lvl>
  </w:abstractNum>
  <w:abstractNum w:abstractNumId="4"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5" w15:restartNumberingAfterBreak="0">
    <w:nsid w:val="04560362"/>
    <w:multiLevelType w:val="multilevel"/>
    <w:tmpl w:val="045603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65D5F32"/>
    <w:multiLevelType w:val="singleLevel"/>
    <w:tmpl w:val="065D5F32"/>
    <w:lvl w:ilvl="0">
      <w:start w:val="1"/>
      <w:numFmt w:val="decimal"/>
      <w:pStyle w:val="Upstream"/>
      <w:lvlText w:val="[U-%1]"/>
      <w:lvlJc w:val="left"/>
      <w:pPr>
        <w:tabs>
          <w:tab w:val="left" w:pos="720"/>
        </w:tabs>
        <w:ind w:left="720" w:hanging="720"/>
      </w:pPr>
      <w:rPr>
        <w:rFonts w:hint="default"/>
      </w:rPr>
    </w:lvl>
  </w:abstractNum>
  <w:abstractNum w:abstractNumId="7" w15:restartNumberingAfterBreak="0">
    <w:nsid w:val="11924E72"/>
    <w:multiLevelType w:val="singleLevel"/>
    <w:tmpl w:val="11924E72"/>
    <w:lvl w:ilvl="0">
      <w:start w:val="1"/>
      <w:numFmt w:val="decimal"/>
      <w:pStyle w:val="20"/>
      <w:lvlText w:val="%1."/>
      <w:lvlJc w:val="left"/>
      <w:pPr>
        <w:tabs>
          <w:tab w:val="left" w:pos="360"/>
        </w:tabs>
        <w:ind w:left="360" w:hanging="360"/>
      </w:pPr>
    </w:lvl>
  </w:abstractNum>
  <w:abstractNum w:abstractNumId="8" w15:restartNumberingAfterBreak="0">
    <w:nsid w:val="158F4B78"/>
    <w:multiLevelType w:val="hybridMultilevel"/>
    <w:tmpl w:val="148A451E"/>
    <w:lvl w:ilvl="0" w:tplc="0278035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15E94138"/>
    <w:multiLevelType w:val="hybridMultilevel"/>
    <w:tmpl w:val="C3B8F916"/>
    <w:lvl w:ilvl="0" w:tplc="A3463872">
      <w:start w:val="1"/>
      <w:numFmt w:val="decimal"/>
      <w:lvlText w:val="%1、"/>
      <w:lvlJc w:val="left"/>
      <w:pPr>
        <w:ind w:left="375" w:hanging="375"/>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BC394D"/>
    <w:multiLevelType w:val="multilevel"/>
    <w:tmpl w:val="E070A5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D766FCF"/>
    <w:multiLevelType w:val="multilevel"/>
    <w:tmpl w:val="1D766FCF"/>
    <w:lvl w:ilvl="0">
      <w:start w:val="1"/>
      <w:numFmt w:val="decimal"/>
      <w:pStyle w:val="Figures"/>
      <w:lvlText w:val="[F-%1]"/>
      <w:lvlJc w:val="left"/>
      <w:pPr>
        <w:tabs>
          <w:tab w:val="left" w:pos="720"/>
        </w:tabs>
        <w:ind w:left="720" w:hanging="72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2" w15:restartNumberingAfterBreak="0">
    <w:nsid w:val="1E182D12"/>
    <w:multiLevelType w:val="multilevel"/>
    <w:tmpl w:val="1E182D12"/>
    <w:lvl w:ilvl="0">
      <w:start w:val="1"/>
      <w:numFmt w:val="decimal"/>
      <w:pStyle w:val="CapabilityList"/>
      <w:lvlText w:val="(R%1)"/>
      <w:lvlJc w:val="left"/>
      <w:pPr>
        <w:ind w:left="36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55856D4"/>
    <w:multiLevelType w:val="multilevel"/>
    <w:tmpl w:val="255856D4"/>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15:restartNumberingAfterBreak="0">
    <w:nsid w:val="2969566D"/>
    <w:multiLevelType w:val="singleLevel"/>
    <w:tmpl w:val="2969566D"/>
    <w:lvl w:ilvl="0">
      <w:start w:val="1"/>
      <w:numFmt w:val="bullet"/>
      <w:pStyle w:val="BodyTextRequirement"/>
      <w:lvlText w:val=""/>
      <w:lvlJc w:val="left"/>
      <w:pPr>
        <w:tabs>
          <w:tab w:val="left" w:pos="720"/>
        </w:tabs>
        <w:ind w:left="454" w:hanging="454"/>
      </w:pPr>
      <w:rPr>
        <w:rFonts w:ascii="Wingdings" w:hAnsi="Wingdings" w:hint="default"/>
      </w:rPr>
    </w:lvl>
  </w:abstractNum>
  <w:abstractNum w:abstractNumId="15" w15:restartNumberingAfterBreak="0">
    <w:nsid w:val="2BF80D59"/>
    <w:multiLevelType w:val="hybridMultilevel"/>
    <w:tmpl w:val="5AF6F42A"/>
    <w:lvl w:ilvl="0" w:tplc="86AAB5C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6" w15:restartNumberingAfterBreak="0">
    <w:nsid w:val="2DD27A72"/>
    <w:multiLevelType w:val="multilevel"/>
    <w:tmpl w:val="2DD27A72"/>
    <w:lvl w:ilvl="0">
      <w:start w:val="1"/>
      <w:numFmt w:val="bullet"/>
      <w:pStyle w:val="Table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0AD0A0B"/>
    <w:multiLevelType w:val="hybridMultilevel"/>
    <w:tmpl w:val="069E1AC0"/>
    <w:lvl w:ilvl="0" w:tplc="9E8A899E">
      <w:start w:val="1"/>
      <w:numFmt w:val="decimal"/>
      <w:lvlText w:val="%1、"/>
      <w:lvlJc w:val="left"/>
      <w:pPr>
        <w:ind w:left="800" w:hanging="360"/>
      </w:pPr>
      <w:rPr>
        <w:rFonts w:ascii="等线" w:eastAsia="等线" w:hAnsi="等线" w:cs="宋体"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3538514A"/>
    <w:multiLevelType w:val="multilevel"/>
    <w:tmpl w:val="3538514A"/>
    <w:lvl w:ilvl="0">
      <w:start w:val="1"/>
      <w:numFmt w:val="decimal"/>
      <w:pStyle w:val="Reference"/>
      <w:lvlText w:val="[A%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7828B0F"/>
    <w:multiLevelType w:val="hybridMultilevel"/>
    <w:tmpl w:val="8400C49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89579FA"/>
    <w:multiLevelType w:val="hybridMultilevel"/>
    <w:tmpl w:val="B25E44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93035E6"/>
    <w:multiLevelType w:val="hybridMultilevel"/>
    <w:tmpl w:val="C846C7B8"/>
    <w:lvl w:ilvl="0" w:tplc="E1923EF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99A0CCB"/>
    <w:multiLevelType w:val="hybridMultilevel"/>
    <w:tmpl w:val="9ED037DA"/>
    <w:lvl w:ilvl="0" w:tplc="759A029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3" w15:restartNumberingAfterBreak="0">
    <w:nsid w:val="3FD476F3"/>
    <w:multiLevelType w:val="hybridMultilevel"/>
    <w:tmpl w:val="9B6E3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42639CE"/>
    <w:multiLevelType w:val="multilevel"/>
    <w:tmpl w:val="442639CE"/>
    <w:lvl w:ilvl="0">
      <w:start w:val="1"/>
      <w:numFmt w:val="bullet"/>
      <w:pStyle w:val="Requirement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5" w15:restartNumberingAfterBreak="0">
    <w:nsid w:val="45C27265"/>
    <w:multiLevelType w:val="multilevel"/>
    <w:tmpl w:val="AEDC99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5E536F2"/>
    <w:multiLevelType w:val="singleLevel"/>
    <w:tmpl w:val="45E536F2"/>
    <w:lvl w:ilvl="0">
      <w:start w:val="1"/>
      <w:numFmt w:val="decimal"/>
      <w:pStyle w:val="Related"/>
      <w:lvlText w:val="[R-%1]"/>
      <w:lvlJc w:val="left"/>
      <w:pPr>
        <w:tabs>
          <w:tab w:val="left" w:pos="720"/>
        </w:tabs>
        <w:ind w:left="720" w:hanging="720"/>
      </w:pPr>
      <w:rPr>
        <w:rFonts w:hint="default"/>
      </w:rPr>
    </w:lvl>
  </w:abstractNum>
  <w:abstractNum w:abstractNumId="27" w15:restartNumberingAfterBreak="0">
    <w:nsid w:val="4D3813A5"/>
    <w:multiLevelType w:val="multilevel"/>
    <w:tmpl w:val="300A2584"/>
    <w:lvl w:ilvl="0">
      <w:start w:val="1"/>
      <w:numFmt w:val="decimal"/>
      <w:lvlText w:val="%1"/>
      <w:lvlJc w:val="left"/>
      <w:pPr>
        <w:ind w:left="360" w:hanging="360"/>
      </w:pPr>
    </w:lvl>
    <w:lvl w:ilvl="1">
      <w:start w:val="1"/>
      <w:numFmt w:val="decimal"/>
      <w:lvlText w:val="%1.%2"/>
      <w:lvlJc w:val="left"/>
      <w:pPr>
        <w:ind w:left="502" w:hanging="360"/>
      </w:pPr>
      <w:rPr>
        <w:color w:val="auto"/>
      </w:rPr>
    </w:lvl>
    <w:lvl w:ilvl="2">
      <w:start w:val="1"/>
      <w:numFmt w:val="decimal"/>
      <w:lvlText w:val="%1.%2.%3"/>
      <w:lvlJc w:val="left"/>
      <w:pPr>
        <w:ind w:left="720" w:hanging="720"/>
      </w:pPr>
      <w:rPr>
        <w:color w:val="auto"/>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8" w15:restartNumberingAfterBreak="0">
    <w:nsid w:val="510B5446"/>
    <w:multiLevelType w:val="hybridMultilevel"/>
    <w:tmpl w:val="A1E66074"/>
    <w:lvl w:ilvl="0" w:tplc="2DA0B3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5E743B9"/>
    <w:multiLevelType w:val="multilevel"/>
    <w:tmpl w:val="55E743B9"/>
    <w:lvl w:ilvl="0">
      <w:start w:val="1"/>
      <w:numFmt w:val="decimal"/>
      <w:pStyle w:val="ConstraintList"/>
      <w:lvlText w:val="(C%1)"/>
      <w:lvlJc w:val="left"/>
      <w:pPr>
        <w:ind w:left="360" w:firstLine="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0" w15:restartNumberingAfterBreak="0">
    <w:nsid w:val="56E562F3"/>
    <w:multiLevelType w:val="hybridMultilevel"/>
    <w:tmpl w:val="96B89B38"/>
    <w:lvl w:ilvl="0" w:tplc="FC9EC9F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1" w15:restartNumberingAfterBreak="0">
    <w:nsid w:val="5E0102C9"/>
    <w:multiLevelType w:val="multilevel"/>
    <w:tmpl w:val="5E0102C9"/>
    <w:lvl w:ilvl="0">
      <w:start w:val="1"/>
      <w:numFmt w:val="decimal"/>
      <w:lvlText w:val="%1."/>
      <w:lvlJc w:val="left"/>
      <w:pPr>
        <w:ind w:left="574"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32" w15:restartNumberingAfterBreak="0">
    <w:nsid w:val="5E0A257D"/>
    <w:multiLevelType w:val="multilevel"/>
    <w:tmpl w:val="5E0A257D"/>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3" w15:restartNumberingAfterBreak="0">
    <w:nsid w:val="5E0A26C6"/>
    <w:multiLevelType w:val="multilevel"/>
    <w:tmpl w:val="5E0A26C6"/>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4" w15:restartNumberingAfterBreak="0">
    <w:nsid w:val="5E1A0532"/>
    <w:multiLevelType w:val="multilevel"/>
    <w:tmpl w:val="5E1A05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5" w15:restartNumberingAfterBreak="0">
    <w:nsid w:val="5E1A07E7"/>
    <w:multiLevelType w:val="multilevel"/>
    <w:tmpl w:val="5E1A07E7"/>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6" w15:restartNumberingAfterBreak="0">
    <w:nsid w:val="5E1A09D8"/>
    <w:multiLevelType w:val="multilevel"/>
    <w:tmpl w:val="5E1A09D8"/>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37" w15:restartNumberingAfterBreak="0">
    <w:nsid w:val="64183CE4"/>
    <w:multiLevelType w:val="hybridMultilevel"/>
    <w:tmpl w:val="AE5EC056"/>
    <w:lvl w:ilvl="0" w:tplc="9D008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47667D"/>
    <w:multiLevelType w:val="hybridMultilevel"/>
    <w:tmpl w:val="9E78E7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69CA333B"/>
    <w:multiLevelType w:val="multilevel"/>
    <w:tmpl w:val="69CA333B"/>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0" w15:restartNumberingAfterBreak="0">
    <w:nsid w:val="6A3F4B3C"/>
    <w:multiLevelType w:val="hybridMultilevel"/>
    <w:tmpl w:val="1F64B16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41" w15:restartNumberingAfterBreak="0">
    <w:nsid w:val="722246CA"/>
    <w:multiLevelType w:val="multilevel"/>
    <w:tmpl w:val="017E9F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7305499F"/>
    <w:multiLevelType w:val="multilevel"/>
    <w:tmpl w:val="7305499F"/>
    <w:lvl w:ilvl="0">
      <w:start w:val="1"/>
      <w:numFmt w:val="decimal"/>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3" w15:restartNumberingAfterBreak="0">
    <w:nsid w:val="76224632"/>
    <w:multiLevelType w:val="multilevel"/>
    <w:tmpl w:val="76224632"/>
    <w:lvl w:ilvl="0">
      <w:start w:val="1"/>
      <w:numFmt w:val="decimal"/>
      <w:lvlText w:val="%1."/>
      <w:lvlJc w:val="left"/>
      <w:pPr>
        <w:ind w:left="630" w:hanging="420"/>
      </w:pPr>
      <w:rPr>
        <w:color w:val="000000" w:themeColor="text1"/>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4" w15:restartNumberingAfterBreak="0">
    <w:nsid w:val="764E62B8"/>
    <w:multiLevelType w:val="multilevel"/>
    <w:tmpl w:val="764E62B8"/>
    <w:lvl w:ilvl="0">
      <w:start w:val="1"/>
      <w:numFmt w:val="decimal"/>
      <w:pStyle w:val="1"/>
      <w:lvlText w:val="%1"/>
      <w:lvlJc w:val="left"/>
      <w:pPr>
        <w:tabs>
          <w:tab w:val="left" w:pos="432"/>
        </w:tabs>
        <w:ind w:left="432" w:hanging="432"/>
      </w:pPr>
    </w:lvl>
    <w:lvl w:ilvl="1">
      <w:start w:val="1"/>
      <w:numFmt w:val="decimal"/>
      <w:pStyle w:val="21"/>
      <w:lvlText w:val="%1.%2"/>
      <w:lvlJc w:val="left"/>
      <w:pPr>
        <w:tabs>
          <w:tab w:val="left" w:pos="576"/>
        </w:tabs>
        <w:ind w:left="576" w:hanging="576"/>
      </w:pPr>
      <w:rPr>
        <w:rFonts w:ascii="Arial" w:hAnsi="Arial" w:cs="Arial" w:hint="default"/>
        <w:b/>
      </w:rPr>
    </w:lvl>
    <w:lvl w:ilvl="2">
      <w:start w:val="1"/>
      <w:numFmt w:val="decimal"/>
      <w:pStyle w:val="31"/>
      <w:lvlText w:val="%1.%2.%3"/>
      <w:lvlJc w:val="left"/>
      <w:pPr>
        <w:tabs>
          <w:tab w:val="left" w:pos="720"/>
        </w:tabs>
        <w:ind w:left="720" w:hanging="720"/>
      </w:pPr>
      <w:rPr>
        <w:b w:val="0"/>
        <w:bCs w:val="0"/>
        <w:i w:val="0"/>
        <w:iCs w:val="0"/>
        <w:caps w:val="0"/>
        <w:smallCaps w:val="0"/>
        <w:strike w:val="0"/>
        <w:dstrike w:val="0"/>
        <w:outline w:val="0"/>
        <w:shadow w:val="0"/>
        <w:emboss w:val="0"/>
        <w:imprint w:val="0"/>
        <w:vanish w:val="0"/>
        <w:spacing w:val="0"/>
        <w:position w:val="0"/>
        <w:u w:val="none"/>
        <w:vertAlign w:val="baseline"/>
      </w:rPr>
    </w:lvl>
    <w:lvl w:ilvl="3">
      <w:start w:val="1"/>
      <w:numFmt w:val="decimal"/>
      <w:pStyle w:val="40"/>
      <w:lvlText w:val="%1.%2.%3.%4"/>
      <w:lvlJc w:val="left"/>
      <w:pPr>
        <w:tabs>
          <w:tab w:val="left" w:pos="864"/>
        </w:tabs>
        <w:ind w:left="864" w:hanging="864"/>
      </w:pPr>
      <w:rPr>
        <w:strike w:val="0"/>
      </w:r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45" w15:restartNumberingAfterBreak="0">
    <w:nsid w:val="77F11932"/>
    <w:multiLevelType w:val="multilevel"/>
    <w:tmpl w:val="77F11932"/>
    <w:lvl w:ilvl="0">
      <w:start w:val="1"/>
      <w:numFmt w:val="decimal"/>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6" w15:restartNumberingAfterBreak="0">
    <w:nsid w:val="7B107432"/>
    <w:multiLevelType w:val="multilevel"/>
    <w:tmpl w:val="D6A61D7A"/>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start w:val="1"/>
      <w:numFmt w:val="lowerLetter"/>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Letter"/>
      <w:lvlText w:val="%6."/>
      <w:lvlJc w:val="left"/>
      <w:pPr>
        <w:tabs>
          <w:tab w:val="num" w:pos="4320"/>
        </w:tabs>
        <w:ind w:left="4320" w:hanging="360"/>
      </w:pPr>
    </w:lvl>
    <w:lvl w:ilvl="6">
      <w:start w:val="1"/>
      <w:numFmt w:val="lowerLetter"/>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Letter"/>
      <w:lvlText w:val="%9."/>
      <w:lvlJc w:val="left"/>
      <w:pPr>
        <w:tabs>
          <w:tab w:val="num" w:pos="6480"/>
        </w:tabs>
        <w:ind w:left="6480" w:hanging="360"/>
      </w:pPr>
    </w:lvl>
  </w:abstractNum>
  <w:num w:numId="1">
    <w:abstractNumId w:val="44"/>
  </w:num>
  <w:num w:numId="2">
    <w:abstractNumId w:val="1"/>
  </w:num>
  <w:num w:numId="3">
    <w:abstractNumId w:val="4"/>
  </w:num>
  <w:num w:numId="4">
    <w:abstractNumId w:val="2"/>
  </w:num>
  <w:num w:numId="5">
    <w:abstractNumId w:val="3"/>
  </w:num>
  <w:num w:numId="6">
    <w:abstractNumId w:val="7"/>
  </w:num>
  <w:num w:numId="7">
    <w:abstractNumId w:val="0"/>
  </w:num>
  <w:num w:numId="8">
    <w:abstractNumId w:val="11"/>
  </w:num>
  <w:num w:numId="9">
    <w:abstractNumId w:val="14"/>
  </w:num>
  <w:num w:numId="10">
    <w:abstractNumId w:val="6"/>
  </w:num>
  <w:num w:numId="11">
    <w:abstractNumId w:val="26"/>
  </w:num>
  <w:num w:numId="12">
    <w:abstractNumId w:val="12"/>
  </w:num>
  <w:num w:numId="13">
    <w:abstractNumId w:val="18"/>
  </w:num>
  <w:num w:numId="14">
    <w:abstractNumId w:val="29"/>
  </w:num>
  <w:num w:numId="15">
    <w:abstractNumId w:val="24"/>
  </w:num>
  <w:num w:numId="16">
    <w:abstractNumId w:val="16"/>
  </w:num>
  <w:num w:numId="17">
    <w:abstractNumId w:val="5"/>
  </w:num>
  <w:num w:numId="18">
    <w:abstractNumId w:val="31"/>
  </w:num>
  <w:num w:numId="19">
    <w:abstractNumId w:val="45"/>
  </w:num>
  <w:num w:numId="20">
    <w:abstractNumId w:val="39"/>
  </w:num>
  <w:num w:numId="21">
    <w:abstractNumId w:val="34"/>
  </w:num>
  <w:num w:numId="22">
    <w:abstractNumId w:val="43"/>
  </w:num>
  <w:num w:numId="23">
    <w:abstractNumId w:val="35"/>
  </w:num>
  <w:num w:numId="24">
    <w:abstractNumId w:val="32"/>
  </w:num>
  <w:num w:numId="25">
    <w:abstractNumId w:val="13"/>
  </w:num>
  <w:num w:numId="26">
    <w:abstractNumId w:val="36"/>
  </w:num>
  <w:num w:numId="27">
    <w:abstractNumId w:val="33"/>
  </w:num>
  <w:num w:numId="28">
    <w:abstractNumId w:val="42"/>
  </w:num>
  <w:num w:numId="29">
    <w:abstractNumId w:val="19"/>
  </w:num>
  <w:num w:numId="30">
    <w:abstractNumId w:val="44"/>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4"/>
  </w:num>
  <w:num w:numId="33">
    <w:abstractNumId w:val="44"/>
  </w:num>
  <w:num w:numId="34">
    <w:abstractNumId w:val="44"/>
  </w:num>
  <w:num w:numId="35">
    <w:abstractNumId w:val="44"/>
  </w:num>
  <w:num w:numId="36">
    <w:abstractNumId w:val="44"/>
  </w:num>
  <w:num w:numId="37">
    <w:abstractNumId w:val="44"/>
  </w:num>
  <w:num w:numId="38">
    <w:abstractNumId w:val="37"/>
  </w:num>
  <w:num w:numId="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num>
  <w:num w:numId="4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0"/>
  </w:num>
  <w:num w:numId="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9"/>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4"/>
  </w:num>
  <w:num w:numId="49">
    <w:abstractNumId w:val="44"/>
  </w:num>
  <w:num w:numId="50">
    <w:abstractNumId w:val="44"/>
  </w:num>
  <w:num w:numId="51">
    <w:abstractNumId w:val="44"/>
  </w:num>
  <w:num w:numId="5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4"/>
  </w:num>
  <w:num w:numId="55">
    <w:abstractNumId w:val="44"/>
  </w:num>
  <w:num w:numId="56">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4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7"/>
  </w:num>
  <w:num w:numId="6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PersonalInformation/>
  <w:doNotDisplayPageBoundarie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131077" w:nlCheck="1" w:checkStyle="1"/>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cumentProtection w:edit="trackedChanges" w:enforcement="1"/>
  <w:defaultTabStop w:val="720"/>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31420"/>
    <w:rsid w:val="00003EE5"/>
    <w:rsid w:val="000108A5"/>
    <w:rsid w:val="00012F3A"/>
    <w:rsid w:val="000139F7"/>
    <w:rsid w:val="000155C7"/>
    <w:rsid w:val="000217FE"/>
    <w:rsid w:val="00023247"/>
    <w:rsid w:val="000244C7"/>
    <w:rsid w:val="00026029"/>
    <w:rsid w:val="00031085"/>
    <w:rsid w:val="000322E3"/>
    <w:rsid w:val="00034903"/>
    <w:rsid w:val="0003720C"/>
    <w:rsid w:val="00040A57"/>
    <w:rsid w:val="0004116E"/>
    <w:rsid w:val="000433AA"/>
    <w:rsid w:val="00054831"/>
    <w:rsid w:val="000551CC"/>
    <w:rsid w:val="00055A92"/>
    <w:rsid w:val="00055DE1"/>
    <w:rsid w:val="000565C0"/>
    <w:rsid w:val="00057ABB"/>
    <w:rsid w:val="000617FB"/>
    <w:rsid w:val="00062402"/>
    <w:rsid w:val="00062C04"/>
    <w:rsid w:val="0006550A"/>
    <w:rsid w:val="0006688E"/>
    <w:rsid w:val="00067714"/>
    <w:rsid w:val="000712E0"/>
    <w:rsid w:val="000743E5"/>
    <w:rsid w:val="000759C7"/>
    <w:rsid w:val="00075B61"/>
    <w:rsid w:val="00080B2C"/>
    <w:rsid w:val="00080E76"/>
    <w:rsid w:val="00082A60"/>
    <w:rsid w:val="0009418D"/>
    <w:rsid w:val="00094CAE"/>
    <w:rsid w:val="00095867"/>
    <w:rsid w:val="00095A9C"/>
    <w:rsid w:val="0009600E"/>
    <w:rsid w:val="0009667B"/>
    <w:rsid w:val="000A1A0C"/>
    <w:rsid w:val="000A1D0F"/>
    <w:rsid w:val="000A247F"/>
    <w:rsid w:val="000A2D48"/>
    <w:rsid w:val="000A30E6"/>
    <w:rsid w:val="000A40D6"/>
    <w:rsid w:val="000A6619"/>
    <w:rsid w:val="000A70B2"/>
    <w:rsid w:val="000A7CEF"/>
    <w:rsid w:val="000B067E"/>
    <w:rsid w:val="000B17C3"/>
    <w:rsid w:val="000B2080"/>
    <w:rsid w:val="000B3AB3"/>
    <w:rsid w:val="000B5C6B"/>
    <w:rsid w:val="000B6C6D"/>
    <w:rsid w:val="000C1DB0"/>
    <w:rsid w:val="000C3118"/>
    <w:rsid w:val="000C47B5"/>
    <w:rsid w:val="000C549E"/>
    <w:rsid w:val="000C5601"/>
    <w:rsid w:val="000C6430"/>
    <w:rsid w:val="000C7217"/>
    <w:rsid w:val="000D0D6A"/>
    <w:rsid w:val="000D3FF9"/>
    <w:rsid w:val="000D5CC1"/>
    <w:rsid w:val="000D7D7C"/>
    <w:rsid w:val="000E29DE"/>
    <w:rsid w:val="000E2D64"/>
    <w:rsid w:val="000E5133"/>
    <w:rsid w:val="000E7E91"/>
    <w:rsid w:val="000F13FB"/>
    <w:rsid w:val="000F2320"/>
    <w:rsid w:val="000F235C"/>
    <w:rsid w:val="000F2BB0"/>
    <w:rsid w:val="000F3670"/>
    <w:rsid w:val="000F4C6B"/>
    <w:rsid w:val="000F5F0C"/>
    <w:rsid w:val="0010147D"/>
    <w:rsid w:val="00104AF8"/>
    <w:rsid w:val="001056AD"/>
    <w:rsid w:val="0010602F"/>
    <w:rsid w:val="00107DFB"/>
    <w:rsid w:val="001118C8"/>
    <w:rsid w:val="00113279"/>
    <w:rsid w:val="00113FA1"/>
    <w:rsid w:val="001154D2"/>
    <w:rsid w:val="00115731"/>
    <w:rsid w:val="00115E3B"/>
    <w:rsid w:val="00116E1E"/>
    <w:rsid w:val="0011740A"/>
    <w:rsid w:val="0011778C"/>
    <w:rsid w:val="00122F8D"/>
    <w:rsid w:val="0013725D"/>
    <w:rsid w:val="0014150D"/>
    <w:rsid w:val="00141D80"/>
    <w:rsid w:val="0014277C"/>
    <w:rsid w:val="00142E0C"/>
    <w:rsid w:val="001448D7"/>
    <w:rsid w:val="00144B3C"/>
    <w:rsid w:val="00145C97"/>
    <w:rsid w:val="00146764"/>
    <w:rsid w:val="00146D66"/>
    <w:rsid w:val="001471D8"/>
    <w:rsid w:val="001474D0"/>
    <w:rsid w:val="00150710"/>
    <w:rsid w:val="001519D8"/>
    <w:rsid w:val="00151FBE"/>
    <w:rsid w:val="0015466B"/>
    <w:rsid w:val="00160410"/>
    <w:rsid w:val="00161EB6"/>
    <w:rsid w:val="00162446"/>
    <w:rsid w:val="00162B1D"/>
    <w:rsid w:val="00162D82"/>
    <w:rsid w:val="00165A14"/>
    <w:rsid w:val="00167FB4"/>
    <w:rsid w:val="0017009B"/>
    <w:rsid w:val="0017145C"/>
    <w:rsid w:val="00172858"/>
    <w:rsid w:val="001769E5"/>
    <w:rsid w:val="00176CCA"/>
    <w:rsid w:val="0017734A"/>
    <w:rsid w:val="001802FB"/>
    <w:rsid w:val="00187C1C"/>
    <w:rsid w:val="0019111B"/>
    <w:rsid w:val="001923F5"/>
    <w:rsid w:val="001960AD"/>
    <w:rsid w:val="001A0DD9"/>
    <w:rsid w:val="001A495B"/>
    <w:rsid w:val="001A6AA2"/>
    <w:rsid w:val="001A73AD"/>
    <w:rsid w:val="001A76B3"/>
    <w:rsid w:val="001B3195"/>
    <w:rsid w:val="001B376D"/>
    <w:rsid w:val="001B511B"/>
    <w:rsid w:val="001B7656"/>
    <w:rsid w:val="001B77F7"/>
    <w:rsid w:val="001B7812"/>
    <w:rsid w:val="001B7E9E"/>
    <w:rsid w:val="001C1127"/>
    <w:rsid w:val="001C179E"/>
    <w:rsid w:val="001C2480"/>
    <w:rsid w:val="001C2D8E"/>
    <w:rsid w:val="001C37F7"/>
    <w:rsid w:val="001C4E15"/>
    <w:rsid w:val="001C51BC"/>
    <w:rsid w:val="001C5452"/>
    <w:rsid w:val="001C6F9A"/>
    <w:rsid w:val="001D4904"/>
    <w:rsid w:val="001D5748"/>
    <w:rsid w:val="001D65A3"/>
    <w:rsid w:val="001E371A"/>
    <w:rsid w:val="001E38E8"/>
    <w:rsid w:val="001E50CD"/>
    <w:rsid w:val="001E72AD"/>
    <w:rsid w:val="001F0499"/>
    <w:rsid w:val="001F26D6"/>
    <w:rsid w:val="001F2DA4"/>
    <w:rsid w:val="001F37D7"/>
    <w:rsid w:val="001F7145"/>
    <w:rsid w:val="00201175"/>
    <w:rsid w:val="002015F2"/>
    <w:rsid w:val="002030DC"/>
    <w:rsid w:val="002046A5"/>
    <w:rsid w:val="002102F8"/>
    <w:rsid w:val="0021039B"/>
    <w:rsid w:val="00210EC5"/>
    <w:rsid w:val="002126B9"/>
    <w:rsid w:val="0021271A"/>
    <w:rsid w:val="00215CB8"/>
    <w:rsid w:val="00215E39"/>
    <w:rsid w:val="002163A7"/>
    <w:rsid w:val="002167CE"/>
    <w:rsid w:val="00223255"/>
    <w:rsid w:val="002232B8"/>
    <w:rsid w:val="00223C09"/>
    <w:rsid w:val="00224B51"/>
    <w:rsid w:val="002252E9"/>
    <w:rsid w:val="00226193"/>
    <w:rsid w:val="002278F1"/>
    <w:rsid w:val="002340CF"/>
    <w:rsid w:val="0023503C"/>
    <w:rsid w:val="00235D1D"/>
    <w:rsid w:val="00235D5F"/>
    <w:rsid w:val="00236247"/>
    <w:rsid w:val="002362BB"/>
    <w:rsid w:val="002365A5"/>
    <w:rsid w:val="00241024"/>
    <w:rsid w:val="00242D3D"/>
    <w:rsid w:val="00244F8B"/>
    <w:rsid w:val="002514EA"/>
    <w:rsid w:val="002517E7"/>
    <w:rsid w:val="0025377B"/>
    <w:rsid w:val="00253BA8"/>
    <w:rsid w:val="00256F7B"/>
    <w:rsid w:val="002576B0"/>
    <w:rsid w:val="00260E5F"/>
    <w:rsid w:val="00261922"/>
    <w:rsid w:val="00262051"/>
    <w:rsid w:val="002623F2"/>
    <w:rsid w:val="002628B5"/>
    <w:rsid w:val="00263819"/>
    <w:rsid w:val="0026745D"/>
    <w:rsid w:val="00270584"/>
    <w:rsid w:val="002733FE"/>
    <w:rsid w:val="002738A3"/>
    <w:rsid w:val="00274378"/>
    <w:rsid w:val="00274C61"/>
    <w:rsid w:val="002834E6"/>
    <w:rsid w:val="002868BA"/>
    <w:rsid w:val="00287797"/>
    <w:rsid w:val="00290CC9"/>
    <w:rsid w:val="002914CA"/>
    <w:rsid w:val="00291A9C"/>
    <w:rsid w:val="00293683"/>
    <w:rsid w:val="002970BB"/>
    <w:rsid w:val="002975F5"/>
    <w:rsid w:val="002A0007"/>
    <w:rsid w:val="002A0695"/>
    <w:rsid w:val="002A18C1"/>
    <w:rsid w:val="002A19A0"/>
    <w:rsid w:val="002A311C"/>
    <w:rsid w:val="002A445F"/>
    <w:rsid w:val="002A612F"/>
    <w:rsid w:val="002B0807"/>
    <w:rsid w:val="002B296A"/>
    <w:rsid w:val="002B5EBE"/>
    <w:rsid w:val="002C1EF3"/>
    <w:rsid w:val="002C4602"/>
    <w:rsid w:val="002C545A"/>
    <w:rsid w:val="002C5BED"/>
    <w:rsid w:val="002D2E7E"/>
    <w:rsid w:val="002D2EAA"/>
    <w:rsid w:val="002D720A"/>
    <w:rsid w:val="002E4C3F"/>
    <w:rsid w:val="002E4D33"/>
    <w:rsid w:val="002E6E22"/>
    <w:rsid w:val="002E76E8"/>
    <w:rsid w:val="002F1AF2"/>
    <w:rsid w:val="002F1F9A"/>
    <w:rsid w:val="002F2E96"/>
    <w:rsid w:val="002F3BBD"/>
    <w:rsid w:val="00301237"/>
    <w:rsid w:val="0030194B"/>
    <w:rsid w:val="00310381"/>
    <w:rsid w:val="003106E4"/>
    <w:rsid w:val="00311A42"/>
    <w:rsid w:val="00313087"/>
    <w:rsid w:val="003144BB"/>
    <w:rsid w:val="003172CF"/>
    <w:rsid w:val="003276A2"/>
    <w:rsid w:val="00330664"/>
    <w:rsid w:val="00331420"/>
    <w:rsid w:val="00332456"/>
    <w:rsid w:val="00333280"/>
    <w:rsid w:val="00334476"/>
    <w:rsid w:val="00334BCB"/>
    <w:rsid w:val="00335A73"/>
    <w:rsid w:val="00336110"/>
    <w:rsid w:val="00340BDB"/>
    <w:rsid w:val="00340C89"/>
    <w:rsid w:val="003410C4"/>
    <w:rsid w:val="00342EB9"/>
    <w:rsid w:val="0034356D"/>
    <w:rsid w:val="00343DA2"/>
    <w:rsid w:val="003440F8"/>
    <w:rsid w:val="00344D65"/>
    <w:rsid w:val="00347087"/>
    <w:rsid w:val="003509EA"/>
    <w:rsid w:val="00352540"/>
    <w:rsid w:val="003546FA"/>
    <w:rsid w:val="00355674"/>
    <w:rsid w:val="00355F4F"/>
    <w:rsid w:val="00357CE5"/>
    <w:rsid w:val="00365A19"/>
    <w:rsid w:val="00366E4D"/>
    <w:rsid w:val="0037065C"/>
    <w:rsid w:val="00371A59"/>
    <w:rsid w:val="003723B2"/>
    <w:rsid w:val="003751EC"/>
    <w:rsid w:val="00380EB1"/>
    <w:rsid w:val="003810AF"/>
    <w:rsid w:val="00381A52"/>
    <w:rsid w:val="00381D0A"/>
    <w:rsid w:val="00382547"/>
    <w:rsid w:val="00382A55"/>
    <w:rsid w:val="00385826"/>
    <w:rsid w:val="00385F1F"/>
    <w:rsid w:val="00386E99"/>
    <w:rsid w:val="003877DE"/>
    <w:rsid w:val="00387CA2"/>
    <w:rsid w:val="00391908"/>
    <w:rsid w:val="003924C0"/>
    <w:rsid w:val="00392816"/>
    <w:rsid w:val="00392CF3"/>
    <w:rsid w:val="00393FA1"/>
    <w:rsid w:val="003959F1"/>
    <w:rsid w:val="003A0896"/>
    <w:rsid w:val="003A5ABE"/>
    <w:rsid w:val="003A6340"/>
    <w:rsid w:val="003A761E"/>
    <w:rsid w:val="003B0106"/>
    <w:rsid w:val="003B0644"/>
    <w:rsid w:val="003B06FE"/>
    <w:rsid w:val="003B0D34"/>
    <w:rsid w:val="003B4F70"/>
    <w:rsid w:val="003C0E45"/>
    <w:rsid w:val="003C4B6E"/>
    <w:rsid w:val="003C7B87"/>
    <w:rsid w:val="003C7C11"/>
    <w:rsid w:val="003D0DCF"/>
    <w:rsid w:val="003D1ED4"/>
    <w:rsid w:val="003D38A8"/>
    <w:rsid w:val="003D41DF"/>
    <w:rsid w:val="003D7D6F"/>
    <w:rsid w:val="003E0D88"/>
    <w:rsid w:val="003E1264"/>
    <w:rsid w:val="003E3785"/>
    <w:rsid w:val="003E5193"/>
    <w:rsid w:val="003F27ED"/>
    <w:rsid w:val="003F29AB"/>
    <w:rsid w:val="003F2D0F"/>
    <w:rsid w:val="003F563C"/>
    <w:rsid w:val="0040125B"/>
    <w:rsid w:val="0040307A"/>
    <w:rsid w:val="00403234"/>
    <w:rsid w:val="00404D92"/>
    <w:rsid w:val="0040555E"/>
    <w:rsid w:val="0040612A"/>
    <w:rsid w:val="00410CBE"/>
    <w:rsid w:val="00411133"/>
    <w:rsid w:val="00411A30"/>
    <w:rsid w:val="0041373D"/>
    <w:rsid w:val="00420661"/>
    <w:rsid w:val="004208F4"/>
    <w:rsid w:val="00421544"/>
    <w:rsid w:val="00422AD9"/>
    <w:rsid w:val="004231C4"/>
    <w:rsid w:val="00424FA8"/>
    <w:rsid w:val="00427FA1"/>
    <w:rsid w:val="004337D8"/>
    <w:rsid w:val="00437829"/>
    <w:rsid w:val="00440133"/>
    <w:rsid w:val="0044023E"/>
    <w:rsid w:val="00440A94"/>
    <w:rsid w:val="00440B0E"/>
    <w:rsid w:val="0044328D"/>
    <w:rsid w:val="00444041"/>
    <w:rsid w:val="004467A7"/>
    <w:rsid w:val="0045147A"/>
    <w:rsid w:val="00455535"/>
    <w:rsid w:val="004577F6"/>
    <w:rsid w:val="004610CB"/>
    <w:rsid w:val="004615E8"/>
    <w:rsid w:val="00461A18"/>
    <w:rsid w:val="00467BFE"/>
    <w:rsid w:val="00473533"/>
    <w:rsid w:val="0047461C"/>
    <w:rsid w:val="00474ECE"/>
    <w:rsid w:val="004809CF"/>
    <w:rsid w:val="00486054"/>
    <w:rsid w:val="0048740E"/>
    <w:rsid w:val="00494916"/>
    <w:rsid w:val="00496238"/>
    <w:rsid w:val="00497EE4"/>
    <w:rsid w:val="004A0A4D"/>
    <w:rsid w:val="004A1413"/>
    <w:rsid w:val="004A25C1"/>
    <w:rsid w:val="004A2A6B"/>
    <w:rsid w:val="004A336C"/>
    <w:rsid w:val="004A76CB"/>
    <w:rsid w:val="004B3440"/>
    <w:rsid w:val="004B391D"/>
    <w:rsid w:val="004B4F88"/>
    <w:rsid w:val="004B5130"/>
    <w:rsid w:val="004B56AB"/>
    <w:rsid w:val="004B614B"/>
    <w:rsid w:val="004C0BFC"/>
    <w:rsid w:val="004C2303"/>
    <w:rsid w:val="004C235F"/>
    <w:rsid w:val="004C2DA0"/>
    <w:rsid w:val="004C565F"/>
    <w:rsid w:val="004C7D3A"/>
    <w:rsid w:val="004D3661"/>
    <w:rsid w:val="004D4388"/>
    <w:rsid w:val="004D527A"/>
    <w:rsid w:val="004D7804"/>
    <w:rsid w:val="004E0932"/>
    <w:rsid w:val="004E1537"/>
    <w:rsid w:val="004E321E"/>
    <w:rsid w:val="004E34E3"/>
    <w:rsid w:val="004E4A16"/>
    <w:rsid w:val="004E5E73"/>
    <w:rsid w:val="004E6EA7"/>
    <w:rsid w:val="004F2AF5"/>
    <w:rsid w:val="004F3720"/>
    <w:rsid w:val="004F3FF9"/>
    <w:rsid w:val="004F55F8"/>
    <w:rsid w:val="00501A96"/>
    <w:rsid w:val="00502FCE"/>
    <w:rsid w:val="00503C73"/>
    <w:rsid w:val="00506331"/>
    <w:rsid w:val="00507CA9"/>
    <w:rsid w:val="00507CF5"/>
    <w:rsid w:val="00513A52"/>
    <w:rsid w:val="00516EAF"/>
    <w:rsid w:val="005174CA"/>
    <w:rsid w:val="00521DAA"/>
    <w:rsid w:val="00526589"/>
    <w:rsid w:val="00527D19"/>
    <w:rsid w:val="00527F15"/>
    <w:rsid w:val="00530CB4"/>
    <w:rsid w:val="0053151C"/>
    <w:rsid w:val="00534136"/>
    <w:rsid w:val="00536197"/>
    <w:rsid w:val="005417EE"/>
    <w:rsid w:val="00543135"/>
    <w:rsid w:val="005437AC"/>
    <w:rsid w:val="00543A95"/>
    <w:rsid w:val="0054524A"/>
    <w:rsid w:val="0054579F"/>
    <w:rsid w:val="00547C40"/>
    <w:rsid w:val="00547E9E"/>
    <w:rsid w:val="00552143"/>
    <w:rsid w:val="0055303B"/>
    <w:rsid w:val="0056268B"/>
    <w:rsid w:val="005659CF"/>
    <w:rsid w:val="00576783"/>
    <w:rsid w:val="00583D92"/>
    <w:rsid w:val="00586937"/>
    <w:rsid w:val="00592F63"/>
    <w:rsid w:val="00594E28"/>
    <w:rsid w:val="00595F11"/>
    <w:rsid w:val="00597E13"/>
    <w:rsid w:val="005A2CE5"/>
    <w:rsid w:val="005A3CEF"/>
    <w:rsid w:val="005A6964"/>
    <w:rsid w:val="005A76E4"/>
    <w:rsid w:val="005A7A4A"/>
    <w:rsid w:val="005B205D"/>
    <w:rsid w:val="005B22A0"/>
    <w:rsid w:val="005B3E11"/>
    <w:rsid w:val="005B4FC9"/>
    <w:rsid w:val="005B6965"/>
    <w:rsid w:val="005B7960"/>
    <w:rsid w:val="005C1AF2"/>
    <w:rsid w:val="005D71A7"/>
    <w:rsid w:val="005D7FA4"/>
    <w:rsid w:val="005E15CE"/>
    <w:rsid w:val="005E2AED"/>
    <w:rsid w:val="005E67DF"/>
    <w:rsid w:val="005E6B8B"/>
    <w:rsid w:val="005F4875"/>
    <w:rsid w:val="005F67A0"/>
    <w:rsid w:val="00601FC7"/>
    <w:rsid w:val="006039B9"/>
    <w:rsid w:val="0060581B"/>
    <w:rsid w:val="0060638C"/>
    <w:rsid w:val="00607A47"/>
    <w:rsid w:val="006104B2"/>
    <w:rsid w:val="00612211"/>
    <w:rsid w:val="006127AC"/>
    <w:rsid w:val="006133D4"/>
    <w:rsid w:val="00615270"/>
    <w:rsid w:val="00617552"/>
    <w:rsid w:val="0062373C"/>
    <w:rsid w:val="00623B1B"/>
    <w:rsid w:val="00626296"/>
    <w:rsid w:val="0062662A"/>
    <w:rsid w:val="00627C01"/>
    <w:rsid w:val="00627E3E"/>
    <w:rsid w:val="00630372"/>
    <w:rsid w:val="00630F88"/>
    <w:rsid w:val="00634957"/>
    <w:rsid w:val="006358EE"/>
    <w:rsid w:val="00640AB6"/>
    <w:rsid w:val="00640CA0"/>
    <w:rsid w:val="00644E63"/>
    <w:rsid w:val="006469DB"/>
    <w:rsid w:val="00646BBA"/>
    <w:rsid w:val="00652A60"/>
    <w:rsid w:val="006565D4"/>
    <w:rsid w:val="006572F6"/>
    <w:rsid w:val="00660C10"/>
    <w:rsid w:val="006611E7"/>
    <w:rsid w:val="00661723"/>
    <w:rsid w:val="00661B13"/>
    <w:rsid w:val="00664933"/>
    <w:rsid w:val="00665F5E"/>
    <w:rsid w:val="0066696A"/>
    <w:rsid w:val="0066750A"/>
    <w:rsid w:val="0067286D"/>
    <w:rsid w:val="00674F22"/>
    <w:rsid w:val="00675983"/>
    <w:rsid w:val="0067642C"/>
    <w:rsid w:val="006774BB"/>
    <w:rsid w:val="0068042C"/>
    <w:rsid w:val="0068088B"/>
    <w:rsid w:val="00684520"/>
    <w:rsid w:val="00684D90"/>
    <w:rsid w:val="0068509B"/>
    <w:rsid w:val="00687D50"/>
    <w:rsid w:val="006902F1"/>
    <w:rsid w:val="00690E59"/>
    <w:rsid w:val="00692B18"/>
    <w:rsid w:val="006944E4"/>
    <w:rsid w:val="00695E1B"/>
    <w:rsid w:val="00695E9B"/>
    <w:rsid w:val="006A4637"/>
    <w:rsid w:val="006A4C3B"/>
    <w:rsid w:val="006A7B91"/>
    <w:rsid w:val="006B0B64"/>
    <w:rsid w:val="006B3E3B"/>
    <w:rsid w:val="006B478F"/>
    <w:rsid w:val="006B6AD6"/>
    <w:rsid w:val="006C06D1"/>
    <w:rsid w:val="006C402C"/>
    <w:rsid w:val="006C7396"/>
    <w:rsid w:val="006D3DFD"/>
    <w:rsid w:val="006D5598"/>
    <w:rsid w:val="006D5CE5"/>
    <w:rsid w:val="006D6886"/>
    <w:rsid w:val="006E0D1A"/>
    <w:rsid w:val="006E1ED6"/>
    <w:rsid w:val="006E2C67"/>
    <w:rsid w:val="006E60D6"/>
    <w:rsid w:val="006E7A6D"/>
    <w:rsid w:val="006F0705"/>
    <w:rsid w:val="006F0D72"/>
    <w:rsid w:val="006F20AB"/>
    <w:rsid w:val="006F22E5"/>
    <w:rsid w:val="006F29D7"/>
    <w:rsid w:val="006F54C8"/>
    <w:rsid w:val="00701AC6"/>
    <w:rsid w:val="00703318"/>
    <w:rsid w:val="00704A72"/>
    <w:rsid w:val="00705197"/>
    <w:rsid w:val="007078C9"/>
    <w:rsid w:val="007107F2"/>
    <w:rsid w:val="0071105F"/>
    <w:rsid w:val="0071261E"/>
    <w:rsid w:val="007145C1"/>
    <w:rsid w:val="00715A2D"/>
    <w:rsid w:val="00715B3E"/>
    <w:rsid w:val="00715E29"/>
    <w:rsid w:val="007165C3"/>
    <w:rsid w:val="00717335"/>
    <w:rsid w:val="00720E71"/>
    <w:rsid w:val="00722104"/>
    <w:rsid w:val="00724610"/>
    <w:rsid w:val="007257E4"/>
    <w:rsid w:val="00727747"/>
    <w:rsid w:val="00734D43"/>
    <w:rsid w:val="007402FB"/>
    <w:rsid w:val="0074094C"/>
    <w:rsid w:val="00741474"/>
    <w:rsid w:val="00745EC4"/>
    <w:rsid w:val="00746102"/>
    <w:rsid w:val="0074756B"/>
    <w:rsid w:val="00747C8A"/>
    <w:rsid w:val="00750AAA"/>
    <w:rsid w:val="0075406D"/>
    <w:rsid w:val="00761E23"/>
    <w:rsid w:val="00761E6B"/>
    <w:rsid w:val="00763EA0"/>
    <w:rsid w:val="0076555E"/>
    <w:rsid w:val="00765849"/>
    <w:rsid w:val="007677D9"/>
    <w:rsid w:val="00767FAA"/>
    <w:rsid w:val="007704FE"/>
    <w:rsid w:val="007711E1"/>
    <w:rsid w:val="0077399E"/>
    <w:rsid w:val="00773CD2"/>
    <w:rsid w:val="00773F69"/>
    <w:rsid w:val="007773AF"/>
    <w:rsid w:val="0077741A"/>
    <w:rsid w:val="00780B68"/>
    <w:rsid w:val="0078166D"/>
    <w:rsid w:val="007830BD"/>
    <w:rsid w:val="0078516D"/>
    <w:rsid w:val="00786577"/>
    <w:rsid w:val="00786855"/>
    <w:rsid w:val="0079093A"/>
    <w:rsid w:val="00792560"/>
    <w:rsid w:val="007937BA"/>
    <w:rsid w:val="007946C7"/>
    <w:rsid w:val="007A40FD"/>
    <w:rsid w:val="007A5F38"/>
    <w:rsid w:val="007A79BF"/>
    <w:rsid w:val="007B0D8F"/>
    <w:rsid w:val="007B2954"/>
    <w:rsid w:val="007B2C50"/>
    <w:rsid w:val="007B2C5F"/>
    <w:rsid w:val="007B2CD9"/>
    <w:rsid w:val="007B63E7"/>
    <w:rsid w:val="007B6642"/>
    <w:rsid w:val="007B7918"/>
    <w:rsid w:val="007C3EE1"/>
    <w:rsid w:val="007C7653"/>
    <w:rsid w:val="007D03DC"/>
    <w:rsid w:val="007D5A4F"/>
    <w:rsid w:val="007E184B"/>
    <w:rsid w:val="007E58C8"/>
    <w:rsid w:val="007F0E24"/>
    <w:rsid w:val="007F1115"/>
    <w:rsid w:val="007F148A"/>
    <w:rsid w:val="007F2EAE"/>
    <w:rsid w:val="007F3966"/>
    <w:rsid w:val="007F4267"/>
    <w:rsid w:val="00802103"/>
    <w:rsid w:val="00803917"/>
    <w:rsid w:val="008040C4"/>
    <w:rsid w:val="00806361"/>
    <w:rsid w:val="008070AD"/>
    <w:rsid w:val="00810422"/>
    <w:rsid w:val="00812CF5"/>
    <w:rsid w:val="00814332"/>
    <w:rsid w:val="0082099F"/>
    <w:rsid w:val="00822D86"/>
    <w:rsid w:val="00826367"/>
    <w:rsid w:val="008268F9"/>
    <w:rsid w:val="00827A30"/>
    <w:rsid w:val="00827B60"/>
    <w:rsid w:val="00831AF8"/>
    <w:rsid w:val="00833D04"/>
    <w:rsid w:val="008359CF"/>
    <w:rsid w:val="0083703D"/>
    <w:rsid w:val="00841C66"/>
    <w:rsid w:val="0084260A"/>
    <w:rsid w:val="008448CC"/>
    <w:rsid w:val="0084577E"/>
    <w:rsid w:val="00847BA2"/>
    <w:rsid w:val="00851EA5"/>
    <w:rsid w:val="008555A8"/>
    <w:rsid w:val="0086172D"/>
    <w:rsid w:val="00862A24"/>
    <w:rsid w:val="00862C1D"/>
    <w:rsid w:val="00864D0E"/>
    <w:rsid w:val="00865A9C"/>
    <w:rsid w:val="00866A09"/>
    <w:rsid w:val="00870F4D"/>
    <w:rsid w:val="008718AE"/>
    <w:rsid w:val="00872BC6"/>
    <w:rsid w:val="0087358D"/>
    <w:rsid w:val="00875652"/>
    <w:rsid w:val="008802E3"/>
    <w:rsid w:val="008828B7"/>
    <w:rsid w:val="0088578F"/>
    <w:rsid w:val="0088596A"/>
    <w:rsid w:val="0088676D"/>
    <w:rsid w:val="00890D54"/>
    <w:rsid w:val="0089287B"/>
    <w:rsid w:val="00893942"/>
    <w:rsid w:val="008950E4"/>
    <w:rsid w:val="008A0436"/>
    <w:rsid w:val="008A066E"/>
    <w:rsid w:val="008A0DB0"/>
    <w:rsid w:val="008A0F56"/>
    <w:rsid w:val="008A1378"/>
    <w:rsid w:val="008A2F1D"/>
    <w:rsid w:val="008A443B"/>
    <w:rsid w:val="008A4CE5"/>
    <w:rsid w:val="008A5EEB"/>
    <w:rsid w:val="008B16DD"/>
    <w:rsid w:val="008B2256"/>
    <w:rsid w:val="008B3691"/>
    <w:rsid w:val="008B52A6"/>
    <w:rsid w:val="008B69E8"/>
    <w:rsid w:val="008C09E4"/>
    <w:rsid w:val="008C2AEB"/>
    <w:rsid w:val="008C3AC2"/>
    <w:rsid w:val="008C64B4"/>
    <w:rsid w:val="008C69E6"/>
    <w:rsid w:val="008D02AC"/>
    <w:rsid w:val="008D16FA"/>
    <w:rsid w:val="008D1875"/>
    <w:rsid w:val="008D1B77"/>
    <w:rsid w:val="008D4F60"/>
    <w:rsid w:val="008D658F"/>
    <w:rsid w:val="008D65EC"/>
    <w:rsid w:val="008D74FF"/>
    <w:rsid w:val="008D79E8"/>
    <w:rsid w:val="008E110D"/>
    <w:rsid w:val="008E1756"/>
    <w:rsid w:val="008F1350"/>
    <w:rsid w:val="008F1FE8"/>
    <w:rsid w:val="008F2E1D"/>
    <w:rsid w:val="008F404E"/>
    <w:rsid w:val="008F43AC"/>
    <w:rsid w:val="008F587C"/>
    <w:rsid w:val="008F741D"/>
    <w:rsid w:val="008F779B"/>
    <w:rsid w:val="00900229"/>
    <w:rsid w:val="009034F0"/>
    <w:rsid w:val="00905AC6"/>
    <w:rsid w:val="00907422"/>
    <w:rsid w:val="00910A2D"/>
    <w:rsid w:val="00911D34"/>
    <w:rsid w:val="00913195"/>
    <w:rsid w:val="00914396"/>
    <w:rsid w:val="00914B85"/>
    <w:rsid w:val="0091726F"/>
    <w:rsid w:val="009201C0"/>
    <w:rsid w:val="0092325D"/>
    <w:rsid w:val="009237BC"/>
    <w:rsid w:val="009259DD"/>
    <w:rsid w:val="00926477"/>
    <w:rsid w:val="00937A25"/>
    <w:rsid w:val="00940509"/>
    <w:rsid w:val="00940AB6"/>
    <w:rsid w:val="009434D2"/>
    <w:rsid w:val="00945C89"/>
    <w:rsid w:val="009475DE"/>
    <w:rsid w:val="00947744"/>
    <w:rsid w:val="00947B9C"/>
    <w:rsid w:val="00950D1E"/>
    <w:rsid w:val="00950F5B"/>
    <w:rsid w:val="00952B92"/>
    <w:rsid w:val="00953DDB"/>
    <w:rsid w:val="0095470D"/>
    <w:rsid w:val="0095529B"/>
    <w:rsid w:val="00960541"/>
    <w:rsid w:val="00962FDE"/>
    <w:rsid w:val="009663F7"/>
    <w:rsid w:val="00967F08"/>
    <w:rsid w:val="00972E6F"/>
    <w:rsid w:val="0097394C"/>
    <w:rsid w:val="00974065"/>
    <w:rsid w:val="00975A48"/>
    <w:rsid w:val="009760B7"/>
    <w:rsid w:val="009775A1"/>
    <w:rsid w:val="009848E5"/>
    <w:rsid w:val="00986731"/>
    <w:rsid w:val="0098703E"/>
    <w:rsid w:val="009903FE"/>
    <w:rsid w:val="00991EC0"/>
    <w:rsid w:val="009953B7"/>
    <w:rsid w:val="00995560"/>
    <w:rsid w:val="00996912"/>
    <w:rsid w:val="00997FFB"/>
    <w:rsid w:val="009A5E12"/>
    <w:rsid w:val="009B27A0"/>
    <w:rsid w:val="009B6F77"/>
    <w:rsid w:val="009B71CB"/>
    <w:rsid w:val="009B7A0E"/>
    <w:rsid w:val="009C103A"/>
    <w:rsid w:val="009C2148"/>
    <w:rsid w:val="009C4CE6"/>
    <w:rsid w:val="009C639B"/>
    <w:rsid w:val="009C713E"/>
    <w:rsid w:val="009C7BB0"/>
    <w:rsid w:val="009D006E"/>
    <w:rsid w:val="009D0489"/>
    <w:rsid w:val="009D2771"/>
    <w:rsid w:val="009D3F83"/>
    <w:rsid w:val="009D505E"/>
    <w:rsid w:val="009D6D6C"/>
    <w:rsid w:val="009E28B0"/>
    <w:rsid w:val="009E47BD"/>
    <w:rsid w:val="009E5214"/>
    <w:rsid w:val="009E68D3"/>
    <w:rsid w:val="009E7A4B"/>
    <w:rsid w:val="009F2C87"/>
    <w:rsid w:val="009F4AF0"/>
    <w:rsid w:val="009F64CC"/>
    <w:rsid w:val="009F7D17"/>
    <w:rsid w:val="00A00680"/>
    <w:rsid w:val="00A03298"/>
    <w:rsid w:val="00A04970"/>
    <w:rsid w:val="00A078B4"/>
    <w:rsid w:val="00A104BD"/>
    <w:rsid w:val="00A10742"/>
    <w:rsid w:val="00A1216E"/>
    <w:rsid w:val="00A13F5D"/>
    <w:rsid w:val="00A13FCE"/>
    <w:rsid w:val="00A218DE"/>
    <w:rsid w:val="00A257C0"/>
    <w:rsid w:val="00A31A60"/>
    <w:rsid w:val="00A33548"/>
    <w:rsid w:val="00A33B71"/>
    <w:rsid w:val="00A3431D"/>
    <w:rsid w:val="00A41067"/>
    <w:rsid w:val="00A42338"/>
    <w:rsid w:val="00A43CCD"/>
    <w:rsid w:val="00A4543F"/>
    <w:rsid w:val="00A4547D"/>
    <w:rsid w:val="00A456BF"/>
    <w:rsid w:val="00A51AA6"/>
    <w:rsid w:val="00A53967"/>
    <w:rsid w:val="00A54CB6"/>
    <w:rsid w:val="00A55D39"/>
    <w:rsid w:val="00A57713"/>
    <w:rsid w:val="00A60B4E"/>
    <w:rsid w:val="00A61B00"/>
    <w:rsid w:val="00A66100"/>
    <w:rsid w:val="00A6642D"/>
    <w:rsid w:val="00A70257"/>
    <w:rsid w:val="00A705DD"/>
    <w:rsid w:val="00A738B1"/>
    <w:rsid w:val="00A75821"/>
    <w:rsid w:val="00A75B9D"/>
    <w:rsid w:val="00A7691A"/>
    <w:rsid w:val="00A76C70"/>
    <w:rsid w:val="00A779C9"/>
    <w:rsid w:val="00A802DC"/>
    <w:rsid w:val="00A80A0F"/>
    <w:rsid w:val="00A81202"/>
    <w:rsid w:val="00A81EC1"/>
    <w:rsid w:val="00A82C85"/>
    <w:rsid w:val="00A86723"/>
    <w:rsid w:val="00A90386"/>
    <w:rsid w:val="00A941D7"/>
    <w:rsid w:val="00A953EC"/>
    <w:rsid w:val="00A95F89"/>
    <w:rsid w:val="00AA4011"/>
    <w:rsid w:val="00AA5663"/>
    <w:rsid w:val="00AA7A5B"/>
    <w:rsid w:val="00AA7F83"/>
    <w:rsid w:val="00AB1000"/>
    <w:rsid w:val="00AB29C9"/>
    <w:rsid w:val="00AB3435"/>
    <w:rsid w:val="00AC3BEC"/>
    <w:rsid w:val="00AD2043"/>
    <w:rsid w:val="00AD3D33"/>
    <w:rsid w:val="00AD4C9C"/>
    <w:rsid w:val="00AD5E29"/>
    <w:rsid w:val="00AE4E70"/>
    <w:rsid w:val="00AE5037"/>
    <w:rsid w:val="00AF290B"/>
    <w:rsid w:val="00AF2F0A"/>
    <w:rsid w:val="00AF3F69"/>
    <w:rsid w:val="00AF4B48"/>
    <w:rsid w:val="00AF4EAA"/>
    <w:rsid w:val="00B03A9F"/>
    <w:rsid w:val="00B03D16"/>
    <w:rsid w:val="00B10DDE"/>
    <w:rsid w:val="00B11B9D"/>
    <w:rsid w:val="00B158C2"/>
    <w:rsid w:val="00B16639"/>
    <w:rsid w:val="00B20298"/>
    <w:rsid w:val="00B20A20"/>
    <w:rsid w:val="00B2138D"/>
    <w:rsid w:val="00B21699"/>
    <w:rsid w:val="00B233B0"/>
    <w:rsid w:val="00B243A1"/>
    <w:rsid w:val="00B279BA"/>
    <w:rsid w:val="00B27BAD"/>
    <w:rsid w:val="00B3017E"/>
    <w:rsid w:val="00B3360E"/>
    <w:rsid w:val="00B33A86"/>
    <w:rsid w:val="00B36DAF"/>
    <w:rsid w:val="00B407BB"/>
    <w:rsid w:val="00B45C1C"/>
    <w:rsid w:val="00B508D8"/>
    <w:rsid w:val="00B53906"/>
    <w:rsid w:val="00B57878"/>
    <w:rsid w:val="00B605DC"/>
    <w:rsid w:val="00B60A7E"/>
    <w:rsid w:val="00B60C3A"/>
    <w:rsid w:val="00B61ADC"/>
    <w:rsid w:val="00B62B8F"/>
    <w:rsid w:val="00B63DC1"/>
    <w:rsid w:val="00B645C4"/>
    <w:rsid w:val="00B66750"/>
    <w:rsid w:val="00B73039"/>
    <w:rsid w:val="00B73741"/>
    <w:rsid w:val="00B76C35"/>
    <w:rsid w:val="00B8039D"/>
    <w:rsid w:val="00B83E99"/>
    <w:rsid w:val="00B935FC"/>
    <w:rsid w:val="00B942E1"/>
    <w:rsid w:val="00B944AD"/>
    <w:rsid w:val="00B95C91"/>
    <w:rsid w:val="00BA1217"/>
    <w:rsid w:val="00BA363D"/>
    <w:rsid w:val="00BA4637"/>
    <w:rsid w:val="00BA69F8"/>
    <w:rsid w:val="00BA6FCA"/>
    <w:rsid w:val="00BC0F1D"/>
    <w:rsid w:val="00BC237B"/>
    <w:rsid w:val="00BC2467"/>
    <w:rsid w:val="00BC29E8"/>
    <w:rsid w:val="00BC4AE9"/>
    <w:rsid w:val="00BC5F5C"/>
    <w:rsid w:val="00BC628A"/>
    <w:rsid w:val="00BC6C4F"/>
    <w:rsid w:val="00BD350D"/>
    <w:rsid w:val="00BD5795"/>
    <w:rsid w:val="00BD6438"/>
    <w:rsid w:val="00BD77DE"/>
    <w:rsid w:val="00BE333F"/>
    <w:rsid w:val="00BE65DE"/>
    <w:rsid w:val="00C04709"/>
    <w:rsid w:val="00C056B1"/>
    <w:rsid w:val="00C05751"/>
    <w:rsid w:val="00C06881"/>
    <w:rsid w:val="00C10794"/>
    <w:rsid w:val="00C10E19"/>
    <w:rsid w:val="00C136A7"/>
    <w:rsid w:val="00C1498D"/>
    <w:rsid w:val="00C149F0"/>
    <w:rsid w:val="00C17239"/>
    <w:rsid w:val="00C242B1"/>
    <w:rsid w:val="00C27441"/>
    <w:rsid w:val="00C429B5"/>
    <w:rsid w:val="00C458DA"/>
    <w:rsid w:val="00C45CF7"/>
    <w:rsid w:val="00C46457"/>
    <w:rsid w:val="00C46913"/>
    <w:rsid w:val="00C47B33"/>
    <w:rsid w:val="00C5323D"/>
    <w:rsid w:val="00C53EDF"/>
    <w:rsid w:val="00C54060"/>
    <w:rsid w:val="00C5434A"/>
    <w:rsid w:val="00C54F6E"/>
    <w:rsid w:val="00C558AF"/>
    <w:rsid w:val="00C64CDF"/>
    <w:rsid w:val="00C7044E"/>
    <w:rsid w:val="00C7340B"/>
    <w:rsid w:val="00C77C0B"/>
    <w:rsid w:val="00C80B92"/>
    <w:rsid w:val="00C81B49"/>
    <w:rsid w:val="00C83070"/>
    <w:rsid w:val="00C85E6E"/>
    <w:rsid w:val="00C860D6"/>
    <w:rsid w:val="00C94078"/>
    <w:rsid w:val="00CA00BC"/>
    <w:rsid w:val="00CA2B67"/>
    <w:rsid w:val="00CA3880"/>
    <w:rsid w:val="00CA3CD9"/>
    <w:rsid w:val="00CA751E"/>
    <w:rsid w:val="00CB126E"/>
    <w:rsid w:val="00CB35C0"/>
    <w:rsid w:val="00CB44A7"/>
    <w:rsid w:val="00CB487A"/>
    <w:rsid w:val="00CB5FAC"/>
    <w:rsid w:val="00CC2081"/>
    <w:rsid w:val="00CC263B"/>
    <w:rsid w:val="00CC45B4"/>
    <w:rsid w:val="00CC7D07"/>
    <w:rsid w:val="00CD130A"/>
    <w:rsid w:val="00CD1784"/>
    <w:rsid w:val="00CD3624"/>
    <w:rsid w:val="00CD39C8"/>
    <w:rsid w:val="00CD4B83"/>
    <w:rsid w:val="00CD6BF6"/>
    <w:rsid w:val="00CE2975"/>
    <w:rsid w:val="00CE5CB5"/>
    <w:rsid w:val="00CF0887"/>
    <w:rsid w:val="00CF09BE"/>
    <w:rsid w:val="00CF16CA"/>
    <w:rsid w:val="00CF33FB"/>
    <w:rsid w:val="00CF4A9A"/>
    <w:rsid w:val="00CF5DBF"/>
    <w:rsid w:val="00D01B31"/>
    <w:rsid w:val="00D02302"/>
    <w:rsid w:val="00D02563"/>
    <w:rsid w:val="00D027D1"/>
    <w:rsid w:val="00D04B70"/>
    <w:rsid w:val="00D12EA4"/>
    <w:rsid w:val="00D13D23"/>
    <w:rsid w:val="00D13FB5"/>
    <w:rsid w:val="00D14D36"/>
    <w:rsid w:val="00D1589D"/>
    <w:rsid w:val="00D15E2F"/>
    <w:rsid w:val="00D259EA"/>
    <w:rsid w:val="00D27038"/>
    <w:rsid w:val="00D31E69"/>
    <w:rsid w:val="00D31EC1"/>
    <w:rsid w:val="00D31EF0"/>
    <w:rsid w:val="00D327D3"/>
    <w:rsid w:val="00D3281D"/>
    <w:rsid w:val="00D35100"/>
    <w:rsid w:val="00D372C3"/>
    <w:rsid w:val="00D40888"/>
    <w:rsid w:val="00D41677"/>
    <w:rsid w:val="00D43A70"/>
    <w:rsid w:val="00D463A4"/>
    <w:rsid w:val="00D469A2"/>
    <w:rsid w:val="00D504BD"/>
    <w:rsid w:val="00D50AD6"/>
    <w:rsid w:val="00D54B82"/>
    <w:rsid w:val="00D5709A"/>
    <w:rsid w:val="00D606FA"/>
    <w:rsid w:val="00D60D46"/>
    <w:rsid w:val="00D64A81"/>
    <w:rsid w:val="00D74B9C"/>
    <w:rsid w:val="00D75888"/>
    <w:rsid w:val="00D80AAC"/>
    <w:rsid w:val="00D81685"/>
    <w:rsid w:val="00D840E1"/>
    <w:rsid w:val="00D84ACA"/>
    <w:rsid w:val="00D8636F"/>
    <w:rsid w:val="00D90458"/>
    <w:rsid w:val="00D959DA"/>
    <w:rsid w:val="00D964E8"/>
    <w:rsid w:val="00DA16C8"/>
    <w:rsid w:val="00DA2BEC"/>
    <w:rsid w:val="00DA3BFE"/>
    <w:rsid w:val="00DA711B"/>
    <w:rsid w:val="00DA7501"/>
    <w:rsid w:val="00DB7CD3"/>
    <w:rsid w:val="00DC0DBA"/>
    <w:rsid w:val="00DC3B5D"/>
    <w:rsid w:val="00DC4114"/>
    <w:rsid w:val="00DD0F83"/>
    <w:rsid w:val="00DD4FDE"/>
    <w:rsid w:val="00DD57D3"/>
    <w:rsid w:val="00DD5C46"/>
    <w:rsid w:val="00DD7990"/>
    <w:rsid w:val="00DE3024"/>
    <w:rsid w:val="00DE31B8"/>
    <w:rsid w:val="00DE3219"/>
    <w:rsid w:val="00DE3278"/>
    <w:rsid w:val="00DE47A4"/>
    <w:rsid w:val="00DE51A3"/>
    <w:rsid w:val="00DE5314"/>
    <w:rsid w:val="00DE6FCC"/>
    <w:rsid w:val="00DF0335"/>
    <w:rsid w:val="00DF441E"/>
    <w:rsid w:val="00DF48BC"/>
    <w:rsid w:val="00E024C8"/>
    <w:rsid w:val="00E046F0"/>
    <w:rsid w:val="00E050A0"/>
    <w:rsid w:val="00E051DE"/>
    <w:rsid w:val="00E05734"/>
    <w:rsid w:val="00E12E34"/>
    <w:rsid w:val="00E14CF3"/>
    <w:rsid w:val="00E152EA"/>
    <w:rsid w:val="00E15E34"/>
    <w:rsid w:val="00E16716"/>
    <w:rsid w:val="00E17D3F"/>
    <w:rsid w:val="00E2077D"/>
    <w:rsid w:val="00E26948"/>
    <w:rsid w:val="00E26B2A"/>
    <w:rsid w:val="00E330B6"/>
    <w:rsid w:val="00E33185"/>
    <w:rsid w:val="00E33A79"/>
    <w:rsid w:val="00E40CAC"/>
    <w:rsid w:val="00E41D89"/>
    <w:rsid w:val="00E421BC"/>
    <w:rsid w:val="00E43A2F"/>
    <w:rsid w:val="00E43B34"/>
    <w:rsid w:val="00E43EA5"/>
    <w:rsid w:val="00E45B0D"/>
    <w:rsid w:val="00E45BD1"/>
    <w:rsid w:val="00E4627D"/>
    <w:rsid w:val="00E46372"/>
    <w:rsid w:val="00E47451"/>
    <w:rsid w:val="00E5086D"/>
    <w:rsid w:val="00E5197A"/>
    <w:rsid w:val="00E526AB"/>
    <w:rsid w:val="00E537D0"/>
    <w:rsid w:val="00E60D18"/>
    <w:rsid w:val="00E60F23"/>
    <w:rsid w:val="00E62284"/>
    <w:rsid w:val="00E632FB"/>
    <w:rsid w:val="00E72744"/>
    <w:rsid w:val="00E72C82"/>
    <w:rsid w:val="00E730A7"/>
    <w:rsid w:val="00E73268"/>
    <w:rsid w:val="00E73AC0"/>
    <w:rsid w:val="00E73CFF"/>
    <w:rsid w:val="00E75767"/>
    <w:rsid w:val="00E803D6"/>
    <w:rsid w:val="00E8041D"/>
    <w:rsid w:val="00E80A26"/>
    <w:rsid w:val="00E812C1"/>
    <w:rsid w:val="00E816B1"/>
    <w:rsid w:val="00E828EB"/>
    <w:rsid w:val="00E84410"/>
    <w:rsid w:val="00E849A0"/>
    <w:rsid w:val="00E87354"/>
    <w:rsid w:val="00E92075"/>
    <w:rsid w:val="00EA07BF"/>
    <w:rsid w:val="00EA4D98"/>
    <w:rsid w:val="00EA5062"/>
    <w:rsid w:val="00EB143F"/>
    <w:rsid w:val="00EB286F"/>
    <w:rsid w:val="00EB3D43"/>
    <w:rsid w:val="00EB785D"/>
    <w:rsid w:val="00EC0F50"/>
    <w:rsid w:val="00EC195D"/>
    <w:rsid w:val="00EC2AB8"/>
    <w:rsid w:val="00EC2E1D"/>
    <w:rsid w:val="00EC3250"/>
    <w:rsid w:val="00EC4C59"/>
    <w:rsid w:val="00ED17A6"/>
    <w:rsid w:val="00ED1CB4"/>
    <w:rsid w:val="00ED2764"/>
    <w:rsid w:val="00ED2949"/>
    <w:rsid w:val="00ED3195"/>
    <w:rsid w:val="00ED5E44"/>
    <w:rsid w:val="00ED6BBE"/>
    <w:rsid w:val="00EE14D7"/>
    <w:rsid w:val="00EE17DB"/>
    <w:rsid w:val="00EE1D15"/>
    <w:rsid w:val="00EE2841"/>
    <w:rsid w:val="00EE322F"/>
    <w:rsid w:val="00EE566C"/>
    <w:rsid w:val="00EE7761"/>
    <w:rsid w:val="00EF0343"/>
    <w:rsid w:val="00EF03C6"/>
    <w:rsid w:val="00EF39AF"/>
    <w:rsid w:val="00F00E99"/>
    <w:rsid w:val="00F02B49"/>
    <w:rsid w:val="00F03297"/>
    <w:rsid w:val="00F049F7"/>
    <w:rsid w:val="00F060CE"/>
    <w:rsid w:val="00F06B66"/>
    <w:rsid w:val="00F10F18"/>
    <w:rsid w:val="00F11250"/>
    <w:rsid w:val="00F20735"/>
    <w:rsid w:val="00F20889"/>
    <w:rsid w:val="00F212AB"/>
    <w:rsid w:val="00F22D45"/>
    <w:rsid w:val="00F26B45"/>
    <w:rsid w:val="00F26E57"/>
    <w:rsid w:val="00F275B2"/>
    <w:rsid w:val="00F27E24"/>
    <w:rsid w:val="00F27E73"/>
    <w:rsid w:val="00F27F87"/>
    <w:rsid w:val="00F30AD4"/>
    <w:rsid w:val="00F30FEA"/>
    <w:rsid w:val="00F3315D"/>
    <w:rsid w:val="00F333FD"/>
    <w:rsid w:val="00F3423A"/>
    <w:rsid w:val="00F3592F"/>
    <w:rsid w:val="00F418A8"/>
    <w:rsid w:val="00F42EFD"/>
    <w:rsid w:val="00F436F6"/>
    <w:rsid w:val="00F4578A"/>
    <w:rsid w:val="00F45795"/>
    <w:rsid w:val="00F46168"/>
    <w:rsid w:val="00F46911"/>
    <w:rsid w:val="00F50EB3"/>
    <w:rsid w:val="00F522E3"/>
    <w:rsid w:val="00F52920"/>
    <w:rsid w:val="00F551F2"/>
    <w:rsid w:val="00F55E46"/>
    <w:rsid w:val="00F5743F"/>
    <w:rsid w:val="00F63019"/>
    <w:rsid w:val="00F631A2"/>
    <w:rsid w:val="00F638D1"/>
    <w:rsid w:val="00F6433A"/>
    <w:rsid w:val="00F64A36"/>
    <w:rsid w:val="00F72162"/>
    <w:rsid w:val="00F72B04"/>
    <w:rsid w:val="00F752F5"/>
    <w:rsid w:val="00F76402"/>
    <w:rsid w:val="00F80938"/>
    <w:rsid w:val="00F83884"/>
    <w:rsid w:val="00F849FF"/>
    <w:rsid w:val="00F90341"/>
    <w:rsid w:val="00F906E2"/>
    <w:rsid w:val="00F92F64"/>
    <w:rsid w:val="00F95C2D"/>
    <w:rsid w:val="00FA0572"/>
    <w:rsid w:val="00FA1662"/>
    <w:rsid w:val="00FA383D"/>
    <w:rsid w:val="00FA4EB4"/>
    <w:rsid w:val="00FA7C5D"/>
    <w:rsid w:val="00FB0CD3"/>
    <w:rsid w:val="00FB0E8C"/>
    <w:rsid w:val="00FB1B4D"/>
    <w:rsid w:val="00FB526C"/>
    <w:rsid w:val="00FB6B28"/>
    <w:rsid w:val="00FC00E0"/>
    <w:rsid w:val="00FC22BC"/>
    <w:rsid w:val="00FC28ED"/>
    <w:rsid w:val="00FC336E"/>
    <w:rsid w:val="00FD047F"/>
    <w:rsid w:val="00FD51A1"/>
    <w:rsid w:val="00FD79CD"/>
    <w:rsid w:val="00FE0603"/>
    <w:rsid w:val="00FE2B7C"/>
    <w:rsid w:val="00FE58B0"/>
    <w:rsid w:val="00FE5CAA"/>
    <w:rsid w:val="00FF049D"/>
    <w:rsid w:val="00FF6720"/>
    <w:rsid w:val="00FF6D60"/>
    <w:rsid w:val="04780FD7"/>
    <w:rsid w:val="084E1E52"/>
    <w:rsid w:val="08D518E9"/>
    <w:rsid w:val="0F2B5246"/>
    <w:rsid w:val="10947C07"/>
    <w:rsid w:val="11C06EDE"/>
    <w:rsid w:val="121F0B54"/>
    <w:rsid w:val="12AA6B0E"/>
    <w:rsid w:val="131D4D0C"/>
    <w:rsid w:val="14487216"/>
    <w:rsid w:val="15BD4221"/>
    <w:rsid w:val="162341F2"/>
    <w:rsid w:val="16584F7A"/>
    <w:rsid w:val="17561D22"/>
    <w:rsid w:val="1F943DD7"/>
    <w:rsid w:val="258F44E4"/>
    <w:rsid w:val="270E6368"/>
    <w:rsid w:val="28FE237D"/>
    <w:rsid w:val="2CB7216C"/>
    <w:rsid w:val="2D9F0999"/>
    <w:rsid w:val="2FB169B8"/>
    <w:rsid w:val="32964BC6"/>
    <w:rsid w:val="33D70034"/>
    <w:rsid w:val="352A3271"/>
    <w:rsid w:val="3B936FE2"/>
    <w:rsid w:val="48F11B3C"/>
    <w:rsid w:val="4CCF06A3"/>
    <w:rsid w:val="4F0B491B"/>
    <w:rsid w:val="526E0BAA"/>
    <w:rsid w:val="5FA54EF0"/>
    <w:rsid w:val="5FE7036A"/>
    <w:rsid w:val="61262E57"/>
    <w:rsid w:val="66801E78"/>
    <w:rsid w:val="671D61F5"/>
    <w:rsid w:val="69552793"/>
    <w:rsid w:val="6F7D065F"/>
    <w:rsid w:val="70651460"/>
    <w:rsid w:val="75811E84"/>
    <w:rsid w:val="7BC3444C"/>
    <w:rsid w:val="7BD53AE4"/>
    <w:rsid w:val="7E497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14:docId w14:val="62865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uiPriority="9"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iPriority="99" w:unhideWhenUsed="1"/>
    <w:lsdException w:name="annotation text" w:semiHidden="1" w:unhideWhenUsed="1" w:qFormat="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qFormat="1"/>
    <w:lsdException w:name="FollowedHyperlink" w:semiHidden="1" w:uiPriority="99" w:unhideWhenUsed="1" w:qFormat="1"/>
    <w:lsdException w:name="Strong" w:qFormat="1"/>
    <w:lsdException w:name="Emphasis" w:uiPriority="20" w:qFormat="1"/>
    <w:lsdException w:name="Document Map" w:semiHidden="1" w:uiPriority="99"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960AD"/>
    <w:rPr>
      <w:rFonts w:ascii="Arial" w:hAnsi="Arial"/>
    </w:rPr>
  </w:style>
  <w:style w:type="paragraph" w:styleId="1">
    <w:name w:val="heading 1"/>
    <w:basedOn w:val="a1"/>
    <w:next w:val="a1"/>
    <w:link w:val="10"/>
    <w:uiPriority w:val="9"/>
    <w:qFormat/>
    <w:rsid w:val="001960AD"/>
    <w:pPr>
      <w:keepNext/>
      <w:keepLines/>
      <w:pageBreakBefore/>
      <w:numPr>
        <w:numId w:val="1"/>
      </w:numPr>
      <w:spacing w:before="360" w:after="180"/>
      <w:outlineLvl w:val="0"/>
    </w:pPr>
    <w:rPr>
      <w:b/>
      <w:sz w:val="36"/>
      <w:szCs w:val="36"/>
    </w:rPr>
  </w:style>
  <w:style w:type="paragraph" w:styleId="21">
    <w:name w:val="heading 2"/>
    <w:basedOn w:val="a1"/>
    <w:next w:val="a1"/>
    <w:link w:val="22"/>
    <w:qFormat/>
    <w:rsid w:val="001960AD"/>
    <w:pPr>
      <w:keepNext/>
      <w:keepLines/>
      <w:numPr>
        <w:ilvl w:val="1"/>
        <w:numId w:val="1"/>
      </w:numPr>
      <w:tabs>
        <w:tab w:val="left" w:pos="432"/>
      </w:tabs>
      <w:spacing w:before="360" w:after="120"/>
      <w:outlineLvl w:val="1"/>
    </w:pPr>
    <w:rPr>
      <w:b/>
      <w:sz w:val="28"/>
    </w:rPr>
  </w:style>
  <w:style w:type="paragraph" w:styleId="31">
    <w:name w:val="heading 3"/>
    <w:basedOn w:val="a1"/>
    <w:next w:val="a1"/>
    <w:link w:val="32"/>
    <w:uiPriority w:val="9"/>
    <w:qFormat/>
    <w:rsid w:val="001960AD"/>
    <w:pPr>
      <w:keepNext/>
      <w:keepLines/>
      <w:numPr>
        <w:ilvl w:val="2"/>
        <w:numId w:val="1"/>
      </w:numPr>
      <w:tabs>
        <w:tab w:val="left" w:pos="432"/>
      </w:tabs>
      <w:spacing w:before="240" w:after="120"/>
      <w:outlineLvl w:val="2"/>
    </w:pPr>
    <w:rPr>
      <w:b/>
      <w:sz w:val="24"/>
      <w:szCs w:val="20"/>
    </w:rPr>
  </w:style>
  <w:style w:type="paragraph" w:styleId="40">
    <w:name w:val="heading 4"/>
    <w:basedOn w:val="a1"/>
    <w:next w:val="a1"/>
    <w:link w:val="41"/>
    <w:uiPriority w:val="9"/>
    <w:unhideWhenUsed/>
    <w:qFormat/>
    <w:rsid w:val="001960AD"/>
    <w:pPr>
      <w:keepNext/>
      <w:keepLines/>
      <w:numPr>
        <w:ilvl w:val="3"/>
        <w:numId w:val="1"/>
      </w:numPr>
      <w:spacing w:before="180" w:after="120"/>
      <w:outlineLvl w:val="3"/>
    </w:pPr>
    <w:rPr>
      <w:rFonts w:eastAsia="宋体"/>
      <w:b/>
      <w:bCs/>
      <w:iCs/>
      <w:sz w:val="22"/>
      <w:szCs w:val="22"/>
    </w:rPr>
  </w:style>
  <w:style w:type="paragraph" w:styleId="5">
    <w:name w:val="heading 5"/>
    <w:basedOn w:val="a1"/>
    <w:next w:val="a1"/>
    <w:link w:val="50"/>
    <w:unhideWhenUsed/>
    <w:qFormat/>
    <w:rsid w:val="001960AD"/>
    <w:pPr>
      <w:keepNext/>
      <w:keepLines/>
      <w:numPr>
        <w:ilvl w:val="4"/>
        <w:numId w:val="1"/>
      </w:numPr>
      <w:spacing w:before="180" w:after="120"/>
      <w:outlineLvl w:val="4"/>
    </w:pPr>
    <w:rPr>
      <w:b/>
      <w:sz w:val="22"/>
      <w:szCs w:val="20"/>
    </w:rPr>
  </w:style>
  <w:style w:type="paragraph" w:styleId="6">
    <w:name w:val="heading 6"/>
    <w:basedOn w:val="a1"/>
    <w:next w:val="a1"/>
    <w:link w:val="60"/>
    <w:unhideWhenUsed/>
    <w:qFormat/>
    <w:rsid w:val="001960AD"/>
    <w:pPr>
      <w:keepNext/>
      <w:keepLines/>
      <w:numPr>
        <w:ilvl w:val="5"/>
        <w:numId w:val="1"/>
      </w:numPr>
      <w:spacing w:before="180" w:after="120"/>
      <w:outlineLvl w:val="5"/>
    </w:pPr>
    <w:rPr>
      <w:rFonts w:eastAsia="宋体"/>
      <w:i/>
      <w:iCs/>
    </w:rPr>
  </w:style>
  <w:style w:type="paragraph" w:styleId="7">
    <w:name w:val="heading 7"/>
    <w:basedOn w:val="a1"/>
    <w:next w:val="a1"/>
    <w:link w:val="70"/>
    <w:unhideWhenUsed/>
    <w:qFormat/>
    <w:rsid w:val="001960AD"/>
    <w:pPr>
      <w:keepNext/>
      <w:keepLines/>
      <w:numPr>
        <w:ilvl w:val="6"/>
        <w:numId w:val="1"/>
      </w:numPr>
      <w:outlineLvl w:val="6"/>
    </w:pPr>
    <w:rPr>
      <w:rFonts w:eastAsia="宋体"/>
      <w:iCs/>
      <w:color w:val="404040"/>
    </w:rPr>
  </w:style>
  <w:style w:type="paragraph" w:styleId="8">
    <w:name w:val="heading 8"/>
    <w:basedOn w:val="a1"/>
    <w:next w:val="a1"/>
    <w:link w:val="80"/>
    <w:unhideWhenUsed/>
    <w:qFormat/>
    <w:rsid w:val="001960AD"/>
    <w:pPr>
      <w:keepNext/>
      <w:keepLines/>
      <w:numPr>
        <w:ilvl w:val="7"/>
        <w:numId w:val="1"/>
      </w:numPr>
      <w:outlineLvl w:val="7"/>
    </w:pPr>
    <w:rPr>
      <w:rFonts w:eastAsia="宋体"/>
      <w:color w:val="404040"/>
      <w:szCs w:val="20"/>
    </w:rPr>
  </w:style>
  <w:style w:type="paragraph" w:styleId="9">
    <w:name w:val="heading 9"/>
    <w:basedOn w:val="a1"/>
    <w:next w:val="a1"/>
    <w:link w:val="90"/>
    <w:unhideWhenUsed/>
    <w:qFormat/>
    <w:rsid w:val="001960AD"/>
    <w:pPr>
      <w:keepNext/>
      <w:keepLines/>
      <w:numPr>
        <w:ilvl w:val="8"/>
        <w:numId w:val="1"/>
      </w:numPr>
      <w:outlineLvl w:val="8"/>
    </w:pPr>
    <w:rPr>
      <w:rFonts w:eastAsia="宋体"/>
      <w:iCs/>
      <w:color w:val="40404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1">
    <w:name w:val="Body Text"/>
    <w:basedOn w:val="a0"/>
    <w:link w:val="a5"/>
    <w:qFormat/>
    <w:rsid w:val="001960AD"/>
    <w:pPr>
      <w:spacing w:before="120" w:after="60" w:line="260" w:lineRule="atLeast"/>
    </w:pPr>
    <w:rPr>
      <w:rFonts w:eastAsia="Times New Roman"/>
      <w:szCs w:val="19"/>
      <w:lang w:eastAsia="en-US"/>
    </w:rPr>
  </w:style>
  <w:style w:type="paragraph" w:styleId="71">
    <w:name w:val="toc 7"/>
    <w:basedOn w:val="a0"/>
    <w:next w:val="a0"/>
    <w:qFormat/>
    <w:rsid w:val="001960AD"/>
    <w:pPr>
      <w:ind w:left="1200"/>
    </w:pPr>
    <w:rPr>
      <w:rFonts w:asciiTheme="minorHAnsi" w:hAnsiTheme="minorHAnsi"/>
      <w:sz w:val="18"/>
      <w:szCs w:val="18"/>
    </w:rPr>
  </w:style>
  <w:style w:type="paragraph" w:styleId="2">
    <w:name w:val="List Number 2"/>
    <w:basedOn w:val="a"/>
    <w:qFormat/>
    <w:rsid w:val="001960AD"/>
    <w:pPr>
      <w:numPr>
        <w:numId w:val="2"/>
      </w:numPr>
    </w:pPr>
  </w:style>
  <w:style w:type="paragraph" w:styleId="a">
    <w:name w:val="List Number"/>
    <w:basedOn w:val="a1"/>
    <w:qFormat/>
    <w:rsid w:val="001960AD"/>
    <w:pPr>
      <w:numPr>
        <w:numId w:val="3"/>
      </w:numPr>
      <w:spacing w:before="60"/>
    </w:pPr>
  </w:style>
  <w:style w:type="paragraph" w:styleId="4">
    <w:name w:val="List Bullet 4"/>
    <w:basedOn w:val="30"/>
    <w:qFormat/>
    <w:rsid w:val="001960AD"/>
    <w:pPr>
      <w:numPr>
        <w:numId w:val="4"/>
      </w:numPr>
      <w:contextualSpacing/>
    </w:pPr>
  </w:style>
  <w:style w:type="paragraph" w:styleId="30">
    <w:name w:val="List Bullet 3"/>
    <w:basedOn w:val="20"/>
    <w:qFormat/>
    <w:rsid w:val="001960AD"/>
    <w:pPr>
      <w:numPr>
        <w:numId w:val="5"/>
      </w:numPr>
      <w:tabs>
        <w:tab w:val="left" w:pos="432"/>
      </w:tabs>
      <w:spacing w:before="60" w:after="60" w:line="260" w:lineRule="atLeast"/>
      <w:ind w:left="432" w:hanging="432"/>
      <w:contextualSpacing w:val="0"/>
    </w:pPr>
    <w:rPr>
      <w:rFonts w:eastAsia="Times New Roman"/>
      <w:szCs w:val="24"/>
      <w:lang w:eastAsia="en-US"/>
    </w:rPr>
  </w:style>
  <w:style w:type="paragraph" w:styleId="20">
    <w:name w:val="List Bullet 2"/>
    <w:basedOn w:val="a0"/>
    <w:qFormat/>
    <w:rsid w:val="001960AD"/>
    <w:pPr>
      <w:numPr>
        <w:numId w:val="6"/>
      </w:numPr>
      <w:contextualSpacing/>
    </w:pPr>
  </w:style>
  <w:style w:type="paragraph" w:styleId="a6">
    <w:name w:val="Normal Indent"/>
    <w:basedOn w:val="a0"/>
    <w:link w:val="a7"/>
    <w:qFormat/>
    <w:rsid w:val="001960AD"/>
    <w:pPr>
      <w:ind w:firstLineChars="200" w:firstLine="420"/>
    </w:pPr>
  </w:style>
  <w:style w:type="paragraph" w:styleId="a8">
    <w:name w:val="caption"/>
    <w:basedOn w:val="a0"/>
    <w:next w:val="a0"/>
    <w:link w:val="a9"/>
    <w:unhideWhenUsed/>
    <w:qFormat/>
    <w:rsid w:val="001960AD"/>
    <w:rPr>
      <w:rFonts w:asciiTheme="majorHAnsi" w:eastAsia="黑体" w:hAnsiTheme="majorHAnsi" w:cstheme="majorBidi"/>
    </w:rPr>
  </w:style>
  <w:style w:type="paragraph" w:styleId="aa">
    <w:name w:val="List Bullet"/>
    <w:basedOn w:val="a1"/>
    <w:qFormat/>
    <w:rsid w:val="001960AD"/>
    <w:pPr>
      <w:spacing w:before="60"/>
    </w:pPr>
  </w:style>
  <w:style w:type="paragraph" w:styleId="ab">
    <w:name w:val="Document Map"/>
    <w:basedOn w:val="a0"/>
    <w:link w:val="ac"/>
    <w:uiPriority w:val="99"/>
    <w:unhideWhenUsed/>
    <w:qFormat/>
    <w:rsid w:val="001960AD"/>
    <w:rPr>
      <w:rFonts w:ascii="Tahoma" w:eastAsia="Times New Roman" w:hAnsi="Tahoma" w:cs="Tahoma"/>
      <w:sz w:val="16"/>
      <w:szCs w:val="16"/>
      <w:lang w:eastAsia="en-US"/>
    </w:rPr>
  </w:style>
  <w:style w:type="paragraph" w:styleId="ad">
    <w:name w:val="annotation text"/>
    <w:basedOn w:val="a0"/>
    <w:link w:val="ae"/>
    <w:unhideWhenUsed/>
    <w:qFormat/>
    <w:rsid w:val="001960AD"/>
  </w:style>
  <w:style w:type="paragraph" w:styleId="3">
    <w:name w:val="List Number 3"/>
    <w:basedOn w:val="2"/>
    <w:qFormat/>
    <w:rsid w:val="001960AD"/>
    <w:pPr>
      <w:numPr>
        <w:numId w:val="7"/>
      </w:numPr>
    </w:pPr>
  </w:style>
  <w:style w:type="paragraph" w:styleId="af">
    <w:name w:val="List Continue"/>
    <w:basedOn w:val="a1"/>
    <w:qFormat/>
    <w:rsid w:val="001960AD"/>
    <w:pPr>
      <w:spacing w:before="60" w:after="120"/>
      <w:ind w:left="360"/>
    </w:pPr>
  </w:style>
  <w:style w:type="paragraph" w:styleId="af0">
    <w:name w:val="Block Text"/>
    <w:basedOn w:val="a0"/>
    <w:qFormat/>
    <w:rsid w:val="001960AD"/>
    <w:pPr>
      <w:spacing w:after="120"/>
      <w:ind w:left="1440" w:right="1440"/>
    </w:pPr>
    <w:rPr>
      <w:rFonts w:eastAsia="Times New Roman"/>
      <w:sz w:val="24"/>
      <w:szCs w:val="24"/>
      <w:lang w:eastAsia="en-US"/>
    </w:rPr>
  </w:style>
  <w:style w:type="paragraph" w:styleId="51">
    <w:name w:val="toc 5"/>
    <w:basedOn w:val="a0"/>
    <w:next w:val="a0"/>
    <w:qFormat/>
    <w:rsid w:val="001960AD"/>
    <w:pPr>
      <w:ind w:left="800"/>
    </w:pPr>
    <w:rPr>
      <w:rFonts w:asciiTheme="minorHAnsi" w:hAnsiTheme="minorHAnsi"/>
      <w:sz w:val="18"/>
      <w:szCs w:val="18"/>
    </w:rPr>
  </w:style>
  <w:style w:type="paragraph" w:styleId="33">
    <w:name w:val="toc 3"/>
    <w:basedOn w:val="a0"/>
    <w:next w:val="a0"/>
    <w:uiPriority w:val="39"/>
    <w:qFormat/>
    <w:rsid w:val="001960AD"/>
    <w:pPr>
      <w:ind w:left="400"/>
    </w:pPr>
    <w:rPr>
      <w:rFonts w:asciiTheme="minorHAnsi" w:hAnsiTheme="minorHAnsi"/>
      <w:i/>
      <w:iCs/>
    </w:rPr>
  </w:style>
  <w:style w:type="paragraph" w:styleId="81">
    <w:name w:val="toc 8"/>
    <w:basedOn w:val="a0"/>
    <w:next w:val="a0"/>
    <w:qFormat/>
    <w:rsid w:val="001960AD"/>
    <w:pPr>
      <w:ind w:left="1400"/>
    </w:pPr>
    <w:rPr>
      <w:rFonts w:asciiTheme="minorHAnsi" w:hAnsiTheme="minorHAnsi"/>
      <w:sz w:val="18"/>
      <w:szCs w:val="18"/>
    </w:rPr>
  </w:style>
  <w:style w:type="paragraph" w:styleId="af1">
    <w:name w:val="Balloon Text"/>
    <w:basedOn w:val="a0"/>
    <w:link w:val="af2"/>
    <w:qFormat/>
    <w:rsid w:val="001960AD"/>
    <w:rPr>
      <w:sz w:val="18"/>
      <w:szCs w:val="18"/>
    </w:rPr>
  </w:style>
  <w:style w:type="paragraph" w:styleId="af3">
    <w:name w:val="footer"/>
    <w:basedOn w:val="a0"/>
    <w:link w:val="af4"/>
    <w:uiPriority w:val="99"/>
    <w:qFormat/>
    <w:rsid w:val="001960AD"/>
    <w:pPr>
      <w:tabs>
        <w:tab w:val="center" w:pos="4320"/>
        <w:tab w:val="right" w:pos="8640"/>
      </w:tabs>
    </w:pPr>
  </w:style>
  <w:style w:type="paragraph" w:styleId="af5">
    <w:name w:val="header"/>
    <w:basedOn w:val="a0"/>
    <w:link w:val="af6"/>
    <w:uiPriority w:val="99"/>
    <w:qFormat/>
    <w:rsid w:val="001960AD"/>
    <w:pPr>
      <w:tabs>
        <w:tab w:val="center" w:pos="4320"/>
        <w:tab w:val="right" w:pos="8640"/>
      </w:tabs>
    </w:pPr>
  </w:style>
  <w:style w:type="paragraph" w:styleId="11">
    <w:name w:val="toc 1"/>
    <w:basedOn w:val="a0"/>
    <w:next w:val="a0"/>
    <w:uiPriority w:val="39"/>
    <w:unhideWhenUsed/>
    <w:qFormat/>
    <w:rsid w:val="001960AD"/>
    <w:pPr>
      <w:tabs>
        <w:tab w:val="left" w:pos="400"/>
        <w:tab w:val="right" w:leader="dot" w:pos="9890"/>
      </w:tabs>
      <w:spacing w:before="120" w:after="120"/>
    </w:pPr>
    <w:rPr>
      <w:rFonts w:asciiTheme="minorHAnsi" w:eastAsia="微软雅黑" w:hAnsiTheme="minorHAnsi" w:cs="Arial"/>
      <w:b/>
      <w:bCs/>
      <w:caps/>
    </w:rPr>
  </w:style>
  <w:style w:type="paragraph" w:styleId="42">
    <w:name w:val="toc 4"/>
    <w:basedOn w:val="a0"/>
    <w:next w:val="a0"/>
    <w:qFormat/>
    <w:rsid w:val="001960AD"/>
    <w:pPr>
      <w:ind w:left="600"/>
    </w:pPr>
    <w:rPr>
      <w:rFonts w:asciiTheme="minorHAnsi" w:hAnsiTheme="minorHAnsi"/>
      <w:sz w:val="18"/>
      <w:szCs w:val="18"/>
    </w:rPr>
  </w:style>
  <w:style w:type="paragraph" w:styleId="af7">
    <w:name w:val="Subtitle"/>
    <w:basedOn w:val="a0"/>
    <w:next w:val="a0"/>
    <w:link w:val="af8"/>
    <w:qFormat/>
    <w:rsid w:val="001960AD"/>
    <w:pPr>
      <w:spacing w:before="240" w:after="60" w:line="312" w:lineRule="auto"/>
      <w:jc w:val="center"/>
      <w:outlineLvl w:val="1"/>
    </w:pPr>
    <w:rPr>
      <w:rFonts w:asciiTheme="majorHAnsi" w:hAnsiTheme="majorHAnsi" w:cstheme="majorBidi"/>
      <w:b/>
      <w:bCs/>
      <w:kern w:val="28"/>
      <w:sz w:val="32"/>
      <w:szCs w:val="32"/>
      <w:lang w:eastAsia="en-US"/>
    </w:rPr>
  </w:style>
  <w:style w:type="paragraph" w:styleId="af9">
    <w:name w:val="footnote text"/>
    <w:basedOn w:val="a8"/>
    <w:link w:val="afa"/>
    <w:uiPriority w:val="99"/>
    <w:unhideWhenUsed/>
    <w:rsid w:val="001960AD"/>
    <w:pPr>
      <w:snapToGrid w:val="0"/>
      <w:ind w:leftChars="100" w:left="100" w:rightChars="100" w:right="100"/>
    </w:pPr>
    <w:rPr>
      <w:rFonts w:ascii="微软雅黑" w:eastAsia="微软雅黑" w:hAnsi="微软雅黑"/>
      <w:kern w:val="2"/>
      <w:sz w:val="18"/>
      <w:szCs w:val="18"/>
    </w:rPr>
  </w:style>
  <w:style w:type="paragraph" w:styleId="61">
    <w:name w:val="toc 6"/>
    <w:basedOn w:val="a0"/>
    <w:next w:val="a0"/>
    <w:qFormat/>
    <w:rsid w:val="001960AD"/>
    <w:pPr>
      <w:ind w:left="1000"/>
    </w:pPr>
    <w:rPr>
      <w:rFonts w:asciiTheme="minorHAnsi" w:hAnsiTheme="minorHAnsi"/>
      <w:sz w:val="18"/>
      <w:szCs w:val="18"/>
    </w:rPr>
  </w:style>
  <w:style w:type="paragraph" w:styleId="afb">
    <w:name w:val="table of figures"/>
    <w:basedOn w:val="TOC1"/>
    <w:next w:val="a1"/>
    <w:uiPriority w:val="99"/>
    <w:qFormat/>
    <w:rsid w:val="001960AD"/>
    <w:pPr>
      <w:tabs>
        <w:tab w:val="right" w:leader="dot" w:pos="10070"/>
      </w:tabs>
      <w:spacing w:before="120" w:line="260" w:lineRule="atLeast"/>
    </w:pPr>
    <w:rPr>
      <w:rFonts w:ascii="Arial" w:eastAsia="Times New Roman" w:hAnsi="Arial" w:cs="Times New Roman"/>
      <w:color w:val="auto"/>
      <w:sz w:val="20"/>
      <w:szCs w:val="20"/>
      <w:lang w:eastAsia="en-US"/>
    </w:rPr>
  </w:style>
  <w:style w:type="paragraph" w:customStyle="1" w:styleId="TOC1">
    <w:name w:val="TOC 标题1"/>
    <w:basedOn w:val="1"/>
    <w:next w:val="a0"/>
    <w:uiPriority w:val="39"/>
    <w:unhideWhenUsed/>
    <w:qFormat/>
    <w:rsid w:val="001960AD"/>
    <w:pPr>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zh-CN"/>
    </w:rPr>
  </w:style>
  <w:style w:type="paragraph" w:styleId="23">
    <w:name w:val="toc 2"/>
    <w:basedOn w:val="a0"/>
    <w:next w:val="a0"/>
    <w:uiPriority w:val="39"/>
    <w:qFormat/>
    <w:rsid w:val="001960AD"/>
    <w:pPr>
      <w:ind w:left="200"/>
    </w:pPr>
    <w:rPr>
      <w:rFonts w:asciiTheme="minorHAnsi" w:hAnsiTheme="minorHAnsi"/>
      <w:smallCaps/>
    </w:rPr>
  </w:style>
  <w:style w:type="paragraph" w:styleId="91">
    <w:name w:val="toc 9"/>
    <w:basedOn w:val="a0"/>
    <w:next w:val="a0"/>
    <w:qFormat/>
    <w:rsid w:val="001960AD"/>
    <w:pPr>
      <w:ind w:left="1600"/>
    </w:pPr>
    <w:rPr>
      <w:rFonts w:asciiTheme="minorHAnsi" w:hAnsiTheme="minorHAnsi"/>
      <w:sz w:val="18"/>
      <w:szCs w:val="18"/>
    </w:rPr>
  </w:style>
  <w:style w:type="paragraph" w:styleId="24">
    <w:name w:val="List Continue 2"/>
    <w:basedOn w:val="af"/>
    <w:qFormat/>
    <w:rsid w:val="001960AD"/>
    <w:pPr>
      <w:ind w:left="720"/>
      <w:contextualSpacing/>
    </w:pPr>
  </w:style>
  <w:style w:type="paragraph" w:styleId="afc">
    <w:name w:val="Normal (Web)"/>
    <w:basedOn w:val="a0"/>
    <w:uiPriority w:val="99"/>
    <w:unhideWhenUsed/>
    <w:qFormat/>
    <w:rsid w:val="001960AD"/>
    <w:rPr>
      <w:rFonts w:ascii="宋体" w:hAnsi="宋体" w:cs="宋体"/>
      <w:sz w:val="24"/>
      <w:szCs w:val="24"/>
    </w:rPr>
  </w:style>
  <w:style w:type="paragraph" w:styleId="34">
    <w:name w:val="List Continue 3"/>
    <w:basedOn w:val="af"/>
    <w:qFormat/>
    <w:rsid w:val="001960AD"/>
    <w:pPr>
      <w:ind w:left="1080"/>
      <w:contextualSpacing/>
    </w:pPr>
  </w:style>
  <w:style w:type="paragraph" w:styleId="afd">
    <w:name w:val="Title"/>
    <w:basedOn w:val="a0"/>
    <w:next w:val="a0"/>
    <w:link w:val="afe"/>
    <w:qFormat/>
    <w:rsid w:val="001960AD"/>
    <w:pPr>
      <w:spacing w:before="240" w:after="60"/>
      <w:ind w:left="357" w:right="57"/>
      <w:jc w:val="center"/>
    </w:pPr>
    <w:rPr>
      <w:b/>
      <w:kern w:val="28"/>
      <w:sz w:val="40"/>
      <w:lang w:val="en-GB" w:eastAsia="en-US"/>
    </w:rPr>
  </w:style>
  <w:style w:type="paragraph" w:styleId="aff">
    <w:name w:val="annotation subject"/>
    <w:basedOn w:val="ad"/>
    <w:next w:val="ad"/>
    <w:link w:val="aff0"/>
    <w:unhideWhenUsed/>
    <w:qFormat/>
    <w:rsid w:val="001960AD"/>
    <w:rPr>
      <w:b/>
      <w:bCs/>
    </w:rPr>
  </w:style>
  <w:style w:type="table" w:styleId="aff1">
    <w:name w:val="Table Grid"/>
    <w:basedOn w:val="a3"/>
    <w:uiPriority w:val="59"/>
    <w:qFormat/>
    <w:rsid w:val="001960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2">
    <w:name w:val="Table Professional"/>
    <w:basedOn w:val="a3"/>
    <w:qFormat/>
    <w:rsid w:val="001960AD"/>
    <w:rPr>
      <w:rFonts w:ascii="Arial" w:eastAsia="Times New Roman" w:hAnsi="Arial"/>
      <w:lang w:eastAsia="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3">
    <w:name w:val="Strong"/>
    <w:qFormat/>
    <w:rsid w:val="001960AD"/>
    <w:rPr>
      <w:b/>
      <w:bCs/>
    </w:rPr>
  </w:style>
  <w:style w:type="character" w:styleId="aff4">
    <w:name w:val="FollowedHyperlink"/>
    <w:basedOn w:val="a2"/>
    <w:uiPriority w:val="99"/>
    <w:qFormat/>
    <w:rsid w:val="001960AD"/>
    <w:rPr>
      <w:color w:val="800080" w:themeColor="followedHyperlink"/>
      <w:u w:val="single"/>
    </w:rPr>
  </w:style>
  <w:style w:type="character" w:styleId="aff5">
    <w:name w:val="Emphasis"/>
    <w:uiPriority w:val="20"/>
    <w:qFormat/>
    <w:rsid w:val="001960AD"/>
    <w:rPr>
      <w:rFonts w:ascii="微软雅黑" w:eastAsia="微软雅黑" w:hAnsi="微软雅黑"/>
      <w:sz w:val="21"/>
      <w:szCs w:val="21"/>
    </w:rPr>
  </w:style>
  <w:style w:type="character" w:styleId="aff6">
    <w:name w:val="Hyperlink"/>
    <w:basedOn w:val="a2"/>
    <w:uiPriority w:val="99"/>
    <w:unhideWhenUsed/>
    <w:qFormat/>
    <w:rsid w:val="001960AD"/>
    <w:rPr>
      <w:color w:val="0000FF" w:themeColor="hyperlink"/>
      <w:u w:val="single"/>
    </w:rPr>
  </w:style>
  <w:style w:type="character" w:styleId="aff7">
    <w:name w:val="annotation reference"/>
    <w:basedOn w:val="a2"/>
    <w:uiPriority w:val="99"/>
    <w:unhideWhenUsed/>
    <w:qFormat/>
    <w:rsid w:val="001960AD"/>
    <w:rPr>
      <w:sz w:val="21"/>
      <w:szCs w:val="21"/>
    </w:rPr>
  </w:style>
  <w:style w:type="character" w:styleId="aff8">
    <w:name w:val="footnote reference"/>
    <w:basedOn w:val="a2"/>
    <w:uiPriority w:val="99"/>
    <w:semiHidden/>
    <w:unhideWhenUsed/>
    <w:rsid w:val="001960AD"/>
    <w:rPr>
      <w:vertAlign w:val="superscript"/>
    </w:rPr>
  </w:style>
  <w:style w:type="character" w:customStyle="1" w:styleId="af2">
    <w:name w:val="批注框文本 字符"/>
    <w:link w:val="af1"/>
    <w:qFormat/>
    <w:rsid w:val="001960AD"/>
    <w:rPr>
      <w:rFonts w:ascii="Arial" w:hAnsi="Arial"/>
      <w:sz w:val="18"/>
      <w:szCs w:val="18"/>
    </w:rPr>
  </w:style>
  <w:style w:type="character" w:customStyle="1" w:styleId="10">
    <w:name w:val="标题 1 字符"/>
    <w:basedOn w:val="a2"/>
    <w:link w:val="1"/>
    <w:qFormat/>
    <w:rsid w:val="001960AD"/>
    <w:rPr>
      <w:rFonts w:ascii="Arial" w:eastAsia="Times New Roman" w:hAnsi="Arial"/>
      <w:b/>
      <w:sz w:val="36"/>
      <w:szCs w:val="36"/>
      <w:lang w:eastAsia="en-US"/>
    </w:rPr>
  </w:style>
  <w:style w:type="character" w:customStyle="1" w:styleId="22">
    <w:name w:val="标题 2 字符"/>
    <w:basedOn w:val="a2"/>
    <w:link w:val="21"/>
    <w:qFormat/>
    <w:rsid w:val="001960AD"/>
    <w:rPr>
      <w:rFonts w:ascii="Arial" w:eastAsia="Times New Roman" w:hAnsi="Arial"/>
      <w:b/>
      <w:sz w:val="28"/>
      <w:szCs w:val="19"/>
      <w:lang w:eastAsia="en-US"/>
    </w:rPr>
  </w:style>
  <w:style w:type="character" w:customStyle="1" w:styleId="32">
    <w:name w:val="标题 3 字符"/>
    <w:basedOn w:val="a2"/>
    <w:link w:val="31"/>
    <w:qFormat/>
    <w:rsid w:val="001960AD"/>
    <w:rPr>
      <w:rFonts w:ascii="Arial" w:eastAsia="Times New Roman" w:hAnsi="Arial"/>
      <w:b/>
      <w:sz w:val="24"/>
      <w:lang w:eastAsia="en-US"/>
    </w:rPr>
  </w:style>
  <w:style w:type="character" w:customStyle="1" w:styleId="41">
    <w:name w:val="标题 4 字符"/>
    <w:basedOn w:val="a2"/>
    <w:link w:val="40"/>
    <w:qFormat/>
    <w:rsid w:val="001960AD"/>
    <w:rPr>
      <w:rFonts w:ascii="Arial" w:hAnsi="Arial"/>
      <w:b/>
      <w:bCs/>
      <w:iCs/>
      <w:sz w:val="22"/>
      <w:szCs w:val="22"/>
      <w:lang w:eastAsia="en-US"/>
    </w:rPr>
  </w:style>
  <w:style w:type="character" w:customStyle="1" w:styleId="50">
    <w:name w:val="标题 5 字符"/>
    <w:basedOn w:val="a2"/>
    <w:link w:val="5"/>
    <w:qFormat/>
    <w:rsid w:val="001960AD"/>
    <w:rPr>
      <w:rFonts w:ascii="Arial" w:eastAsia="Times New Roman" w:hAnsi="Arial"/>
      <w:b/>
      <w:sz w:val="22"/>
      <w:lang w:eastAsia="en-US"/>
    </w:rPr>
  </w:style>
  <w:style w:type="character" w:customStyle="1" w:styleId="60">
    <w:name w:val="标题 6 字符"/>
    <w:basedOn w:val="a2"/>
    <w:link w:val="6"/>
    <w:qFormat/>
    <w:rsid w:val="001960AD"/>
    <w:rPr>
      <w:rFonts w:ascii="Arial" w:hAnsi="Arial"/>
      <w:i/>
      <w:iCs/>
      <w:szCs w:val="19"/>
      <w:lang w:eastAsia="en-US"/>
    </w:rPr>
  </w:style>
  <w:style w:type="character" w:customStyle="1" w:styleId="70">
    <w:name w:val="标题 7 字符"/>
    <w:basedOn w:val="a2"/>
    <w:link w:val="7"/>
    <w:qFormat/>
    <w:rsid w:val="001960AD"/>
    <w:rPr>
      <w:rFonts w:ascii="Arial" w:hAnsi="Arial"/>
      <w:iCs/>
      <w:color w:val="404040"/>
      <w:szCs w:val="19"/>
      <w:lang w:eastAsia="en-US"/>
    </w:rPr>
  </w:style>
  <w:style w:type="character" w:customStyle="1" w:styleId="80">
    <w:name w:val="标题 8 字符"/>
    <w:basedOn w:val="a2"/>
    <w:link w:val="8"/>
    <w:qFormat/>
    <w:rsid w:val="001960AD"/>
    <w:rPr>
      <w:rFonts w:ascii="Arial" w:hAnsi="Arial"/>
      <w:color w:val="404040"/>
      <w:lang w:eastAsia="en-US"/>
    </w:rPr>
  </w:style>
  <w:style w:type="character" w:customStyle="1" w:styleId="90">
    <w:name w:val="标题 9 字符"/>
    <w:basedOn w:val="a2"/>
    <w:link w:val="9"/>
    <w:qFormat/>
    <w:rsid w:val="001960AD"/>
    <w:rPr>
      <w:rFonts w:ascii="Arial" w:hAnsi="Arial"/>
      <w:iCs/>
      <w:color w:val="404040"/>
      <w:lang w:eastAsia="en-US"/>
    </w:rPr>
  </w:style>
  <w:style w:type="character" w:customStyle="1" w:styleId="a5">
    <w:name w:val="正文文本 字符"/>
    <w:basedOn w:val="a2"/>
    <w:link w:val="a1"/>
    <w:qFormat/>
    <w:rsid w:val="001960AD"/>
    <w:rPr>
      <w:rFonts w:ascii="Arial" w:eastAsia="Times New Roman" w:hAnsi="Arial"/>
      <w:szCs w:val="19"/>
      <w:lang w:eastAsia="en-US"/>
    </w:rPr>
  </w:style>
  <w:style w:type="character" w:customStyle="1" w:styleId="ExampleChars">
    <w:name w:val="ExampleChars"/>
    <w:qFormat/>
    <w:rsid w:val="001960AD"/>
    <w:rPr>
      <w:rFonts w:ascii="Arial" w:hAnsi="Arial"/>
      <w:i/>
      <w:color w:val="0000FF"/>
      <w:sz w:val="20"/>
      <w:vertAlign w:val="baseline"/>
    </w:rPr>
  </w:style>
  <w:style w:type="character" w:customStyle="1" w:styleId="afe">
    <w:name w:val="标题 字符"/>
    <w:basedOn w:val="a2"/>
    <w:link w:val="afd"/>
    <w:qFormat/>
    <w:rsid w:val="001960AD"/>
    <w:rPr>
      <w:rFonts w:ascii="Arial" w:hAnsi="Arial"/>
      <w:b/>
      <w:kern w:val="28"/>
      <w:sz w:val="40"/>
      <w:lang w:val="en-GB" w:eastAsia="en-US"/>
    </w:rPr>
  </w:style>
  <w:style w:type="paragraph" w:customStyle="1" w:styleId="ListofTables">
    <w:name w:val="List of Tables"/>
    <w:basedOn w:val="a0"/>
    <w:next w:val="a0"/>
    <w:qFormat/>
    <w:rsid w:val="001960AD"/>
    <w:pPr>
      <w:spacing w:after="60"/>
      <w:ind w:right="57"/>
      <w:jc w:val="both"/>
    </w:pPr>
    <w:rPr>
      <w:lang w:eastAsia="en-US"/>
    </w:rPr>
  </w:style>
  <w:style w:type="paragraph" w:customStyle="1" w:styleId="TableCaption">
    <w:name w:val="Table Caption"/>
    <w:basedOn w:val="a8"/>
    <w:next w:val="a0"/>
    <w:qFormat/>
    <w:rsid w:val="001960AD"/>
    <w:pPr>
      <w:spacing w:before="120" w:after="120"/>
      <w:ind w:right="57"/>
      <w:jc w:val="center"/>
    </w:pPr>
    <w:rPr>
      <w:rFonts w:ascii="Arial" w:eastAsia="宋体" w:hAnsi="Arial" w:cs="Times New Roman"/>
      <w:b/>
      <w:lang w:eastAsia="en-US"/>
    </w:rPr>
  </w:style>
  <w:style w:type="paragraph" w:styleId="aff9">
    <w:name w:val="List Paragraph"/>
    <w:basedOn w:val="a0"/>
    <w:uiPriority w:val="34"/>
    <w:qFormat/>
    <w:rsid w:val="001960AD"/>
    <w:pPr>
      <w:ind w:firstLineChars="200" w:firstLine="420"/>
    </w:pPr>
    <w:rPr>
      <w:rFonts w:ascii="宋体" w:hAnsi="宋体" w:cs="宋体"/>
      <w:sz w:val="24"/>
      <w:szCs w:val="24"/>
    </w:rPr>
  </w:style>
  <w:style w:type="character" w:customStyle="1" w:styleId="a7">
    <w:name w:val="正文缩进 字符"/>
    <w:link w:val="a6"/>
    <w:qFormat/>
    <w:rsid w:val="001960AD"/>
    <w:rPr>
      <w:rFonts w:ascii="Arial" w:hAnsi="Arial"/>
    </w:rPr>
  </w:style>
  <w:style w:type="paragraph" w:customStyle="1" w:styleId="Figures">
    <w:name w:val="Figures"/>
    <w:basedOn w:val="a0"/>
    <w:next w:val="a6"/>
    <w:qFormat/>
    <w:rsid w:val="001960AD"/>
    <w:pPr>
      <w:numPr>
        <w:numId w:val="8"/>
      </w:numPr>
      <w:tabs>
        <w:tab w:val="left" w:pos="2520"/>
      </w:tabs>
      <w:spacing w:after="60"/>
      <w:ind w:right="57"/>
      <w:jc w:val="both"/>
    </w:pPr>
    <w:rPr>
      <w:lang w:eastAsia="en-US"/>
    </w:rPr>
  </w:style>
  <w:style w:type="character" w:customStyle="1" w:styleId="ae">
    <w:name w:val="批注文字 字符"/>
    <w:basedOn w:val="a2"/>
    <w:link w:val="ad"/>
    <w:qFormat/>
    <w:rsid w:val="001960AD"/>
    <w:rPr>
      <w:rFonts w:ascii="Arial" w:hAnsi="Arial"/>
    </w:rPr>
  </w:style>
  <w:style w:type="character" w:customStyle="1" w:styleId="aff0">
    <w:name w:val="批注主题 字符"/>
    <w:basedOn w:val="ae"/>
    <w:link w:val="aff"/>
    <w:qFormat/>
    <w:rsid w:val="001960AD"/>
    <w:rPr>
      <w:rFonts w:ascii="Arial" w:hAnsi="Arial"/>
      <w:b/>
      <w:bCs/>
    </w:rPr>
  </w:style>
  <w:style w:type="paragraph" w:customStyle="1" w:styleId="TitleOfColumn">
    <w:name w:val="TitleOfColumn"/>
    <w:basedOn w:val="a0"/>
    <w:qFormat/>
    <w:rsid w:val="001960AD"/>
    <w:pPr>
      <w:keepNext/>
    </w:pPr>
    <w:rPr>
      <w:i/>
      <w:szCs w:val="24"/>
      <w:lang w:eastAsia="de-DE"/>
    </w:rPr>
  </w:style>
  <w:style w:type="paragraph" w:customStyle="1" w:styleId="TextInColumn">
    <w:name w:val="TextInColumn"/>
    <w:basedOn w:val="a0"/>
    <w:qFormat/>
    <w:rsid w:val="001960AD"/>
    <w:pPr>
      <w:ind w:left="284"/>
    </w:pPr>
    <w:rPr>
      <w:szCs w:val="24"/>
      <w:lang w:eastAsia="de-DE"/>
    </w:rPr>
  </w:style>
  <w:style w:type="paragraph" w:customStyle="1" w:styleId="TextFromColumn">
    <w:name w:val="TextFromColumn"/>
    <w:basedOn w:val="a1"/>
    <w:qFormat/>
    <w:rsid w:val="001960AD"/>
    <w:pPr>
      <w:spacing w:before="0" w:after="120" w:line="240" w:lineRule="auto"/>
      <w:ind w:left="284"/>
    </w:pPr>
    <w:rPr>
      <w:rFonts w:eastAsia="宋体"/>
      <w:szCs w:val="20"/>
      <w:lang w:eastAsia="de-DE"/>
    </w:rPr>
  </w:style>
  <w:style w:type="paragraph" w:customStyle="1" w:styleId="BodyTextRequirement">
    <w:name w:val="BodyTextRequirement"/>
    <w:basedOn w:val="a1"/>
    <w:next w:val="a1"/>
    <w:qFormat/>
    <w:rsid w:val="001960AD"/>
    <w:pPr>
      <w:numPr>
        <w:numId w:val="9"/>
      </w:numPr>
      <w:tabs>
        <w:tab w:val="clear" w:pos="720"/>
        <w:tab w:val="left" w:pos="0"/>
      </w:tabs>
      <w:spacing w:before="0" w:after="120" w:line="240" w:lineRule="auto"/>
      <w:ind w:left="0" w:hanging="680"/>
    </w:pPr>
    <w:rPr>
      <w:rFonts w:eastAsia="宋体"/>
      <w:sz w:val="22"/>
      <w:szCs w:val="20"/>
      <w:lang w:eastAsia="de-DE"/>
    </w:rPr>
  </w:style>
  <w:style w:type="character" w:customStyle="1" w:styleId="apple-converted-space">
    <w:name w:val="apple-converted-space"/>
    <w:qFormat/>
    <w:rsid w:val="001960AD"/>
  </w:style>
  <w:style w:type="character" w:customStyle="1" w:styleId="af4">
    <w:name w:val="页脚 字符"/>
    <w:link w:val="af3"/>
    <w:uiPriority w:val="99"/>
    <w:qFormat/>
    <w:rsid w:val="001960AD"/>
    <w:rPr>
      <w:rFonts w:ascii="Arial" w:hAnsi="Arial"/>
    </w:rPr>
  </w:style>
  <w:style w:type="paragraph" w:customStyle="1" w:styleId="Upstream">
    <w:name w:val="Upstream"/>
    <w:basedOn w:val="a0"/>
    <w:next w:val="a6"/>
    <w:qFormat/>
    <w:rsid w:val="001960AD"/>
    <w:pPr>
      <w:numPr>
        <w:numId w:val="10"/>
      </w:numPr>
      <w:tabs>
        <w:tab w:val="left" w:pos="2520"/>
      </w:tabs>
      <w:spacing w:after="60"/>
      <w:ind w:right="57"/>
      <w:jc w:val="both"/>
    </w:pPr>
    <w:rPr>
      <w:lang w:eastAsia="en-US"/>
    </w:rPr>
  </w:style>
  <w:style w:type="paragraph" w:customStyle="1" w:styleId="affa">
    <w:name w:val="技术文件_一级条标题"/>
    <w:basedOn w:val="a0"/>
    <w:next w:val="a0"/>
    <w:qFormat/>
    <w:rsid w:val="001960AD"/>
    <w:pPr>
      <w:spacing w:line="300" w:lineRule="auto"/>
      <w:jc w:val="both"/>
      <w:outlineLvl w:val="2"/>
    </w:pPr>
    <w:rPr>
      <w:rFonts w:ascii="黑体" w:eastAsia="黑体" w:hAnsi="Times New Roman" w:cs="宋体"/>
      <w:spacing w:val="2"/>
      <w:sz w:val="24"/>
    </w:rPr>
  </w:style>
  <w:style w:type="paragraph" w:customStyle="1" w:styleId="affb">
    <w:name w:val="技术文件_三级条标题"/>
    <w:basedOn w:val="a0"/>
    <w:next w:val="a0"/>
    <w:qFormat/>
    <w:rsid w:val="001960AD"/>
    <w:pPr>
      <w:spacing w:line="300" w:lineRule="auto"/>
      <w:jc w:val="both"/>
      <w:outlineLvl w:val="4"/>
    </w:pPr>
    <w:rPr>
      <w:rFonts w:ascii="黑体" w:eastAsia="黑体" w:hAnsi="Times New Roman" w:cs="宋体"/>
      <w:spacing w:val="2"/>
      <w:sz w:val="24"/>
    </w:rPr>
  </w:style>
  <w:style w:type="paragraph" w:customStyle="1" w:styleId="affc">
    <w:name w:val="技术文件_四级条标题"/>
    <w:basedOn w:val="a0"/>
    <w:next w:val="a0"/>
    <w:qFormat/>
    <w:rsid w:val="001960AD"/>
    <w:pPr>
      <w:spacing w:line="300" w:lineRule="auto"/>
      <w:jc w:val="both"/>
      <w:outlineLvl w:val="5"/>
    </w:pPr>
    <w:rPr>
      <w:rFonts w:ascii="黑体" w:eastAsia="黑体" w:hAnsi="Times New Roman" w:cs="宋体"/>
      <w:spacing w:val="2"/>
      <w:sz w:val="24"/>
    </w:rPr>
  </w:style>
  <w:style w:type="paragraph" w:customStyle="1" w:styleId="affd">
    <w:name w:val="技术文件_五级条标题"/>
    <w:basedOn w:val="a0"/>
    <w:next w:val="a0"/>
    <w:qFormat/>
    <w:rsid w:val="001960AD"/>
    <w:pPr>
      <w:spacing w:line="300" w:lineRule="auto"/>
      <w:jc w:val="both"/>
      <w:outlineLvl w:val="6"/>
    </w:pPr>
    <w:rPr>
      <w:rFonts w:ascii="黑体" w:eastAsia="黑体" w:hAnsi="Times New Roman" w:cs="宋体"/>
      <w:spacing w:val="2"/>
      <w:sz w:val="24"/>
    </w:rPr>
  </w:style>
  <w:style w:type="paragraph" w:customStyle="1" w:styleId="affe">
    <w:name w:val="技术文件_章标题"/>
    <w:basedOn w:val="a0"/>
    <w:qFormat/>
    <w:rsid w:val="001960AD"/>
    <w:pPr>
      <w:spacing w:beforeLines="50" w:afterLines="50" w:line="300" w:lineRule="auto"/>
      <w:jc w:val="both"/>
      <w:outlineLvl w:val="1"/>
    </w:pPr>
    <w:rPr>
      <w:rFonts w:ascii="黑体" w:eastAsia="黑体" w:hAnsi="Times New Roman" w:cs="宋体"/>
      <w:spacing w:val="2"/>
      <w:sz w:val="24"/>
    </w:rPr>
  </w:style>
  <w:style w:type="paragraph" w:customStyle="1" w:styleId="afff">
    <w:name w:val="技术文件＿六级条标题"/>
    <w:basedOn w:val="affd"/>
    <w:next w:val="a0"/>
    <w:qFormat/>
    <w:rsid w:val="001960AD"/>
  </w:style>
  <w:style w:type="paragraph" w:customStyle="1" w:styleId="afff0">
    <w:name w:val="技术文件_二级条标题"/>
    <w:basedOn w:val="affa"/>
    <w:qFormat/>
    <w:rsid w:val="001960AD"/>
    <w:pPr>
      <w:outlineLvl w:val="3"/>
    </w:pPr>
  </w:style>
  <w:style w:type="character" w:customStyle="1" w:styleId="apple-style-span">
    <w:name w:val="apple-style-span"/>
    <w:qFormat/>
    <w:rsid w:val="001960AD"/>
  </w:style>
  <w:style w:type="paragraph" w:customStyle="1" w:styleId="RequirementBody">
    <w:name w:val="Requirement Body"/>
    <w:basedOn w:val="a0"/>
    <w:qFormat/>
    <w:rsid w:val="001960AD"/>
    <w:pPr>
      <w:keepLines/>
      <w:spacing w:before="60" w:after="60" w:line="260" w:lineRule="atLeast"/>
      <w:ind w:left="360"/>
    </w:pPr>
    <w:rPr>
      <w:rFonts w:eastAsia="Times New Roman"/>
      <w:color w:val="0000FF"/>
      <w:szCs w:val="19"/>
      <w:lang w:eastAsia="en-US"/>
    </w:rPr>
  </w:style>
  <w:style w:type="paragraph" w:customStyle="1" w:styleId="Default">
    <w:name w:val="Default"/>
    <w:qFormat/>
    <w:rsid w:val="001960AD"/>
    <w:pPr>
      <w:widowControl w:val="0"/>
      <w:autoSpaceDE w:val="0"/>
      <w:autoSpaceDN w:val="0"/>
      <w:adjustRightInd w:val="0"/>
    </w:pPr>
    <w:rPr>
      <w:rFonts w:ascii="Arial" w:hAnsi="Arial" w:cs="Arial"/>
      <w:color w:val="000000"/>
      <w:sz w:val="24"/>
      <w:szCs w:val="24"/>
    </w:rPr>
  </w:style>
  <w:style w:type="paragraph" w:customStyle="1" w:styleId="Related">
    <w:name w:val="Related"/>
    <w:basedOn w:val="a0"/>
    <w:next w:val="a6"/>
    <w:link w:val="RelatedChar"/>
    <w:qFormat/>
    <w:rsid w:val="001960AD"/>
    <w:pPr>
      <w:numPr>
        <w:numId w:val="11"/>
      </w:numPr>
      <w:tabs>
        <w:tab w:val="left" w:pos="2520"/>
      </w:tabs>
      <w:spacing w:after="60"/>
      <w:ind w:right="57"/>
      <w:jc w:val="both"/>
    </w:pPr>
    <w:rPr>
      <w:rFonts w:eastAsiaTheme="minorEastAsia"/>
      <w:lang w:eastAsia="en-US"/>
    </w:rPr>
  </w:style>
  <w:style w:type="character" w:customStyle="1" w:styleId="RelatedChar">
    <w:name w:val="Related Char"/>
    <w:basedOn w:val="a2"/>
    <w:link w:val="Related"/>
    <w:qFormat/>
    <w:rsid w:val="001960AD"/>
    <w:rPr>
      <w:rFonts w:ascii="Arial" w:eastAsiaTheme="minorEastAsia" w:hAnsi="Arial"/>
      <w:lang w:eastAsia="en-US"/>
    </w:rPr>
  </w:style>
  <w:style w:type="character" w:customStyle="1" w:styleId="keyword">
    <w:name w:val="keyword"/>
    <w:basedOn w:val="a2"/>
    <w:qFormat/>
    <w:rsid w:val="001960AD"/>
  </w:style>
  <w:style w:type="paragraph" w:customStyle="1" w:styleId="Sub-Title2">
    <w:name w:val="Sub-Title 2"/>
    <w:basedOn w:val="a0"/>
    <w:qFormat/>
    <w:rsid w:val="001960AD"/>
    <w:pPr>
      <w:spacing w:before="360" w:after="120" w:line="400" w:lineRule="atLeast"/>
      <w:jc w:val="center"/>
    </w:pPr>
    <w:rPr>
      <w:rFonts w:eastAsia="Times New Roman"/>
      <w:b/>
      <w:bCs/>
      <w:kern w:val="28"/>
      <w:sz w:val="28"/>
      <w:szCs w:val="36"/>
      <w:lang w:eastAsia="en-US"/>
    </w:rPr>
  </w:style>
  <w:style w:type="character" w:customStyle="1" w:styleId="af6">
    <w:name w:val="页眉 字符"/>
    <w:basedOn w:val="a2"/>
    <w:link w:val="af5"/>
    <w:uiPriority w:val="99"/>
    <w:qFormat/>
    <w:rsid w:val="001960AD"/>
    <w:rPr>
      <w:rFonts w:ascii="Arial" w:hAnsi="Arial"/>
    </w:rPr>
  </w:style>
  <w:style w:type="paragraph" w:customStyle="1" w:styleId="Sub-Title3">
    <w:name w:val="Sub-Title 3"/>
    <w:basedOn w:val="Sub-Title2"/>
    <w:qFormat/>
    <w:rsid w:val="001960AD"/>
    <w:pPr>
      <w:spacing w:before="1080" w:after="0" w:line="360" w:lineRule="atLeast"/>
    </w:pPr>
    <w:rPr>
      <w:sz w:val="24"/>
    </w:rPr>
  </w:style>
  <w:style w:type="paragraph" w:customStyle="1" w:styleId="12">
    <w:name w:val="修订1"/>
    <w:hidden/>
    <w:uiPriority w:val="99"/>
    <w:semiHidden/>
    <w:qFormat/>
    <w:rsid w:val="001960AD"/>
    <w:rPr>
      <w:rFonts w:ascii="Arial" w:eastAsia="Times New Roman" w:hAnsi="Arial"/>
      <w:sz w:val="24"/>
      <w:szCs w:val="24"/>
      <w:lang w:eastAsia="en-US"/>
    </w:rPr>
  </w:style>
  <w:style w:type="paragraph" w:customStyle="1" w:styleId="Figure">
    <w:name w:val="Figure"/>
    <w:basedOn w:val="a1"/>
    <w:next w:val="a1"/>
    <w:qFormat/>
    <w:rsid w:val="001960AD"/>
    <w:pPr>
      <w:keepNext/>
      <w:spacing w:before="240" w:after="120"/>
      <w:jc w:val="center"/>
    </w:pPr>
  </w:style>
  <w:style w:type="paragraph" w:customStyle="1" w:styleId="Sub-Title1">
    <w:name w:val="Sub-Title 1"/>
    <w:basedOn w:val="afd"/>
    <w:qFormat/>
    <w:rsid w:val="001960AD"/>
    <w:pPr>
      <w:spacing w:before="720" w:after="120" w:line="400" w:lineRule="atLeast"/>
      <w:ind w:left="0" w:right="0"/>
    </w:pPr>
    <w:rPr>
      <w:rFonts w:eastAsia="Times New Roman"/>
      <w:bCs/>
      <w:sz w:val="48"/>
      <w:szCs w:val="36"/>
      <w:lang w:val="en-US"/>
    </w:rPr>
  </w:style>
  <w:style w:type="paragraph" w:customStyle="1" w:styleId="Flow">
    <w:name w:val="Flow"/>
    <w:basedOn w:val="a1"/>
    <w:qFormat/>
    <w:rsid w:val="001960AD"/>
    <w:pPr>
      <w:ind w:left="1872" w:hanging="1152"/>
    </w:pPr>
  </w:style>
  <w:style w:type="paragraph" w:customStyle="1" w:styleId="Hidden">
    <w:name w:val="Hidden"/>
    <w:basedOn w:val="a1"/>
    <w:next w:val="a1"/>
    <w:qFormat/>
    <w:rsid w:val="001960AD"/>
    <w:pPr>
      <w:ind w:left="720"/>
    </w:pPr>
    <w:rPr>
      <w:i/>
      <w:iCs/>
      <w:vanish/>
      <w:color w:val="0000FF"/>
    </w:rPr>
  </w:style>
  <w:style w:type="table" w:customStyle="1" w:styleId="LightGrid1">
    <w:name w:val="Light Grid1"/>
    <w:basedOn w:val="a3"/>
    <w:uiPriority w:val="62"/>
    <w:qFormat/>
    <w:rsid w:val="001960AD"/>
    <w:rPr>
      <w:rFonts w:ascii="Arial" w:eastAsia="Times New Roman" w:hAnsi="Arial"/>
      <w:lang w:eastAsia="en-US"/>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Times New Roman" w:eastAsia="Times New Roman" w:hAnsi="Times New Roman" w:cs="Times New Roman"/>
        <w:b/>
        <w:bCs/>
      </w:rPr>
      <w:tblPr/>
      <w:tcPr>
        <w:tcBorders>
          <w:top w:val="single" w:sz="8" w:space="0" w:color="000000"/>
          <w:left w:val="single" w:sz="8" w:space="0" w:color="000000"/>
          <w:bottom w:val="single" w:sz="18" w:space="0" w:color="000000"/>
          <w:right w:val="single" w:sz="8" w:space="0" w:color="000000"/>
          <w:insideV w:val="single" w:sz="8" w:space="0" w:color="auto"/>
        </w:tcBorders>
      </w:tcPr>
    </w:tblStylePr>
    <w:tblStylePr w:type="lastRow">
      <w:pPr>
        <w:spacing w:before="0" w:after="0" w:line="240" w:lineRule="auto"/>
      </w:pPr>
      <w:rPr>
        <w:rFonts w:ascii="Times New Roman" w:eastAsia="Times New Roman" w:hAnsi="Times New Roman" w:cs="Times New Roman"/>
        <w:b/>
        <w:bCs/>
      </w:rPr>
      <w:tblPr/>
      <w:tcPr>
        <w:tcBorders>
          <w:top w:val="double" w:sz="6" w:space="0" w:color="000000"/>
          <w:left w:val="single" w:sz="8" w:space="0" w:color="000000"/>
          <w:bottom w:val="single" w:sz="8" w:space="0" w:color="000000"/>
          <w:right w:val="single" w:sz="8" w:space="0" w:color="000000"/>
          <w:insideV w:val="single" w:sz="8" w:space="0" w:color="auto"/>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paragraph" w:customStyle="1" w:styleId="TitlePageNote">
    <w:name w:val="Title Page Note"/>
    <w:basedOn w:val="a1"/>
    <w:link w:val="TitlePageNoteChar"/>
    <w:qFormat/>
    <w:rsid w:val="001960AD"/>
    <w:pPr>
      <w:jc w:val="center"/>
    </w:pPr>
  </w:style>
  <w:style w:type="character" w:customStyle="1" w:styleId="TitlePageNoteChar">
    <w:name w:val="Title Page Note Char"/>
    <w:basedOn w:val="a5"/>
    <w:link w:val="TitlePageNote"/>
    <w:qFormat/>
    <w:rsid w:val="001960AD"/>
    <w:rPr>
      <w:rFonts w:ascii="Arial" w:eastAsia="Times New Roman" w:hAnsi="Arial"/>
      <w:szCs w:val="19"/>
      <w:lang w:eastAsia="en-US"/>
    </w:rPr>
  </w:style>
  <w:style w:type="paragraph" w:customStyle="1" w:styleId="TableTitle">
    <w:name w:val="Table Title"/>
    <w:basedOn w:val="a1"/>
    <w:link w:val="TableTitleChar"/>
    <w:qFormat/>
    <w:rsid w:val="001960AD"/>
    <w:pPr>
      <w:keepNext/>
      <w:keepLines/>
      <w:spacing w:line="220" w:lineRule="atLeast"/>
      <w:jc w:val="center"/>
    </w:pPr>
    <w:rPr>
      <w:bCs/>
      <w:color w:val="FFFFFF"/>
      <w:sz w:val="18"/>
    </w:rPr>
  </w:style>
  <w:style w:type="paragraph" w:customStyle="1" w:styleId="TableContent">
    <w:name w:val="Table Content"/>
    <w:basedOn w:val="a1"/>
    <w:link w:val="TableContentChar"/>
    <w:qFormat/>
    <w:rsid w:val="001960AD"/>
    <w:pPr>
      <w:spacing w:line="200" w:lineRule="atLeast"/>
    </w:pPr>
    <w:rPr>
      <w:sz w:val="16"/>
    </w:rPr>
  </w:style>
  <w:style w:type="character" w:customStyle="1" w:styleId="TableTitleChar">
    <w:name w:val="Table Title Char"/>
    <w:basedOn w:val="a5"/>
    <w:link w:val="TableTitle"/>
    <w:qFormat/>
    <w:rsid w:val="001960AD"/>
    <w:rPr>
      <w:rFonts w:ascii="Arial" w:eastAsia="Times New Roman" w:hAnsi="Arial"/>
      <w:bCs/>
      <w:color w:val="FFFFFF"/>
      <w:sz w:val="18"/>
      <w:szCs w:val="19"/>
      <w:lang w:eastAsia="en-US"/>
    </w:rPr>
  </w:style>
  <w:style w:type="paragraph" w:customStyle="1" w:styleId="TableCentered">
    <w:name w:val="Table Centered"/>
    <w:basedOn w:val="TableContent"/>
    <w:qFormat/>
    <w:rsid w:val="001960AD"/>
    <w:pPr>
      <w:jc w:val="center"/>
    </w:pPr>
  </w:style>
  <w:style w:type="paragraph" w:customStyle="1" w:styleId="Title1">
    <w:name w:val="Title1"/>
    <w:basedOn w:val="afd"/>
    <w:qFormat/>
    <w:rsid w:val="001960AD"/>
    <w:pPr>
      <w:spacing w:before="480" w:after="720" w:line="400" w:lineRule="atLeast"/>
      <w:ind w:left="0" w:right="0"/>
    </w:pPr>
    <w:rPr>
      <w:rFonts w:ascii="Arial Black" w:eastAsia="Times New Roman" w:hAnsi="Arial Black"/>
      <w:b w:val="0"/>
      <w:bCs/>
      <w:sz w:val="72"/>
      <w:szCs w:val="48"/>
      <w:lang w:val="en-US"/>
    </w:rPr>
  </w:style>
  <w:style w:type="paragraph" w:customStyle="1" w:styleId="IntroHeading">
    <w:name w:val="Intro Heading"/>
    <w:basedOn w:val="TOC1"/>
    <w:qFormat/>
    <w:rsid w:val="001960AD"/>
    <w:pPr>
      <w:pageBreakBefore/>
      <w:spacing w:before="120" w:after="120" w:line="260" w:lineRule="atLeast"/>
    </w:pPr>
    <w:rPr>
      <w:rFonts w:ascii="Arial" w:eastAsia="Times New Roman" w:hAnsi="Arial" w:cs="Times New Roman"/>
      <w:color w:val="auto"/>
      <w:sz w:val="32"/>
      <w:lang w:eastAsia="en-US"/>
    </w:rPr>
  </w:style>
  <w:style w:type="paragraph" w:customStyle="1" w:styleId="CapabilityList">
    <w:name w:val="Capability List"/>
    <w:basedOn w:val="a"/>
    <w:rsid w:val="001960AD"/>
    <w:pPr>
      <w:numPr>
        <w:numId w:val="12"/>
      </w:numPr>
      <w:ind w:left="1080" w:hanging="720"/>
    </w:pPr>
  </w:style>
  <w:style w:type="paragraph" w:customStyle="1" w:styleId="Reference">
    <w:name w:val="Reference"/>
    <w:basedOn w:val="a1"/>
    <w:qFormat/>
    <w:rsid w:val="001960AD"/>
    <w:pPr>
      <w:numPr>
        <w:numId w:val="13"/>
      </w:numPr>
      <w:spacing w:line="200" w:lineRule="atLeast"/>
      <w:ind w:left="360"/>
    </w:pPr>
    <w:rPr>
      <w:b/>
      <w:sz w:val="16"/>
    </w:rPr>
  </w:style>
  <w:style w:type="paragraph" w:customStyle="1" w:styleId="ConstraintList">
    <w:name w:val="Constraint List"/>
    <w:basedOn w:val="a0"/>
    <w:qFormat/>
    <w:rsid w:val="001960AD"/>
    <w:pPr>
      <w:numPr>
        <w:numId w:val="14"/>
      </w:numPr>
      <w:spacing w:before="60" w:after="60" w:line="260" w:lineRule="atLeast"/>
      <w:ind w:left="1080" w:hanging="720"/>
    </w:pPr>
    <w:rPr>
      <w:rFonts w:eastAsia="Times New Roman"/>
      <w:szCs w:val="19"/>
      <w:lang w:eastAsia="en-US"/>
    </w:rPr>
  </w:style>
  <w:style w:type="paragraph" w:customStyle="1" w:styleId="Requirement">
    <w:name w:val="Requirement"/>
    <w:basedOn w:val="a1"/>
    <w:qFormat/>
    <w:rsid w:val="001960AD"/>
    <w:pPr>
      <w:keepLines/>
      <w:ind w:left="2952" w:hanging="2592"/>
    </w:pPr>
    <w:rPr>
      <w:color w:val="0000FF"/>
    </w:rPr>
  </w:style>
  <w:style w:type="character" w:customStyle="1" w:styleId="RequirementID">
    <w:name w:val="Requirement ID"/>
    <w:basedOn w:val="a2"/>
    <w:uiPriority w:val="1"/>
    <w:qFormat/>
    <w:rsid w:val="001960AD"/>
    <w:rPr>
      <w:b/>
    </w:rPr>
  </w:style>
  <w:style w:type="paragraph" w:customStyle="1" w:styleId="Sub-Heading1">
    <w:name w:val="Sub-Heading 1"/>
    <w:basedOn w:val="a1"/>
    <w:qFormat/>
    <w:rsid w:val="001960AD"/>
    <w:pPr>
      <w:keepNext/>
      <w:spacing w:before="360" w:after="120"/>
    </w:pPr>
    <w:rPr>
      <w:b/>
      <w:u w:val="single"/>
    </w:rPr>
  </w:style>
  <w:style w:type="paragraph" w:customStyle="1" w:styleId="Sub-Heading2">
    <w:name w:val="Sub-Heading 2"/>
    <w:basedOn w:val="Sub-Heading1"/>
    <w:qFormat/>
    <w:rsid w:val="001960AD"/>
    <w:pPr>
      <w:spacing w:before="240"/>
    </w:pPr>
    <w:rPr>
      <w:b w:val="0"/>
    </w:rPr>
  </w:style>
  <w:style w:type="character" w:customStyle="1" w:styleId="a9">
    <w:name w:val="题注 字符"/>
    <w:basedOn w:val="a2"/>
    <w:link w:val="a8"/>
    <w:qFormat/>
    <w:rsid w:val="001960AD"/>
    <w:rPr>
      <w:rFonts w:asciiTheme="majorHAnsi" w:eastAsia="黑体" w:hAnsiTheme="majorHAnsi" w:cstheme="majorBidi"/>
    </w:rPr>
  </w:style>
  <w:style w:type="paragraph" w:customStyle="1" w:styleId="TableAfter">
    <w:name w:val="Table After"/>
    <w:basedOn w:val="a1"/>
    <w:qFormat/>
    <w:rsid w:val="001960AD"/>
    <w:pPr>
      <w:spacing w:before="0" w:after="0" w:line="60" w:lineRule="atLeast"/>
    </w:pPr>
    <w:rPr>
      <w:sz w:val="6"/>
    </w:rPr>
  </w:style>
  <w:style w:type="paragraph" w:customStyle="1" w:styleId="DiagramDescription">
    <w:name w:val="Diagram Description"/>
    <w:basedOn w:val="a1"/>
    <w:qFormat/>
    <w:rsid w:val="001960AD"/>
    <w:pPr>
      <w:keepNext/>
    </w:pPr>
  </w:style>
  <w:style w:type="paragraph" w:customStyle="1" w:styleId="RequirementBullet">
    <w:name w:val="Requirement Bullet"/>
    <w:basedOn w:val="Requirement"/>
    <w:qFormat/>
    <w:rsid w:val="001960AD"/>
    <w:pPr>
      <w:numPr>
        <w:numId w:val="15"/>
      </w:numPr>
      <w:ind w:left="720"/>
    </w:pPr>
  </w:style>
  <w:style w:type="paragraph" w:customStyle="1" w:styleId="RequirementTitle">
    <w:name w:val="Requirement Title"/>
    <w:basedOn w:val="RequirementBody"/>
    <w:qFormat/>
    <w:rsid w:val="001960AD"/>
    <w:pPr>
      <w:keepNext/>
      <w:spacing w:before="300" w:after="0"/>
    </w:pPr>
    <w:rPr>
      <w:b/>
    </w:rPr>
  </w:style>
  <w:style w:type="paragraph" w:customStyle="1" w:styleId="OLETable">
    <w:name w:val="OLE Table"/>
    <w:basedOn w:val="Figure"/>
    <w:qFormat/>
    <w:rsid w:val="001960AD"/>
  </w:style>
  <w:style w:type="paragraph" w:customStyle="1" w:styleId="TableBullet">
    <w:name w:val="Table Bullet"/>
    <w:basedOn w:val="TableContent"/>
    <w:qFormat/>
    <w:rsid w:val="001960AD"/>
    <w:pPr>
      <w:numPr>
        <w:numId w:val="16"/>
      </w:numPr>
      <w:ind w:left="187" w:hanging="187"/>
    </w:pPr>
  </w:style>
  <w:style w:type="paragraph" w:customStyle="1" w:styleId="RefTable">
    <w:name w:val="Ref Table"/>
    <w:basedOn w:val="a1"/>
    <w:qFormat/>
    <w:rsid w:val="001960AD"/>
    <w:pPr>
      <w:spacing w:before="60" w:line="160" w:lineRule="atLeast"/>
    </w:pPr>
    <w:rPr>
      <w:sz w:val="16"/>
    </w:rPr>
  </w:style>
  <w:style w:type="paragraph" w:customStyle="1" w:styleId="FieldText">
    <w:name w:val="Field Text"/>
    <w:basedOn w:val="a1"/>
    <w:next w:val="a0"/>
    <w:link w:val="FieldTextChar"/>
    <w:qFormat/>
    <w:rsid w:val="001960AD"/>
    <w:rPr>
      <w:b/>
    </w:rPr>
  </w:style>
  <w:style w:type="character" w:customStyle="1" w:styleId="FieldTextChar">
    <w:name w:val="Field Text Char"/>
    <w:basedOn w:val="a5"/>
    <w:link w:val="FieldText"/>
    <w:qFormat/>
    <w:rsid w:val="001960AD"/>
    <w:rPr>
      <w:rFonts w:ascii="Arial" w:eastAsia="Times New Roman" w:hAnsi="Arial"/>
      <w:b/>
      <w:szCs w:val="19"/>
      <w:lang w:eastAsia="en-US"/>
    </w:rPr>
  </w:style>
  <w:style w:type="paragraph" w:customStyle="1" w:styleId="TableContentDelta">
    <w:name w:val="Table Content Delta"/>
    <w:basedOn w:val="TableContent"/>
    <w:qFormat/>
    <w:rsid w:val="001960AD"/>
    <w:pPr>
      <w:jc w:val="center"/>
    </w:pPr>
    <w:rPr>
      <w:rFonts w:cs="Arial"/>
      <w:color w:val="FF0000"/>
      <w:szCs w:val="16"/>
    </w:rPr>
  </w:style>
  <w:style w:type="character" w:customStyle="1" w:styleId="Delta">
    <w:name w:val="Delta"/>
    <w:basedOn w:val="a2"/>
    <w:uiPriority w:val="1"/>
    <w:qFormat/>
    <w:rsid w:val="001960AD"/>
    <w:rPr>
      <w:rFonts w:ascii="Wingdings 3" w:hAnsi="Wingdings 3"/>
      <w:color w:val="FF0000"/>
      <w:sz w:val="20"/>
      <w:szCs w:val="20"/>
    </w:rPr>
  </w:style>
  <w:style w:type="character" w:customStyle="1" w:styleId="ac">
    <w:name w:val="文档结构图 字符"/>
    <w:basedOn w:val="a2"/>
    <w:link w:val="ab"/>
    <w:uiPriority w:val="99"/>
    <w:qFormat/>
    <w:rsid w:val="001960AD"/>
    <w:rPr>
      <w:rFonts w:ascii="Tahoma" w:eastAsia="Times New Roman" w:hAnsi="Tahoma" w:cs="Tahoma"/>
      <w:sz w:val="16"/>
      <w:szCs w:val="16"/>
      <w:lang w:eastAsia="en-US"/>
    </w:rPr>
  </w:style>
  <w:style w:type="paragraph" w:customStyle="1" w:styleId="TableContentSmall">
    <w:name w:val="Table Content Small"/>
    <w:basedOn w:val="TableContent"/>
    <w:qFormat/>
    <w:rsid w:val="001960AD"/>
    <w:pPr>
      <w:spacing w:before="60" w:line="160" w:lineRule="atLeast"/>
    </w:pPr>
    <w:rPr>
      <w:sz w:val="12"/>
    </w:rPr>
  </w:style>
  <w:style w:type="paragraph" w:customStyle="1" w:styleId="TableRowTitle">
    <w:name w:val="Table Row Title"/>
    <w:basedOn w:val="TableContent"/>
    <w:qFormat/>
    <w:rsid w:val="001960AD"/>
    <w:rPr>
      <w:b/>
      <w:color w:val="FFFFFF"/>
    </w:rPr>
  </w:style>
  <w:style w:type="paragraph" w:customStyle="1" w:styleId="TableDescription">
    <w:name w:val="Table Description"/>
    <w:basedOn w:val="a1"/>
    <w:qFormat/>
    <w:rsid w:val="001960AD"/>
    <w:rPr>
      <w:b/>
      <w:bCs/>
    </w:rPr>
  </w:style>
  <w:style w:type="paragraph" w:customStyle="1" w:styleId="TableCenteredSmall">
    <w:name w:val="Table Centered Small"/>
    <w:basedOn w:val="TableCentered"/>
    <w:qFormat/>
    <w:rsid w:val="001960AD"/>
    <w:pPr>
      <w:spacing w:before="60" w:line="160" w:lineRule="atLeast"/>
    </w:pPr>
    <w:rPr>
      <w:sz w:val="12"/>
    </w:rPr>
  </w:style>
  <w:style w:type="paragraph" w:customStyle="1" w:styleId="TableTitleSmall">
    <w:name w:val="Table Title Small"/>
    <w:basedOn w:val="TableTitle"/>
    <w:qFormat/>
    <w:rsid w:val="001960AD"/>
    <w:pPr>
      <w:spacing w:before="60" w:line="180" w:lineRule="atLeast"/>
    </w:pPr>
    <w:rPr>
      <w:b/>
      <w:bCs w:val="0"/>
      <w:sz w:val="14"/>
    </w:rPr>
  </w:style>
  <w:style w:type="paragraph" w:customStyle="1" w:styleId="TableRowTitleSmall">
    <w:name w:val="Table Row Title Small"/>
    <w:basedOn w:val="TableRowTitle"/>
    <w:qFormat/>
    <w:rsid w:val="001960AD"/>
    <w:pPr>
      <w:spacing w:before="60" w:line="160" w:lineRule="atLeast"/>
    </w:pPr>
    <w:rPr>
      <w:sz w:val="12"/>
    </w:rPr>
  </w:style>
  <w:style w:type="paragraph" w:customStyle="1" w:styleId="TableDescriptionSmall">
    <w:name w:val="Table Description Small"/>
    <w:basedOn w:val="TableDescription"/>
    <w:qFormat/>
    <w:rsid w:val="001960AD"/>
    <w:pPr>
      <w:spacing w:line="220" w:lineRule="atLeast"/>
    </w:pPr>
    <w:rPr>
      <w:bCs w:val="0"/>
      <w:sz w:val="16"/>
    </w:rPr>
  </w:style>
  <w:style w:type="paragraph" w:customStyle="1" w:styleId="TableBulletSmall">
    <w:name w:val="Table Bullet Small"/>
    <w:basedOn w:val="TableBullet"/>
    <w:qFormat/>
    <w:rsid w:val="001960AD"/>
    <w:pPr>
      <w:spacing w:before="60" w:line="160" w:lineRule="atLeast"/>
      <w:ind w:left="86" w:hanging="86"/>
    </w:pPr>
    <w:rPr>
      <w:sz w:val="12"/>
    </w:rPr>
  </w:style>
  <w:style w:type="character" w:customStyle="1" w:styleId="af8">
    <w:name w:val="副标题 字符"/>
    <w:basedOn w:val="a2"/>
    <w:link w:val="af7"/>
    <w:qFormat/>
    <w:rsid w:val="001960AD"/>
    <w:rPr>
      <w:rFonts w:asciiTheme="majorHAnsi" w:hAnsiTheme="majorHAnsi" w:cstheme="majorBidi"/>
      <w:b/>
      <w:bCs/>
      <w:kern w:val="28"/>
      <w:sz w:val="32"/>
      <w:szCs w:val="32"/>
      <w:lang w:eastAsia="en-US"/>
    </w:rPr>
  </w:style>
  <w:style w:type="character" w:customStyle="1" w:styleId="copied">
    <w:name w:val="copied"/>
    <w:basedOn w:val="a2"/>
    <w:qFormat/>
    <w:rsid w:val="001960AD"/>
  </w:style>
  <w:style w:type="character" w:customStyle="1" w:styleId="TableContentChar">
    <w:name w:val="Table Content Char"/>
    <w:link w:val="TableContent"/>
    <w:qFormat/>
    <w:locked/>
    <w:rsid w:val="001960AD"/>
    <w:rPr>
      <w:rFonts w:ascii="Arial" w:eastAsia="Times New Roman" w:hAnsi="Arial"/>
      <w:sz w:val="16"/>
      <w:szCs w:val="19"/>
      <w:lang w:eastAsia="en-US"/>
    </w:rPr>
  </w:style>
  <w:style w:type="paragraph" w:customStyle="1" w:styleId="xl66">
    <w:name w:val="xl66"/>
    <w:basedOn w:val="a0"/>
    <w:qFormat/>
    <w:rsid w:val="001960AD"/>
    <w:pPr>
      <w:pBdr>
        <w:top w:val="single" w:sz="4" w:space="0" w:color="auto"/>
        <w:left w:val="single" w:sz="4" w:space="0" w:color="auto"/>
        <w:bottom w:val="single" w:sz="4" w:space="0" w:color="auto"/>
        <w:right w:val="single" w:sz="4" w:space="0" w:color="auto"/>
      </w:pBdr>
      <w:spacing w:before="100" w:beforeAutospacing="1" w:after="100" w:afterAutospacing="1" w:line="259" w:lineRule="auto"/>
      <w:jc w:val="center"/>
    </w:pPr>
    <w:rPr>
      <w:rFonts w:ascii="Times New Roman" w:eastAsia="Calibri" w:hAnsi="Times New Roman"/>
      <w:sz w:val="22"/>
      <w:szCs w:val="22"/>
      <w:lang w:val="en-GB" w:eastAsia="en-US"/>
    </w:rPr>
  </w:style>
  <w:style w:type="paragraph" w:customStyle="1" w:styleId="font5">
    <w:name w:val="font5"/>
    <w:basedOn w:val="a0"/>
    <w:qFormat/>
    <w:rsid w:val="001960AD"/>
    <w:pPr>
      <w:spacing w:before="100" w:beforeAutospacing="1" w:after="100" w:afterAutospacing="1"/>
    </w:pPr>
    <w:rPr>
      <w:rFonts w:ascii="宋体" w:hAnsi="宋体" w:cs="宋体"/>
      <w:sz w:val="18"/>
      <w:szCs w:val="18"/>
    </w:rPr>
  </w:style>
  <w:style w:type="paragraph" w:customStyle="1" w:styleId="xl65">
    <w:name w:val="xl65"/>
    <w:basedOn w:val="a0"/>
    <w:qFormat/>
    <w:rsid w:val="001960AD"/>
    <w:pPr>
      <w:pBdr>
        <w:bottom w:val="single" w:sz="8" w:space="0" w:color="auto"/>
      </w:pBdr>
      <w:shd w:val="clear" w:color="000000" w:fill="D9D9D9"/>
      <w:spacing w:before="100" w:beforeAutospacing="1" w:after="100" w:afterAutospacing="1"/>
    </w:pPr>
    <w:rPr>
      <w:rFonts w:ascii="宋体" w:hAnsi="宋体" w:cs="宋体"/>
      <w:color w:val="0000FF"/>
      <w:sz w:val="12"/>
      <w:szCs w:val="12"/>
    </w:rPr>
  </w:style>
  <w:style w:type="paragraph" w:customStyle="1" w:styleId="xl67">
    <w:name w:val="xl67"/>
    <w:basedOn w:val="a0"/>
    <w:qFormat/>
    <w:rsid w:val="001960AD"/>
    <w:pPr>
      <w:pBdr>
        <w:left w:val="single" w:sz="8" w:space="0" w:color="auto"/>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8">
    <w:name w:val="xl68"/>
    <w:basedOn w:val="a0"/>
    <w:qFormat/>
    <w:rsid w:val="001960AD"/>
    <w:pPr>
      <w:pBdr>
        <w:bottom w:val="single" w:sz="8" w:space="0" w:color="auto"/>
        <w:right w:val="single" w:sz="8" w:space="0" w:color="auto"/>
      </w:pBdr>
      <w:spacing w:before="100" w:beforeAutospacing="1" w:after="100" w:afterAutospacing="1"/>
      <w:textAlignment w:val="center"/>
    </w:pPr>
    <w:rPr>
      <w:rFonts w:ascii="微软雅黑" w:eastAsia="微软雅黑" w:hAnsi="微软雅黑" w:cs="宋体"/>
      <w:sz w:val="12"/>
      <w:szCs w:val="12"/>
    </w:rPr>
  </w:style>
  <w:style w:type="paragraph" w:customStyle="1" w:styleId="xl69">
    <w:name w:val="xl69"/>
    <w:basedOn w:val="a0"/>
    <w:qFormat/>
    <w:rsid w:val="001960AD"/>
    <w:pPr>
      <w:pBdr>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0">
    <w:name w:val="xl70"/>
    <w:basedOn w:val="a0"/>
    <w:qFormat/>
    <w:rsid w:val="001960AD"/>
    <w:pPr>
      <w:pBdr>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1">
    <w:name w:val="xl71"/>
    <w:basedOn w:val="a0"/>
    <w:qFormat/>
    <w:rsid w:val="001960AD"/>
    <w:pPr>
      <w:pBdr>
        <w:bottom w:val="single" w:sz="8" w:space="0" w:color="auto"/>
        <w:right w:val="single" w:sz="8" w:space="0" w:color="auto"/>
      </w:pBdr>
      <w:shd w:val="clear" w:color="000000" w:fill="B2B2B2"/>
      <w:spacing w:before="100" w:beforeAutospacing="1" w:after="100" w:afterAutospacing="1"/>
      <w:textAlignment w:val="center"/>
    </w:pPr>
    <w:rPr>
      <w:rFonts w:ascii="Times New Roman" w:hAnsi="Times New Roman"/>
      <w:sz w:val="12"/>
      <w:szCs w:val="12"/>
    </w:rPr>
  </w:style>
  <w:style w:type="paragraph" w:customStyle="1" w:styleId="xl72">
    <w:name w:val="xl72"/>
    <w:basedOn w:val="a0"/>
    <w:qFormat/>
    <w:rsid w:val="001960AD"/>
    <w:pPr>
      <w:pBdr>
        <w:left w:val="single" w:sz="8" w:space="0" w:color="auto"/>
        <w:bottom w:val="single" w:sz="8" w:space="0" w:color="auto"/>
        <w:right w:val="single" w:sz="8" w:space="0" w:color="auto"/>
      </w:pBdr>
      <w:shd w:val="clear" w:color="000000" w:fill="B2B2B2"/>
      <w:spacing w:before="100" w:beforeAutospacing="1" w:after="100" w:afterAutospacing="1"/>
    </w:pPr>
    <w:rPr>
      <w:rFonts w:ascii="Times New Roman" w:hAnsi="Times New Roman"/>
      <w:sz w:val="12"/>
      <w:szCs w:val="12"/>
    </w:rPr>
  </w:style>
  <w:style w:type="paragraph" w:customStyle="1" w:styleId="xl73">
    <w:name w:val="xl73"/>
    <w:basedOn w:val="a0"/>
    <w:qFormat/>
    <w:rsid w:val="001960AD"/>
    <w:pPr>
      <w:pBdr>
        <w:left w:val="single" w:sz="8" w:space="0" w:color="auto"/>
        <w:bottom w:val="single" w:sz="8" w:space="0" w:color="auto"/>
        <w:right w:val="single" w:sz="8" w:space="0" w:color="auto"/>
      </w:pBdr>
      <w:spacing w:before="100" w:beforeAutospacing="1" w:after="100" w:afterAutospacing="1"/>
      <w:jc w:val="right"/>
      <w:textAlignment w:val="center"/>
    </w:pPr>
    <w:rPr>
      <w:rFonts w:ascii="微软雅黑" w:eastAsia="微软雅黑" w:hAnsi="微软雅黑" w:cs="宋体"/>
      <w:sz w:val="12"/>
      <w:szCs w:val="12"/>
    </w:rPr>
  </w:style>
  <w:style w:type="paragraph" w:customStyle="1" w:styleId="xl74">
    <w:name w:val="xl74"/>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5">
    <w:name w:val="xl75"/>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ascii="微软雅黑" w:eastAsia="微软雅黑" w:hAnsi="微软雅黑" w:cs="宋体"/>
      <w:b/>
      <w:bCs/>
      <w:sz w:val="12"/>
      <w:szCs w:val="12"/>
    </w:rPr>
  </w:style>
  <w:style w:type="paragraph" w:customStyle="1" w:styleId="xl76">
    <w:name w:val="xl76"/>
    <w:basedOn w:val="a0"/>
    <w:qFormat/>
    <w:rsid w:val="001960AD"/>
    <w:pPr>
      <w:pBdr>
        <w:top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7">
    <w:name w:val="xl77"/>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78">
    <w:name w:val="xl78"/>
    <w:basedOn w:val="a0"/>
    <w:qFormat/>
    <w:rsid w:val="001960AD"/>
    <w:pPr>
      <w:spacing w:before="100" w:beforeAutospacing="1" w:after="100" w:afterAutospacing="1"/>
    </w:pPr>
    <w:rPr>
      <w:rFonts w:ascii="宋体" w:hAnsi="宋体" w:cs="宋体"/>
      <w:sz w:val="24"/>
      <w:szCs w:val="24"/>
    </w:rPr>
  </w:style>
  <w:style w:type="paragraph" w:customStyle="1" w:styleId="xl79">
    <w:name w:val="xl79"/>
    <w:basedOn w:val="a0"/>
    <w:qFormat/>
    <w:rsid w:val="001960AD"/>
    <w:pPr>
      <w:pBdr>
        <w:top w:val="single" w:sz="8" w:space="0" w:color="auto"/>
        <w:left w:val="single" w:sz="8" w:space="0" w:color="auto"/>
        <w:bottom w:val="single" w:sz="8" w:space="0" w:color="auto"/>
        <w:right w:val="single" w:sz="8" w:space="0" w:color="auto"/>
      </w:pBdr>
      <w:shd w:val="clear" w:color="000000" w:fill="92CDDC"/>
      <w:spacing w:before="100" w:beforeAutospacing="1" w:after="100" w:afterAutospacing="1"/>
      <w:textAlignment w:val="center"/>
    </w:pPr>
    <w:rPr>
      <w:rFonts w:ascii="微软雅黑" w:eastAsia="微软雅黑" w:hAnsi="微软雅黑" w:cs="宋体"/>
      <w:b/>
      <w:bCs/>
      <w:sz w:val="12"/>
      <w:szCs w:val="12"/>
    </w:rPr>
  </w:style>
  <w:style w:type="paragraph" w:customStyle="1" w:styleId="xl80">
    <w:name w:val="xl80"/>
    <w:basedOn w:val="a0"/>
    <w:qFormat/>
    <w:rsid w:val="001960AD"/>
    <w:pPr>
      <w:spacing w:before="100" w:beforeAutospacing="1" w:after="100" w:afterAutospacing="1"/>
    </w:pPr>
    <w:rPr>
      <w:rFonts w:ascii="宋体" w:hAnsi="宋体" w:cs="宋体"/>
      <w:sz w:val="24"/>
      <w:szCs w:val="24"/>
    </w:rPr>
  </w:style>
  <w:style w:type="paragraph" w:customStyle="1" w:styleId="font6">
    <w:name w:val="font6"/>
    <w:basedOn w:val="a0"/>
    <w:rsid w:val="001960AD"/>
    <w:pPr>
      <w:spacing w:before="100" w:beforeAutospacing="1" w:after="100" w:afterAutospacing="1"/>
    </w:pPr>
    <w:rPr>
      <w:rFonts w:cs="Arial"/>
      <w:color w:val="0000FF"/>
      <w:sz w:val="12"/>
      <w:szCs w:val="12"/>
    </w:rPr>
  </w:style>
  <w:style w:type="paragraph" w:customStyle="1" w:styleId="font7">
    <w:name w:val="font7"/>
    <w:basedOn w:val="a0"/>
    <w:qFormat/>
    <w:rsid w:val="001960AD"/>
    <w:pPr>
      <w:spacing w:before="100" w:beforeAutospacing="1" w:after="100" w:afterAutospacing="1"/>
    </w:pPr>
    <w:rPr>
      <w:rFonts w:ascii="宋体" w:hAnsi="宋体" w:cs="宋体"/>
      <w:color w:val="0000FF"/>
      <w:sz w:val="12"/>
      <w:szCs w:val="12"/>
    </w:rPr>
  </w:style>
  <w:style w:type="paragraph" w:customStyle="1" w:styleId="font8">
    <w:name w:val="font8"/>
    <w:basedOn w:val="a0"/>
    <w:qFormat/>
    <w:rsid w:val="001960AD"/>
    <w:pPr>
      <w:spacing w:before="100" w:beforeAutospacing="1" w:after="100" w:afterAutospacing="1"/>
    </w:pPr>
    <w:rPr>
      <w:rFonts w:ascii="微软雅黑" w:eastAsia="微软雅黑" w:hAnsi="微软雅黑" w:cs="宋体"/>
      <w:color w:val="000000"/>
      <w:sz w:val="12"/>
      <w:szCs w:val="12"/>
    </w:rPr>
  </w:style>
  <w:style w:type="paragraph" w:customStyle="1" w:styleId="xl81">
    <w:name w:val="xl81"/>
    <w:basedOn w:val="a0"/>
    <w:qFormat/>
    <w:rsid w:val="001960AD"/>
    <w:pPr>
      <w:pBdr>
        <w:top w:val="single" w:sz="8" w:space="0" w:color="auto"/>
        <w:left w:val="single" w:sz="8" w:space="0" w:color="auto"/>
        <w:bottom w:val="single" w:sz="8" w:space="0" w:color="auto"/>
      </w:pBdr>
      <w:shd w:val="clear" w:color="000000" w:fill="92CDDC"/>
      <w:spacing w:before="100" w:beforeAutospacing="1" w:after="100" w:afterAutospacing="1"/>
      <w:jc w:val="center"/>
      <w:textAlignment w:val="center"/>
    </w:pPr>
    <w:rPr>
      <w:rFonts w:cs="Arial"/>
      <w:b/>
      <w:bCs/>
      <w:color w:val="000000"/>
      <w:sz w:val="2"/>
      <w:szCs w:val="2"/>
    </w:rPr>
  </w:style>
  <w:style w:type="paragraph" w:customStyle="1" w:styleId="xl82">
    <w:name w:val="xl82"/>
    <w:basedOn w:val="a0"/>
    <w:qFormat/>
    <w:rsid w:val="001960AD"/>
    <w:pPr>
      <w:pBdr>
        <w:top w:val="single" w:sz="8" w:space="0" w:color="auto"/>
        <w:bottom w:val="single" w:sz="8" w:space="0" w:color="auto"/>
        <w:right w:val="single" w:sz="8" w:space="0" w:color="000000"/>
      </w:pBdr>
      <w:shd w:val="clear" w:color="000000" w:fill="92CDDC"/>
      <w:spacing w:before="100" w:beforeAutospacing="1" w:after="100" w:afterAutospacing="1"/>
      <w:jc w:val="center"/>
      <w:textAlignment w:val="center"/>
    </w:pPr>
    <w:rPr>
      <w:rFonts w:cs="Arial"/>
      <w:b/>
      <w:bCs/>
      <w:color w:val="000000"/>
      <w:sz w:val="2"/>
      <w:szCs w:val="2"/>
    </w:rPr>
  </w:style>
  <w:style w:type="character" w:customStyle="1" w:styleId="shorttext">
    <w:name w:val="short_text"/>
    <w:basedOn w:val="a2"/>
    <w:qFormat/>
    <w:rsid w:val="001960AD"/>
  </w:style>
  <w:style w:type="paragraph" w:customStyle="1" w:styleId="25">
    <w:name w:val="正文2"/>
    <w:basedOn w:val="a0"/>
    <w:link w:val="2Char"/>
    <w:qFormat/>
    <w:rsid w:val="001960AD"/>
    <w:pPr>
      <w:autoSpaceDE w:val="0"/>
      <w:autoSpaceDN w:val="0"/>
      <w:adjustRightInd w:val="0"/>
      <w:spacing w:after="60" w:line="300" w:lineRule="auto"/>
      <w:ind w:right="57" w:firstLineChars="200" w:firstLine="200"/>
    </w:pPr>
    <w:rPr>
      <w:rFonts w:cs="HYb2gj"/>
      <w:color w:val="000000"/>
      <w:sz w:val="24"/>
    </w:rPr>
  </w:style>
  <w:style w:type="character" w:customStyle="1" w:styleId="2Char">
    <w:name w:val="正文2 Char"/>
    <w:link w:val="25"/>
    <w:qFormat/>
    <w:rsid w:val="001960AD"/>
    <w:rPr>
      <w:rFonts w:ascii="Arial" w:hAnsi="Arial" w:cs="HYb2gj"/>
      <w:color w:val="000000"/>
      <w:sz w:val="24"/>
    </w:rPr>
  </w:style>
  <w:style w:type="paragraph" w:customStyle="1" w:styleId="13">
    <w:name w:val="正文1"/>
    <w:basedOn w:val="a0"/>
    <w:rsid w:val="001960AD"/>
    <w:pPr>
      <w:widowControl w:val="0"/>
      <w:spacing w:before="60" w:after="60" w:line="360" w:lineRule="auto"/>
      <w:ind w:left="-138"/>
      <w:jc w:val="both"/>
      <w:outlineLvl w:val="6"/>
    </w:pPr>
    <w:rPr>
      <w:rFonts w:ascii="Times New Roman" w:hAnsi="Times New Roman"/>
      <w:kern w:val="2"/>
      <w:sz w:val="24"/>
      <w:szCs w:val="24"/>
    </w:rPr>
  </w:style>
  <w:style w:type="paragraph" w:customStyle="1" w:styleId="35">
    <w:name w:val="正文3"/>
    <w:basedOn w:val="a0"/>
    <w:rsid w:val="001960AD"/>
    <w:pPr>
      <w:widowControl w:val="0"/>
      <w:spacing w:before="60" w:after="60" w:line="360" w:lineRule="auto"/>
      <w:ind w:left="-138"/>
      <w:jc w:val="both"/>
      <w:outlineLvl w:val="8"/>
    </w:pPr>
    <w:rPr>
      <w:rFonts w:ascii="Times New Roman" w:hAnsi="Times New Roman"/>
      <w:kern w:val="2"/>
      <w:sz w:val="24"/>
      <w:szCs w:val="21"/>
    </w:rPr>
  </w:style>
  <w:style w:type="paragraph" w:customStyle="1" w:styleId="4YY">
    <w:name w:val="4.YY四级"/>
    <w:basedOn w:val="a0"/>
    <w:qFormat/>
    <w:rsid w:val="001960AD"/>
    <w:pPr>
      <w:keepNext/>
      <w:keepLines/>
      <w:widowControl w:val="0"/>
      <w:spacing w:before="180" w:after="160" w:line="578" w:lineRule="auto"/>
      <w:ind w:left="846"/>
      <w:outlineLvl w:val="3"/>
    </w:pPr>
    <w:rPr>
      <w:rFonts w:eastAsia="微软雅黑" w:cstheme="minorBidi"/>
      <w:bCs/>
      <w:spacing w:val="20"/>
      <w:kern w:val="44"/>
      <w:sz w:val="28"/>
      <w:szCs w:val="84"/>
    </w:rPr>
  </w:style>
  <w:style w:type="character" w:customStyle="1" w:styleId="afa">
    <w:name w:val="脚注文本 字符"/>
    <w:basedOn w:val="a2"/>
    <w:link w:val="af9"/>
    <w:uiPriority w:val="99"/>
    <w:rsid w:val="001960AD"/>
    <w:rPr>
      <w:rFonts w:ascii="微软雅黑" w:eastAsia="微软雅黑" w:hAnsi="微软雅黑" w:cstheme="majorBidi"/>
      <w:kern w:val="2"/>
      <w:sz w:val="18"/>
      <w:szCs w:val="18"/>
    </w:rPr>
  </w:style>
  <w:style w:type="paragraph" w:styleId="afff1">
    <w:name w:val="No Spacing"/>
    <w:basedOn w:val="a0"/>
    <w:uiPriority w:val="1"/>
    <w:qFormat/>
    <w:rsid w:val="001960AD"/>
    <w:pPr>
      <w:spacing w:beforeLines="10" w:afterLines="10"/>
      <w:ind w:firstLine="420"/>
    </w:pPr>
    <w:rPr>
      <w:rFonts w:ascii="微软雅黑" w:eastAsia="微软雅黑" w:hAnsi="微软雅黑"/>
      <w:kern w:val="2"/>
      <w:sz w:val="21"/>
      <w:szCs w:val="22"/>
    </w:rPr>
  </w:style>
  <w:style w:type="paragraph" w:customStyle="1" w:styleId="110">
    <w:name w:val="列表段落11"/>
    <w:basedOn w:val="a0"/>
    <w:uiPriority w:val="34"/>
    <w:qFormat/>
    <w:rsid w:val="00543135"/>
    <w:pPr>
      <w:widowControl w:val="0"/>
      <w:ind w:leftChars="100" w:left="210" w:firstLineChars="200" w:firstLine="420"/>
    </w:pPr>
    <w:rPr>
      <w:rFonts w:ascii="微软雅黑 Light" w:eastAsia="微软雅黑 Light" w:hAnsi="微软雅黑 Light"/>
      <w:kern w:val="2"/>
      <w:sz w:val="21"/>
      <w:szCs w:val="22"/>
    </w:rPr>
  </w:style>
  <w:style w:type="character" w:customStyle="1" w:styleId="HRChar">
    <w:name w:val="HR正文 Char"/>
    <w:basedOn w:val="a2"/>
    <w:link w:val="HR"/>
    <w:qFormat/>
    <w:locked/>
    <w:rsid w:val="000A2D48"/>
    <w:rPr>
      <w:rFonts w:ascii="Arial" w:hAnsi="Arial" w:cs="Arial"/>
      <w:sz w:val="24"/>
      <w:szCs w:val="24"/>
    </w:rPr>
  </w:style>
  <w:style w:type="paragraph" w:customStyle="1" w:styleId="HR">
    <w:name w:val="HR正文"/>
    <w:basedOn w:val="a0"/>
    <w:link w:val="HRChar"/>
    <w:qFormat/>
    <w:rsid w:val="000A2D48"/>
    <w:pPr>
      <w:widowControl w:val="0"/>
      <w:spacing w:line="300" w:lineRule="auto"/>
      <w:ind w:firstLineChars="200" w:firstLine="200"/>
      <w:jc w:val="both"/>
    </w:pPr>
    <w:rPr>
      <w:rFonts w:cs="Arial"/>
      <w:sz w:val="24"/>
      <w:szCs w:val="24"/>
    </w:rPr>
  </w:style>
  <w:style w:type="paragraph" w:customStyle="1" w:styleId="xmsolistparagraph">
    <w:name w:val="x_msolistparagraph"/>
    <w:basedOn w:val="a0"/>
    <w:rsid w:val="0014676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137215">
      <w:bodyDiv w:val="1"/>
      <w:marLeft w:val="0"/>
      <w:marRight w:val="0"/>
      <w:marTop w:val="0"/>
      <w:marBottom w:val="0"/>
      <w:divBdr>
        <w:top w:val="none" w:sz="0" w:space="0" w:color="auto"/>
        <w:left w:val="none" w:sz="0" w:space="0" w:color="auto"/>
        <w:bottom w:val="none" w:sz="0" w:space="0" w:color="auto"/>
        <w:right w:val="none" w:sz="0" w:space="0" w:color="auto"/>
      </w:divBdr>
    </w:div>
    <w:div w:id="343367580">
      <w:bodyDiv w:val="1"/>
      <w:marLeft w:val="0"/>
      <w:marRight w:val="0"/>
      <w:marTop w:val="0"/>
      <w:marBottom w:val="0"/>
      <w:divBdr>
        <w:top w:val="none" w:sz="0" w:space="0" w:color="auto"/>
        <w:left w:val="none" w:sz="0" w:space="0" w:color="auto"/>
        <w:bottom w:val="none" w:sz="0" w:space="0" w:color="auto"/>
        <w:right w:val="none" w:sz="0" w:space="0" w:color="auto"/>
      </w:divBdr>
    </w:div>
    <w:div w:id="364213611">
      <w:bodyDiv w:val="1"/>
      <w:marLeft w:val="0"/>
      <w:marRight w:val="0"/>
      <w:marTop w:val="0"/>
      <w:marBottom w:val="0"/>
      <w:divBdr>
        <w:top w:val="none" w:sz="0" w:space="0" w:color="auto"/>
        <w:left w:val="none" w:sz="0" w:space="0" w:color="auto"/>
        <w:bottom w:val="none" w:sz="0" w:space="0" w:color="auto"/>
        <w:right w:val="none" w:sz="0" w:space="0" w:color="auto"/>
      </w:divBdr>
    </w:div>
    <w:div w:id="385299566">
      <w:bodyDiv w:val="1"/>
      <w:marLeft w:val="0"/>
      <w:marRight w:val="0"/>
      <w:marTop w:val="0"/>
      <w:marBottom w:val="0"/>
      <w:divBdr>
        <w:top w:val="none" w:sz="0" w:space="0" w:color="auto"/>
        <w:left w:val="none" w:sz="0" w:space="0" w:color="auto"/>
        <w:bottom w:val="none" w:sz="0" w:space="0" w:color="auto"/>
        <w:right w:val="none" w:sz="0" w:space="0" w:color="auto"/>
      </w:divBdr>
    </w:div>
    <w:div w:id="413816619">
      <w:bodyDiv w:val="1"/>
      <w:marLeft w:val="0"/>
      <w:marRight w:val="0"/>
      <w:marTop w:val="0"/>
      <w:marBottom w:val="0"/>
      <w:divBdr>
        <w:top w:val="none" w:sz="0" w:space="0" w:color="auto"/>
        <w:left w:val="none" w:sz="0" w:space="0" w:color="auto"/>
        <w:bottom w:val="none" w:sz="0" w:space="0" w:color="auto"/>
        <w:right w:val="none" w:sz="0" w:space="0" w:color="auto"/>
      </w:divBdr>
    </w:div>
    <w:div w:id="415788783">
      <w:bodyDiv w:val="1"/>
      <w:marLeft w:val="0"/>
      <w:marRight w:val="0"/>
      <w:marTop w:val="0"/>
      <w:marBottom w:val="0"/>
      <w:divBdr>
        <w:top w:val="none" w:sz="0" w:space="0" w:color="auto"/>
        <w:left w:val="none" w:sz="0" w:space="0" w:color="auto"/>
        <w:bottom w:val="none" w:sz="0" w:space="0" w:color="auto"/>
        <w:right w:val="none" w:sz="0" w:space="0" w:color="auto"/>
      </w:divBdr>
    </w:div>
    <w:div w:id="430050030">
      <w:bodyDiv w:val="1"/>
      <w:marLeft w:val="0"/>
      <w:marRight w:val="0"/>
      <w:marTop w:val="0"/>
      <w:marBottom w:val="0"/>
      <w:divBdr>
        <w:top w:val="none" w:sz="0" w:space="0" w:color="auto"/>
        <w:left w:val="none" w:sz="0" w:space="0" w:color="auto"/>
        <w:bottom w:val="none" w:sz="0" w:space="0" w:color="auto"/>
        <w:right w:val="none" w:sz="0" w:space="0" w:color="auto"/>
      </w:divBdr>
    </w:div>
    <w:div w:id="454837094">
      <w:bodyDiv w:val="1"/>
      <w:marLeft w:val="0"/>
      <w:marRight w:val="0"/>
      <w:marTop w:val="0"/>
      <w:marBottom w:val="0"/>
      <w:divBdr>
        <w:top w:val="none" w:sz="0" w:space="0" w:color="auto"/>
        <w:left w:val="none" w:sz="0" w:space="0" w:color="auto"/>
        <w:bottom w:val="none" w:sz="0" w:space="0" w:color="auto"/>
        <w:right w:val="none" w:sz="0" w:space="0" w:color="auto"/>
      </w:divBdr>
    </w:div>
    <w:div w:id="472719177">
      <w:bodyDiv w:val="1"/>
      <w:marLeft w:val="0"/>
      <w:marRight w:val="0"/>
      <w:marTop w:val="0"/>
      <w:marBottom w:val="0"/>
      <w:divBdr>
        <w:top w:val="none" w:sz="0" w:space="0" w:color="auto"/>
        <w:left w:val="none" w:sz="0" w:space="0" w:color="auto"/>
        <w:bottom w:val="none" w:sz="0" w:space="0" w:color="auto"/>
        <w:right w:val="none" w:sz="0" w:space="0" w:color="auto"/>
      </w:divBdr>
      <w:divsChild>
        <w:div w:id="218905773">
          <w:marLeft w:val="0"/>
          <w:marRight w:val="0"/>
          <w:marTop w:val="0"/>
          <w:marBottom w:val="0"/>
          <w:divBdr>
            <w:top w:val="none" w:sz="0" w:space="0" w:color="auto"/>
            <w:left w:val="none" w:sz="0" w:space="0" w:color="auto"/>
            <w:bottom w:val="none" w:sz="0" w:space="0" w:color="auto"/>
            <w:right w:val="none" w:sz="0" w:space="0" w:color="auto"/>
          </w:divBdr>
        </w:div>
        <w:div w:id="861164535">
          <w:marLeft w:val="0"/>
          <w:marRight w:val="0"/>
          <w:marTop w:val="0"/>
          <w:marBottom w:val="0"/>
          <w:divBdr>
            <w:top w:val="none" w:sz="0" w:space="0" w:color="auto"/>
            <w:left w:val="none" w:sz="0" w:space="0" w:color="auto"/>
            <w:bottom w:val="none" w:sz="0" w:space="0" w:color="auto"/>
            <w:right w:val="none" w:sz="0" w:space="0" w:color="auto"/>
          </w:divBdr>
        </w:div>
        <w:div w:id="1122964798">
          <w:marLeft w:val="0"/>
          <w:marRight w:val="0"/>
          <w:marTop w:val="0"/>
          <w:marBottom w:val="0"/>
          <w:divBdr>
            <w:top w:val="none" w:sz="0" w:space="0" w:color="auto"/>
            <w:left w:val="none" w:sz="0" w:space="0" w:color="auto"/>
            <w:bottom w:val="none" w:sz="0" w:space="0" w:color="auto"/>
            <w:right w:val="none" w:sz="0" w:space="0" w:color="auto"/>
          </w:divBdr>
        </w:div>
        <w:div w:id="1297830685">
          <w:marLeft w:val="0"/>
          <w:marRight w:val="0"/>
          <w:marTop w:val="0"/>
          <w:marBottom w:val="0"/>
          <w:divBdr>
            <w:top w:val="none" w:sz="0" w:space="0" w:color="auto"/>
            <w:left w:val="none" w:sz="0" w:space="0" w:color="auto"/>
            <w:bottom w:val="none" w:sz="0" w:space="0" w:color="auto"/>
            <w:right w:val="none" w:sz="0" w:space="0" w:color="auto"/>
          </w:divBdr>
        </w:div>
        <w:div w:id="1924606366">
          <w:marLeft w:val="0"/>
          <w:marRight w:val="0"/>
          <w:marTop w:val="0"/>
          <w:marBottom w:val="0"/>
          <w:divBdr>
            <w:top w:val="none" w:sz="0" w:space="0" w:color="auto"/>
            <w:left w:val="none" w:sz="0" w:space="0" w:color="auto"/>
            <w:bottom w:val="none" w:sz="0" w:space="0" w:color="auto"/>
            <w:right w:val="none" w:sz="0" w:space="0" w:color="auto"/>
          </w:divBdr>
        </w:div>
      </w:divsChild>
    </w:div>
    <w:div w:id="490681475">
      <w:bodyDiv w:val="1"/>
      <w:marLeft w:val="0"/>
      <w:marRight w:val="0"/>
      <w:marTop w:val="0"/>
      <w:marBottom w:val="0"/>
      <w:divBdr>
        <w:top w:val="none" w:sz="0" w:space="0" w:color="auto"/>
        <w:left w:val="none" w:sz="0" w:space="0" w:color="auto"/>
        <w:bottom w:val="none" w:sz="0" w:space="0" w:color="auto"/>
        <w:right w:val="none" w:sz="0" w:space="0" w:color="auto"/>
      </w:divBdr>
    </w:div>
    <w:div w:id="626280739">
      <w:bodyDiv w:val="1"/>
      <w:marLeft w:val="0"/>
      <w:marRight w:val="0"/>
      <w:marTop w:val="0"/>
      <w:marBottom w:val="0"/>
      <w:divBdr>
        <w:top w:val="none" w:sz="0" w:space="0" w:color="auto"/>
        <w:left w:val="none" w:sz="0" w:space="0" w:color="auto"/>
        <w:bottom w:val="none" w:sz="0" w:space="0" w:color="auto"/>
        <w:right w:val="none" w:sz="0" w:space="0" w:color="auto"/>
      </w:divBdr>
    </w:div>
    <w:div w:id="700978885">
      <w:bodyDiv w:val="1"/>
      <w:marLeft w:val="0"/>
      <w:marRight w:val="0"/>
      <w:marTop w:val="0"/>
      <w:marBottom w:val="0"/>
      <w:divBdr>
        <w:top w:val="none" w:sz="0" w:space="0" w:color="auto"/>
        <w:left w:val="none" w:sz="0" w:space="0" w:color="auto"/>
        <w:bottom w:val="none" w:sz="0" w:space="0" w:color="auto"/>
        <w:right w:val="none" w:sz="0" w:space="0" w:color="auto"/>
      </w:divBdr>
    </w:div>
    <w:div w:id="774138024">
      <w:bodyDiv w:val="1"/>
      <w:marLeft w:val="0"/>
      <w:marRight w:val="0"/>
      <w:marTop w:val="0"/>
      <w:marBottom w:val="0"/>
      <w:divBdr>
        <w:top w:val="none" w:sz="0" w:space="0" w:color="auto"/>
        <w:left w:val="none" w:sz="0" w:space="0" w:color="auto"/>
        <w:bottom w:val="none" w:sz="0" w:space="0" w:color="auto"/>
        <w:right w:val="none" w:sz="0" w:space="0" w:color="auto"/>
      </w:divBdr>
    </w:div>
    <w:div w:id="783187409">
      <w:bodyDiv w:val="1"/>
      <w:marLeft w:val="0"/>
      <w:marRight w:val="0"/>
      <w:marTop w:val="0"/>
      <w:marBottom w:val="0"/>
      <w:divBdr>
        <w:top w:val="none" w:sz="0" w:space="0" w:color="auto"/>
        <w:left w:val="none" w:sz="0" w:space="0" w:color="auto"/>
        <w:bottom w:val="none" w:sz="0" w:space="0" w:color="auto"/>
        <w:right w:val="none" w:sz="0" w:space="0" w:color="auto"/>
      </w:divBdr>
    </w:div>
    <w:div w:id="884684125">
      <w:bodyDiv w:val="1"/>
      <w:marLeft w:val="0"/>
      <w:marRight w:val="0"/>
      <w:marTop w:val="0"/>
      <w:marBottom w:val="0"/>
      <w:divBdr>
        <w:top w:val="none" w:sz="0" w:space="0" w:color="auto"/>
        <w:left w:val="none" w:sz="0" w:space="0" w:color="auto"/>
        <w:bottom w:val="none" w:sz="0" w:space="0" w:color="auto"/>
        <w:right w:val="none" w:sz="0" w:space="0" w:color="auto"/>
      </w:divBdr>
    </w:div>
    <w:div w:id="908729193">
      <w:bodyDiv w:val="1"/>
      <w:marLeft w:val="0"/>
      <w:marRight w:val="0"/>
      <w:marTop w:val="0"/>
      <w:marBottom w:val="0"/>
      <w:divBdr>
        <w:top w:val="none" w:sz="0" w:space="0" w:color="auto"/>
        <w:left w:val="none" w:sz="0" w:space="0" w:color="auto"/>
        <w:bottom w:val="none" w:sz="0" w:space="0" w:color="auto"/>
        <w:right w:val="none" w:sz="0" w:space="0" w:color="auto"/>
      </w:divBdr>
    </w:div>
    <w:div w:id="922690547">
      <w:bodyDiv w:val="1"/>
      <w:marLeft w:val="0"/>
      <w:marRight w:val="0"/>
      <w:marTop w:val="0"/>
      <w:marBottom w:val="0"/>
      <w:divBdr>
        <w:top w:val="none" w:sz="0" w:space="0" w:color="auto"/>
        <w:left w:val="none" w:sz="0" w:space="0" w:color="auto"/>
        <w:bottom w:val="none" w:sz="0" w:space="0" w:color="auto"/>
        <w:right w:val="none" w:sz="0" w:space="0" w:color="auto"/>
      </w:divBdr>
    </w:div>
    <w:div w:id="927884394">
      <w:bodyDiv w:val="1"/>
      <w:marLeft w:val="0"/>
      <w:marRight w:val="0"/>
      <w:marTop w:val="0"/>
      <w:marBottom w:val="0"/>
      <w:divBdr>
        <w:top w:val="none" w:sz="0" w:space="0" w:color="auto"/>
        <w:left w:val="none" w:sz="0" w:space="0" w:color="auto"/>
        <w:bottom w:val="none" w:sz="0" w:space="0" w:color="auto"/>
        <w:right w:val="none" w:sz="0" w:space="0" w:color="auto"/>
      </w:divBdr>
    </w:div>
    <w:div w:id="973950010">
      <w:bodyDiv w:val="1"/>
      <w:marLeft w:val="0"/>
      <w:marRight w:val="0"/>
      <w:marTop w:val="0"/>
      <w:marBottom w:val="0"/>
      <w:divBdr>
        <w:top w:val="none" w:sz="0" w:space="0" w:color="auto"/>
        <w:left w:val="none" w:sz="0" w:space="0" w:color="auto"/>
        <w:bottom w:val="none" w:sz="0" w:space="0" w:color="auto"/>
        <w:right w:val="none" w:sz="0" w:space="0" w:color="auto"/>
      </w:divBdr>
    </w:div>
    <w:div w:id="1006403537">
      <w:bodyDiv w:val="1"/>
      <w:marLeft w:val="0"/>
      <w:marRight w:val="0"/>
      <w:marTop w:val="0"/>
      <w:marBottom w:val="0"/>
      <w:divBdr>
        <w:top w:val="none" w:sz="0" w:space="0" w:color="auto"/>
        <w:left w:val="none" w:sz="0" w:space="0" w:color="auto"/>
        <w:bottom w:val="none" w:sz="0" w:space="0" w:color="auto"/>
        <w:right w:val="none" w:sz="0" w:space="0" w:color="auto"/>
      </w:divBdr>
    </w:div>
    <w:div w:id="1190414953">
      <w:bodyDiv w:val="1"/>
      <w:marLeft w:val="0"/>
      <w:marRight w:val="0"/>
      <w:marTop w:val="0"/>
      <w:marBottom w:val="0"/>
      <w:divBdr>
        <w:top w:val="none" w:sz="0" w:space="0" w:color="auto"/>
        <w:left w:val="none" w:sz="0" w:space="0" w:color="auto"/>
        <w:bottom w:val="none" w:sz="0" w:space="0" w:color="auto"/>
        <w:right w:val="none" w:sz="0" w:space="0" w:color="auto"/>
      </w:divBdr>
    </w:div>
    <w:div w:id="1226993369">
      <w:bodyDiv w:val="1"/>
      <w:marLeft w:val="0"/>
      <w:marRight w:val="0"/>
      <w:marTop w:val="0"/>
      <w:marBottom w:val="0"/>
      <w:divBdr>
        <w:top w:val="none" w:sz="0" w:space="0" w:color="auto"/>
        <w:left w:val="none" w:sz="0" w:space="0" w:color="auto"/>
        <w:bottom w:val="none" w:sz="0" w:space="0" w:color="auto"/>
        <w:right w:val="none" w:sz="0" w:space="0" w:color="auto"/>
      </w:divBdr>
    </w:div>
    <w:div w:id="1248685137">
      <w:bodyDiv w:val="1"/>
      <w:marLeft w:val="0"/>
      <w:marRight w:val="0"/>
      <w:marTop w:val="0"/>
      <w:marBottom w:val="0"/>
      <w:divBdr>
        <w:top w:val="none" w:sz="0" w:space="0" w:color="auto"/>
        <w:left w:val="none" w:sz="0" w:space="0" w:color="auto"/>
        <w:bottom w:val="none" w:sz="0" w:space="0" w:color="auto"/>
        <w:right w:val="none" w:sz="0" w:space="0" w:color="auto"/>
      </w:divBdr>
    </w:div>
    <w:div w:id="1302998555">
      <w:bodyDiv w:val="1"/>
      <w:marLeft w:val="0"/>
      <w:marRight w:val="0"/>
      <w:marTop w:val="0"/>
      <w:marBottom w:val="0"/>
      <w:divBdr>
        <w:top w:val="none" w:sz="0" w:space="0" w:color="auto"/>
        <w:left w:val="none" w:sz="0" w:space="0" w:color="auto"/>
        <w:bottom w:val="none" w:sz="0" w:space="0" w:color="auto"/>
        <w:right w:val="none" w:sz="0" w:space="0" w:color="auto"/>
      </w:divBdr>
    </w:div>
    <w:div w:id="1336228121">
      <w:bodyDiv w:val="1"/>
      <w:marLeft w:val="0"/>
      <w:marRight w:val="0"/>
      <w:marTop w:val="0"/>
      <w:marBottom w:val="0"/>
      <w:divBdr>
        <w:top w:val="none" w:sz="0" w:space="0" w:color="auto"/>
        <w:left w:val="none" w:sz="0" w:space="0" w:color="auto"/>
        <w:bottom w:val="none" w:sz="0" w:space="0" w:color="auto"/>
        <w:right w:val="none" w:sz="0" w:space="0" w:color="auto"/>
      </w:divBdr>
    </w:div>
    <w:div w:id="1445155653">
      <w:bodyDiv w:val="1"/>
      <w:marLeft w:val="0"/>
      <w:marRight w:val="0"/>
      <w:marTop w:val="0"/>
      <w:marBottom w:val="0"/>
      <w:divBdr>
        <w:top w:val="none" w:sz="0" w:space="0" w:color="auto"/>
        <w:left w:val="none" w:sz="0" w:space="0" w:color="auto"/>
        <w:bottom w:val="none" w:sz="0" w:space="0" w:color="auto"/>
        <w:right w:val="none" w:sz="0" w:space="0" w:color="auto"/>
      </w:divBdr>
    </w:div>
    <w:div w:id="1474129714">
      <w:bodyDiv w:val="1"/>
      <w:marLeft w:val="0"/>
      <w:marRight w:val="0"/>
      <w:marTop w:val="0"/>
      <w:marBottom w:val="0"/>
      <w:divBdr>
        <w:top w:val="none" w:sz="0" w:space="0" w:color="auto"/>
        <w:left w:val="none" w:sz="0" w:space="0" w:color="auto"/>
        <w:bottom w:val="none" w:sz="0" w:space="0" w:color="auto"/>
        <w:right w:val="none" w:sz="0" w:space="0" w:color="auto"/>
      </w:divBdr>
      <w:divsChild>
        <w:div w:id="1404646633">
          <w:marLeft w:val="0"/>
          <w:marRight w:val="0"/>
          <w:marTop w:val="0"/>
          <w:marBottom w:val="0"/>
          <w:divBdr>
            <w:top w:val="none" w:sz="0" w:space="0" w:color="auto"/>
            <w:left w:val="none" w:sz="0" w:space="0" w:color="auto"/>
            <w:bottom w:val="none" w:sz="0" w:space="0" w:color="auto"/>
            <w:right w:val="none" w:sz="0" w:space="0" w:color="auto"/>
          </w:divBdr>
        </w:div>
      </w:divsChild>
    </w:div>
    <w:div w:id="1518235221">
      <w:bodyDiv w:val="1"/>
      <w:marLeft w:val="0"/>
      <w:marRight w:val="0"/>
      <w:marTop w:val="0"/>
      <w:marBottom w:val="0"/>
      <w:divBdr>
        <w:top w:val="none" w:sz="0" w:space="0" w:color="auto"/>
        <w:left w:val="none" w:sz="0" w:space="0" w:color="auto"/>
        <w:bottom w:val="none" w:sz="0" w:space="0" w:color="auto"/>
        <w:right w:val="none" w:sz="0" w:space="0" w:color="auto"/>
      </w:divBdr>
      <w:divsChild>
        <w:div w:id="1508055251">
          <w:marLeft w:val="0"/>
          <w:marRight w:val="0"/>
          <w:marTop w:val="0"/>
          <w:marBottom w:val="0"/>
          <w:divBdr>
            <w:top w:val="none" w:sz="0" w:space="0" w:color="auto"/>
            <w:left w:val="none" w:sz="0" w:space="0" w:color="auto"/>
            <w:bottom w:val="none" w:sz="0" w:space="0" w:color="auto"/>
            <w:right w:val="none" w:sz="0" w:space="0" w:color="auto"/>
          </w:divBdr>
        </w:div>
      </w:divsChild>
    </w:div>
    <w:div w:id="1570313159">
      <w:bodyDiv w:val="1"/>
      <w:marLeft w:val="0"/>
      <w:marRight w:val="0"/>
      <w:marTop w:val="0"/>
      <w:marBottom w:val="0"/>
      <w:divBdr>
        <w:top w:val="none" w:sz="0" w:space="0" w:color="auto"/>
        <w:left w:val="none" w:sz="0" w:space="0" w:color="auto"/>
        <w:bottom w:val="none" w:sz="0" w:space="0" w:color="auto"/>
        <w:right w:val="none" w:sz="0" w:space="0" w:color="auto"/>
      </w:divBdr>
    </w:div>
    <w:div w:id="1730224158">
      <w:bodyDiv w:val="1"/>
      <w:marLeft w:val="0"/>
      <w:marRight w:val="0"/>
      <w:marTop w:val="0"/>
      <w:marBottom w:val="0"/>
      <w:divBdr>
        <w:top w:val="none" w:sz="0" w:space="0" w:color="auto"/>
        <w:left w:val="none" w:sz="0" w:space="0" w:color="auto"/>
        <w:bottom w:val="none" w:sz="0" w:space="0" w:color="auto"/>
        <w:right w:val="none" w:sz="0" w:space="0" w:color="auto"/>
      </w:divBdr>
    </w:div>
    <w:div w:id="1776175514">
      <w:bodyDiv w:val="1"/>
      <w:marLeft w:val="0"/>
      <w:marRight w:val="0"/>
      <w:marTop w:val="0"/>
      <w:marBottom w:val="0"/>
      <w:divBdr>
        <w:top w:val="none" w:sz="0" w:space="0" w:color="auto"/>
        <w:left w:val="none" w:sz="0" w:space="0" w:color="auto"/>
        <w:bottom w:val="none" w:sz="0" w:space="0" w:color="auto"/>
        <w:right w:val="none" w:sz="0" w:space="0" w:color="auto"/>
      </w:divBdr>
    </w:div>
    <w:div w:id="1795832784">
      <w:bodyDiv w:val="1"/>
      <w:marLeft w:val="0"/>
      <w:marRight w:val="0"/>
      <w:marTop w:val="0"/>
      <w:marBottom w:val="0"/>
      <w:divBdr>
        <w:top w:val="none" w:sz="0" w:space="0" w:color="auto"/>
        <w:left w:val="none" w:sz="0" w:space="0" w:color="auto"/>
        <w:bottom w:val="none" w:sz="0" w:space="0" w:color="auto"/>
        <w:right w:val="none" w:sz="0" w:space="0" w:color="auto"/>
      </w:divBdr>
    </w:div>
    <w:div w:id="1867327914">
      <w:bodyDiv w:val="1"/>
      <w:marLeft w:val="0"/>
      <w:marRight w:val="0"/>
      <w:marTop w:val="0"/>
      <w:marBottom w:val="0"/>
      <w:divBdr>
        <w:top w:val="none" w:sz="0" w:space="0" w:color="auto"/>
        <w:left w:val="none" w:sz="0" w:space="0" w:color="auto"/>
        <w:bottom w:val="none" w:sz="0" w:space="0" w:color="auto"/>
        <w:right w:val="none" w:sz="0" w:space="0" w:color="auto"/>
      </w:divBdr>
    </w:div>
    <w:div w:id="1879582261">
      <w:bodyDiv w:val="1"/>
      <w:marLeft w:val="0"/>
      <w:marRight w:val="0"/>
      <w:marTop w:val="0"/>
      <w:marBottom w:val="0"/>
      <w:divBdr>
        <w:top w:val="none" w:sz="0" w:space="0" w:color="auto"/>
        <w:left w:val="none" w:sz="0" w:space="0" w:color="auto"/>
        <w:bottom w:val="none" w:sz="0" w:space="0" w:color="auto"/>
        <w:right w:val="none" w:sz="0" w:space="0" w:color="auto"/>
      </w:divBdr>
    </w:div>
    <w:div w:id="1916553677">
      <w:bodyDiv w:val="1"/>
      <w:marLeft w:val="0"/>
      <w:marRight w:val="0"/>
      <w:marTop w:val="0"/>
      <w:marBottom w:val="0"/>
      <w:divBdr>
        <w:top w:val="none" w:sz="0" w:space="0" w:color="auto"/>
        <w:left w:val="none" w:sz="0" w:space="0" w:color="auto"/>
        <w:bottom w:val="none" w:sz="0" w:space="0" w:color="auto"/>
        <w:right w:val="none" w:sz="0" w:space="0" w:color="auto"/>
      </w:divBdr>
    </w:div>
    <w:div w:id="1995403346">
      <w:bodyDiv w:val="1"/>
      <w:marLeft w:val="0"/>
      <w:marRight w:val="0"/>
      <w:marTop w:val="0"/>
      <w:marBottom w:val="0"/>
      <w:divBdr>
        <w:top w:val="none" w:sz="0" w:space="0" w:color="auto"/>
        <w:left w:val="none" w:sz="0" w:space="0" w:color="auto"/>
        <w:bottom w:val="none" w:sz="0" w:space="0" w:color="auto"/>
        <w:right w:val="none" w:sz="0" w:space="0" w:color="auto"/>
      </w:divBdr>
    </w:div>
    <w:div w:id="2054377406">
      <w:bodyDiv w:val="1"/>
      <w:marLeft w:val="0"/>
      <w:marRight w:val="0"/>
      <w:marTop w:val="0"/>
      <w:marBottom w:val="0"/>
      <w:divBdr>
        <w:top w:val="none" w:sz="0" w:space="0" w:color="auto"/>
        <w:left w:val="none" w:sz="0" w:space="0" w:color="auto"/>
        <w:bottom w:val="none" w:sz="0" w:space="0" w:color="auto"/>
        <w:right w:val="none" w:sz="0" w:space="0" w:color="auto"/>
      </w:divBdr>
    </w:div>
    <w:div w:id="2067608887">
      <w:bodyDiv w:val="1"/>
      <w:marLeft w:val="0"/>
      <w:marRight w:val="0"/>
      <w:marTop w:val="0"/>
      <w:marBottom w:val="0"/>
      <w:divBdr>
        <w:top w:val="none" w:sz="0" w:space="0" w:color="auto"/>
        <w:left w:val="none" w:sz="0" w:space="0" w:color="auto"/>
        <w:bottom w:val="none" w:sz="0" w:space="0" w:color="auto"/>
        <w:right w:val="none" w:sz="0" w:space="0" w:color="auto"/>
      </w:divBdr>
      <w:divsChild>
        <w:div w:id="3756662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package" Target="embeddings/Microsoft_Excel____1.xlsx"/><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cid:image002.jpg@01D66F32.0CC4A470"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package" Target="embeddings/Microsoft_Excel____.xlsx"/><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3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FDECB7-A91D-44C1-949B-3AE1CC4D0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4568</Words>
  <Characters>26038</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2010-10-14T09:58:00Z</cp:lastPrinted>
  <dcterms:created xsi:type="dcterms:W3CDTF">2020-01-14T02:52:00Z</dcterms:created>
  <dcterms:modified xsi:type="dcterms:W3CDTF">2020-11-30T09:43:00Z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